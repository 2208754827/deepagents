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680D3" w14:textId="77777777" w:rsidR="000829C4" w:rsidRDefault="00000000">
      <w:pPr>
        <w:jc w:val="center"/>
        <w:rPr>
          <w:rFonts w:ascii="华文楷体" w:eastAsia="华文楷体" w:hAnsi="华文楷体" w:cs="华文楷体" w:hint="eastAsia"/>
          <w:sz w:val="52"/>
          <w:szCs w:val="52"/>
        </w:rPr>
      </w:pPr>
      <w:r>
        <w:rPr>
          <w:rFonts w:ascii="华文楷体" w:eastAsia="华文楷体" w:hAnsi="华文楷体" w:cs="华文楷体" w:hint="eastAsia"/>
          <w:sz w:val="52"/>
          <w:szCs w:val="52"/>
        </w:rPr>
        <w:t>税务管理系统V8.4详细需求说明书</w:t>
      </w:r>
    </w:p>
    <w:p w14:paraId="1928C684" w14:textId="77777777" w:rsidR="000829C4" w:rsidRDefault="00000000">
      <w:pPr>
        <w:jc w:val="center"/>
        <w:rPr>
          <w:rFonts w:ascii="华文楷体" w:eastAsia="华文楷体" w:hAnsi="华文楷体" w:cs="华文楷体" w:hint="eastAsia"/>
          <w:sz w:val="52"/>
          <w:szCs w:val="52"/>
        </w:rPr>
      </w:pPr>
      <w:r>
        <w:rPr>
          <w:rFonts w:ascii="华文楷体" w:eastAsia="华文楷体" w:hAnsi="华文楷体" w:cs="华文楷体" w:hint="eastAsia"/>
          <w:sz w:val="52"/>
          <w:szCs w:val="52"/>
        </w:rPr>
        <w:t>小税种&amp;其他</w:t>
      </w:r>
    </w:p>
    <w:p w14:paraId="4C5481B5" w14:textId="77777777" w:rsidR="000829C4" w:rsidRDefault="000829C4">
      <w:pPr>
        <w:jc w:val="center"/>
        <w:rPr>
          <w:rFonts w:ascii="华文楷体" w:eastAsia="华文楷体" w:hAnsi="华文楷体" w:cs="华文楷体" w:hint="eastAsia"/>
          <w:sz w:val="72"/>
          <w:szCs w:val="72"/>
        </w:rPr>
      </w:pPr>
    </w:p>
    <w:p w14:paraId="6100C8BB" w14:textId="77777777" w:rsidR="000829C4" w:rsidRDefault="000829C4">
      <w:pPr>
        <w:jc w:val="center"/>
        <w:rPr>
          <w:rFonts w:ascii="华文楷体" w:eastAsia="华文楷体" w:hAnsi="华文楷体" w:cs="华文楷体" w:hint="eastAsia"/>
          <w:sz w:val="72"/>
          <w:szCs w:val="72"/>
        </w:rPr>
      </w:pPr>
    </w:p>
    <w:p w14:paraId="76218ED0" w14:textId="77777777" w:rsidR="000829C4" w:rsidRDefault="000829C4">
      <w:pPr>
        <w:jc w:val="center"/>
        <w:rPr>
          <w:rFonts w:ascii="华文楷体" w:eastAsia="华文楷体" w:hAnsi="华文楷体" w:cs="华文楷体" w:hint="eastAsia"/>
          <w:sz w:val="48"/>
          <w:szCs w:val="48"/>
        </w:rPr>
      </w:pPr>
    </w:p>
    <w:p w14:paraId="0070BC73" w14:textId="77777777" w:rsidR="000829C4" w:rsidRDefault="000829C4">
      <w:pPr>
        <w:jc w:val="center"/>
        <w:rPr>
          <w:rFonts w:ascii="华文楷体" w:eastAsia="华文楷体" w:hAnsi="华文楷体" w:cs="华文楷体" w:hint="eastAsia"/>
          <w:sz w:val="48"/>
          <w:szCs w:val="48"/>
        </w:rPr>
      </w:pPr>
    </w:p>
    <w:p w14:paraId="7FFA370E" w14:textId="77777777" w:rsidR="000829C4" w:rsidRDefault="00000000">
      <w:pPr>
        <w:jc w:val="center"/>
        <w:rPr>
          <w:rFonts w:ascii="华文楷体" w:eastAsia="华文楷体" w:hAnsi="华文楷体" w:cs="华文楷体" w:hint="eastAsia"/>
          <w:sz w:val="72"/>
          <w:szCs w:val="72"/>
        </w:rPr>
      </w:pPr>
      <w:r>
        <w:rPr>
          <w:rFonts w:ascii="华文楷体" w:eastAsia="华文楷体" w:hAnsi="华文楷体" w:cs="华文楷体" w:hint="eastAsia"/>
          <w:sz w:val="48"/>
          <w:szCs w:val="48"/>
        </w:rPr>
        <w:t>用友金融</w:t>
      </w:r>
    </w:p>
    <w:p w14:paraId="3D1F0587" w14:textId="77777777" w:rsidR="000829C4" w:rsidRDefault="000829C4">
      <w:pPr>
        <w:jc w:val="center"/>
        <w:rPr>
          <w:rFonts w:ascii="华文楷体" w:eastAsia="华文楷体" w:hAnsi="华文楷体" w:cs="华文楷体" w:hint="eastAsia"/>
          <w:sz w:val="52"/>
          <w:szCs w:val="52"/>
        </w:rPr>
      </w:pPr>
    </w:p>
    <w:p w14:paraId="6A23F192" w14:textId="77777777" w:rsidR="000829C4" w:rsidRDefault="000829C4">
      <w:pPr>
        <w:jc w:val="center"/>
        <w:rPr>
          <w:rFonts w:ascii="华文楷体" w:eastAsia="华文楷体" w:hAnsi="华文楷体" w:cs="华文楷体" w:hint="eastAsia"/>
          <w:sz w:val="52"/>
          <w:szCs w:val="52"/>
        </w:rPr>
      </w:pPr>
    </w:p>
    <w:p w14:paraId="7FF74C98" w14:textId="77777777" w:rsidR="000829C4" w:rsidRDefault="000829C4">
      <w:pPr>
        <w:jc w:val="center"/>
        <w:rPr>
          <w:rFonts w:ascii="华文楷体" w:eastAsia="华文楷体" w:hAnsi="华文楷体" w:cs="华文楷体" w:hint="eastAsia"/>
          <w:sz w:val="52"/>
          <w:szCs w:val="52"/>
        </w:rPr>
      </w:pPr>
    </w:p>
    <w:p w14:paraId="4D426C43" w14:textId="77777777" w:rsidR="000829C4" w:rsidRDefault="000829C4">
      <w:pPr>
        <w:jc w:val="center"/>
        <w:rPr>
          <w:rFonts w:ascii="华文楷体" w:eastAsia="华文楷体" w:hAnsi="华文楷体" w:cs="华文楷体" w:hint="eastAsia"/>
          <w:sz w:val="52"/>
          <w:szCs w:val="52"/>
        </w:rPr>
      </w:pPr>
    </w:p>
    <w:p w14:paraId="084028B9" w14:textId="77777777" w:rsidR="000829C4" w:rsidRDefault="000829C4">
      <w:pPr>
        <w:jc w:val="center"/>
        <w:rPr>
          <w:rFonts w:ascii="华文楷体" w:eastAsia="华文楷体" w:hAnsi="华文楷体" w:cs="华文楷体" w:hint="eastAsia"/>
          <w:sz w:val="52"/>
          <w:szCs w:val="52"/>
        </w:rPr>
      </w:pPr>
    </w:p>
    <w:p w14:paraId="206707A4" w14:textId="77777777" w:rsidR="000829C4" w:rsidRDefault="00000000">
      <w:pPr>
        <w:jc w:val="right"/>
        <w:rPr>
          <w:rFonts w:ascii="华文楷体" w:eastAsia="华文楷体" w:hAnsi="华文楷体" w:cs="华文楷体" w:hint="eastAsia"/>
          <w:sz w:val="30"/>
          <w:szCs w:val="30"/>
        </w:rPr>
      </w:pPr>
      <w:r>
        <w:rPr>
          <w:rFonts w:ascii="华文楷体" w:eastAsia="华文楷体" w:hAnsi="华文楷体" w:cs="华文楷体" w:hint="eastAsia"/>
          <w:sz w:val="30"/>
          <w:szCs w:val="30"/>
        </w:rPr>
        <w:t>2026年4月</w:t>
      </w:r>
    </w:p>
    <w:p w14:paraId="2B9CEE87" w14:textId="77777777" w:rsidR="000829C4" w:rsidRDefault="000829C4">
      <w:pPr>
        <w:jc w:val="center"/>
        <w:rPr>
          <w:rFonts w:ascii="华文楷体" w:eastAsia="华文楷体" w:hAnsi="华文楷体" w:cs="华文楷体" w:hint="eastAsia"/>
          <w:sz w:val="52"/>
          <w:szCs w:val="52"/>
        </w:rPr>
      </w:pPr>
    </w:p>
    <w:p w14:paraId="6556B9FE" w14:textId="77777777" w:rsidR="000829C4" w:rsidRDefault="000829C4">
      <w:pPr>
        <w:jc w:val="center"/>
        <w:rPr>
          <w:rFonts w:ascii="华文楷体" w:eastAsia="华文楷体" w:hAnsi="华文楷体" w:cs="华文楷体" w:hint="eastAsia"/>
          <w:sz w:val="52"/>
          <w:szCs w:val="52"/>
        </w:rPr>
        <w:sectPr w:rsidR="000829C4">
          <w:headerReference w:type="default" r:id="rId8"/>
          <w:footerReference w:type="default" r:id="rId9"/>
          <w:pgSz w:w="11906" w:h="16838"/>
          <w:pgMar w:top="1440" w:right="1800" w:bottom="1440" w:left="1800" w:header="851" w:footer="992" w:gutter="0"/>
          <w:cols w:space="425"/>
          <w:docGrid w:type="lines" w:linePitch="312"/>
        </w:sectPr>
      </w:pPr>
    </w:p>
    <w:p w14:paraId="4B2A24A8" w14:textId="77777777" w:rsidR="000829C4" w:rsidRDefault="00000000">
      <w:pPr>
        <w:autoSpaceDE w:val="0"/>
        <w:autoSpaceDN w:val="0"/>
        <w:rPr>
          <w:b/>
          <w:bCs/>
          <w:szCs w:val="21"/>
        </w:rPr>
      </w:pPr>
      <w:r>
        <w:rPr>
          <w:rFonts w:hint="eastAsia"/>
          <w:b/>
          <w:bCs/>
          <w:szCs w:val="21"/>
        </w:rPr>
        <w:lastRenderedPageBreak/>
        <w:t>修订纪录</w:t>
      </w:r>
      <w:r>
        <w:rPr>
          <w:rFonts w:hint="eastAsia"/>
          <w:b/>
          <w:bCs/>
          <w:i/>
          <w:szCs w:val="21"/>
        </w:rPr>
        <w:t>(</w:t>
      </w:r>
      <w:r>
        <w:rPr>
          <w:rFonts w:hint="eastAsia"/>
          <w:i/>
          <w:szCs w:val="21"/>
        </w:rPr>
        <w:t>说明：</w:t>
      </w:r>
      <w:r>
        <w:rPr>
          <w:i/>
          <w:szCs w:val="21"/>
          <w:lang w:val="zh-CN"/>
        </w:rPr>
        <w:tab/>
        <w:t>*</w:t>
      </w:r>
      <w:r>
        <w:rPr>
          <w:b/>
          <w:bCs/>
          <w:i/>
          <w:szCs w:val="21"/>
          <w:lang w:val="zh-CN"/>
        </w:rPr>
        <w:t>A</w:t>
      </w:r>
      <w:r>
        <w:rPr>
          <w:i/>
          <w:szCs w:val="21"/>
          <w:lang w:val="zh-CN"/>
        </w:rPr>
        <w:t xml:space="preserve"> - </w:t>
      </w:r>
      <w:r>
        <w:rPr>
          <w:rFonts w:hint="eastAsia"/>
          <w:i/>
          <w:szCs w:val="21"/>
          <w:lang w:val="zh-CN"/>
        </w:rPr>
        <w:t>增加</w:t>
      </w:r>
      <w:r>
        <w:rPr>
          <w:i/>
          <w:szCs w:val="21"/>
          <w:lang w:val="zh-CN"/>
        </w:rPr>
        <w:t xml:space="preserve">  </w:t>
      </w:r>
      <w:r>
        <w:rPr>
          <w:b/>
          <w:bCs/>
          <w:i/>
          <w:szCs w:val="21"/>
          <w:lang w:val="zh-CN"/>
        </w:rPr>
        <w:t>M</w:t>
      </w:r>
      <w:r>
        <w:rPr>
          <w:i/>
          <w:szCs w:val="21"/>
          <w:lang w:val="zh-CN"/>
        </w:rPr>
        <w:t xml:space="preserve"> - </w:t>
      </w:r>
      <w:r>
        <w:rPr>
          <w:rFonts w:hint="eastAsia"/>
          <w:i/>
          <w:szCs w:val="21"/>
          <w:lang w:val="zh-CN"/>
        </w:rPr>
        <w:t>修改</w:t>
      </w:r>
      <w:r>
        <w:rPr>
          <w:i/>
          <w:szCs w:val="21"/>
          <w:lang w:val="zh-CN"/>
        </w:rPr>
        <w:t xml:space="preserve">  </w:t>
      </w:r>
      <w:r>
        <w:rPr>
          <w:b/>
          <w:bCs/>
          <w:i/>
          <w:szCs w:val="21"/>
          <w:lang w:val="zh-CN"/>
        </w:rPr>
        <w:t>D</w:t>
      </w:r>
      <w:r>
        <w:rPr>
          <w:i/>
          <w:szCs w:val="21"/>
          <w:lang w:val="zh-CN"/>
        </w:rPr>
        <w:t xml:space="preserve"> - </w:t>
      </w:r>
      <w:r>
        <w:rPr>
          <w:rFonts w:hint="eastAsia"/>
          <w:i/>
          <w:szCs w:val="21"/>
          <w:lang w:val="zh-CN"/>
        </w:rPr>
        <w:t>删除</w:t>
      </w:r>
      <w:r>
        <w:rPr>
          <w:rFonts w:hint="eastAsia"/>
          <w:b/>
          <w:bCs/>
          <w:i/>
          <w:szCs w:val="21"/>
        </w:rPr>
        <w:t>)</w:t>
      </w:r>
      <w:r>
        <w:rPr>
          <w:rFonts w:hint="eastAsia"/>
          <w:b/>
          <w:bCs/>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
        <w:gridCol w:w="1121"/>
        <w:gridCol w:w="1239"/>
        <w:gridCol w:w="3457"/>
        <w:gridCol w:w="817"/>
        <w:gridCol w:w="736"/>
      </w:tblGrid>
      <w:tr w:rsidR="000829C4" w14:paraId="6A06AA18" w14:textId="77777777">
        <w:trPr>
          <w:jc w:val="center"/>
        </w:trPr>
        <w:tc>
          <w:tcPr>
            <w:tcW w:w="944" w:type="dxa"/>
            <w:shd w:val="clear" w:color="auto" w:fill="D8D8D8" w:themeFill="background1" w:themeFillShade="D8"/>
            <w:vAlign w:val="center"/>
          </w:tcPr>
          <w:p w14:paraId="2ACD23A3" w14:textId="77777777" w:rsidR="000829C4" w:rsidRDefault="00000000">
            <w:pPr>
              <w:jc w:val="center"/>
              <w:rPr>
                <w:b/>
                <w:bCs/>
                <w:kern w:val="0"/>
                <w:sz w:val="20"/>
                <w:szCs w:val="21"/>
              </w:rPr>
            </w:pPr>
            <w:r>
              <w:rPr>
                <w:rFonts w:hint="eastAsia"/>
                <w:b/>
                <w:kern w:val="0"/>
                <w:sz w:val="20"/>
                <w:szCs w:val="21"/>
              </w:rPr>
              <w:t>版本号</w:t>
            </w:r>
          </w:p>
        </w:tc>
        <w:tc>
          <w:tcPr>
            <w:tcW w:w="1147" w:type="dxa"/>
            <w:shd w:val="clear" w:color="auto" w:fill="D8D8D8" w:themeFill="background1" w:themeFillShade="D8"/>
            <w:vAlign w:val="center"/>
          </w:tcPr>
          <w:p w14:paraId="1ADCFF8E" w14:textId="77777777" w:rsidR="000829C4" w:rsidRDefault="00000000">
            <w:pPr>
              <w:jc w:val="center"/>
              <w:rPr>
                <w:b/>
                <w:bCs/>
                <w:kern w:val="0"/>
                <w:sz w:val="20"/>
                <w:szCs w:val="21"/>
              </w:rPr>
            </w:pPr>
            <w:r>
              <w:rPr>
                <w:rFonts w:hint="eastAsia"/>
                <w:b/>
                <w:kern w:val="0"/>
                <w:sz w:val="20"/>
                <w:szCs w:val="21"/>
              </w:rPr>
              <w:t>变更日期</w:t>
            </w:r>
          </w:p>
        </w:tc>
        <w:tc>
          <w:tcPr>
            <w:tcW w:w="1239" w:type="dxa"/>
            <w:shd w:val="clear" w:color="auto" w:fill="D8D8D8" w:themeFill="background1" w:themeFillShade="D8"/>
            <w:vAlign w:val="center"/>
          </w:tcPr>
          <w:p w14:paraId="2B44AE2C" w14:textId="77777777" w:rsidR="000829C4" w:rsidRDefault="00000000">
            <w:pPr>
              <w:jc w:val="center"/>
              <w:rPr>
                <w:b/>
                <w:bCs/>
                <w:kern w:val="0"/>
                <w:sz w:val="20"/>
                <w:szCs w:val="21"/>
              </w:rPr>
            </w:pPr>
            <w:r>
              <w:rPr>
                <w:rFonts w:hint="eastAsia"/>
                <w:b/>
                <w:kern w:val="0"/>
                <w:sz w:val="20"/>
                <w:szCs w:val="21"/>
              </w:rPr>
              <w:t>变更类型</w:t>
            </w:r>
            <w:r>
              <w:rPr>
                <w:b/>
                <w:kern w:val="0"/>
                <w:sz w:val="20"/>
                <w:szCs w:val="21"/>
              </w:rPr>
              <w:t xml:space="preserve"> </w:t>
            </w:r>
            <w:r>
              <w:rPr>
                <w:rFonts w:hint="eastAsia"/>
                <w:b/>
                <w:kern w:val="0"/>
                <w:sz w:val="20"/>
                <w:szCs w:val="21"/>
              </w:rPr>
              <w:t>（</w:t>
            </w:r>
            <w:r>
              <w:rPr>
                <w:b/>
                <w:kern w:val="0"/>
                <w:sz w:val="20"/>
                <w:szCs w:val="21"/>
              </w:rPr>
              <w:t>A*M*D</w:t>
            </w:r>
            <w:r>
              <w:rPr>
                <w:rFonts w:hint="eastAsia"/>
                <w:b/>
                <w:kern w:val="0"/>
                <w:sz w:val="20"/>
                <w:szCs w:val="21"/>
              </w:rPr>
              <w:t>）</w:t>
            </w:r>
          </w:p>
        </w:tc>
        <w:tc>
          <w:tcPr>
            <w:tcW w:w="3600" w:type="dxa"/>
            <w:shd w:val="clear" w:color="auto" w:fill="D8D8D8" w:themeFill="background1" w:themeFillShade="D8"/>
            <w:vAlign w:val="center"/>
          </w:tcPr>
          <w:p w14:paraId="04DAA1AF" w14:textId="77777777" w:rsidR="000829C4" w:rsidRDefault="00000000">
            <w:pPr>
              <w:jc w:val="center"/>
              <w:rPr>
                <w:b/>
                <w:bCs/>
                <w:kern w:val="0"/>
                <w:sz w:val="20"/>
                <w:szCs w:val="21"/>
              </w:rPr>
            </w:pPr>
            <w:r>
              <w:rPr>
                <w:rFonts w:hint="eastAsia"/>
                <w:b/>
                <w:kern w:val="0"/>
                <w:sz w:val="20"/>
                <w:szCs w:val="21"/>
              </w:rPr>
              <w:t>修改内容摘要</w:t>
            </w:r>
          </w:p>
        </w:tc>
        <w:tc>
          <w:tcPr>
            <w:tcW w:w="839" w:type="dxa"/>
            <w:shd w:val="clear" w:color="auto" w:fill="D8D8D8" w:themeFill="background1" w:themeFillShade="D8"/>
            <w:vAlign w:val="center"/>
          </w:tcPr>
          <w:p w14:paraId="527965EE" w14:textId="77777777" w:rsidR="000829C4" w:rsidRDefault="00000000">
            <w:pPr>
              <w:jc w:val="center"/>
              <w:rPr>
                <w:b/>
                <w:bCs/>
                <w:kern w:val="0"/>
                <w:sz w:val="20"/>
                <w:szCs w:val="21"/>
              </w:rPr>
            </w:pPr>
            <w:r>
              <w:rPr>
                <w:rFonts w:hint="eastAsia"/>
                <w:b/>
                <w:kern w:val="0"/>
                <w:sz w:val="20"/>
                <w:szCs w:val="21"/>
              </w:rPr>
              <w:t>修改人</w:t>
            </w:r>
          </w:p>
        </w:tc>
        <w:tc>
          <w:tcPr>
            <w:tcW w:w="753" w:type="dxa"/>
            <w:shd w:val="clear" w:color="auto" w:fill="D8D8D8" w:themeFill="background1" w:themeFillShade="D8"/>
            <w:vAlign w:val="center"/>
          </w:tcPr>
          <w:p w14:paraId="16482D83" w14:textId="77777777" w:rsidR="000829C4" w:rsidRDefault="00000000">
            <w:pPr>
              <w:jc w:val="center"/>
              <w:rPr>
                <w:b/>
                <w:kern w:val="0"/>
                <w:sz w:val="20"/>
                <w:szCs w:val="21"/>
              </w:rPr>
            </w:pPr>
            <w:r>
              <w:rPr>
                <w:rFonts w:hint="eastAsia"/>
                <w:b/>
                <w:kern w:val="0"/>
                <w:sz w:val="20"/>
                <w:szCs w:val="21"/>
              </w:rPr>
              <w:t>备注</w:t>
            </w:r>
          </w:p>
        </w:tc>
      </w:tr>
      <w:tr w:rsidR="000829C4" w14:paraId="5374E6E0" w14:textId="77777777">
        <w:trPr>
          <w:jc w:val="center"/>
        </w:trPr>
        <w:tc>
          <w:tcPr>
            <w:tcW w:w="944" w:type="dxa"/>
            <w:vAlign w:val="center"/>
          </w:tcPr>
          <w:p w14:paraId="1CB83AB4"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V1.0</w:t>
            </w:r>
          </w:p>
        </w:tc>
        <w:tc>
          <w:tcPr>
            <w:tcW w:w="1147" w:type="dxa"/>
            <w:vAlign w:val="center"/>
          </w:tcPr>
          <w:p w14:paraId="62B0D904"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w:t>
            </w:r>
            <w:r>
              <w:rPr>
                <w:kern w:val="0"/>
                <w:sz w:val="18"/>
                <w:szCs w:val="18"/>
                <w:lang w:val="en-US"/>
              </w:rPr>
              <w:t>20-</w:t>
            </w:r>
            <w:r>
              <w:rPr>
                <w:rFonts w:hint="eastAsia"/>
                <w:kern w:val="0"/>
                <w:sz w:val="18"/>
                <w:szCs w:val="18"/>
                <w:lang w:val="en-US"/>
              </w:rPr>
              <w:t>12</w:t>
            </w:r>
            <w:r>
              <w:rPr>
                <w:kern w:val="0"/>
                <w:sz w:val="18"/>
                <w:szCs w:val="18"/>
                <w:lang w:val="en-US"/>
              </w:rPr>
              <w:t>-1</w:t>
            </w:r>
            <w:r>
              <w:rPr>
                <w:rFonts w:hint="eastAsia"/>
                <w:kern w:val="0"/>
                <w:sz w:val="18"/>
                <w:szCs w:val="18"/>
                <w:lang w:val="en-US"/>
              </w:rPr>
              <w:t>1</w:t>
            </w:r>
          </w:p>
        </w:tc>
        <w:tc>
          <w:tcPr>
            <w:tcW w:w="1239" w:type="dxa"/>
            <w:vAlign w:val="center"/>
          </w:tcPr>
          <w:p w14:paraId="35824F30"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6324AB05" w14:textId="77777777" w:rsidR="000829C4" w:rsidRDefault="00000000">
            <w:pPr>
              <w:pStyle w:val="af"/>
              <w:ind w:firstLineChars="0" w:firstLine="0"/>
              <w:jc w:val="left"/>
              <w:rPr>
                <w:kern w:val="0"/>
                <w:sz w:val="18"/>
                <w:szCs w:val="18"/>
                <w:lang w:val="en-US"/>
              </w:rPr>
            </w:pPr>
            <w:r>
              <w:rPr>
                <w:rFonts w:hint="eastAsia"/>
                <w:kern w:val="0"/>
                <w:sz w:val="18"/>
                <w:szCs w:val="18"/>
                <w:lang w:val="en-US"/>
              </w:rPr>
              <w:t>新增</w:t>
            </w:r>
          </w:p>
        </w:tc>
        <w:tc>
          <w:tcPr>
            <w:tcW w:w="839" w:type="dxa"/>
            <w:vAlign w:val="center"/>
          </w:tcPr>
          <w:p w14:paraId="10C1BCB4"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73710FB7" w14:textId="77777777" w:rsidR="000829C4" w:rsidRDefault="000829C4">
            <w:pPr>
              <w:jc w:val="center"/>
              <w:rPr>
                <w:b/>
                <w:bCs/>
                <w:kern w:val="0"/>
                <w:sz w:val="20"/>
                <w:szCs w:val="21"/>
              </w:rPr>
            </w:pPr>
          </w:p>
        </w:tc>
      </w:tr>
      <w:tr w:rsidR="000829C4" w14:paraId="467598D5" w14:textId="77777777">
        <w:trPr>
          <w:jc w:val="center"/>
        </w:trPr>
        <w:tc>
          <w:tcPr>
            <w:tcW w:w="944" w:type="dxa"/>
            <w:vAlign w:val="center"/>
          </w:tcPr>
          <w:p w14:paraId="46CA01E8"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V1.1</w:t>
            </w:r>
          </w:p>
        </w:tc>
        <w:tc>
          <w:tcPr>
            <w:tcW w:w="1147" w:type="dxa"/>
            <w:vAlign w:val="center"/>
          </w:tcPr>
          <w:p w14:paraId="4EB7F5A6"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2021-01-12</w:t>
            </w:r>
          </w:p>
        </w:tc>
        <w:tc>
          <w:tcPr>
            <w:tcW w:w="1239" w:type="dxa"/>
            <w:vAlign w:val="center"/>
          </w:tcPr>
          <w:p w14:paraId="0257CF61"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7DBB6931" w14:textId="77777777" w:rsidR="000829C4" w:rsidRDefault="00000000">
            <w:pPr>
              <w:pStyle w:val="af"/>
              <w:ind w:firstLineChars="0" w:firstLine="0"/>
              <w:jc w:val="left"/>
              <w:rPr>
                <w:kern w:val="0"/>
                <w:sz w:val="18"/>
                <w:szCs w:val="18"/>
                <w:lang w:val="en-US"/>
              </w:rPr>
            </w:pPr>
            <w:r>
              <w:rPr>
                <w:rFonts w:hint="eastAsia"/>
                <w:kern w:val="0"/>
                <w:sz w:val="18"/>
                <w:szCs w:val="18"/>
                <w:lang w:val="en-US"/>
              </w:rPr>
              <w:t>增加企业所得税除税会差异指标、纳税调整台账外的其他所有内容。</w:t>
            </w:r>
          </w:p>
        </w:tc>
        <w:tc>
          <w:tcPr>
            <w:tcW w:w="839" w:type="dxa"/>
            <w:vAlign w:val="center"/>
          </w:tcPr>
          <w:p w14:paraId="19BF7C69"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62147912" w14:textId="77777777" w:rsidR="000829C4" w:rsidRDefault="000829C4">
            <w:pPr>
              <w:jc w:val="center"/>
              <w:rPr>
                <w:b/>
                <w:bCs/>
                <w:kern w:val="0"/>
                <w:sz w:val="20"/>
                <w:szCs w:val="21"/>
              </w:rPr>
            </w:pPr>
          </w:p>
        </w:tc>
      </w:tr>
      <w:tr w:rsidR="000829C4" w14:paraId="642E063D" w14:textId="77777777">
        <w:trPr>
          <w:jc w:val="center"/>
        </w:trPr>
        <w:tc>
          <w:tcPr>
            <w:tcW w:w="944" w:type="dxa"/>
            <w:vAlign w:val="center"/>
          </w:tcPr>
          <w:p w14:paraId="2874EF6F"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V1.2</w:t>
            </w:r>
          </w:p>
        </w:tc>
        <w:tc>
          <w:tcPr>
            <w:tcW w:w="1147" w:type="dxa"/>
            <w:vAlign w:val="center"/>
          </w:tcPr>
          <w:p w14:paraId="291236D0"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2021-01-13</w:t>
            </w:r>
          </w:p>
        </w:tc>
        <w:tc>
          <w:tcPr>
            <w:tcW w:w="1239" w:type="dxa"/>
            <w:vAlign w:val="center"/>
          </w:tcPr>
          <w:p w14:paraId="3ACD99F6"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7C984862" w14:textId="77777777" w:rsidR="000829C4" w:rsidRDefault="00000000">
            <w:pPr>
              <w:pStyle w:val="af"/>
              <w:ind w:firstLineChars="0" w:firstLine="0"/>
              <w:jc w:val="left"/>
              <w:rPr>
                <w:kern w:val="0"/>
                <w:sz w:val="18"/>
                <w:szCs w:val="18"/>
                <w:lang w:val="en-US"/>
              </w:rPr>
            </w:pPr>
            <w:r>
              <w:rPr>
                <w:rFonts w:hint="eastAsia"/>
                <w:kern w:val="0"/>
                <w:sz w:val="18"/>
                <w:szCs w:val="18"/>
                <w:lang w:val="en-US"/>
              </w:rPr>
              <w:t>增加企业所得税纳税调整台账</w:t>
            </w:r>
          </w:p>
        </w:tc>
        <w:tc>
          <w:tcPr>
            <w:tcW w:w="839" w:type="dxa"/>
            <w:vAlign w:val="center"/>
          </w:tcPr>
          <w:p w14:paraId="791DC585"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062F6B24" w14:textId="77777777" w:rsidR="000829C4" w:rsidRDefault="000829C4">
            <w:pPr>
              <w:jc w:val="center"/>
              <w:rPr>
                <w:b/>
                <w:bCs/>
                <w:kern w:val="0"/>
                <w:sz w:val="20"/>
                <w:szCs w:val="21"/>
              </w:rPr>
            </w:pPr>
          </w:p>
        </w:tc>
      </w:tr>
      <w:tr w:rsidR="000829C4" w14:paraId="2C611CE0" w14:textId="77777777">
        <w:trPr>
          <w:jc w:val="center"/>
        </w:trPr>
        <w:tc>
          <w:tcPr>
            <w:tcW w:w="944" w:type="dxa"/>
            <w:vAlign w:val="center"/>
          </w:tcPr>
          <w:p w14:paraId="54B23AE9"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V1.3</w:t>
            </w:r>
          </w:p>
        </w:tc>
        <w:tc>
          <w:tcPr>
            <w:tcW w:w="1147" w:type="dxa"/>
            <w:vAlign w:val="center"/>
          </w:tcPr>
          <w:p w14:paraId="548AD3EF"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2021-01-13</w:t>
            </w:r>
          </w:p>
        </w:tc>
        <w:tc>
          <w:tcPr>
            <w:tcW w:w="1239" w:type="dxa"/>
            <w:vAlign w:val="center"/>
          </w:tcPr>
          <w:p w14:paraId="6CF1691D"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045A6FF4" w14:textId="77777777" w:rsidR="000829C4" w:rsidRDefault="00000000">
            <w:pPr>
              <w:pStyle w:val="af"/>
              <w:ind w:firstLineChars="0" w:firstLine="0"/>
              <w:jc w:val="left"/>
              <w:rPr>
                <w:kern w:val="0"/>
                <w:sz w:val="18"/>
                <w:szCs w:val="18"/>
                <w:lang w:val="en-US"/>
              </w:rPr>
            </w:pPr>
            <w:r>
              <w:rPr>
                <w:rFonts w:hint="eastAsia"/>
                <w:kern w:val="0"/>
                <w:sz w:val="18"/>
                <w:szCs w:val="18"/>
                <w:lang w:val="en-US"/>
              </w:rPr>
              <w:t>增加部分税会差异函数</w:t>
            </w:r>
          </w:p>
        </w:tc>
        <w:tc>
          <w:tcPr>
            <w:tcW w:w="839" w:type="dxa"/>
            <w:vAlign w:val="center"/>
          </w:tcPr>
          <w:p w14:paraId="1C85A535"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4E1F9342" w14:textId="77777777" w:rsidR="000829C4" w:rsidRDefault="000829C4">
            <w:pPr>
              <w:jc w:val="center"/>
              <w:rPr>
                <w:b/>
                <w:bCs/>
                <w:kern w:val="0"/>
                <w:sz w:val="20"/>
                <w:szCs w:val="21"/>
              </w:rPr>
            </w:pPr>
          </w:p>
        </w:tc>
      </w:tr>
      <w:tr w:rsidR="000829C4" w14:paraId="454717B4" w14:textId="77777777">
        <w:trPr>
          <w:jc w:val="center"/>
        </w:trPr>
        <w:tc>
          <w:tcPr>
            <w:tcW w:w="944" w:type="dxa"/>
            <w:vAlign w:val="center"/>
          </w:tcPr>
          <w:p w14:paraId="249D854F"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V1.4</w:t>
            </w:r>
          </w:p>
        </w:tc>
        <w:tc>
          <w:tcPr>
            <w:tcW w:w="1147" w:type="dxa"/>
            <w:vAlign w:val="center"/>
          </w:tcPr>
          <w:p w14:paraId="4A0FE990"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2021-01-14</w:t>
            </w:r>
          </w:p>
        </w:tc>
        <w:tc>
          <w:tcPr>
            <w:tcW w:w="1239" w:type="dxa"/>
            <w:vAlign w:val="center"/>
          </w:tcPr>
          <w:p w14:paraId="5F800630"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4D7A4736" w14:textId="77777777" w:rsidR="000829C4" w:rsidRDefault="00000000">
            <w:pPr>
              <w:pStyle w:val="af"/>
              <w:ind w:firstLineChars="0" w:firstLine="0"/>
              <w:jc w:val="left"/>
              <w:rPr>
                <w:kern w:val="0"/>
                <w:sz w:val="18"/>
                <w:szCs w:val="18"/>
                <w:lang w:val="en-US"/>
              </w:rPr>
            </w:pPr>
            <w:r>
              <w:rPr>
                <w:rFonts w:hint="eastAsia"/>
                <w:kern w:val="0"/>
                <w:sz w:val="18"/>
                <w:szCs w:val="18"/>
                <w:lang w:val="en-US"/>
              </w:rPr>
              <w:t>增加企业弥补</w:t>
            </w:r>
            <w:proofErr w:type="gramStart"/>
            <w:r>
              <w:rPr>
                <w:rFonts w:hint="eastAsia"/>
                <w:kern w:val="0"/>
                <w:sz w:val="18"/>
                <w:szCs w:val="18"/>
                <w:lang w:val="en-US"/>
              </w:rPr>
              <w:t>损失台</w:t>
            </w:r>
            <w:proofErr w:type="gramEnd"/>
            <w:r>
              <w:rPr>
                <w:rFonts w:hint="eastAsia"/>
                <w:kern w:val="0"/>
                <w:sz w:val="18"/>
                <w:szCs w:val="18"/>
                <w:lang w:val="en-US"/>
              </w:rPr>
              <w:t>账、财政资金支出情况计算表输出项</w:t>
            </w:r>
          </w:p>
        </w:tc>
        <w:tc>
          <w:tcPr>
            <w:tcW w:w="839" w:type="dxa"/>
            <w:vAlign w:val="center"/>
          </w:tcPr>
          <w:p w14:paraId="670AD268"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2536E049" w14:textId="77777777" w:rsidR="000829C4" w:rsidRDefault="000829C4">
            <w:pPr>
              <w:jc w:val="center"/>
              <w:rPr>
                <w:b/>
                <w:bCs/>
                <w:kern w:val="0"/>
                <w:sz w:val="20"/>
                <w:szCs w:val="21"/>
              </w:rPr>
            </w:pPr>
          </w:p>
        </w:tc>
      </w:tr>
      <w:tr w:rsidR="000829C4" w14:paraId="669CB90B" w14:textId="77777777">
        <w:trPr>
          <w:jc w:val="center"/>
        </w:trPr>
        <w:tc>
          <w:tcPr>
            <w:tcW w:w="944" w:type="dxa"/>
            <w:vAlign w:val="center"/>
          </w:tcPr>
          <w:p w14:paraId="53651D4C"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V1.5</w:t>
            </w:r>
          </w:p>
        </w:tc>
        <w:tc>
          <w:tcPr>
            <w:tcW w:w="1147" w:type="dxa"/>
            <w:vAlign w:val="center"/>
          </w:tcPr>
          <w:p w14:paraId="6921BC55"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2021-01-15</w:t>
            </w:r>
          </w:p>
        </w:tc>
        <w:tc>
          <w:tcPr>
            <w:tcW w:w="1239" w:type="dxa"/>
            <w:vAlign w:val="center"/>
          </w:tcPr>
          <w:p w14:paraId="4E42ECE8"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78876CED" w14:textId="77777777" w:rsidR="000829C4" w:rsidRDefault="00000000">
            <w:pPr>
              <w:pStyle w:val="af"/>
              <w:ind w:firstLineChars="0" w:firstLine="0"/>
              <w:jc w:val="left"/>
              <w:rPr>
                <w:kern w:val="0"/>
                <w:sz w:val="18"/>
                <w:szCs w:val="18"/>
                <w:lang w:val="en-US"/>
              </w:rPr>
            </w:pPr>
            <w:r>
              <w:rPr>
                <w:rFonts w:hint="eastAsia"/>
                <w:kern w:val="0"/>
                <w:sz w:val="18"/>
                <w:szCs w:val="18"/>
                <w:lang w:val="en-US"/>
              </w:rPr>
              <w:t>价税分离输入列表梳理</w:t>
            </w:r>
          </w:p>
        </w:tc>
        <w:tc>
          <w:tcPr>
            <w:tcW w:w="839" w:type="dxa"/>
            <w:vAlign w:val="center"/>
          </w:tcPr>
          <w:p w14:paraId="7E6AA878"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5CCE04D8" w14:textId="77777777" w:rsidR="000829C4" w:rsidRDefault="000829C4">
            <w:pPr>
              <w:jc w:val="center"/>
              <w:rPr>
                <w:b/>
                <w:bCs/>
                <w:kern w:val="0"/>
                <w:sz w:val="20"/>
                <w:szCs w:val="21"/>
              </w:rPr>
            </w:pPr>
          </w:p>
        </w:tc>
      </w:tr>
      <w:tr w:rsidR="000829C4" w14:paraId="44DF85D0" w14:textId="77777777">
        <w:trPr>
          <w:jc w:val="center"/>
        </w:trPr>
        <w:tc>
          <w:tcPr>
            <w:tcW w:w="944" w:type="dxa"/>
            <w:vAlign w:val="center"/>
          </w:tcPr>
          <w:p w14:paraId="2573CE63"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V1.6</w:t>
            </w:r>
          </w:p>
        </w:tc>
        <w:tc>
          <w:tcPr>
            <w:tcW w:w="1147" w:type="dxa"/>
            <w:vAlign w:val="center"/>
          </w:tcPr>
          <w:p w14:paraId="66C17B50"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2021-01-19</w:t>
            </w:r>
          </w:p>
        </w:tc>
        <w:tc>
          <w:tcPr>
            <w:tcW w:w="1239" w:type="dxa"/>
            <w:vAlign w:val="center"/>
          </w:tcPr>
          <w:p w14:paraId="27A4939D"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6FBFC8EC" w14:textId="77777777" w:rsidR="000829C4" w:rsidRDefault="00000000">
            <w:pPr>
              <w:pStyle w:val="af"/>
              <w:ind w:firstLineChars="0" w:firstLine="0"/>
              <w:jc w:val="left"/>
              <w:rPr>
                <w:kern w:val="0"/>
                <w:sz w:val="18"/>
                <w:szCs w:val="18"/>
                <w:lang w:val="en-US"/>
              </w:rPr>
            </w:pPr>
            <w:r>
              <w:rPr>
                <w:rFonts w:hint="eastAsia"/>
                <w:kern w:val="0"/>
                <w:sz w:val="18"/>
                <w:szCs w:val="18"/>
                <w:lang w:val="en-US"/>
              </w:rPr>
              <w:t>价税分离需求</w:t>
            </w:r>
          </w:p>
        </w:tc>
        <w:tc>
          <w:tcPr>
            <w:tcW w:w="839" w:type="dxa"/>
            <w:vAlign w:val="center"/>
          </w:tcPr>
          <w:p w14:paraId="2B8BEC3D"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31F2A638" w14:textId="77777777" w:rsidR="000829C4" w:rsidRDefault="000829C4">
            <w:pPr>
              <w:jc w:val="center"/>
              <w:rPr>
                <w:b/>
                <w:bCs/>
                <w:kern w:val="0"/>
                <w:sz w:val="20"/>
                <w:szCs w:val="21"/>
              </w:rPr>
            </w:pPr>
          </w:p>
        </w:tc>
      </w:tr>
      <w:tr w:rsidR="000829C4" w14:paraId="0B6197BB" w14:textId="77777777">
        <w:trPr>
          <w:jc w:val="center"/>
        </w:trPr>
        <w:tc>
          <w:tcPr>
            <w:tcW w:w="944" w:type="dxa"/>
            <w:vAlign w:val="center"/>
          </w:tcPr>
          <w:p w14:paraId="4E1D63BD"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V1.7</w:t>
            </w:r>
          </w:p>
        </w:tc>
        <w:tc>
          <w:tcPr>
            <w:tcW w:w="1147" w:type="dxa"/>
            <w:vAlign w:val="center"/>
          </w:tcPr>
          <w:p w14:paraId="58882812"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2021-02-01</w:t>
            </w:r>
          </w:p>
        </w:tc>
        <w:tc>
          <w:tcPr>
            <w:tcW w:w="1239" w:type="dxa"/>
            <w:vAlign w:val="center"/>
          </w:tcPr>
          <w:p w14:paraId="7A760F48"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1E3527B5" w14:textId="77777777" w:rsidR="000829C4" w:rsidRDefault="00000000">
            <w:pPr>
              <w:pStyle w:val="af"/>
              <w:ind w:firstLineChars="0" w:firstLine="0"/>
              <w:jc w:val="left"/>
              <w:rPr>
                <w:kern w:val="0"/>
                <w:sz w:val="18"/>
                <w:szCs w:val="18"/>
                <w:lang w:val="en-US"/>
              </w:rPr>
            </w:pPr>
            <w:r>
              <w:rPr>
                <w:rFonts w:hint="eastAsia"/>
                <w:kern w:val="0"/>
                <w:sz w:val="18"/>
                <w:szCs w:val="18"/>
                <w:lang w:val="en-US"/>
              </w:rPr>
              <w:t>增值税销项、进项、实物发票、申报需求</w:t>
            </w:r>
          </w:p>
        </w:tc>
        <w:tc>
          <w:tcPr>
            <w:tcW w:w="839" w:type="dxa"/>
            <w:vAlign w:val="center"/>
          </w:tcPr>
          <w:p w14:paraId="7841099E"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721ADB72" w14:textId="77777777" w:rsidR="000829C4" w:rsidRDefault="000829C4">
            <w:pPr>
              <w:jc w:val="center"/>
              <w:rPr>
                <w:b/>
                <w:bCs/>
                <w:kern w:val="0"/>
                <w:sz w:val="20"/>
                <w:szCs w:val="21"/>
              </w:rPr>
            </w:pPr>
          </w:p>
        </w:tc>
      </w:tr>
      <w:tr w:rsidR="000829C4" w14:paraId="144EE1B2" w14:textId="77777777">
        <w:trPr>
          <w:jc w:val="center"/>
        </w:trPr>
        <w:tc>
          <w:tcPr>
            <w:tcW w:w="944" w:type="dxa"/>
            <w:vAlign w:val="center"/>
          </w:tcPr>
          <w:p w14:paraId="3A06A964"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V1.8</w:t>
            </w:r>
          </w:p>
        </w:tc>
        <w:tc>
          <w:tcPr>
            <w:tcW w:w="1147" w:type="dxa"/>
            <w:vAlign w:val="center"/>
          </w:tcPr>
          <w:p w14:paraId="2C9D2D9B"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2021-02-05</w:t>
            </w:r>
          </w:p>
        </w:tc>
        <w:tc>
          <w:tcPr>
            <w:tcW w:w="1239" w:type="dxa"/>
            <w:vAlign w:val="center"/>
          </w:tcPr>
          <w:p w14:paraId="24EB69B4"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7642E26C" w14:textId="77777777" w:rsidR="000829C4" w:rsidRDefault="00000000">
            <w:pPr>
              <w:pStyle w:val="af"/>
              <w:ind w:firstLineChars="0" w:firstLine="0"/>
              <w:jc w:val="left"/>
              <w:rPr>
                <w:kern w:val="0"/>
                <w:sz w:val="18"/>
                <w:szCs w:val="18"/>
                <w:lang w:val="en-US"/>
              </w:rPr>
            </w:pPr>
            <w:r>
              <w:rPr>
                <w:rFonts w:hint="eastAsia"/>
                <w:kern w:val="0"/>
                <w:sz w:val="18"/>
                <w:szCs w:val="18"/>
                <w:lang w:val="en-US"/>
              </w:rPr>
              <w:t>增值税调整</w:t>
            </w:r>
          </w:p>
        </w:tc>
        <w:tc>
          <w:tcPr>
            <w:tcW w:w="839" w:type="dxa"/>
            <w:vAlign w:val="center"/>
          </w:tcPr>
          <w:p w14:paraId="7EF546BC"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22A7A418" w14:textId="77777777" w:rsidR="000829C4" w:rsidRDefault="000829C4">
            <w:pPr>
              <w:jc w:val="center"/>
              <w:rPr>
                <w:b/>
                <w:bCs/>
                <w:kern w:val="0"/>
                <w:sz w:val="20"/>
                <w:szCs w:val="21"/>
              </w:rPr>
            </w:pPr>
          </w:p>
        </w:tc>
      </w:tr>
      <w:tr w:rsidR="000829C4" w14:paraId="53D181F8" w14:textId="77777777">
        <w:trPr>
          <w:jc w:val="center"/>
        </w:trPr>
        <w:tc>
          <w:tcPr>
            <w:tcW w:w="944" w:type="dxa"/>
            <w:vAlign w:val="center"/>
          </w:tcPr>
          <w:p w14:paraId="31352D40"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V1.9</w:t>
            </w:r>
          </w:p>
        </w:tc>
        <w:tc>
          <w:tcPr>
            <w:tcW w:w="1147" w:type="dxa"/>
            <w:vAlign w:val="center"/>
          </w:tcPr>
          <w:p w14:paraId="6015C3F1"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2021-02-26</w:t>
            </w:r>
          </w:p>
        </w:tc>
        <w:tc>
          <w:tcPr>
            <w:tcW w:w="1239" w:type="dxa"/>
            <w:vAlign w:val="center"/>
          </w:tcPr>
          <w:p w14:paraId="3E0AF0A2"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44BE48E6" w14:textId="77777777" w:rsidR="000829C4" w:rsidRDefault="00000000">
            <w:pPr>
              <w:pStyle w:val="af"/>
              <w:ind w:firstLineChars="0" w:firstLine="0"/>
              <w:jc w:val="left"/>
              <w:rPr>
                <w:kern w:val="0"/>
                <w:sz w:val="18"/>
                <w:szCs w:val="18"/>
                <w:lang w:val="en-US"/>
              </w:rPr>
            </w:pPr>
            <w:r>
              <w:rPr>
                <w:rFonts w:hint="eastAsia"/>
                <w:kern w:val="0"/>
                <w:sz w:val="18"/>
                <w:szCs w:val="18"/>
                <w:lang w:val="en-US"/>
              </w:rPr>
              <w:t>增值税调整</w:t>
            </w:r>
          </w:p>
        </w:tc>
        <w:tc>
          <w:tcPr>
            <w:tcW w:w="839" w:type="dxa"/>
            <w:vAlign w:val="center"/>
          </w:tcPr>
          <w:p w14:paraId="52FF756C"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2D489038" w14:textId="77777777" w:rsidR="000829C4" w:rsidRDefault="000829C4">
            <w:pPr>
              <w:jc w:val="center"/>
              <w:rPr>
                <w:b/>
                <w:bCs/>
                <w:kern w:val="0"/>
                <w:sz w:val="20"/>
                <w:szCs w:val="21"/>
              </w:rPr>
            </w:pPr>
          </w:p>
        </w:tc>
      </w:tr>
      <w:tr w:rsidR="000829C4" w14:paraId="6C7AC855" w14:textId="77777777">
        <w:trPr>
          <w:jc w:val="center"/>
        </w:trPr>
        <w:tc>
          <w:tcPr>
            <w:tcW w:w="944" w:type="dxa"/>
            <w:vAlign w:val="center"/>
          </w:tcPr>
          <w:p w14:paraId="2773E7D4"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V2.0</w:t>
            </w:r>
          </w:p>
        </w:tc>
        <w:tc>
          <w:tcPr>
            <w:tcW w:w="1147" w:type="dxa"/>
            <w:vAlign w:val="center"/>
          </w:tcPr>
          <w:p w14:paraId="2491769A"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2022-03-02</w:t>
            </w:r>
          </w:p>
        </w:tc>
        <w:tc>
          <w:tcPr>
            <w:tcW w:w="1239" w:type="dxa"/>
            <w:vAlign w:val="center"/>
          </w:tcPr>
          <w:p w14:paraId="7B7FA977"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6B952AEC" w14:textId="77777777" w:rsidR="000829C4" w:rsidRDefault="00000000">
            <w:pPr>
              <w:pStyle w:val="af"/>
              <w:ind w:firstLineChars="0" w:firstLine="0"/>
              <w:jc w:val="left"/>
              <w:rPr>
                <w:kern w:val="0"/>
                <w:sz w:val="18"/>
                <w:szCs w:val="18"/>
                <w:lang w:val="en-US"/>
              </w:rPr>
            </w:pPr>
            <w:r>
              <w:rPr>
                <w:rFonts w:hint="eastAsia"/>
                <w:kern w:val="0"/>
                <w:sz w:val="18"/>
                <w:szCs w:val="18"/>
                <w:lang w:val="en-US"/>
              </w:rPr>
              <w:t>增值税调整：</w:t>
            </w:r>
            <w:r>
              <w:rPr>
                <w:rFonts w:hint="eastAsia"/>
                <w:kern w:val="0"/>
                <w:sz w:val="18"/>
                <w:szCs w:val="18"/>
                <w:lang w:val="en-US"/>
              </w:rPr>
              <w:t>6.4.5</w:t>
            </w:r>
            <w:r>
              <w:rPr>
                <w:rFonts w:hint="eastAsia"/>
                <w:kern w:val="0"/>
                <w:sz w:val="18"/>
                <w:szCs w:val="18"/>
                <w:lang w:val="en-US"/>
              </w:rPr>
              <w:t>、</w:t>
            </w:r>
            <w:r>
              <w:rPr>
                <w:rFonts w:hint="eastAsia"/>
                <w:kern w:val="0"/>
                <w:sz w:val="18"/>
                <w:szCs w:val="18"/>
                <w:lang w:val="en-US"/>
              </w:rPr>
              <w:t>6.4.6</w:t>
            </w:r>
            <w:r>
              <w:rPr>
                <w:rFonts w:hint="eastAsia"/>
                <w:kern w:val="0"/>
                <w:sz w:val="18"/>
                <w:szCs w:val="18"/>
                <w:lang w:val="en-US"/>
              </w:rPr>
              <w:t>、</w:t>
            </w:r>
            <w:r>
              <w:rPr>
                <w:rFonts w:hint="eastAsia"/>
                <w:kern w:val="0"/>
                <w:sz w:val="18"/>
                <w:szCs w:val="18"/>
                <w:lang w:val="en-US"/>
              </w:rPr>
              <w:t>6.4.9</w:t>
            </w:r>
            <w:r>
              <w:rPr>
                <w:rFonts w:hint="eastAsia"/>
                <w:kern w:val="0"/>
                <w:sz w:val="18"/>
                <w:szCs w:val="18"/>
                <w:lang w:val="en-US"/>
              </w:rPr>
              <w:t>、</w:t>
            </w:r>
            <w:r>
              <w:rPr>
                <w:rFonts w:hint="eastAsia"/>
                <w:kern w:val="0"/>
                <w:sz w:val="18"/>
                <w:szCs w:val="18"/>
                <w:lang w:val="en-US"/>
              </w:rPr>
              <w:t>6.4.10</w:t>
            </w:r>
            <w:r>
              <w:rPr>
                <w:rFonts w:hint="eastAsia"/>
                <w:kern w:val="0"/>
                <w:sz w:val="18"/>
                <w:szCs w:val="18"/>
                <w:lang w:val="en-US"/>
              </w:rPr>
              <w:t>、</w:t>
            </w:r>
            <w:r>
              <w:rPr>
                <w:rFonts w:hint="eastAsia"/>
                <w:kern w:val="0"/>
                <w:sz w:val="18"/>
                <w:szCs w:val="18"/>
                <w:lang w:val="en-US"/>
              </w:rPr>
              <w:t>6.5.3</w:t>
            </w:r>
            <w:r>
              <w:rPr>
                <w:rFonts w:hint="eastAsia"/>
                <w:kern w:val="0"/>
                <w:sz w:val="18"/>
                <w:szCs w:val="18"/>
                <w:lang w:val="en-US"/>
              </w:rPr>
              <w:t>、</w:t>
            </w:r>
            <w:r>
              <w:rPr>
                <w:rFonts w:hint="eastAsia"/>
                <w:kern w:val="0"/>
                <w:sz w:val="18"/>
                <w:szCs w:val="18"/>
                <w:lang w:val="en-US"/>
              </w:rPr>
              <w:t>6.5.4</w:t>
            </w:r>
            <w:r>
              <w:rPr>
                <w:rFonts w:hint="eastAsia"/>
                <w:kern w:val="0"/>
                <w:sz w:val="18"/>
                <w:szCs w:val="18"/>
                <w:lang w:val="en-US"/>
              </w:rPr>
              <w:t>、</w:t>
            </w:r>
            <w:r>
              <w:rPr>
                <w:rFonts w:hint="eastAsia"/>
                <w:kern w:val="0"/>
                <w:sz w:val="18"/>
                <w:szCs w:val="18"/>
                <w:lang w:val="en-US"/>
              </w:rPr>
              <w:t>6.6.1</w:t>
            </w:r>
          </w:p>
          <w:p w14:paraId="549C80C4" w14:textId="77777777" w:rsidR="000829C4" w:rsidRDefault="00000000">
            <w:pPr>
              <w:pStyle w:val="af"/>
              <w:ind w:firstLineChars="0" w:firstLine="0"/>
              <w:jc w:val="left"/>
              <w:rPr>
                <w:kern w:val="0"/>
                <w:sz w:val="18"/>
                <w:szCs w:val="18"/>
                <w:lang w:val="en-US"/>
              </w:rPr>
            </w:pPr>
            <w:r>
              <w:rPr>
                <w:rFonts w:hint="eastAsia"/>
                <w:kern w:val="0"/>
                <w:sz w:val="18"/>
                <w:szCs w:val="18"/>
                <w:lang w:val="en-US"/>
              </w:rPr>
              <w:t>印花税调整：</w:t>
            </w:r>
            <w:r>
              <w:rPr>
                <w:rFonts w:hint="eastAsia"/>
                <w:kern w:val="0"/>
                <w:sz w:val="18"/>
                <w:szCs w:val="18"/>
                <w:lang w:val="en-US"/>
              </w:rPr>
              <w:t>7</w:t>
            </w:r>
            <w:r>
              <w:rPr>
                <w:rFonts w:hint="eastAsia"/>
                <w:kern w:val="0"/>
                <w:sz w:val="18"/>
                <w:szCs w:val="18"/>
                <w:lang w:val="en-US"/>
              </w:rPr>
              <w:t>增加</w:t>
            </w:r>
            <w:r>
              <w:rPr>
                <w:rFonts w:hint="eastAsia"/>
                <w:kern w:val="0"/>
                <w:sz w:val="18"/>
                <w:szCs w:val="18"/>
                <w:lang w:val="en-US"/>
              </w:rPr>
              <w:t>.3.1</w:t>
            </w:r>
          </w:p>
          <w:p w14:paraId="1304C1BD" w14:textId="77777777" w:rsidR="000829C4" w:rsidRDefault="00000000">
            <w:pPr>
              <w:pStyle w:val="af"/>
              <w:ind w:firstLineChars="0" w:firstLine="0"/>
              <w:jc w:val="left"/>
              <w:rPr>
                <w:kern w:val="0"/>
                <w:sz w:val="18"/>
                <w:szCs w:val="18"/>
                <w:lang w:val="en-US"/>
              </w:rPr>
            </w:pPr>
            <w:r>
              <w:rPr>
                <w:rFonts w:hint="eastAsia"/>
                <w:kern w:val="0"/>
                <w:sz w:val="18"/>
                <w:szCs w:val="18"/>
                <w:lang w:val="en-US"/>
              </w:rPr>
              <w:t>税务公共：</w:t>
            </w:r>
            <w:r>
              <w:rPr>
                <w:rFonts w:hint="eastAsia"/>
                <w:kern w:val="0"/>
                <w:sz w:val="18"/>
                <w:szCs w:val="18"/>
                <w:lang w:val="en-US"/>
              </w:rPr>
              <w:t>4.1.1</w:t>
            </w:r>
          </w:p>
        </w:tc>
        <w:tc>
          <w:tcPr>
            <w:tcW w:w="839" w:type="dxa"/>
            <w:vAlign w:val="center"/>
          </w:tcPr>
          <w:p w14:paraId="38891DAB"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7F43F0D3" w14:textId="77777777" w:rsidR="000829C4" w:rsidRDefault="000829C4">
            <w:pPr>
              <w:jc w:val="center"/>
              <w:rPr>
                <w:b/>
                <w:bCs/>
                <w:kern w:val="0"/>
                <w:sz w:val="20"/>
                <w:szCs w:val="21"/>
              </w:rPr>
            </w:pPr>
          </w:p>
        </w:tc>
      </w:tr>
      <w:tr w:rsidR="000829C4" w14:paraId="6C6B38F7" w14:textId="77777777">
        <w:trPr>
          <w:jc w:val="center"/>
        </w:trPr>
        <w:tc>
          <w:tcPr>
            <w:tcW w:w="944" w:type="dxa"/>
            <w:vAlign w:val="center"/>
          </w:tcPr>
          <w:p w14:paraId="3D64647B"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V2.1</w:t>
            </w:r>
          </w:p>
        </w:tc>
        <w:tc>
          <w:tcPr>
            <w:tcW w:w="1147" w:type="dxa"/>
            <w:vAlign w:val="center"/>
          </w:tcPr>
          <w:p w14:paraId="4F6FA969"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2021-03-03</w:t>
            </w:r>
          </w:p>
        </w:tc>
        <w:tc>
          <w:tcPr>
            <w:tcW w:w="1239" w:type="dxa"/>
            <w:vAlign w:val="center"/>
          </w:tcPr>
          <w:p w14:paraId="09C2FC1C"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184E8548" w14:textId="77777777" w:rsidR="000829C4" w:rsidRDefault="00000000">
            <w:pPr>
              <w:pStyle w:val="af"/>
              <w:ind w:firstLineChars="0" w:firstLine="0"/>
              <w:jc w:val="left"/>
              <w:rPr>
                <w:kern w:val="0"/>
                <w:sz w:val="18"/>
                <w:szCs w:val="18"/>
                <w:lang w:val="en-US"/>
              </w:rPr>
            </w:pPr>
            <w:r>
              <w:rPr>
                <w:rFonts w:hint="eastAsia"/>
                <w:kern w:val="0"/>
                <w:sz w:val="18"/>
                <w:szCs w:val="18"/>
                <w:lang w:val="en-US"/>
              </w:rPr>
              <w:t>增加小税种输入列表，</w:t>
            </w:r>
            <w:r>
              <w:rPr>
                <w:rFonts w:hint="eastAsia"/>
                <w:kern w:val="0"/>
                <w:sz w:val="18"/>
                <w:szCs w:val="18"/>
                <w:lang w:val="en-US"/>
              </w:rPr>
              <w:t>7</w:t>
            </w:r>
            <w:r>
              <w:rPr>
                <w:rFonts w:hint="eastAsia"/>
                <w:kern w:val="0"/>
                <w:sz w:val="18"/>
                <w:szCs w:val="18"/>
                <w:lang w:val="en-US"/>
              </w:rPr>
              <w:t>、</w:t>
            </w:r>
            <w:r>
              <w:rPr>
                <w:rFonts w:hint="eastAsia"/>
                <w:kern w:val="0"/>
                <w:sz w:val="18"/>
                <w:szCs w:val="18"/>
                <w:lang w:val="en-US"/>
              </w:rPr>
              <w:t>8</w:t>
            </w:r>
            <w:r>
              <w:rPr>
                <w:rFonts w:hint="eastAsia"/>
                <w:kern w:val="0"/>
                <w:sz w:val="18"/>
                <w:szCs w:val="18"/>
                <w:lang w:val="en-US"/>
              </w:rPr>
              <w:t>、</w:t>
            </w:r>
            <w:r>
              <w:rPr>
                <w:rFonts w:hint="eastAsia"/>
                <w:kern w:val="0"/>
                <w:sz w:val="18"/>
                <w:szCs w:val="18"/>
                <w:lang w:val="en-US"/>
              </w:rPr>
              <w:t>9</w:t>
            </w:r>
          </w:p>
        </w:tc>
        <w:tc>
          <w:tcPr>
            <w:tcW w:w="839" w:type="dxa"/>
            <w:vAlign w:val="center"/>
          </w:tcPr>
          <w:p w14:paraId="175BDD19"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3A3DB590" w14:textId="77777777" w:rsidR="000829C4" w:rsidRDefault="000829C4">
            <w:pPr>
              <w:jc w:val="center"/>
              <w:rPr>
                <w:b/>
                <w:bCs/>
                <w:kern w:val="0"/>
                <w:sz w:val="20"/>
                <w:szCs w:val="21"/>
              </w:rPr>
            </w:pPr>
          </w:p>
        </w:tc>
      </w:tr>
      <w:tr w:rsidR="000829C4" w14:paraId="5633D483" w14:textId="77777777">
        <w:trPr>
          <w:jc w:val="center"/>
        </w:trPr>
        <w:tc>
          <w:tcPr>
            <w:tcW w:w="944" w:type="dxa"/>
            <w:vAlign w:val="center"/>
          </w:tcPr>
          <w:p w14:paraId="68754BE5"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V2.2</w:t>
            </w:r>
          </w:p>
        </w:tc>
        <w:tc>
          <w:tcPr>
            <w:tcW w:w="1147" w:type="dxa"/>
            <w:vAlign w:val="center"/>
          </w:tcPr>
          <w:p w14:paraId="76ED8D3E"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2021-03-04</w:t>
            </w:r>
          </w:p>
        </w:tc>
        <w:tc>
          <w:tcPr>
            <w:tcW w:w="1239" w:type="dxa"/>
            <w:vAlign w:val="center"/>
          </w:tcPr>
          <w:p w14:paraId="125089CC"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36C31DC5" w14:textId="77777777" w:rsidR="000829C4" w:rsidRDefault="00000000">
            <w:pPr>
              <w:pStyle w:val="af"/>
              <w:ind w:firstLineChars="0" w:firstLine="0"/>
              <w:jc w:val="left"/>
              <w:rPr>
                <w:kern w:val="0"/>
                <w:sz w:val="18"/>
                <w:szCs w:val="18"/>
                <w:lang w:val="en-US"/>
              </w:rPr>
            </w:pPr>
            <w:r>
              <w:rPr>
                <w:rFonts w:hint="eastAsia"/>
                <w:kern w:val="0"/>
                <w:sz w:val="18"/>
                <w:szCs w:val="18"/>
                <w:lang w:val="en-US"/>
              </w:rPr>
              <w:t>小税种调整：</w:t>
            </w:r>
            <w:r>
              <w:rPr>
                <w:rFonts w:hint="eastAsia"/>
                <w:kern w:val="0"/>
                <w:sz w:val="18"/>
                <w:szCs w:val="18"/>
                <w:lang w:val="en-US"/>
              </w:rPr>
              <w:t>7.3.3</w:t>
            </w:r>
            <w:r>
              <w:rPr>
                <w:rFonts w:hint="eastAsia"/>
                <w:kern w:val="0"/>
                <w:sz w:val="18"/>
                <w:szCs w:val="18"/>
                <w:lang w:val="en-US"/>
              </w:rPr>
              <w:t>、</w:t>
            </w:r>
            <w:r>
              <w:rPr>
                <w:rFonts w:hint="eastAsia"/>
                <w:kern w:val="0"/>
                <w:sz w:val="18"/>
                <w:szCs w:val="18"/>
                <w:lang w:val="en-US"/>
              </w:rPr>
              <w:t>8.3.2</w:t>
            </w:r>
          </w:p>
        </w:tc>
        <w:tc>
          <w:tcPr>
            <w:tcW w:w="839" w:type="dxa"/>
            <w:vAlign w:val="center"/>
          </w:tcPr>
          <w:p w14:paraId="7659CD0E"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6E1C7EA8" w14:textId="77777777" w:rsidR="000829C4" w:rsidRDefault="000829C4">
            <w:pPr>
              <w:jc w:val="center"/>
              <w:rPr>
                <w:b/>
                <w:bCs/>
                <w:kern w:val="0"/>
                <w:sz w:val="20"/>
                <w:szCs w:val="21"/>
              </w:rPr>
            </w:pPr>
          </w:p>
        </w:tc>
      </w:tr>
      <w:tr w:rsidR="000829C4" w14:paraId="025E4ABD" w14:textId="77777777">
        <w:trPr>
          <w:jc w:val="center"/>
        </w:trPr>
        <w:tc>
          <w:tcPr>
            <w:tcW w:w="944" w:type="dxa"/>
            <w:vAlign w:val="center"/>
          </w:tcPr>
          <w:p w14:paraId="1D6C8B92"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V2.3</w:t>
            </w:r>
          </w:p>
        </w:tc>
        <w:tc>
          <w:tcPr>
            <w:tcW w:w="1147" w:type="dxa"/>
            <w:vAlign w:val="center"/>
          </w:tcPr>
          <w:p w14:paraId="68331BAE"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2021-03-08</w:t>
            </w:r>
          </w:p>
        </w:tc>
        <w:tc>
          <w:tcPr>
            <w:tcW w:w="1239" w:type="dxa"/>
            <w:vAlign w:val="center"/>
          </w:tcPr>
          <w:p w14:paraId="0BB9D288"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72CE6998" w14:textId="77777777" w:rsidR="000829C4" w:rsidRDefault="00000000">
            <w:pPr>
              <w:pStyle w:val="af"/>
              <w:ind w:firstLineChars="0" w:firstLine="0"/>
              <w:jc w:val="left"/>
              <w:rPr>
                <w:kern w:val="0"/>
                <w:sz w:val="18"/>
                <w:szCs w:val="18"/>
                <w:lang w:val="en-US"/>
              </w:rPr>
            </w:pPr>
            <w:r>
              <w:rPr>
                <w:rFonts w:hint="eastAsia"/>
                <w:kern w:val="0"/>
                <w:sz w:val="18"/>
                <w:szCs w:val="18"/>
                <w:lang w:val="en-US"/>
              </w:rPr>
              <w:t>小税种需求新增：</w:t>
            </w:r>
            <w:r>
              <w:rPr>
                <w:rFonts w:hint="eastAsia"/>
                <w:kern w:val="0"/>
                <w:sz w:val="18"/>
                <w:szCs w:val="18"/>
                <w:lang w:val="en-US"/>
              </w:rPr>
              <w:t>8</w:t>
            </w:r>
            <w:r>
              <w:rPr>
                <w:rFonts w:hint="eastAsia"/>
                <w:kern w:val="0"/>
                <w:sz w:val="18"/>
                <w:szCs w:val="18"/>
                <w:lang w:val="en-US"/>
              </w:rPr>
              <w:t>、</w:t>
            </w:r>
            <w:r>
              <w:rPr>
                <w:rFonts w:hint="eastAsia"/>
                <w:kern w:val="0"/>
                <w:sz w:val="18"/>
                <w:szCs w:val="18"/>
                <w:lang w:val="en-US"/>
              </w:rPr>
              <w:t>9</w:t>
            </w:r>
          </w:p>
          <w:p w14:paraId="73B5E347" w14:textId="77777777" w:rsidR="000829C4" w:rsidRDefault="00000000">
            <w:pPr>
              <w:pStyle w:val="af"/>
              <w:ind w:firstLineChars="0" w:firstLine="0"/>
              <w:jc w:val="left"/>
              <w:rPr>
                <w:kern w:val="0"/>
                <w:sz w:val="18"/>
                <w:szCs w:val="18"/>
                <w:lang w:val="en-US"/>
              </w:rPr>
            </w:pPr>
            <w:r>
              <w:rPr>
                <w:rFonts w:hint="eastAsia"/>
                <w:kern w:val="0"/>
                <w:sz w:val="18"/>
                <w:szCs w:val="18"/>
                <w:lang w:val="en-US"/>
              </w:rPr>
              <w:t>所得税调整：</w:t>
            </w:r>
            <w:r>
              <w:rPr>
                <w:rFonts w:hint="eastAsia"/>
                <w:kern w:val="0"/>
                <w:sz w:val="18"/>
                <w:szCs w:val="18"/>
                <w:lang w:val="en-US"/>
              </w:rPr>
              <w:t>5.5.2</w:t>
            </w:r>
            <w:r>
              <w:rPr>
                <w:rFonts w:hint="eastAsia"/>
                <w:kern w:val="0"/>
                <w:sz w:val="18"/>
                <w:szCs w:val="18"/>
                <w:lang w:val="en-US"/>
              </w:rPr>
              <w:t>、</w:t>
            </w:r>
            <w:r>
              <w:rPr>
                <w:rFonts w:hint="eastAsia"/>
                <w:kern w:val="0"/>
                <w:sz w:val="18"/>
                <w:szCs w:val="18"/>
                <w:lang w:val="en-US"/>
              </w:rPr>
              <w:t>5.5.7</w:t>
            </w:r>
            <w:r>
              <w:rPr>
                <w:rFonts w:hint="eastAsia"/>
                <w:kern w:val="0"/>
                <w:sz w:val="18"/>
                <w:szCs w:val="18"/>
                <w:lang w:val="en-US"/>
              </w:rPr>
              <w:t>、</w:t>
            </w:r>
            <w:r>
              <w:rPr>
                <w:rFonts w:hint="eastAsia"/>
                <w:kern w:val="0"/>
                <w:sz w:val="18"/>
                <w:szCs w:val="18"/>
                <w:lang w:val="en-US"/>
              </w:rPr>
              <w:t>5.5.8</w:t>
            </w:r>
          </w:p>
        </w:tc>
        <w:tc>
          <w:tcPr>
            <w:tcW w:w="839" w:type="dxa"/>
            <w:vAlign w:val="center"/>
          </w:tcPr>
          <w:p w14:paraId="23DD0CC3" w14:textId="77777777" w:rsidR="000829C4" w:rsidRDefault="00000000">
            <w:pPr>
              <w:jc w:val="center"/>
              <w:rPr>
                <w:kern w:val="0"/>
                <w:sz w:val="18"/>
                <w:szCs w:val="18"/>
              </w:rPr>
            </w:pPr>
            <w:r>
              <w:rPr>
                <w:rFonts w:hint="eastAsia"/>
                <w:kern w:val="0"/>
                <w:sz w:val="18"/>
                <w:szCs w:val="18"/>
              </w:rPr>
              <w:t>殷淑娟</w:t>
            </w:r>
          </w:p>
        </w:tc>
        <w:tc>
          <w:tcPr>
            <w:tcW w:w="753" w:type="dxa"/>
            <w:vAlign w:val="center"/>
          </w:tcPr>
          <w:p w14:paraId="723F52F4" w14:textId="77777777" w:rsidR="000829C4" w:rsidRDefault="000829C4">
            <w:pPr>
              <w:jc w:val="center"/>
              <w:rPr>
                <w:b/>
                <w:bCs/>
                <w:kern w:val="0"/>
                <w:sz w:val="20"/>
                <w:szCs w:val="21"/>
              </w:rPr>
            </w:pPr>
          </w:p>
        </w:tc>
      </w:tr>
      <w:tr w:rsidR="000829C4" w14:paraId="586A10F5" w14:textId="77777777">
        <w:trPr>
          <w:jc w:val="center"/>
        </w:trPr>
        <w:tc>
          <w:tcPr>
            <w:tcW w:w="944" w:type="dxa"/>
            <w:vAlign w:val="center"/>
          </w:tcPr>
          <w:p w14:paraId="7665DDF1"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V2.4</w:t>
            </w:r>
          </w:p>
        </w:tc>
        <w:tc>
          <w:tcPr>
            <w:tcW w:w="1147" w:type="dxa"/>
            <w:vAlign w:val="center"/>
          </w:tcPr>
          <w:p w14:paraId="3D0069FA"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2021-03-16</w:t>
            </w:r>
          </w:p>
        </w:tc>
        <w:tc>
          <w:tcPr>
            <w:tcW w:w="1239" w:type="dxa"/>
            <w:vAlign w:val="center"/>
          </w:tcPr>
          <w:p w14:paraId="53EE7D4D"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7F49D8DF" w14:textId="77777777" w:rsidR="000829C4" w:rsidRDefault="00000000">
            <w:pPr>
              <w:pStyle w:val="af"/>
              <w:ind w:firstLineChars="0" w:firstLine="0"/>
              <w:jc w:val="left"/>
              <w:rPr>
                <w:kern w:val="0"/>
                <w:sz w:val="18"/>
                <w:szCs w:val="18"/>
                <w:lang w:val="en-US"/>
              </w:rPr>
            </w:pPr>
            <w:r>
              <w:rPr>
                <w:rFonts w:hint="eastAsia"/>
                <w:kern w:val="0"/>
                <w:sz w:val="18"/>
                <w:szCs w:val="18"/>
                <w:lang w:val="en-US"/>
              </w:rPr>
              <w:t>小税种需求新增：</w:t>
            </w:r>
            <w:r>
              <w:rPr>
                <w:rFonts w:hint="eastAsia"/>
                <w:kern w:val="0"/>
                <w:sz w:val="18"/>
                <w:szCs w:val="18"/>
                <w:lang w:val="en-US"/>
              </w:rPr>
              <w:t>9.6</w:t>
            </w:r>
            <w:r>
              <w:rPr>
                <w:rFonts w:hint="eastAsia"/>
                <w:kern w:val="0"/>
                <w:sz w:val="18"/>
                <w:szCs w:val="18"/>
                <w:lang w:val="en-US"/>
              </w:rPr>
              <w:t>、</w:t>
            </w:r>
            <w:r>
              <w:rPr>
                <w:rFonts w:hint="eastAsia"/>
                <w:kern w:val="0"/>
                <w:sz w:val="18"/>
                <w:szCs w:val="18"/>
                <w:lang w:val="en-US"/>
              </w:rPr>
              <w:t>9.7</w:t>
            </w:r>
          </w:p>
          <w:p w14:paraId="4F11E46A" w14:textId="77777777" w:rsidR="000829C4" w:rsidRDefault="00000000">
            <w:pPr>
              <w:pStyle w:val="af"/>
              <w:ind w:firstLineChars="0" w:firstLine="0"/>
              <w:jc w:val="left"/>
              <w:rPr>
                <w:kern w:val="0"/>
                <w:sz w:val="18"/>
                <w:szCs w:val="18"/>
                <w:lang w:val="en-US"/>
              </w:rPr>
            </w:pPr>
            <w:r>
              <w:rPr>
                <w:rFonts w:hint="eastAsia"/>
                <w:kern w:val="0"/>
                <w:sz w:val="18"/>
                <w:szCs w:val="18"/>
                <w:lang w:val="en-US"/>
              </w:rPr>
              <w:t>新增输入列表：</w:t>
            </w:r>
            <w:r>
              <w:rPr>
                <w:rFonts w:hint="eastAsia"/>
                <w:kern w:val="0"/>
                <w:sz w:val="18"/>
                <w:szCs w:val="18"/>
                <w:lang w:val="en-US"/>
              </w:rPr>
              <w:t>10</w:t>
            </w:r>
            <w:r>
              <w:rPr>
                <w:rFonts w:hint="eastAsia"/>
                <w:kern w:val="0"/>
                <w:sz w:val="18"/>
                <w:szCs w:val="18"/>
                <w:lang w:val="en-US"/>
              </w:rPr>
              <w:t>、</w:t>
            </w:r>
            <w:r>
              <w:rPr>
                <w:rFonts w:hint="eastAsia"/>
                <w:kern w:val="0"/>
                <w:sz w:val="18"/>
                <w:szCs w:val="18"/>
                <w:lang w:val="en-US"/>
              </w:rPr>
              <w:t>11</w:t>
            </w:r>
            <w:r>
              <w:rPr>
                <w:rFonts w:hint="eastAsia"/>
                <w:kern w:val="0"/>
                <w:sz w:val="18"/>
                <w:szCs w:val="18"/>
                <w:lang w:val="en-US"/>
              </w:rPr>
              <w:t>、</w:t>
            </w:r>
            <w:r>
              <w:rPr>
                <w:rFonts w:hint="eastAsia"/>
                <w:kern w:val="0"/>
                <w:sz w:val="18"/>
                <w:szCs w:val="18"/>
                <w:lang w:val="en-US"/>
              </w:rPr>
              <w:t>13</w:t>
            </w:r>
          </w:p>
        </w:tc>
        <w:tc>
          <w:tcPr>
            <w:tcW w:w="839" w:type="dxa"/>
            <w:vAlign w:val="center"/>
          </w:tcPr>
          <w:p w14:paraId="7C7484A8" w14:textId="77777777" w:rsidR="000829C4" w:rsidRDefault="00000000">
            <w:pPr>
              <w:jc w:val="center"/>
              <w:rPr>
                <w:kern w:val="0"/>
                <w:sz w:val="18"/>
                <w:szCs w:val="18"/>
              </w:rPr>
            </w:pPr>
            <w:r>
              <w:rPr>
                <w:rFonts w:hint="eastAsia"/>
                <w:kern w:val="0"/>
                <w:sz w:val="18"/>
                <w:szCs w:val="18"/>
              </w:rPr>
              <w:t>殷淑娟</w:t>
            </w:r>
          </w:p>
        </w:tc>
        <w:tc>
          <w:tcPr>
            <w:tcW w:w="753" w:type="dxa"/>
            <w:vAlign w:val="center"/>
          </w:tcPr>
          <w:p w14:paraId="1D120C2E" w14:textId="77777777" w:rsidR="000829C4" w:rsidRDefault="000829C4">
            <w:pPr>
              <w:jc w:val="center"/>
              <w:rPr>
                <w:kern w:val="0"/>
                <w:sz w:val="20"/>
                <w:szCs w:val="21"/>
              </w:rPr>
            </w:pPr>
          </w:p>
        </w:tc>
      </w:tr>
      <w:tr w:rsidR="000829C4" w14:paraId="33231F0E" w14:textId="77777777">
        <w:trPr>
          <w:jc w:val="center"/>
        </w:trPr>
        <w:tc>
          <w:tcPr>
            <w:tcW w:w="944" w:type="dxa"/>
            <w:vAlign w:val="center"/>
          </w:tcPr>
          <w:p w14:paraId="78197572"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V2.5</w:t>
            </w:r>
          </w:p>
        </w:tc>
        <w:tc>
          <w:tcPr>
            <w:tcW w:w="1147" w:type="dxa"/>
            <w:vAlign w:val="center"/>
          </w:tcPr>
          <w:p w14:paraId="03BB8C94"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2021-03-19</w:t>
            </w:r>
          </w:p>
        </w:tc>
        <w:tc>
          <w:tcPr>
            <w:tcW w:w="1239" w:type="dxa"/>
            <w:vAlign w:val="center"/>
          </w:tcPr>
          <w:p w14:paraId="4D0CCE79"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7F59E772" w14:textId="77777777" w:rsidR="000829C4" w:rsidRDefault="00000000">
            <w:pPr>
              <w:pStyle w:val="af"/>
              <w:ind w:firstLineChars="0" w:firstLine="0"/>
              <w:jc w:val="left"/>
              <w:rPr>
                <w:kern w:val="0"/>
                <w:sz w:val="18"/>
                <w:szCs w:val="18"/>
                <w:lang w:val="en-US"/>
              </w:rPr>
            </w:pPr>
            <w:r>
              <w:rPr>
                <w:rFonts w:hint="eastAsia"/>
                <w:kern w:val="0"/>
                <w:sz w:val="18"/>
                <w:szCs w:val="18"/>
                <w:lang w:val="en-US"/>
              </w:rPr>
              <w:t>代扣代缴、稽查、自查、知识共享详细需求新增</w:t>
            </w:r>
          </w:p>
        </w:tc>
        <w:tc>
          <w:tcPr>
            <w:tcW w:w="839" w:type="dxa"/>
            <w:vAlign w:val="center"/>
          </w:tcPr>
          <w:p w14:paraId="37110B68"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23EF6C86" w14:textId="77777777" w:rsidR="000829C4" w:rsidRDefault="000829C4">
            <w:pPr>
              <w:jc w:val="center"/>
              <w:rPr>
                <w:kern w:val="0"/>
                <w:sz w:val="20"/>
                <w:szCs w:val="21"/>
              </w:rPr>
            </w:pPr>
          </w:p>
        </w:tc>
      </w:tr>
      <w:tr w:rsidR="000829C4" w14:paraId="16C06301" w14:textId="77777777">
        <w:trPr>
          <w:jc w:val="center"/>
        </w:trPr>
        <w:tc>
          <w:tcPr>
            <w:tcW w:w="944" w:type="dxa"/>
            <w:vAlign w:val="center"/>
          </w:tcPr>
          <w:p w14:paraId="656B35C6"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V2.6</w:t>
            </w:r>
          </w:p>
        </w:tc>
        <w:tc>
          <w:tcPr>
            <w:tcW w:w="1147" w:type="dxa"/>
            <w:vAlign w:val="center"/>
          </w:tcPr>
          <w:p w14:paraId="5CFAD707"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2021-03-22</w:t>
            </w:r>
          </w:p>
        </w:tc>
        <w:tc>
          <w:tcPr>
            <w:tcW w:w="1239" w:type="dxa"/>
            <w:vAlign w:val="center"/>
          </w:tcPr>
          <w:p w14:paraId="1E18092D"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1B24D0D3" w14:textId="77777777" w:rsidR="000829C4" w:rsidRDefault="00000000">
            <w:pPr>
              <w:pStyle w:val="af"/>
              <w:ind w:firstLineChars="0" w:firstLine="0"/>
              <w:jc w:val="left"/>
              <w:rPr>
                <w:kern w:val="0"/>
                <w:sz w:val="18"/>
                <w:szCs w:val="18"/>
                <w:lang w:val="en-US"/>
              </w:rPr>
            </w:pPr>
            <w:r>
              <w:rPr>
                <w:rFonts w:hint="eastAsia"/>
                <w:kern w:val="0"/>
                <w:sz w:val="18"/>
                <w:szCs w:val="18"/>
                <w:lang w:val="en-US"/>
              </w:rPr>
              <w:t>统计分析需求新增；</w:t>
            </w:r>
          </w:p>
          <w:p w14:paraId="6E6C0172" w14:textId="77777777" w:rsidR="000829C4" w:rsidRDefault="00000000">
            <w:pPr>
              <w:pStyle w:val="af"/>
              <w:ind w:firstLineChars="0" w:firstLine="0"/>
              <w:jc w:val="left"/>
              <w:rPr>
                <w:kern w:val="0"/>
                <w:sz w:val="18"/>
                <w:szCs w:val="18"/>
                <w:lang w:val="en-US"/>
              </w:rPr>
            </w:pPr>
            <w:r>
              <w:rPr>
                <w:rFonts w:hint="eastAsia"/>
                <w:kern w:val="0"/>
                <w:sz w:val="18"/>
                <w:szCs w:val="18"/>
                <w:lang w:val="en-US"/>
              </w:rPr>
              <w:t>增值税新增：</w:t>
            </w:r>
            <w:r>
              <w:rPr>
                <w:rFonts w:hint="eastAsia"/>
                <w:kern w:val="0"/>
                <w:sz w:val="18"/>
                <w:szCs w:val="18"/>
                <w:lang w:val="en-US"/>
              </w:rPr>
              <w:t>6.4.6</w:t>
            </w:r>
            <w:r>
              <w:rPr>
                <w:rFonts w:hint="eastAsia"/>
                <w:kern w:val="0"/>
                <w:sz w:val="18"/>
                <w:szCs w:val="18"/>
                <w:lang w:val="en-US"/>
              </w:rPr>
              <w:t>、</w:t>
            </w:r>
            <w:r>
              <w:rPr>
                <w:rFonts w:hint="eastAsia"/>
                <w:kern w:val="0"/>
                <w:sz w:val="18"/>
                <w:szCs w:val="18"/>
                <w:lang w:val="en-US"/>
              </w:rPr>
              <w:t>6.5.5</w:t>
            </w:r>
            <w:r>
              <w:rPr>
                <w:rFonts w:hint="eastAsia"/>
                <w:kern w:val="0"/>
                <w:sz w:val="18"/>
                <w:szCs w:val="18"/>
                <w:lang w:val="en-US"/>
              </w:rPr>
              <w:t>、</w:t>
            </w:r>
            <w:r>
              <w:rPr>
                <w:rFonts w:hint="eastAsia"/>
                <w:kern w:val="0"/>
                <w:sz w:val="18"/>
                <w:szCs w:val="18"/>
                <w:lang w:val="en-US"/>
              </w:rPr>
              <w:t>6.5.6</w:t>
            </w:r>
            <w:r>
              <w:rPr>
                <w:rFonts w:hint="eastAsia"/>
                <w:kern w:val="0"/>
                <w:sz w:val="18"/>
                <w:szCs w:val="18"/>
                <w:lang w:val="en-US"/>
              </w:rPr>
              <w:t>、</w:t>
            </w:r>
            <w:r>
              <w:rPr>
                <w:rFonts w:hint="eastAsia"/>
                <w:kern w:val="0"/>
                <w:sz w:val="18"/>
                <w:szCs w:val="18"/>
                <w:lang w:val="en-US"/>
              </w:rPr>
              <w:lastRenderedPageBreak/>
              <w:t>6.5.7</w:t>
            </w:r>
            <w:r>
              <w:rPr>
                <w:rFonts w:hint="eastAsia"/>
                <w:kern w:val="0"/>
                <w:sz w:val="18"/>
                <w:szCs w:val="18"/>
                <w:lang w:val="en-US"/>
              </w:rPr>
              <w:t>、</w:t>
            </w:r>
            <w:r>
              <w:rPr>
                <w:rFonts w:hint="eastAsia"/>
                <w:kern w:val="0"/>
                <w:sz w:val="18"/>
                <w:szCs w:val="18"/>
                <w:lang w:val="en-US"/>
              </w:rPr>
              <w:t>6.5.8</w:t>
            </w:r>
          </w:p>
        </w:tc>
        <w:tc>
          <w:tcPr>
            <w:tcW w:w="839" w:type="dxa"/>
            <w:vAlign w:val="center"/>
          </w:tcPr>
          <w:p w14:paraId="4080679A" w14:textId="77777777" w:rsidR="000829C4" w:rsidRDefault="00000000">
            <w:pPr>
              <w:pStyle w:val="af"/>
              <w:ind w:firstLineChars="0" w:firstLine="0"/>
              <w:jc w:val="center"/>
              <w:rPr>
                <w:kern w:val="0"/>
                <w:sz w:val="18"/>
                <w:szCs w:val="18"/>
                <w:lang w:val="en-US"/>
              </w:rPr>
            </w:pPr>
            <w:r>
              <w:rPr>
                <w:rFonts w:hint="eastAsia"/>
                <w:kern w:val="0"/>
                <w:sz w:val="18"/>
                <w:szCs w:val="18"/>
                <w:lang w:val="en-US"/>
              </w:rPr>
              <w:lastRenderedPageBreak/>
              <w:t>殷淑娟</w:t>
            </w:r>
          </w:p>
        </w:tc>
        <w:tc>
          <w:tcPr>
            <w:tcW w:w="753" w:type="dxa"/>
            <w:vAlign w:val="center"/>
          </w:tcPr>
          <w:p w14:paraId="19135C15" w14:textId="77777777" w:rsidR="000829C4" w:rsidRDefault="000829C4">
            <w:pPr>
              <w:jc w:val="center"/>
              <w:rPr>
                <w:kern w:val="0"/>
                <w:sz w:val="20"/>
                <w:szCs w:val="21"/>
              </w:rPr>
            </w:pPr>
          </w:p>
        </w:tc>
      </w:tr>
      <w:tr w:rsidR="000829C4" w14:paraId="2604CCB3" w14:textId="77777777">
        <w:trPr>
          <w:jc w:val="center"/>
        </w:trPr>
        <w:tc>
          <w:tcPr>
            <w:tcW w:w="944" w:type="dxa"/>
            <w:vAlign w:val="center"/>
          </w:tcPr>
          <w:p w14:paraId="6DA2DAE0"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V2.7</w:t>
            </w:r>
          </w:p>
        </w:tc>
        <w:tc>
          <w:tcPr>
            <w:tcW w:w="1147" w:type="dxa"/>
            <w:vAlign w:val="center"/>
          </w:tcPr>
          <w:p w14:paraId="1BB3C873"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2021-03-19</w:t>
            </w:r>
          </w:p>
        </w:tc>
        <w:tc>
          <w:tcPr>
            <w:tcW w:w="1239" w:type="dxa"/>
            <w:vAlign w:val="center"/>
          </w:tcPr>
          <w:p w14:paraId="5B1DAE08"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1CAA42F9" w14:textId="77777777" w:rsidR="000829C4" w:rsidRDefault="00000000">
            <w:pPr>
              <w:pStyle w:val="af"/>
              <w:ind w:firstLineChars="0" w:firstLine="0"/>
              <w:jc w:val="left"/>
              <w:rPr>
                <w:kern w:val="0"/>
                <w:sz w:val="18"/>
                <w:szCs w:val="18"/>
                <w:lang w:val="en-US"/>
              </w:rPr>
            </w:pPr>
            <w:r>
              <w:rPr>
                <w:rFonts w:hint="eastAsia"/>
                <w:kern w:val="0"/>
                <w:sz w:val="18"/>
                <w:szCs w:val="18"/>
                <w:lang w:val="en-US"/>
              </w:rPr>
              <w:t>企业所得税：</w:t>
            </w:r>
            <w:r>
              <w:rPr>
                <w:rFonts w:hint="eastAsia"/>
                <w:kern w:val="0"/>
                <w:sz w:val="18"/>
                <w:szCs w:val="18"/>
                <w:lang w:val="en-US"/>
              </w:rPr>
              <w:t>5.5.10</w:t>
            </w:r>
            <w:r>
              <w:rPr>
                <w:rFonts w:hint="eastAsia"/>
                <w:kern w:val="0"/>
                <w:sz w:val="18"/>
                <w:szCs w:val="18"/>
                <w:lang w:val="en-US"/>
              </w:rPr>
              <w:t>、</w:t>
            </w:r>
            <w:r>
              <w:rPr>
                <w:rFonts w:hint="eastAsia"/>
                <w:kern w:val="0"/>
                <w:sz w:val="18"/>
                <w:szCs w:val="18"/>
                <w:lang w:val="en-US"/>
              </w:rPr>
              <w:t>5.5.11</w:t>
            </w:r>
            <w:r>
              <w:rPr>
                <w:rFonts w:hint="eastAsia"/>
                <w:kern w:val="0"/>
                <w:sz w:val="18"/>
                <w:szCs w:val="18"/>
                <w:lang w:val="en-US"/>
              </w:rPr>
              <w:t>；</w:t>
            </w:r>
          </w:p>
          <w:p w14:paraId="4AD80AAC" w14:textId="77777777" w:rsidR="000829C4" w:rsidRDefault="00000000">
            <w:pPr>
              <w:pStyle w:val="af"/>
              <w:ind w:firstLineChars="0" w:firstLine="0"/>
              <w:jc w:val="left"/>
              <w:rPr>
                <w:kern w:val="0"/>
                <w:sz w:val="18"/>
                <w:szCs w:val="18"/>
                <w:lang w:val="en-US"/>
              </w:rPr>
            </w:pPr>
            <w:r>
              <w:rPr>
                <w:rFonts w:hint="eastAsia"/>
                <w:kern w:val="0"/>
                <w:sz w:val="18"/>
                <w:szCs w:val="18"/>
                <w:lang w:val="en-US"/>
              </w:rPr>
              <w:t>增值税：</w:t>
            </w:r>
            <w:r>
              <w:rPr>
                <w:rFonts w:hint="eastAsia"/>
                <w:kern w:val="0"/>
                <w:sz w:val="18"/>
                <w:szCs w:val="18"/>
                <w:lang w:val="en-US"/>
              </w:rPr>
              <w:t>6.2.6</w:t>
            </w:r>
            <w:r>
              <w:rPr>
                <w:rFonts w:hint="eastAsia"/>
                <w:kern w:val="0"/>
                <w:sz w:val="18"/>
                <w:szCs w:val="18"/>
                <w:lang w:val="en-US"/>
              </w:rPr>
              <w:t>、</w:t>
            </w:r>
            <w:r>
              <w:rPr>
                <w:rFonts w:hint="eastAsia"/>
                <w:kern w:val="0"/>
                <w:sz w:val="18"/>
                <w:szCs w:val="18"/>
                <w:lang w:val="en-US"/>
              </w:rPr>
              <w:t>6.4.1</w:t>
            </w:r>
            <w:r>
              <w:rPr>
                <w:rFonts w:hint="eastAsia"/>
                <w:kern w:val="0"/>
                <w:sz w:val="18"/>
                <w:szCs w:val="18"/>
                <w:lang w:val="en-US"/>
              </w:rPr>
              <w:t>；</w:t>
            </w:r>
          </w:p>
          <w:p w14:paraId="5D1E3582" w14:textId="77777777" w:rsidR="000829C4" w:rsidRDefault="00000000">
            <w:pPr>
              <w:pStyle w:val="af"/>
              <w:ind w:firstLineChars="0" w:firstLine="0"/>
              <w:jc w:val="left"/>
              <w:rPr>
                <w:kern w:val="0"/>
                <w:sz w:val="18"/>
                <w:szCs w:val="18"/>
                <w:lang w:val="en-US"/>
              </w:rPr>
            </w:pPr>
            <w:r>
              <w:rPr>
                <w:rFonts w:hint="eastAsia"/>
                <w:kern w:val="0"/>
                <w:sz w:val="18"/>
                <w:szCs w:val="18"/>
                <w:lang w:val="en-US"/>
              </w:rPr>
              <w:t>印花税：</w:t>
            </w:r>
            <w:r>
              <w:rPr>
                <w:rFonts w:hint="eastAsia"/>
                <w:kern w:val="0"/>
                <w:sz w:val="18"/>
                <w:szCs w:val="18"/>
                <w:lang w:val="en-US"/>
              </w:rPr>
              <w:t>7.3.1</w:t>
            </w:r>
          </w:p>
        </w:tc>
        <w:tc>
          <w:tcPr>
            <w:tcW w:w="839" w:type="dxa"/>
            <w:vAlign w:val="center"/>
          </w:tcPr>
          <w:p w14:paraId="6AF7B1F0"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3B722BBD" w14:textId="77777777" w:rsidR="000829C4" w:rsidRDefault="000829C4">
            <w:pPr>
              <w:jc w:val="center"/>
              <w:rPr>
                <w:kern w:val="0"/>
                <w:sz w:val="20"/>
                <w:szCs w:val="21"/>
              </w:rPr>
            </w:pPr>
          </w:p>
        </w:tc>
      </w:tr>
      <w:tr w:rsidR="000829C4" w14:paraId="2813FC90" w14:textId="77777777">
        <w:trPr>
          <w:jc w:val="center"/>
        </w:trPr>
        <w:tc>
          <w:tcPr>
            <w:tcW w:w="944" w:type="dxa"/>
            <w:vAlign w:val="center"/>
          </w:tcPr>
          <w:p w14:paraId="212DBD1B"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V2.8</w:t>
            </w:r>
          </w:p>
        </w:tc>
        <w:tc>
          <w:tcPr>
            <w:tcW w:w="1147" w:type="dxa"/>
            <w:vAlign w:val="center"/>
          </w:tcPr>
          <w:p w14:paraId="72BC729F"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2021-03-30</w:t>
            </w:r>
          </w:p>
        </w:tc>
        <w:tc>
          <w:tcPr>
            <w:tcW w:w="1239" w:type="dxa"/>
            <w:vAlign w:val="center"/>
          </w:tcPr>
          <w:p w14:paraId="42863858"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322C681A" w14:textId="77777777" w:rsidR="000829C4" w:rsidRDefault="00000000">
            <w:pPr>
              <w:pStyle w:val="af"/>
              <w:ind w:firstLineChars="0" w:firstLine="0"/>
              <w:jc w:val="left"/>
              <w:rPr>
                <w:kern w:val="0"/>
                <w:sz w:val="18"/>
                <w:szCs w:val="18"/>
                <w:lang w:val="en-US"/>
              </w:rPr>
            </w:pPr>
            <w:r>
              <w:rPr>
                <w:rFonts w:hint="eastAsia"/>
                <w:kern w:val="0"/>
                <w:sz w:val="18"/>
                <w:szCs w:val="18"/>
                <w:lang w:val="en-US"/>
              </w:rPr>
              <w:t>5.6.2</w:t>
            </w:r>
            <w:r>
              <w:rPr>
                <w:rFonts w:hint="eastAsia"/>
                <w:kern w:val="0"/>
                <w:sz w:val="18"/>
                <w:szCs w:val="18"/>
                <w:lang w:val="en-US"/>
              </w:rPr>
              <w:t>，增加损失等级字段；</w:t>
            </w:r>
          </w:p>
          <w:p w14:paraId="6CA28901" w14:textId="77777777" w:rsidR="000829C4" w:rsidRDefault="00000000">
            <w:pPr>
              <w:pStyle w:val="af"/>
              <w:ind w:firstLineChars="0" w:firstLine="0"/>
              <w:jc w:val="left"/>
              <w:rPr>
                <w:kern w:val="0"/>
                <w:sz w:val="18"/>
                <w:szCs w:val="18"/>
                <w:lang w:val="en-US"/>
              </w:rPr>
            </w:pPr>
            <w:r>
              <w:rPr>
                <w:rFonts w:hint="eastAsia"/>
                <w:kern w:val="0"/>
                <w:sz w:val="18"/>
                <w:szCs w:val="18"/>
                <w:lang w:val="en-US"/>
              </w:rPr>
              <w:t>5.5.5</w:t>
            </w:r>
            <w:r>
              <w:rPr>
                <w:rFonts w:hint="eastAsia"/>
                <w:kern w:val="0"/>
                <w:sz w:val="18"/>
                <w:szCs w:val="18"/>
                <w:lang w:val="en-US"/>
              </w:rPr>
              <w:t>、</w:t>
            </w:r>
            <w:r>
              <w:rPr>
                <w:rFonts w:hint="eastAsia"/>
                <w:kern w:val="0"/>
                <w:sz w:val="18"/>
                <w:szCs w:val="18"/>
                <w:lang w:val="en-US"/>
              </w:rPr>
              <w:t>5.5.6</w:t>
            </w:r>
            <w:r>
              <w:rPr>
                <w:rFonts w:hint="eastAsia"/>
                <w:kern w:val="0"/>
                <w:sz w:val="18"/>
                <w:szCs w:val="18"/>
                <w:lang w:val="en-US"/>
              </w:rPr>
              <w:t>、</w:t>
            </w:r>
            <w:r>
              <w:rPr>
                <w:rFonts w:hint="eastAsia"/>
                <w:kern w:val="0"/>
                <w:sz w:val="18"/>
                <w:szCs w:val="18"/>
                <w:lang w:val="en-US"/>
              </w:rPr>
              <w:t>5.3.1</w:t>
            </w:r>
            <w:r>
              <w:rPr>
                <w:rFonts w:hint="eastAsia"/>
                <w:kern w:val="0"/>
                <w:sz w:val="18"/>
                <w:szCs w:val="18"/>
                <w:lang w:val="en-US"/>
              </w:rPr>
              <w:t>、</w:t>
            </w:r>
            <w:r>
              <w:rPr>
                <w:rFonts w:hint="eastAsia"/>
                <w:kern w:val="0"/>
                <w:sz w:val="18"/>
                <w:szCs w:val="18"/>
                <w:lang w:val="en-US"/>
              </w:rPr>
              <w:t>5.3.3</w:t>
            </w:r>
            <w:r>
              <w:rPr>
                <w:rFonts w:hint="eastAsia"/>
                <w:kern w:val="0"/>
                <w:sz w:val="18"/>
                <w:szCs w:val="18"/>
                <w:lang w:val="en-US"/>
              </w:rPr>
              <w:t>。</w:t>
            </w:r>
          </w:p>
        </w:tc>
        <w:tc>
          <w:tcPr>
            <w:tcW w:w="839" w:type="dxa"/>
            <w:vAlign w:val="center"/>
          </w:tcPr>
          <w:p w14:paraId="326EEA38"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641C2DC0" w14:textId="77777777" w:rsidR="000829C4" w:rsidRDefault="000829C4">
            <w:pPr>
              <w:jc w:val="center"/>
              <w:rPr>
                <w:kern w:val="0"/>
                <w:sz w:val="20"/>
                <w:szCs w:val="21"/>
              </w:rPr>
            </w:pPr>
          </w:p>
        </w:tc>
      </w:tr>
      <w:tr w:rsidR="000829C4" w14:paraId="70ADA380" w14:textId="77777777">
        <w:trPr>
          <w:jc w:val="center"/>
        </w:trPr>
        <w:tc>
          <w:tcPr>
            <w:tcW w:w="944" w:type="dxa"/>
            <w:vAlign w:val="center"/>
          </w:tcPr>
          <w:p w14:paraId="21CCE3AD"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V2.9</w:t>
            </w:r>
          </w:p>
        </w:tc>
        <w:tc>
          <w:tcPr>
            <w:tcW w:w="1147" w:type="dxa"/>
            <w:vAlign w:val="center"/>
          </w:tcPr>
          <w:p w14:paraId="4C4722A3"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2021-04-06</w:t>
            </w:r>
          </w:p>
        </w:tc>
        <w:tc>
          <w:tcPr>
            <w:tcW w:w="1239" w:type="dxa"/>
            <w:vAlign w:val="center"/>
          </w:tcPr>
          <w:p w14:paraId="6008A94B"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47539988" w14:textId="77777777" w:rsidR="000829C4" w:rsidRDefault="00000000">
            <w:pPr>
              <w:pStyle w:val="af"/>
              <w:ind w:firstLineChars="0" w:firstLine="0"/>
              <w:jc w:val="left"/>
              <w:rPr>
                <w:kern w:val="0"/>
                <w:sz w:val="18"/>
                <w:szCs w:val="18"/>
                <w:lang w:val="en-US"/>
              </w:rPr>
            </w:pPr>
            <w:r>
              <w:rPr>
                <w:rFonts w:hint="eastAsia"/>
                <w:kern w:val="0"/>
                <w:sz w:val="18"/>
                <w:szCs w:val="18"/>
                <w:lang w:val="en-US"/>
              </w:rPr>
              <w:t>5.3.2</w:t>
            </w:r>
            <w:r>
              <w:rPr>
                <w:rFonts w:hint="eastAsia"/>
                <w:kern w:val="0"/>
                <w:sz w:val="18"/>
                <w:szCs w:val="18"/>
                <w:lang w:val="en-US"/>
              </w:rPr>
              <w:t>、</w:t>
            </w:r>
            <w:r>
              <w:rPr>
                <w:rFonts w:hint="eastAsia"/>
                <w:kern w:val="0"/>
                <w:sz w:val="18"/>
                <w:szCs w:val="18"/>
                <w:lang w:val="en-US"/>
              </w:rPr>
              <w:t>5.3.3</w:t>
            </w:r>
            <w:r>
              <w:rPr>
                <w:rFonts w:hint="eastAsia"/>
                <w:kern w:val="0"/>
                <w:sz w:val="18"/>
                <w:szCs w:val="18"/>
                <w:lang w:val="en-US"/>
              </w:rPr>
              <w:t>、</w:t>
            </w:r>
            <w:r>
              <w:rPr>
                <w:rFonts w:hint="eastAsia"/>
                <w:kern w:val="0"/>
                <w:sz w:val="18"/>
                <w:szCs w:val="18"/>
                <w:lang w:val="en-US"/>
              </w:rPr>
              <w:t>5.5.7</w:t>
            </w:r>
            <w:r>
              <w:rPr>
                <w:rFonts w:hint="eastAsia"/>
                <w:kern w:val="0"/>
                <w:sz w:val="18"/>
                <w:szCs w:val="18"/>
                <w:lang w:val="en-US"/>
              </w:rPr>
              <w:t>、</w:t>
            </w:r>
            <w:r>
              <w:rPr>
                <w:rFonts w:hint="eastAsia"/>
                <w:kern w:val="0"/>
                <w:sz w:val="18"/>
                <w:szCs w:val="18"/>
                <w:lang w:val="en-US"/>
              </w:rPr>
              <w:t>5.5.8</w:t>
            </w:r>
          </w:p>
          <w:p w14:paraId="6D35D6D6" w14:textId="77777777" w:rsidR="000829C4" w:rsidRDefault="00000000">
            <w:pPr>
              <w:pStyle w:val="af"/>
              <w:ind w:firstLineChars="0" w:firstLine="0"/>
              <w:jc w:val="left"/>
              <w:rPr>
                <w:kern w:val="0"/>
                <w:sz w:val="18"/>
                <w:szCs w:val="18"/>
                <w:lang w:val="en-US"/>
              </w:rPr>
            </w:pPr>
            <w:r>
              <w:rPr>
                <w:rFonts w:hint="eastAsia"/>
                <w:kern w:val="0"/>
                <w:sz w:val="18"/>
                <w:szCs w:val="18"/>
                <w:lang w:val="en-US"/>
              </w:rPr>
              <w:t>5.7.5</w:t>
            </w:r>
            <w:r>
              <w:rPr>
                <w:rFonts w:hint="eastAsia"/>
                <w:kern w:val="0"/>
                <w:sz w:val="18"/>
                <w:szCs w:val="18"/>
                <w:lang w:val="en-US"/>
              </w:rPr>
              <w:t>（增加一般规定折旧</w:t>
            </w:r>
            <w:r>
              <w:rPr>
                <w:rFonts w:hint="eastAsia"/>
                <w:kern w:val="0"/>
                <w:sz w:val="18"/>
                <w:szCs w:val="18"/>
                <w:lang w:val="en-US"/>
              </w:rPr>
              <w:t>/</w:t>
            </w:r>
            <w:r>
              <w:rPr>
                <w:rFonts w:hint="eastAsia"/>
                <w:kern w:val="0"/>
                <w:sz w:val="18"/>
                <w:szCs w:val="18"/>
                <w:lang w:val="en-US"/>
              </w:rPr>
              <w:t>摊销）</w:t>
            </w:r>
          </w:p>
          <w:p w14:paraId="457FC72E" w14:textId="77777777" w:rsidR="000829C4" w:rsidRDefault="00000000">
            <w:pPr>
              <w:pStyle w:val="af"/>
              <w:ind w:firstLineChars="0" w:firstLine="0"/>
              <w:jc w:val="left"/>
              <w:rPr>
                <w:kern w:val="0"/>
                <w:sz w:val="18"/>
                <w:szCs w:val="18"/>
                <w:lang w:val="en-US"/>
              </w:rPr>
            </w:pPr>
            <w:r>
              <w:rPr>
                <w:rFonts w:hint="eastAsia"/>
                <w:kern w:val="0"/>
                <w:sz w:val="18"/>
                <w:szCs w:val="18"/>
                <w:lang w:val="en-US"/>
              </w:rPr>
              <w:t>5.5.12</w:t>
            </w:r>
            <w:r>
              <w:rPr>
                <w:rFonts w:hint="eastAsia"/>
                <w:kern w:val="0"/>
                <w:sz w:val="18"/>
                <w:szCs w:val="18"/>
                <w:lang w:val="en-US"/>
              </w:rPr>
              <w:t>（纳税调整单调整）</w:t>
            </w:r>
          </w:p>
          <w:p w14:paraId="5208F7DE" w14:textId="77777777" w:rsidR="000829C4" w:rsidRDefault="00000000">
            <w:pPr>
              <w:pStyle w:val="af"/>
              <w:ind w:firstLineChars="0" w:firstLine="0"/>
              <w:jc w:val="left"/>
              <w:rPr>
                <w:kern w:val="0"/>
                <w:sz w:val="18"/>
                <w:szCs w:val="18"/>
                <w:lang w:val="en-US"/>
              </w:rPr>
            </w:pPr>
            <w:r>
              <w:rPr>
                <w:rFonts w:hint="eastAsia"/>
                <w:kern w:val="0"/>
                <w:sz w:val="18"/>
                <w:szCs w:val="18"/>
                <w:lang w:val="en-US"/>
              </w:rPr>
              <w:t>6.2.4</w:t>
            </w:r>
            <w:r>
              <w:rPr>
                <w:rFonts w:hint="eastAsia"/>
                <w:kern w:val="0"/>
                <w:sz w:val="18"/>
                <w:szCs w:val="18"/>
                <w:lang w:val="en-US"/>
              </w:rPr>
              <w:t>、</w:t>
            </w:r>
            <w:r>
              <w:rPr>
                <w:rFonts w:hint="eastAsia"/>
                <w:kern w:val="0"/>
                <w:sz w:val="18"/>
                <w:szCs w:val="18"/>
                <w:lang w:val="en-US"/>
              </w:rPr>
              <w:t>6.2.5</w:t>
            </w:r>
            <w:r>
              <w:rPr>
                <w:rFonts w:hint="eastAsia"/>
                <w:kern w:val="0"/>
                <w:sz w:val="18"/>
                <w:szCs w:val="18"/>
                <w:lang w:val="en-US"/>
              </w:rPr>
              <w:t>（增加方案）</w:t>
            </w:r>
          </w:p>
        </w:tc>
        <w:tc>
          <w:tcPr>
            <w:tcW w:w="839" w:type="dxa"/>
            <w:vAlign w:val="center"/>
          </w:tcPr>
          <w:p w14:paraId="3D19D66A"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23438763" w14:textId="77777777" w:rsidR="000829C4" w:rsidRDefault="000829C4">
            <w:pPr>
              <w:jc w:val="center"/>
              <w:rPr>
                <w:kern w:val="0"/>
                <w:sz w:val="20"/>
                <w:szCs w:val="21"/>
              </w:rPr>
            </w:pPr>
          </w:p>
        </w:tc>
      </w:tr>
      <w:tr w:rsidR="000829C4" w14:paraId="2BA6468D" w14:textId="77777777">
        <w:trPr>
          <w:jc w:val="center"/>
        </w:trPr>
        <w:tc>
          <w:tcPr>
            <w:tcW w:w="944" w:type="dxa"/>
            <w:vAlign w:val="center"/>
          </w:tcPr>
          <w:p w14:paraId="50664ABA"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V3.0</w:t>
            </w:r>
          </w:p>
        </w:tc>
        <w:tc>
          <w:tcPr>
            <w:tcW w:w="1147" w:type="dxa"/>
            <w:vAlign w:val="center"/>
          </w:tcPr>
          <w:p w14:paraId="7F4DAAB1"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2021-04-20</w:t>
            </w:r>
          </w:p>
        </w:tc>
        <w:tc>
          <w:tcPr>
            <w:tcW w:w="1239" w:type="dxa"/>
            <w:vAlign w:val="center"/>
          </w:tcPr>
          <w:p w14:paraId="619A426F"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75F37928" w14:textId="77777777" w:rsidR="000829C4" w:rsidRDefault="00000000">
            <w:pPr>
              <w:pStyle w:val="af"/>
              <w:ind w:firstLineChars="0" w:firstLine="0"/>
              <w:jc w:val="left"/>
              <w:rPr>
                <w:kern w:val="0"/>
                <w:sz w:val="18"/>
                <w:szCs w:val="18"/>
                <w:lang w:val="en-US"/>
              </w:rPr>
            </w:pPr>
            <w:r>
              <w:rPr>
                <w:rFonts w:hint="eastAsia"/>
                <w:kern w:val="0"/>
                <w:sz w:val="18"/>
                <w:szCs w:val="18"/>
                <w:lang w:val="en-US"/>
              </w:rPr>
              <w:t>13.2</w:t>
            </w:r>
            <w:r>
              <w:rPr>
                <w:rFonts w:hint="eastAsia"/>
                <w:kern w:val="0"/>
                <w:sz w:val="18"/>
                <w:szCs w:val="18"/>
                <w:lang w:val="en-US"/>
              </w:rPr>
              <w:t>、</w:t>
            </w:r>
            <w:r>
              <w:rPr>
                <w:rFonts w:hint="eastAsia"/>
                <w:kern w:val="0"/>
                <w:sz w:val="18"/>
                <w:szCs w:val="18"/>
                <w:lang w:val="en-US"/>
              </w:rPr>
              <w:t>5.4.2</w:t>
            </w:r>
            <w:r>
              <w:rPr>
                <w:rFonts w:hint="eastAsia"/>
                <w:kern w:val="0"/>
                <w:sz w:val="18"/>
                <w:szCs w:val="18"/>
                <w:lang w:val="en-US"/>
              </w:rPr>
              <w:t>、</w:t>
            </w:r>
            <w:r>
              <w:rPr>
                <w:rFonts w:hint="eastAsia"/>
                <w:kern w:val="0"/>
                <w:sz w:val="18"/>
                <w:szCs w:val="18"/>
                <w:lang w:val="en-US"/>
              </w:rPr>
              <w:t>5.5.11</w:t>
            </w:r>
            <w:r>
              <w:rPr>
                <w:rFonts w:hint="eastAsia"/>
                <w:kern w:val="0"/>
                <w:sz w:val="18"/>
                <w:szCs w:val="18"/>
                <w:lang w:val="en-US"/>
              </w:rPr>
              <w:t>、</w:t>
            </w:r>
            <w:r>
              <w:rPr>
                <w:rFonts w:hint="eastAsia"/>
                <w:kern w:val="0"/>
                <w:sz w:val="18"/>
                <w:szCs w:val="18"/>
                <w:lang w:val="en-US"/>
              </w:rPr>
              <w:t>5.5.12</w:t>
            </w:r>
            <w:r>
              <w:rPr>
                <w:rFonts w:hint="eastAsia"/>
                <w:kern w:val="0"/>
                <w:sz w:val="18"/>
                <w:szCs w:val="18"/>
                <w:lang w:val="en-US"/>
              </w:rPr>
              <w:t>；</w:t>
            </w:r>
          </w:p>
          <w:p w14:paraId="187BF5C2" w14:textId="77777777" w:rsidR="000829C4" w:rsidRDefault="00000000">
            <w:pPr>
              <w:pStyle w:val="af"/>
              <w:ind w:firstLineChars="0" w:firstLine="0"/>
              <w:jc w:val="left"/>
              <w:rPr>
                <w:kern w:val="0"/>
                <w:sz w:val="18"/>
                <w:szCs w:val="18"/>
                <w:lang w:val="en-US"/>
              </w:rPr>
            </w:pPr>
            <w:r>
              <w:rPr>
                <w:rFonts w:hint="eastAsia"/>
                <w:kern w:val="0"/>
                <w:sz w:val="18"/>
                <w:szCs w:val="18"/>
                <w:lang w:val="en-US"/>
              </w:rPr>
              <w:t>5.7</w:t>
            </w:r>
            <w:r>
              <w:rPr>
                <w:rFonts w:hint="eastAsia"/>
                <w:kern w:val="0"/>
                <w:sz w:val="18"/>
                <w:szCs w:val="18"/>
                <w:lang w:val="en-US"/>
              </w:rPr>
              <w:t>整个章节的功能调整；</w:t>
            </w:r>
          </w:p>
          <w:p w14:paraId="668FE1A0" w14:textId="77777777" w:rsidR="000829C4" w:rsidRDefault="00000000">
            <w:pPr>
              <w:pStyle w:val="af"/>
              <w:ind w:firstLineChars="0" w:firstLine="0"/>
              <w:jc w:val="left"/>
              <w:rPr>
                <w:kern w:val="0"/>
                <w:sz w:val="18"/>
                <w:szCs w:val="18"/>
                <w:lang w:val="en-US"/>
              </w:rPr>
            </w:pPr>
            <w:r>
              <w:rPr>
                <w:rFonts w:hint="eastAsia"/>
                <w:kern w:val="0"/>
                <w:sz w:val="18"/>
                <w:szCs w:val="18"/>
                <w:lang w:val="en-US"/>
              </w:rPr>
              <w:t>5.8.2</w:t>
            </w:r>
          </w:p>
        </w:tc>
        <w:tc>
          <w:tcPr>
            <w:tcW w:w="839" w:type="dxa"/>
            <w:vAlign w:val="center"/>
          </w:tcPr>
          <w:p w14:paraId="38CFA246"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10912788" w14:textId="77777777" w:rsidR="000829C4" w:rsidRDefault="000829C4">
            <w:pPr>
              <w:jc w:val="center"/>
              <w:rPr>
                <w:kern w:val="0"/>
                <w:sz w:val="20"/>
                <w:szCs w:val="21"/>
              </w:rPr>
            </w:pPr>
          </w:p>
        </w:tc>
      </w:tr>
      <w:tr w:rsidR="000829C4" w14:paraId="25D9CC57" w14:textId="77777777">
        <w:trPr>
          <w:jc w:val="center"/>
        </w:trPr>
        <w:tc>
          <w:tcPr>
            <w:tcW w:w="944" w:type="dxa"/>
            <w:vAlign w:val="center"/>
          </w:tcPr>
          <w:p w14:paraId="24ED6744"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V3.1</w:t>
            </w:r>
          </w:p>
        </w:tc>
        <w:tc>
          <w:tcPr>
            <w:tcW w:w="1147" w:type="dxa"/>
            <w:vAlign w:val="center"/>
          </w:tcPr>
          <w:p w14:paraId="429F5F97"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2021-04-21</w:t>
            </w:r>
          </w:p>
        </w:tc>
        <w:tc>
          <w:tcPr>
            <w:tcW w:w="1239" w:type="dxa"/>
            <w:vAlign w:val="center"/>
          </w:tcPr>
          <w:p w14:paraId="7722ED0F"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11ED440D" w14:textId="77777777" w:rsidR="000829C4" w:rsidRDefault="00000000">
            <w:pPr>
              <w:pStyle w:val="af"/>
              <w:ind w:firstLineChars="0" w:firstLine="0"/>
              <w:jc w:val="left"/>
              <w:rPr>
                <w:kern w:val="0"/>
                <w:sz w:val="18"/>
                <w:szCs w:val="18"/>
                <w:lang w:val="en-US"/>
              </w:rPr>
            </w:pPr>
            <w:r>
              <w:rPr>
                <w:rFonts w:hint="eastAsia"/>
                <w:kern w:val="0"/>
                <w:sz w:val="18"/>
                <w:szCs w:val="18"/>
                <w:lang w:val="en-US"/>
              </w:rPr>
              <w:t>6.1.1</w:t>
            </w:r>
            <w:r>
              <w:rPr>
                <w:rFonts w:hint="eastAsia"/>
                <w:kern w:val="0"/>
                <w:sz w:val="18"/>
                <w:szCs w:val="18"/>
                <w:lang w:val="en-US"/>
              </w:rPr>
              <w:t>、</w:t>
            </w:r>
            <w:r>
              <w:rPr>
                <w:rFonts w:hint="eastAsia"/>
                <w:kern w:val="0"/>
                <w:sz w:val="18"/>
                <w:szCs w:val="18"/>
                <w:lang w:val="en-US"/>
              </w:rPr>
              <w:t>6.1.2</w:t>
            </w:r>
            <w:r>
              <w:rPr>
                <w:rFonts w:hint="eastAsia"/>
                <w:kern w:val="0"/>
                <w:sz w:val="18"/>
                <w:szCs w:val="18"/>
                <w:lang w:val="en-US"/>
              </w:rPr>
              <w:t>、</w:t>
            </w:r>
            <w:r>
              <w:rPr>
                <w:rFonts w:hint="eastAsia"/>
                <w:kern w:val="0"/>
                <w:sz w:val="18"/>
                <w:szCs w:val="18"/>
                <w:lang w:val="en-US"/>
              </w:rPr>
              <w:t>6.1.4</w:t>
            </w:r>
            <w:r>
              <w:rPr>
                <w:rFonts w:hint="eastAsia"/>
                <w:kern w:val="0"/>
                <w:sz w:val="18"/>
                <w:szCs w:val="18"/>
                <w:lang w:val="en-US"/>
              </w:rPr>
              <w:t>、</w:t>
            </w:r>
            <w:r>
              <w:rPr>
                <w:rFonts w:hint="eastAsia"/>
                <w:kern w:val="0"/>
                <w:sz w:val="18"/>
                <w:szCs w:val="18"/>
                <w:lang w:val="en-US"/>
              </w:rPr>
              <w:t>6.2</w:t>
            </w:r>
            <w:r>
              <w:rPr>
                <w:rFonts w:hint="eastAsia"/>
                <w:kern w:val="0"/>
                <w:sz w:val="18"/>
                <w:szCs w:val="18"/>
                <w:lang w:val="en-US"/>
              </w:rPr>
              <w:t>、</w:t>
            </w:r>
            <w:r>
              <w:rPr>
                <w:rFonts w:hint="eastAsia"/>
                <w:kern w:val="0"/>
                <w:sz w:val="18"/>
                <w:szCs w:val="18"/>
                <w:lang w:val="en-US"/>
              </w:rPr>
              <w:t>6.3.2</w:t>
            </w:r>
            <w:r>
              <w:rPr>
                <w:rFonts w:hint="eastAsia"/>
                <w:kern w:val="0"/>
                <w:sz w:val="18"/>
                <w:szCs w:val="18"/>
                <w:lang w:val="en-US"/>
              </w:rPr>
              <w:t>、</w:t>
            </w:r>
            <w:r>
              <w:rPr>
                <w:rFonts w:hint="eastAsia"/>
                <w:kern w:val="0"/>
                <w:sz w:val="18"/>
                <w:szCs w:val="18"/>
                <w:lang w:val="en-US"/>
              </w:rPr>
              <w:t>6.3.3</w:t>
            </w:r>
            <w:r>
              <w:rPr>
                <w:rFonts w:hint="eastAsia"/>
                <w:kern w:val="0"/>
                <w:sz w:val="18"/>
                <w:szCs w:val="18"/>
                <w:lang w:val="en-US"/>
              </w:rPr>
              <w:t>、</w:t>
            </w:r>
            <w:r>
              <w:rPr>
                <w:rFonts w:hint="eastAsia"/>
                <w:kern w:val="0"/>
                <w:sz w:val="18"/>
                <w:szCs w:val="18"/>
                <w:lang w:val="en-US"/>
              </w:rPr>
              <w:t>6.3.6</w:t>
            </w:r>
            <w:r>
              <w:rPr>
                <w:rFonts w:hint="eastAsia"/>
                <w:kern w:val="0"/>
                <w:sz w:val="18"/>
                <w:szCs w:val="18"/>
                <w:lang w:val="en-US"/>
              </w:rPr>
              <w:t>、</w:t>
            </w:r>
            <w:r>
              <w:rPr>
                <w:rFonts w:hint="eastAsia"/>
                <w:kern w:val="0"/>
                <w:sz w:val="18"/>
                <w:szCs w:val="18"/>
                <w:lang w:val="en-US"/>
              </w:rPr>
              <w:t>6.4</w:t>
            </w:r>
            <w:r>
              <w:rPr>
                <w:rFonts w:hint="eastAsia"/>
                <w:kern w:val="0"/>
                <w:sz w:val="18"/>
                <w:szCs w:val="18"/>
                <w:lang w:val="en-US"/>
              </w:rPr>
              <w:t>、</w:t>
            </w:r>
            <w:r>
              <w:rPr>
                <w:rFonts w:hint="eastAsia"/>
                <w:kern w:val="0"/>
                <w:sz w:val="18"/>
                <w:szCs w:val="18"/>
                <w:lang w:val="en-US"/>
              </w:rPr>
              <w:t>6.5.3</w:t>
            </w:r>
            <w:r>
              <w:rPr>
                <w:rFonts w:hint="eastAsia"/>
                <w:kern w:val="0"/>
                <w:sz w:val="18"/>
                <w:szCs w:val="18"/>
                <w:lang w:val="en-US"/>
              </w:rPr>
              <w:t>、</w:t>
            </w:r>
            <w:r>
              <w:rPr>
                <w:rFonts w:hint="eastAsia"/>
                <w:kern w:val="0"/>
                <w:sz w:val="18"/>
                <w:szCs w:val="18"/>
                <w:lang w:val="en-US"/>
              </w:rPr>
              <w:t>6.5.4</w:t>
            </w:r>
            <w:r>
              <w:rPr>
                <w:rFonts w:hint="eastAsia"/>
                <w:kern w:val="0"/>
                <w:sz w:val="18"/>
                <w:szCs w:val="18"/>
                <w:lang w:val="en-US"/>
              </w:rPr>
              <w:t>、</w:t>
            </w:r>
            <w:r>
              <w:rPr>
                <w:rFonts w:hint="eastAsia"/>
                <w:kern w:val="0"/>
                <w:sz w:val="18"/>
                <w:szCs w:val="18"/>
                <w:lang w:val="en-US"/>
              </w:rPr>
              <w:t>6.4.7</w:t>
            </w:r>
          </w:p>
          <w:p w14:paraId="565853E7" w14:textId="77777777" w:rsidR="000829C4" w:rsidRDefault="00000000">
            <w:pPr>
              <w:pStyle w:val="af"/>
              <w:ind w:firstLineChars="0" w:firstLine="0"/>
              <w:jc w:val="left"/>
              <w:rPr>
                <w:kern w:val="0"/>
                <w:sz w:val="18"/>
                <w:szCs w:val="18"/>
                <w:lang w:val="en-US"/>
              </w:rPr>
            </w:pPr>
            <w:r>
              <w:rPr>
                <w:rFonts w:hint="eastAsia"/>
                <w:kern w:val="0"/>
                <w:sz w:val="18"/>
                <w:szCs w:val="18"/>
                <w:lang w:val="en-US"/>
              </w:rPr>
              <w:t>7.2.1</w:t>
            </w:r>
            <w:r>
              <w:rPr>
                <w:rFonts w:hint="eastAsia"/>
                <w:kern w:val="0"/>
                <w:sz w:val="18"/>
                <w:szCs w:val="18"/>
                <w:lang w:val="en-US"/>
              </w:rPr>
              <w:t>、</w:t>
            </w:r>
            <w:r>
              <w:rPr>
                <w:rFonts w:hint="eastAsia"/>
                <w:kern w:val="0"/>
                <w:sz w:val="18"/>
                <w:szCs w:val="18"/>
                <w:lang w:val="en-US"/>
              </w:rPr>
              <w:t>7.2.2</w:t>
            </w:r>
            <w:r>
              <w:rPr>
                <w:rFonts w:hint="eastAsia"/>
                <w:kern w:val="0"/>
                <w:sz w:val="18"/>
                <w:szCs w:val="18"/>
                <w:lang w:val="en-US"/>
              </w:rPr>
              <w:t>、</w:t>
            </w:r>
            <w:r>
              <w:rPr>
                <w:rFonts w:hint="eastAsia"/>
                <w:kern w:val="0"/>
                <w:sz w:val="18"/>
                <w:szCs w:val="18"/>
                <w:lang w:val="en-US"/>
              </w:rPr>
              <w:t>7.3.1</w:t>
            </w:r>
          </w:p>
          <w:p w14:paraId="1597B311" w14:textId="77777777" w:rsidR="000829C4" w:rsidRDefault="00000000">
            <w:pPr>
              <w:pStyle w:val="af"/>
              <w:ind w:firstLineChars="0" w:firstLine="0"/>
              <w:jc w:val="left"/>
              <w:rPr>
                <w:kern w:val="0"/>
                <w:sz w:val="18"/>
                <w:szCs w:val="18"/>
                <w:lang w:val="en-US"/>
              </w:rPr>
            </w:pPr>
            <w:r>
              <w:rPr>
                <w:rFonts w:hint="eastAsia"/>
                <w:kern w:val="0"/>
                <w:sz w:val="18"/>
                <w:szCs w:val="18"/>
                <w:lang w:val="en-US"/>
              </w:rPr>
              <w:t>4.1.7</w:t>
            </w:r>
            <w:r>
              <w:rPr>
                <w:rFonts w:hint="eastAsia"/>
                <w:kern w:val="0"/>
                <w:sz w:val="18"/>
                <w:szCs w:val="18"/>
                <w:lang w:val="en-US"/>
              </w:rPr>
              <w:t>、</w:t>
            </w:r>
            <w:r>
              <w:rPr>
                <w:rFonts w:hint="eastAsia"/>
                <w:kern w:val="0"/>
                <w:sz w:val="18"/>
                <w:szCs w:val="18"/>
                <w:lang w:val="en-US"/>
              </w:rPr>
              <w:t>6.1.1</w:t>
            </w:r>
          </w:p>
        </w:tc>
        <w:tc>
          <w:tcPr>
            <w:tcW w:w="839" w:type="dxa"/>
            <w:vAlign w:val="center"/>
          </w:tcPr>
          <w:p w14:paraId="77BD4719"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335D8591" w14:textId="77777777" w:rsidR="000829C4" w:rsidRDefault="000829C4">
            <w:pPr>
              <w:jc w:val="center"/>
              <w:rPr>
                <w:kern w:val="0"/>
                <w:sz w:val="20"/>
                <w:szCs w:val="21"/>
              </w:rPr>
            </w:pPr>
          </w:p>
        </w:tc>
      </w:tr>
      <w:tr w:rsidR="000829C4" w14:paraId="1FAC2811" w14:textId="77777777">
        <w:trPr>
          <w:jc w:val="center"/>
        </w:trPr>
        <w:tc>
          <w:tcPr>
            <w:tcW w:w="944" w:type="dxa"/>
            <w:vAlign w:val="center"/>
          </w:tcPr>
          <w:p w14:paraId="2F80F614"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V3.2</w:t>
            </w:r>
          </w:p>
        </w:tc>
        <w:tc>
          <w:tcPr>
            <w:tcW w:w="1147" w:type="dxa"/>
            <w:vAlign w:val="center"/>
          </w:tcPr>
          <w:p w14:paraId="016D3A41"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2021-04-29</w:t>
            </w:r>
          </w:p>
        </w:tc>
        <w:tc>
          <w:tcPr>
            <w:tcW w:w="1239" w:type="dxa"/>
            <w:vAlign w:val="center"/>
          </w:tcPr>
          <w:p w14:paraId="5660930C"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51F61F7B" w14:textId="77777777" w:rsidR="000829C4" w:rsidRDefault="00000000">
            <w:pPr>
              <w:pStyle w:val="af"/>
              <w:ind w:firstLineChars="0" w:firstLine="0"/>
              <w:jc w:val="left"/>
              <w:rPr>
                <w:kern w:val="0"/>
                <w:sz w:val="18"/>
                <w:szCs w:val="18"/>
                <w:lang w:val="en-US"/>
              </w:rPr>
            </w:pPr>
            <w:r>
              <w:rPr>
                <w:rFonts w:hint="eastAsia"/>
                <w:kern w:val="0"/>
                <w:sz w:val="18"/>
                <w:szCs w:val="18"/>
                <w:lang w:val="en-US"/>
              </w:rPr>
              <w:t>4.1.1:</w:t>
            </w:r>
            <w:r>
              <w:rPr>
                <w:rFonts w:hint="eastAsia"/>
                <w:kern w:val="0"/>
                <w:sz w:val="18"/>
                <w:szCs w:val="18"/>
                <w:lang w:val="en-US"/>
              </w:rPr>
              <w:t>增加纳税主体简称</w:t>
            </w:r>
          </w:p>
          <w:p w14:paraId="6A229B1B" w14:textId="77777777" w:rsidR="000829C4" w:rsidRDefault="00000000">
            <w:pPr>
              <w:pStyle w:val="af"/>
              <w:ind w:firstLineChars="0" w:firstLine="0"/>
              <w:jc w:val="left"/>
              <w:rPr>
                <w:kern w:val="0"/>
                <w:sz w:val="18"/>
                <w:szCs w:val="18"/>
                <w:lang w:val="en-US"/>
              </w:rPr>
            </w:pPr>
            <w:r>
              <w:rPr>
                <w:rFonts w:hint="eastAsia"/>
                <w:kern w:val="0"/>
                <w:sz w:val="18"/>
                <w:szCs w:val="18"/>
                <w:lang w:val="en-US"/>
              </w:rPr>
              <w:t>4.1.2</w:t>
            </w:r>
            <w:r>
              <w:rPr>
                <w:rFonts w:hint="eastAsia"/>
                <w:kern w:val="0"/>
                <w:sz w:val="18"/>
                <w:szCs w:val="18"/>
                <w:lang w:val="en-US"/>
              </w:rPr>
              <w:t>：增加变更日期</w:t>
            </w:r>
          </w:p>
          <w:p w14:paraId="4CA54A74" w14:textId="77777777" w:rsidR="000829C4" w:rsidRDefault="00000000">
            <w:pPr>
              <w:pStyle w:val="af"/>
              <w:ind w:firstLineChars="0" w:firstLine="0"/>
              <w:jc w:val="left"/>
              <w:rPr>
                <w:kern w:val="0"/>
                <w:sz w:val="18"/>
                <w:szCs w:val="18"/>
                <w:lang w:val="en-US"/>
              </w:rPr>
            </w:pPr>
            <w:r>
              <w:rPr>
                <w:rFonts w:hint="eastAsia"/>
                <w:kern w:val="0"/>
                <w:sz w:val="18"/>
                <w:szCs w:val="18"/>
                <w:lang w:val="en-US"/>
              </w:rPr>
              <w:t>4.1.3</w:t>
            </w:r>
            <w:r>
              <w:rPr>
                <w:rFonts w:hint="eastAsia"/>
                <w:kern w:val="0"/>
                <w:sz w:val="18"/>
                <w:szCs w:val="18"/>
                <w:lang w:val="en-US"/>
              </w:rPr>
              <w:t>：隐藏系统预置</w:t>
            </w:r>
          </w:p>
          <w:p w14:paraId="7C261057" w14:textId="77777777" w:rsidR="000829C4" w:rsidRDefault="00000000">
            <w:pPr>
              <w:pStyle w:val="af"/>
              <w:ind w:firstLineChars="0" w:firstLine="0"/>
              <w:jc w:val="left"/>
              <w:rPr>
                <w:kern w:val="0"/>
                <w:sz w:val="18"/>
                <w:szCs w:val="18"/>
                <w:lang w:val="en-US"/>
              </w:rPr>
            </w:pPr>
            <w:r>
              <w:rPr>
                <w:rFonts w:hint="eastAsia"/>
                <w:kern w:val="0"/>
                <w:sz w:val="18"/>
                <w:szCs w:val="18"/>
                <w:lang w:val="en-US"/>
              </w:rPr>
              <w:t>7.2.3</w:t>
            </w:r>
            <w:r>
              <w:rPr>
                <w:rFonts w:hint="eastAsia"/>
                <w:kern w:val="0"/>
                <w:sz w:val="18"/>
                <w:szCs w:val="18"/>
                <w:lang w:val="en-US"/>
              </w:rPr>
              <w:t>：新增印花税目变更</w:t>
            </w:r>
          </w:p>
          <w:p w14:paraId="5B4DCF64" w14:textId="77777777" w:rsidR="000829C4" w:rsidRDefault="00000000">
            <w:pPr>
              <w:pStyle w:val="af"/>
              <w:ind w:firstLineChars="0" w:firstLine="0"/>
              <w:jc w:val="left"/>
              <w:rPr>
                <w:kern w:val="0"/>
                <w:sz w:val="18"/>
                <w:szCs w:val="18"/>
                <w:lang w:val="en-US"/>
              </w:rPr>
            </w:pPr>
            <w:r>
              <w:rPr>
                <w:rFonts w:hint="eastAsia"/>
                <w:kern w:val="0"/>
                <w:sz w:val="18"/>
                <w:szCs w:val="18"/>
                <w:lang w:val="en-US"/>
              </w:rPr>
              <w:t>6.4.4</w:t>
            </w:r>
            <w:r>
              <w:rPr>
                <w:rFonts w:hint="eastAsia"/>
                <w:kern w:val="0"/>
                <w:sz w:val="18"/>
                <w:szCs w:val="18"/>
                <w:lang w:val="en-US"/>
              </w:rPr>
              <w:t>：开票信息变更功能调整</w:t>
            </w:r>
          </w:p>
          <w:p w14:paraId="531A1DD9" w14:textId="77777777" w:rsidR="000829C4" w:rsidRDefault="00000000">
            <w:pPr>
              <w:pStyle w:val="af"/>
              <w:ind w:firstLineChars="0" w:firstLine="0"/>
              <w:jc w:val="left"/>
              <w:rPr>
                <w:kern w:val="0"/>
                <w:sz w:val="18"/>
                <w:szCs w:val="18"/>
                <w:lang w:val="en-US"/>
              </w:rPr>
            </w:pPr>
            <w:r>
              <w:rPr>
                <w:rFonts w:hint="eastAsia"/>
                <w:kern w:val="0"/>
                <w:sz w:val="18"/>
                <w:szCs w:val="18"/>
                <w:lang w:val="en-US"/>
              </w:rPr>
              <w:t>5.6.3</w:t>
            </w:r>
            <w:r>
              <w:rPr>
                <w:rFonts w:hint="eastAsia"/>
                <w:kern w:val="0"/>
                <w:sz w:val="18"/>
                <w:szCs w:val="18"/>
                <w:lang w:val="en-US"/>
              </w:rPr>
              <w:t>、</w:t>
            </w:r>
            <w:r>
              <w:rPr>
                <w:rFonts w:hint="eastAsia"/>
                <w:kern w:val="0"/>
                <w:sz w:val="18"/>
                <w:szCs w:val="18"/>
                <w:lang w:val="en-US"/>
              </w:rPr>
              <w:t>5.6.4</w:t>
            </w:r>
            <w:r>
              <w:rPr>
                <w:rFonts w:hint="eastAsia"/>
                <w:kern w:val="0"/>
                <w:sz w:val="18"/>
                <w:szCs w:val="18"/>
                <w:lang w:val="en-US"/>
              </w:rPr>
              <w:t>、</w:t>
            </w:r>
            <w:r>
              <w:rPr>
                <w:rFonts w:hint="eastAsia"/>
                <w:kern w:val="0"/>
                <w:sz w:val="18"/>
                <w:szCs w:val="18"/>
                <w:lang w:val="en-US"/>
              </w:rPr>
              <w:t>5.6.5</w:t>
            </w:r>
            <w:r>
              <w:rPr>
                <w:rFonts w:hint="eastAsia"/>
                <w:kern w:val="0"/>
                <w:sz w:val="18"/>
                <w:szCs w:val="18"/>
                <w:lang w:val="en-US"/>
              </w:rPr>
              <w:t>、</w:t>
            </w:r>
            <w:r>
              <w:rPr>
                <w:rFonts w:hint="eastAsia"/>
                <w:kern w:val="0"/>
                <w:sz w:val="18"/>
                <w:szCs w:val="18"/>
                <w:lang w:val="en-US"/>
              </w:rPr>
              <w:t>5.6.6</w:t>
            </w:r>
            <w:r>
              <w:rPr>
                <w:rFonts w:hint="eastAsia"/>
                <w:kern w:val="0"/>
                <w:sz w:val="18"/>
                <w:szCs w:val="18"/>
                <w:lang w:val="en-US"/>
              </w:rPr>
              <w:t>：贷款损失调整</w:t>
            </w:r>
          </w:p>
          <w:p w14:paraId="2BF7E49A" w14:textId="77777777" w:rsidR="000829C4" w:rsidRDefault="00000000">
            <w:pPr>
              <w:pStyle w:val="af"/>
              <w:ind w:firstLineChars="0" w:firstLine="0"/>
              <w:jc w:val="left"/>
              <w:rPr>
                <w:kern w:val="0"/>
                <w:sz w:val="18"/>
                <w:szCs w:val="18"/>
                <w:lang w:val="en-US"/>
              </w:rPr>
            </w:pPr>
            <w:r>
              <w:rPr>
                <w:rFonts w:hint="eastAsia"/>
                <w:kern w:val="0"/>
                <w:sz w:val="18"/>
                <w:szCs w:val="18"/>
                <w:lang w:val="en-US"/>
              </w:rPr>
              <w:t>5.7.4</w:t>
            </w:r>
            <w:r>
              <w:rPr>
                <w:rFonts w:hint="eastAsia"/>
                <w:kern w:val="0"/>
                <w:sz w:val="18"/>
                <w:szCs w:val="18"/>
                <w:lang w:val="en-US"/>
              </w:rPr>
              <w:t>：折旧摊销算法微调</w:t>
            </w:r>
          </w:p>
          <w:p w14:paraId="6009A875" w14:textId="77777777" w:rsidR="000829C4" w:rsidRDefault="00000000">
            <w:pPr>
              <w:pStyle w:val="af"/>
              <w:ind w:firstLineChars="0" w:firstLine="0"/>
              <w:jc w:val="left"/>
              <w:rPr>
                <w:kern w:val="0"/>
                <w:sz w:val="18"/>
                <w:szCs w:val="18"/>
                <w:lang w:val="en-US"/>
              </w:rPr>
            </w:pPr>
            <w:r>
              <w:rPr>
                <w:rFonts w:hint="eastAsia"/>
                <w:kern w:val="0"/>
                <w:sz w:val="18"/>
                <w:szCs w:val="18"/>
                <w:lang w:val="en-US"/>
              </w:rPr>
              <w:t>6.4.1</w:t>
            </w:r>
          </w:p>
        </w:tc>
        <w:tc>
          <w:tcPr>
            <w:tcW w:w="839" w:type="dxa"/>
            <w:vAlign w:val="center"/>
          </w:tcPr>
          <w:p w14:paraId="6D907967"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5A8E49A5" w14:textId="77777777" w:rsidR="000829C4" w:rsidRDefault="00000000">
            <w:pPr>
              <w:jc w:val="center"/>
              <w:rPr>
                <w:kern w:val="0"/>
                <w:sz w:val="20"/>
                <w:szCs w:val="21"/>
              </w:rPr>
            </w:pPr>
            <w:r>
              <w:rPr>
                <w:rFonts w:hint="eastAsia"/>
                <w:kern w:val="0"/>
                <w:sz w:val="20"/>
                <w:szCs w:val="21"/>
              </w:rPr>
              <w:t xml:space="preserve"> </w:t>
            </w:r>
          </w:p>
        </w:tc>
      </w:tr>
      <w:tr w:rsidR="000829C4" w14:paraId="4DBE38F6" w14:textId="77777777">
        <w:trPr>
          <w:jc w:val="center"/>
        </w:trPr>
        <w:tc>
          <w:tcPr>
            <w:tcW w:w="944" w:type="dxa"/>
            <w:vAlign w:val="center"/>
          </w:tcPr>
          <w:p w14:paraId="2A89E7F2"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V3.3</w:t>
            </w:r>
          </w:p>
        </w:tc>
        <w:tc>
          <w:tcPr>
            <w:tcW w:w="1147" w:type="dxa"/>
            <w:vAlign w:val="center"/>
          </w:tcPr>
          <w:p w14:paraId="07940B9B"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2021-05-11</w:t>
            </w:r>
          </w:p>
        </w:tc>
        <w:tc>
          <w:tcPr>
            <w:tcW w:w="1239" w:type="dxa"/>
            <w:vAlign w:val="center"/>
          </w:tcPr>
          <w:p w14:paraId="558DE0DF"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3EF8A141" w14:textId="77777777" w:rsidR="000829C4" w:rsidRDefault="00000000">
            <w:pPr>
              <w:pStyle w:val="af"/>
              <w:ind w:firstLineChars="0" w:firstLine="0"/>
              <w:jc w:val="left"/>
              <w:rPr>
                <w:kern w:val="0"/>
                <w:sz w:val="18"/>
                <w:szCs w:val="18"/>
                <w:lang w:val="en-US"/>
              </w:rPr>
            </w:pPr>
            <w:r>
              <w:rPr>
                <w:rFonts w:hint="eastAsia"/>
                <w:kern w:val="0"/>
                <w:sz w:val="18"/>
                <w:szCs w:val="18"/>
                <w:lang w:val="en-US"/>
              </w:rPr>
              <w:t>5.5.14</w:t>
            </w:r>
            <w:r>
              <w:rPr>
                <w:rFonts w:hint="eastAsia"/>
                <w:kern w:val="0"/>
                <w:sz w:val="18"/>
                <w:szCs w:val="18"/>
                <w:lang w:val="en-US"/>
              </w:rPr>
              <w:t>、</w:t>
            </w:r>
            <w:r>
              <w:rPr>
                <w:rFonts w:hint="eastAsia"/>
                <w:kern w:val="0"/>
                <w:sz w:val="18"/>
                <w:szCs w:val="18"/>
                <w:lang w:val="en-US"/>
              </w:rPr>
              <w:t>5.5.15</w:t>
            </w:r>
            <w:r>
              <w:rPr>
                <w:rFonts w:hint="eastAsia"/>
                <w:kern w:val="0"/>
                <w:sz w:val="18"/>
                <w:szCs w:val="18"/>
                <w:lang w:val="en-US"/>
              </w:rPr>
              <w:t>：所得税纳税调整</w:t>
            </w:r>
          </w:p>
          <w:p w14:paraId="634F1713" w14:textId="77777777" w:rsidR="000829C4" w:rsidRDefault="00000000">
            <w:pPr>
              <w:pStyle w:val="af"/>
              <w:ind w:firstLineChars="0" w:firstLine="0"/>
              <w:jc w:val="left"/>
              <w:rPr>
                <w:kern w:val="0"/>
                <w:sz w:val="18"/>
                <w:szCs w:val="18"/>
                <w:lang w:val="en-US"/>
              </w:rPr>
            </w:pPr>
            <w:r>
              <w:rPr>
                <w:rFonts w:hint="eastAsia"/>
                <w:kern w:val="0"/>
                <w:sz w:val="18"/>
                <w:szCs w:val="18"/>
                <w:lang w:val="en-US"/>
              </w:rPr>
              <w:t>5.5.3-5.5.8</w:t>
            </w:r>
            <w:r>
              <w:rPr>
                <w:rFonts w:hint="eastAsia"/>
                <w:kern w:val="0"/>
                <w:sz w:val="18"/>
                <w:szCs w:val="18"/>
                <w:lang w:val="en-US"/>
              </w:rPr>
              <w:t>：所得税台</w:t>
            </w:r>
            <w:proofErr w:type="gramStart"/>
            <w:r>
              <w:rPr>
                <w:rFonts w:hint="eastAsia"/>
                <w:kern w:val="0"/>
                <w:sz w:val="18"/>
                <w:szCs w:val="18"/>
                <w:lang w:val="en-US"/>
              </w:rPr>
              <w:t>账调整</w:t>
            </w:r>
            <w:proofErr w:type="gramEnd"/>
            <w:r>
              <w:rPr>
                <w:rFonts w:hint="eastAsia"/>
                <w:kern w:val="0"/>
                <w:sz w:val="18"/>
                <w:szCs w:val="18"/>
                <w:lang w:val="en-US"/>
              </w:rPr>
              <w:t>或新增</w:t>
            </w:r>
          </w:p>
        </w:tc>
        <w:tc>
          <w:tcPr>
            <w:tcW w:w="839" w:type="dxa"/>
            <w:vAlign w:val="center"/>
          </w:tcPr>
          <w:p w14:paraId="6C351349"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4B31BA20" w14:textId="77777777" w:rsidR="000829C4" w:rsidRDefault="000829C4">
            <w:pPr>
              <w:jc w:val="center"/>
              <w:rPr>
                <w:kern w:val="0"/>
                <w:sz w:val="20"/>
                <w:szCs w:val="21"/>
              </w:rPr>
            </w:pPr>
          </w:p>
        </w:tc>
      </w:tr>
      <w:tr w:rsidR="000829C4" w14:paraId="371CDFCC" w14:textId="77777777">
        <w:trPr>
          <w:jc w:val="center"/>
        </w:trPr>
        <w:tc>
          <w:tcPr>
            <w:tcW w:w="944" w:type="dxa"/>
            <w:vAlign w:val="center"/>
          </w:tcPr>
          <w:p w14:paraId="159C1F52"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V3.4</w:t>
            </w:r>
          </w:p>
        </w:tc>
        <w:tc>
          <w:tcPr>
            <w:tcW w:w="1147" w:type="dxa"/>
            <w:vAlign w:val="center"/>
          </w:tcPr>
          <w:p w14:paraId="216A3A1F"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2021-05-19</w:t>
            </w:r>
          </w:p>
        </w:tc>
        <w:tc>
          <w:tcPr>
            <w:tcW w:w="1239" w:type="dxa"/>
            <w:vAlign w:val="center"/>
          </w:tcPr>
          <w:p w14:paraId="03448CFC"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77E14B3A" w14:textId="77777777" w:rsidR="000829C4" w:rsidRDefault="00000000">
            <w:pPr>
              <w:pStyle w:val="af"/>
              <w:ind w:firstLineChars="0" w:firstLine="0"/>
              <w:jc w:val="left"/>
              <w:rPr>
                <w:kern w:val="0"/>
                <w:sz w:val="18"/>
                <w:szCs w:val="18"/>
                <w:lang w:val="en-US"/>
              </w:rPr>
            </w:pPr>
            <w:r>
              <w:rPr>
                <w:rFonts w:hint="eastAsia"/>
                <w:kern w:val="0"/>
                <w:sz w:val="18"/>
                <w:szCs w:val="18"/>
                <w:lang w:val="en-US"/>
              </w:rPr>
              <w:t>4.1.1</w:t>
            </w:r>
          </w:p>
          <w:p w14:paraId="190FEC4E" w14:textId="77777777" w:rsidR="000829C4" w:rsidRDefault="00000000">
            <w:pPr>
              <w:pStyle w:val="af"/>
              <w:ind w:firstLineChars="0" w:firstLine="0"/>
              <w:jc w:val="left"/>
              <w:rPr>
                <w:kern w:val="0"/>
                <w:sz w:val="18"/>
                <w:szCs w:val="18"/>
                <w:lang w:val="en-US"/>
              </w:rPr>
            </w:pPr>
            <w:r>
              <w:rPr>
                <w:rFonts w:hint="eastAsia"/>
                <w:kern w:val="0"/>
                <w:sz w:val="18"/>
                <w:szCs w:val="18"/>
                <w:lang w:val="en-US"/>
              </w:rPr>
              <w:lastRenderedPageBreak/>
              <w:t>6.2.4</w:t>
            </w:r>
            <w:r>
              <w:rPr>
                <w:rFonts w:hint="eastAsia"/>
                <w:kern w:val="0"/>
                <w:sz w:val="18"/>
                <w:szCs w:val="18"/>
                <w:lang w:val="en-US"/>
              </w:rPr>
              <w:t>：价税分离设置调整</w:t>
            </w:r>
          </w:p>
          <w:p w14:paraId="12E93D09" w14:textId="77777777" w:rsidR="000829C4" w:rsidRDefault="00000000">
            <w:pPr>
              <w:pStyle w:val="af"/>
              <w:ind w:firstLineChars="0" w:firstLine="0"/>
              <w:jc w:val="left"/>
              <w:rPr>
                <w:kern w:val="0"/>
                <w:sz w:val="18"/>
                <w:szCs w:val="18"/>
                <w:lang w:val="en-US"/>
              </w:rPr>
            </w:pPr>
            <w:r>
              <w:rPr>
                <w:rFonts w:hint="eastAsia"/>
                <w:kern w:val="0"/>
                <w:sz w:val="18"/>
                <w:szCs w:val="18"/>
                <w:lang w:val="en-US"/>
              </w:rPr>
              <w:t>6.2.5</w:t>
            </w:r>
            <w:r>
              <w:rPr>
                <w:rFonts w:hint="eastAsia"/>
                <w:kern w:val="0"/>
                <w:sz w:val="18"/>
                <w:szCs w:val="18"/>
                <w:lang w:val="en-US"/>
              </w:rPr>
              <w:t>：开票设置调整</w:t>
            </w:r>
          </w:p>
          <w:p w14:paraId="18D74DCD" w14:textId="77777777" w:rsidR="000829C4" w:rsidRDefault="00000000">
            <w:pPr>
              <w:pStyle w:val="af"/>
              <w:ind w:firstLineChars="0" w:firstLine="0"/>
              <w:jc w:val="left"/>
              <w:rPr>
                <w:kern w:val="0"/>
                <w:sz w:val="18"/>
                <w:szCs w:val="18"/>
                <w:lang w:val="en-US"/>
              </w:rPr>
            </w:pPr>
            <w:r>
              <w:rPr>
                <w:rFonts w:hint="eastAsia"/>
                <w:kern w:val="0"/>
                <w:sz w:val="18"/>
                <w:szCs w:val="18"/>
                <w:lang w:val="en-US"/>
              </w:rPr>
              <w:t>6.2.6</w:t>
            </w:r>
            <w:r>
              <w:rPr>
                <w:rFonts w:hint="eastAsia"/>
                <w:kern w:val="0"/>
                <w:sz w:val="18"/>
                <w:szCs w:val="18"/>
                <w:lang w:val="en-US"/>
              </w:rPr>
              <w:t>：价税分离计算</w:t>
            </w:r>
          </w:p>
          <w:p w14:paraId="16D0688C" w14:textId="77777777" w:rsidR="000829C4" w:rsidRDefault="00000000">
            <w:pPr>
              <w:pStyle w:val="af"/>
              <w:ind w:firstLineChars="0" w:firstLine="0"/>
              <w:jc w:val="left"/>
              <w:rPr>
                <w:kern w:val="0"/>
                <w:sz w:val="18"/>
                <w:szCs w:val="18"/>
                <w:lang w:val="en-US"/>
              </w:rPr>
            </w:pPr>
            <w:r>
              <w:rPr>
                <w:rFonts w:hint="eastAsia"/>
                <w:kern w:val="0"/>
                <w:sz w:val="18"/>
                <w:szCs w:val="18"/>
                <w:lang w:val="en-US"/>
              </w:rPr>
              <w:t>6.2.8</w:t>
            </w:r>
            <w:r>
              <w:rPr>
                <w:rFonts w:hint="eastAsia"/>
                <w:kern w:val="0"/>
                <w:sz w:val="18"/>
                <w:szCs w:val="18"/>
                <w:lang w:val="en-US"/>
              </w:rPr>
              <w:t>：价税分离底稿调整</w:t>
            </w:r>
          </w:p>
          <w:p w14:paraId="544789BE" w14:textId="77777777" w:rsidR="000829C4" w:rsidRDefault="00000000">
            <w:pPr>
              <w:pStyle w:val="af"/>
              <w:ind w:firstLineChars="0" w:firstLine="0"/>
              <w:jc w:val="left"/>
              <w:rPr>
                <w:kern w:val="0"/>
                <w:sz w:val="18"/>
                <w:szCs w:val="18"/>
                <w:lang w:val="en-US"/>
              </w:rPr>
            </w:pPr>
            <w:r>
              <w:rPr>
                <w:rFonts w:hint="eastAsia"/>
                <w:kern w:val="0"/>
                <w:sz w:val="18"/>
                <w:szCs w:val="18"/>
                <w:lang w:val="en-US"/>
              </w:rPr>
              <w:t>6.4.6</w:t>
            </w:r>
            <w:r>
              <w:rPr>
                <w:rFonts w:hint="eastAsia"/>
                <w:kern w:val="0"/>
                <w:sz w:val="18"/>
                <w:szCs w:val="18"/>
                <w:lang w:val="en-US"/>
              </w:rPr>
              <w:t>：已开发票查询增加撤销</w:t>
            </w:r>
          </w:p>
        </w:tc>
        <w:tc>
          <w:tcPr>
            <w:tcW w:w="839" w:type="dxa"/>
            <w:vAlign w:val="center"/>
          </w:tcPr>
          <w:p w14:paraId="577C116B" w14:textId="77777777" w:rsidR="000829C4" w:rsidRDefault="00000000">
            <w:pPr>
              <w:pStyle w:val="af"/>
              <w:ind w:firstLineChars="0" w:firstLine="0"/>
              <w:jc w:val="center"/>
              <w:rPr>
                <w:kern w:val="0"/>
                <w:sz w:val="18"/>
                <w:szCs w:val="18"/>
                <w:lang w:val="en-US"/>
              </w:rPr>
            </w:pPr>
            <w:r>
              <w:rPr>
                <w:rFonts w:hint="eastAsia"/>
                <w:kern w:val="0"/>
                <w:sz w:val="18"/>
                <w:szCs w:val="18"/>
                <w:lang w:val="en-US"/>
              </w:rPr>
              <w:lastRenderedPageBreak/>
              <w:t>殷淑娟</w:t>
            </w:r>
          </w:p>
        </w:tc>
        <w:tc>
          <w:tcPr>
            <w:tcW w:w="753" w:type="dxa"/>
            <w:vAlign w:val="center"/>
          </w:tcPr>
          <w:p w14:paraId="4DB51614" w14:textId="77777777" w:rsidR="000829C4" w:rsidRDefault="000829C4">
            <w:pPr>
              <w:jc w:val="center"/>
              <w:rPr>
                <w:kern w:val="0"/>
                <w:sz w:val="20"/>
                <w:szCs w:val="21"/>
              </w:rPr>
            </w:pPr>
          </w:p>
        </w:tc>
      </w:tr>
      <w:tr w:rsidR="000829C4" w14:paraId="3CAD82F3" w14:textId="77777777">
        <w:trPr>
          <w:jc w:val="center"/>
        </w:trPr>
        <w:tc>
          <w:tcPr>
            <w:tcW w:w="944" w:type="dxa"/>
            <w:vAlign w:val="center"/>
          </w:tcPr>
          <w:p w14:paraId="69C2697A"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V3.5</w:t>
            </w:r>
          </w:p>
        </w:tc>
        <w:tc>
          <w:tcPr>
            <w:tcW w:w="1147" w:type="dxa"/>
            <w:vAlign w:val="center"/>
          </w:tcPr>
          <w:p w14:paraId="62555B63"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2021-05-31</w:t>
            </w:r>
          </w:p>
        </w:tc>
        <w:tc>
          <w:tcPr>
            <w:tcW w:w="1239" w:type="dxa"/>
            <w:vAlign w:val="center"/>
          </w:tcPr>
          <w:p w14:paraId="7F9FDEA5"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332D5F8C" w14:textId="77777777" w:rsidR="000829C4" w:rsidRDefault="00000000">
            <w:pPr>
              <w:pStyle w:val="af"/>
              <w:ind w:firstLineChars="0" w:firstLine="0"/>
              <w:jc w:val="left"/>
              <w:rPr>
                <w:kern w:val="0"/>
                <w:sz w:val="18"/>
                <w:szCs w:val="18"/>
                <w:lang w:val="en-US"/>
              </w:rPr>
            </w:pPr>
            <w:r>
              <w:rPr>
                <w:rFonts w:hint="eastAsia"/>
                <w:kern w:val="0"/>
                <w:sz w:val="18"/>
                <w:szCs w:val="18"/>
                <w:lang w:val="en-US"/>
              </w:rPr>
              <w:t>4.1.8</w:t>
            </w:r>
            <w:r>
              <w:rPr>
                <w:rFonts w:hint="eastAsia"/>
                <w:kern w:val="0"/>
                <w:sz w:val="18"/>
                <w:szCs w:val="18"/>
                <w:lang w:val="en-US"/>
              </w:rPr>
              <w:t>：业务事项分配调整</w:t>
            </w:r>
          </w:p>
          <w:p w14:paraId="6EB73E38" w14:textId="77777777" w:rsidR="000829C4" w:rsidRDefault="00000000">
            <w:pPr>
              <w:pStyle w:val="af"/>
              <w:ind w:firstLineChars="0" w:firstLine="0"/>
              <w:jc w:val="left"/>
              <w:rPr>
                <w:kern w:val="0"/>
                <w:sz w:val="18"/>
                <w:szCs w:val="18"/>
                <w:lang w:val="en-US"/>
              </w:rPr>
            </w:pPr>
            <w:r>
              <w:rPr>
                <w:rFonts w:hint="eastAsia"/>
                <w:kern w:val="0"/>
                <w:sz w:val="18"/>
                <w:szCs w:val="18"/>
                <w:lang w:val="en-US"/>
              </w:rPr>
              <w:t>6.2.2</w:t>
            </w:r>
            <w:r>
              <w:rPr>
                <w:rFonts w:hint="eastAsia"/>
                <w:kern w:val="0"/>
                <w:sz w:val="18"/>
                <w:szCs w:val="18"/>
                <w:lang w:val="en-US"/>
              </w:rPr>
              <w:t>：交易明细补录调整</w:t>
            </w:r>
          </w:p>
          <w:p w14:paraId="06DAEBAC" w14:textId="77777777" w:rsidR="000829C4" w:rsidRDefault="00000000">
            <w:pPr>
              <w:pStyle w:val="af"/>
              <w:ind w:firstLineChars="0" w:firstLine="0"/>
              <w:jc w:val="left"/>
              <w:rPr>
                <w:kern w:val="0"/>
                <w:sz w:val="18"/>
                <w:szCs w:val="18"/>
                <w:lang w:val="en-US"/>
              </w:rPr>
            </w:pPr>
            <w:r>
              <w:rPr>
                <w:rFonts w:hint="eastAsia"/>
                <w:kern w:val="0"/>
                <w:sz w:val="18"/>
                <w:szCs w:val="18"/>
                <w:lang w:val="en-US"/>
              </w:rPr>
              <w:t>6.2.4</w:t>
            </w:r>
            <w:r>
              <w:rPr>
                <w:rFonts w:hint="eastAsia"/>
                <w:kern w:val="0"/>
                <w:sz w:val="18"/>
                <w:szCs w:val="18"/>
                <w:lang w:val="en-US"/>
              </w:rPr>
              <w:t>：价税分离设置调整</w:t>
            </w:r>
          </w:p>
          <w:p w14:paraId="178FECBE" w14:textId="77777777" w:rsidR="000829C4" w:rsidRDefault="00000000">
            <w:pPr>
              <w:pStyle w:val="af"/>
              <w:ind w:firstLineChars="0" w:firstLine="0"/>
              <w:jc w:val="left"/>
              <w:rPr>
                <w:kern w:val="0"/>
                <w:sz w:val="18"/>
                <w:szCs w:val="18"/>
                <w:lang w:val="en-US"/>
              </w:rPr>
            </w:pPr>
            <w:r>
              <w:rPr>
                <w:rFonts w:hint="eastAsia"/>
                <w:kern w:val="0"/>
                <w:sz w:val="18"/>
                <w:szCs w:val="18"/>
                <w:lang w:val="en-US"/>
              </w:rPr>
              <w:t>6.2.5</w:t>
            </w:r>
            <w:r>
              <w:rPr>
                <w:rFonts w:hint="eastAsia"/>
                <w:kern w:val="0"/>
                <w:sz w:val="18"/>
                <w:szCs w:val="18"/>
                <w:lang w:val="en-US"/>
              </w:rPr>
              <w:t>：开票设置调整</w:t>
            </w:r>
          </w:p>
          <w:p w14:paraId="077A04E7" w14:textId="77777777" w:rsidR="000829C4" w:rsidRDefault="00000000">
            <w:pPr>
              <w:pStyle w:val="af"/>
              <w:ind w:firstLineChars="0" w:firstLine="0"/>
              <w:jc w:val="left"/>
              <w:rPr>
                <w:kern w:val="0"/>
                <w:sz w:val="18"/>
                <w:szCs w:val="18"/>
                <w:lang w:val="en-US"/>
              </w:rPr>
            </w:pPr>
            <w:r>
              <w:rPr>
                <w:rFonts w:hint="eastAsia"/>
                <w:kern w:val="0"/>
                <w:sz w:val="18"/>
                <w:szCs w:val="18"/>
                <w:lang w:val="en-US"/>
              </w:rPr>
              <w:t>6.2.6</w:t>
            </w:r>
            <w:r>
              <w:rPr>
                <w:rFonts w:hint="eastAsia"/>
                <w:kern w:val="0"/>
                <w:sz w:val="18"/>
                <w:szCs w:val="18"/>
                <w:lang w:val="en-US"/>
              </w:rPr>
              <w:t>：价税分离计算调整</w:t>
            </w:r>
          </w:p>
        </w:tc>
        <w:tc>
          <w:tcPr>
            <w:tcW w:w="839" w:type="dxa"/>
            <w:vAlign w:val="center"/>
          </w:tcPr>
          <w:p w14:paraId="6F1AB728" w14:textId="77777777" w:rsidR="000829C4" w:rsidRDefault="000829C4">
            <w:pPr>
              <w:pStyle w:val="af"/>
              <w:ind w:firstLineChars="0" w:firstLine="0"/>
              <w:jc w:val="center"/>
              <w:rPr>
                <w:kern w:val="0"/>
                <w:sz w:val="18"/>
                <w:szCs w:val="18"/>
                <w:lang w:val="en-US"/>
              </w:rPr>
            </w:pPr>
          </w:p>
        </w:tc>
        <w:tc>
          <w:tcPr>
            <w:tcW w:w="753" w:type="dxa"/>
            <w:vAlign w:val="center"/>
          </w:tcPr>
          <w:p w14:paraId="6EF15DEF" w14:textId="77777777" w:rsidR="000829C4" w:rsidRDefault="000829C4">
            <w:pPr>
              <w:jc w:val="center"/>
              <w:rPr>
                <w:kern w:val="0"/>
                <w:sz w:val="20"/>
                <w:szCs w:val="21"/>
              </w:rPr>
            </w:pPr>
          </w:p>
        </w:tc>
      </w:tr>
      <w:tr w:rsidR="000829C4" w14:paraId="35718CB1" w14:textId="77777777">
        <w:trPr>
          <w:jc w:val="center"/>
        </w:trPr>
        <w:tc>
          <w:tcPr>
            <w:tcW w:w="944" w:type="dxa"/>
            <w:vAlign w:val="center"/>
          </w:tcPr>
          <w:p w14:paraId="6785781F"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V3.6</w:t>
            </w:r>
          </w:p>
        </w:tc>
        <w:tc>
          <w:tcPr>
            <w:tcW w:w="1147" w:type="dxa"/>
            <w:vAlign w:val="center"/>
          </w:tcPr>
          <w:p w14:paraId="065E20EC"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2021-06-01</w:t>
            </w:r>
          </w:p>
        </w:tc>
        <w:tc>
          <w:tcPr>
            <w:tcW w:w="1239" w:type="dxa"/>
            <w:vAlign w:val="center"/>
          </w:tcPr>
          <w:p w14:paraId="6421A12C"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793111F6" w14:textId="77777777" w:rsidR="000829C4" w:rsidRDefault="00000000">
            <w:pPr>
              <w:pStyle w:val="af"/>
              <w:ind w:firstLineChars="0" w:firstLine="0"/>
              <w:jc w:val="left"/>
              <w:rPr>
                <w:kern w:val="0"/>
                <w:sz w:val="18"/>
                <w:szCs w:val="18"/>
                <w:lang w:val="en-US"/>
              </w:rPr>
            </w:pPr>
            <w:r>
              <w:rPr>
                <w:rFonts w:hint="eastAsia"/>
                <w:kern w:val="0"/>
                <w:sz w:val="18"/>
                <w:szCs w:val="18"/>
                <w:lang w:val="en-US"/>
              </w:rPr>
              <w:t>5.5.9</w:t>
            </w:r>
            <w:r>
              <w:rPr>
                <w:rFonts w:hint="eastAsia"/>
                <w:kern w:val="0"/>
                <w:sz w:val="18"/>
                <w:szCs w:val="18"/>
                <w:lang w:val="en-US"/>
              </w:rPr>
              <w:t>：其他收入或扣除</w:t>
            </w:r>
            <w:proofErr w:type="gramStart"/>
            <w:r>
              <w:rPr>
                <w:rFonts w:hint="eastAsia"/>
                <w:kern w:val="0"/>
                <w:sz w:val="18"/>
                <w:szCs w:val="18"/>
                <w:lang w:val="en-US"/>
              </w:rPr>
              <w:t>类台账调整</w:t>
            </w:r>
            <w:proofErr w:type="gramEnd"/>
          </w:p>
        </w:tc>
        <w:tc>
          <w:tcPr>
            <w:tcW w:w="839" w:type="dxa"/>
            <w:vAlign w:val="center"/>
          </w:tcPr>
          <w:p w14:paraId="6A8B09AB" w14:textId="77777777" w:rsidR="000829C4" w:rsidRDefault="000829C4">
            <w:pPr>
              <w:pStyle w:val="af"/>
              <w:ind w:firstLineChars="0" w:firstLine="0"/>
              <w:jc w:val="center"/>
              <w:rPr>
                <w:kern w:val="0"/>
                <w:sz w:val="18"/>
                <w:szCs w:val="18"/>
                <w:lang w:val="en-US"/>
              </w:rPr>
            </w:pPr>
          </w:p>
        </w:tc>
        <w:tc>
          <w:tcPr>
            <w:tcW w:w="753" w:type="dxa"/>
            <w:vAlign w:val="center"/>
          </w:tcPr>
          <w:p w14:paraId="72FED656" w14:textId="77777777" w:rsidR="000829C4" w:rsidRDefault="000829C4">
            <w:pPr>
              <w:jc w:val="center"/>
              <w:rPr>
                <w:kern w:val="0"/>
                <w:sz w:val="20"/>
                <w:szCs w:val="21"/>
              </w:rPr>
            </w:pPr>
          </w:p>
        </w:tc>
      </w:tr>
      <w:tr w:rsidR="000829C4" w14:paraId="61F6DA36" w14:textId="77777777">
        <w:trPr>
          <w:jc w:val="center"/>
        </w:trPr>
        <w:tc>
          <w:tcPr>
            <w:tcW w:w="944" w:type="dxa"/>
            <w:vAlign w:val="center"/>
          </w:tcPr>
          <w:p w14:paraId="602F280F"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V3.7</w:t>
            </w:r>
          </w:p>
        </w:tc>
        <w:tc>
          <w:tcPr>
            <w:tcW w:w="1147" w:type="dxa"/>
            <w:vAlign w:val="center"/>
          </w:tcPr>
          <w:p w14:paraId="0C20A56A"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2021-06-17</w:t>
            </w:r>
          </w:p>
        </w:tc>
        <w:tc>
          <w:tcPr>
            <w:tcW w:w="1239" w:type="dxa"/>
            <w:vAlign w:val="center"/>
          </w:tcPr>
          <w:p w14:paraId="5B767E71"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6BDD91F6" w14:textId="77777777" w:rsidR="000829C4" w:rsidRDefault="00000000">
            <w:pPr>
              <w:pStyle w:val="af"/>
              <w:ind w:firstLineChars="0" w:firstLine="0"/>
              <w:jc w:val="left"/>
              <w:rPr>
                <w:kern w:val="0"/>
                <w:sz w:val="18"/>
                <w:szCs w:val="18"/>
                <w:lang w:val="en-US"/>
              </w:rPr>
            </w:pPr>
            <w:r>
              <w:rPr>
                <w:rFonts w:hint="eastAsia"/>
                <w:kern w:val="0"/>
                <w:sz w:val="18"/>
                <w:szCs w:val="18"/>
                <w:lang w:val="en-US"/>
              </w:rPr>
              <w:t>5.4.1</w:t>
            </w:r>
            <w:r>
              <w:rPr>
                <w:rFonts w:hint="eastAsia"/>
                <w:kern w:val="0"/>
                <w:sz w:val="18"/>
                <w:szCs w:val="18"/>
                <w:lang w:val="en-US"/>
              </w:rPr>
              <w:t>、</w:t>
            </w:r>
            <w:r>
              <w:rPr>
                <w:rFonts w:hint="eastAsia"/>
                <w:kern w:val="0"/>
                <w:sz w:val="18"/>
                <w:szCs w:val="18"/>
                <w:lang w:val="en-US"/>
              </w:rPr>
              <w:t>5.4.2</w:t>
            </w:r>
            <w:r>
              <w:rPr>
                <w:rFonts w:hint="eastAsia"/>
                <w:kern w:val="0"/>
                <w:sz w:val="18"/>
                <w:szCs w:val="18"/>
                <w:lang w:val="en-US"/>
              </w:rPr>
              <w:t>、</w:t>
            </w:r>
            <w:r>
              <w:rPr>
                <w:rFonts w:hint="eastAsia"/>
                <w:kern w:val="0"/>
                <w:sz w:val="18"/>
                <w:szCs w:val="18"/>
                <w:lang w:val="en-US"/>
              </w:rPr>
              <w:t>5.10.1</w:t>
            </w:r>
            <w:r>
              <w:rPr>
                <w:rFonts w:hint="eastAsia"/>
                <w:kern w:val="0"/>
                <w:sz w:val="18"/>
                <w:szCs w:val="18"/>
                <w:lang w:val="en-US"/>
              </w:rPr>
              <w:t>、</w:t>
            </w:r>
            <w:r>
              <w:rPr>
                <w:rFonts w:hint="eastAsia"/>
                <w:kern w:val="0"/>
                <w:sz w:val="18"/>
                <w:szCs w:val="18"/>
                <w:lang w:val="en-US"/>
              </w:rPr>
              <w:t>6.6.1</w:t>
            </w:r>
            <w:r>
              <w:rPr>
                <w:rFonts w:hint="eastAsia"/>
                <w:kern w:val="0"/>
                <w:sz w:val="18"/>
                <w:szCs w:val="18"/>
                <w:lang w:val="en-US"/>
              </w:rPr>
              <w:t>、</w:t>
            </w:r>
            <w:r>
              <w:rPr>
                <w:rFonts w:hint="eastAsia"/>
                <w:kern w:val="0"/>
                <w:sz w:val="18"/>
                <w:szCs w:val="18"/>
                <w:lang w:val="en-US"/>
              </w:rPr>
              <w:t>6.7.1</w:t>
            </w:r>
            <w:r>
              <w:rPr>
                <w:rFonts w:hint="eastAsia"/>
                <w:kern w:val="0"/>
                <w:sz w:val="18"/>
                <w:szCs w:val="18"/>
                <w:lang w:val="en-US"/>
              </w:rPr>
              <w:t>：引导式界面字段调整；</w:t>
            </w:r>
          </w:p>
          <w:p w14:paraId="2E356D33" w14:textId="77777777" w:rsidR="000829C4" w:rsidRDefault="00000000">
            <w:pPr>
              <w:pStyle w:val="af"/>
              <w:ind w:firstLineChars="0" w:firstLine="0"/>
              <w:jc w:val="left"/>
              <w:rPr>
                <w:kern w:val="0"/>
                <w:sz w:val="18"/>
                <w:szCs w:val="18"/>
                <w:lang w:val="en-US"/>
              </w:rPr>
            </w:pPr>
            <w:r>
              <w:rPr>
                <w:rFonts w:hint="eastAsia"/>
                <w:kern w:val="0"/>
                <w:sz w:val="18"/>
                <w:szCs w:val="18"/>
                <w:lang w:val="en-US"/>
              </w:rPr>
              <w:t>5.7.1</w:t>
            </w:r>
            <w:r>
              <w:rPr>
                <w:rFonts w:hint="eastAsia"/>
                <w:kern w:val="0"/>
                <w:sz w:val="18"/>
                <w:szCs w:val="18"/>
                <w:lang w:val="en-US"/>
              </w:rPr>
              <w:t>：固定资产调整</w:t>
            </w:r>
          </w:p>
          <w:p w14:paraId="52AB077B" w14:textId="77777777" w:rsidR="000829C4" w:rsidRDefault="00000000">
            <w:pPr>
              <w:pStyle w:val="af"/>
              <w:ind w:firstLineChars="0" w:firstLine="0"/>
              <w:jc w:val="left"/>
              <w:rPr>
                <w:kern w:val="0"/>
                <w:sz w:val="18"/>
                <w:szCs w:val="18"/>
                <w:lang w:val="en-US"/>
              </w:rPr>
            </w:pPr>
            <w:r>
              <w:rPr>
                <w:rFonts w:hint="eastAsia"/>
                <w:kern w:val="0"/>
                <w:sz w:val="18"/>
                <w:szCs w:val="18"/>
                <w:lang w:val="en-US"/>
              </w:rPr>
              <w:t>6.2.4</w:t>
            </w:r>
            <w:r>
              <w:rPr>
                <w:rFonts w:hint="eastAsia"/>
                <w:kern w:val="0"/>
                <w:sz w:val="18"/>
                <w:szCs w:val="18"/>
                <w:lang w:val="en-US"/>
              </w:rPr>
              <w:t>、</w:t>
            </w:r>
            <w:r>
              <w:rPr>
                <w:rFonts w:hint="eastAsia"/>
                <w:kern w:val="0"/>
                <w:sz w:val="18"/>
                <w:szCs w:val="18"/>
                <w:lang w:val="en-US"/>
              </w:rPr>
              <w:t>6.2.5</w:t>
            </w:r>
            <w:r>
              <w:rPr>
                <w:rFonts w:hint="eastAsia"/>
                <w:kern w:val="0"/>
                <w:sz w:val="18"/>
                <w:szCs w:val="18"/>
                <w:lang w:val="en-US"/>
              </w:rPr>
              <w:t>、</w:t>
            </w:r>
            <w:r>
              <w:rPr>
                <w:rFonts w:hint="eastAsia"/>
                <w:kern w:val="0"/>
                <w:sz w:val="18"/>
                <w:szCs w:val="18"/>
                <w:lang w:val="en-US"/>
              </w:rPr>
              <w:t>6.2.6</w:t>
            </w:r>
            <w:r>
              <w:rPr>
                <w:rFonts w:hint="eastAsia"/>
                <w:kern w:val="0"/>
                <w:sz w:val="18"/>
                <w:szCs w:val="18"/>
                <w:lang w:val="en-US"/>
              </w:rPr>
              <w:t>、</w:t>
            </w:r>
            <w:r>
              <w:rPr>
                <w:rFonts w:hint="eastAsia"/>
                <w:kern w:val="0"/>
                <w:sz w:val="18"/>
                <w:szCs w:val="18"/>
                <w:lang w:val="en-US"/>
              </w:rPr>
              <w:t>6.4.1</w:t>
            </w:r>
            <w:r>
              <w:rPr>
                <w:rFonts w:hint="eastAsia"/>
                <w:kern w:val="0"/>
                <w:sz w:val="18"/>
                <w:szCs w:val="18"/>
                <w:lang w:val="en-US"/>
              </w:rPr>
              <w:t>、</w:t>
            </w:r>
            <w:r>
              <w:rPr>
                <w:rFonts w:hint="eastAsia"/>
                <w:kern w:val="0"/>
                <w:sz w:val="18"/>
                <w:szCs w:val="18"/>
                <w:lang w:val="en-US"/>
              </w:rPr>
              <w:t>6.4.3</w:t>
            </w:r>
            <w:r>
              <w:rPr>
                <w:rFonts w:hint="eastAsia"/>
                <w:kern w:val="0"/>
                <w:sz w:val="18"/>
                <w:szCs w:val="18"/>
                <w:lang w:val="en-US"/>
              </w:rPr>
              <w:t>：税额计算公式调整</w:t>
            </w:r>
          </w:p>
          <w:p w14:paraId="064ADE3E" w14:textId="77777777" w:rsidR="000829C4" w:rsidRDefault="000829C4">
            <w:pPr>
              <w:pStyle w:val="af"/>
              <w:ind w:firstLineChars="0" w:firstLine="0"/>
              <w:jc w:val="left"/>
              <w:rPr>
                <w:kern w:val="0"/>
                <w:sz w:val="18"/>
                <w:szCs w:val="18"/>
                <w:lang w:val="en-US"/>
              </w:rPr>
            </w:pPr>
          </w:p>
        </w:tc>
        <w:tc>
          <w:tcPr>
            <w:tcW w:w="839" w:type="dxa"/>
            <w:vAlign w:val="center"/>
          </w:tcPr>
          <w:p w14:paraId="013C9ADD" w14:textId="77777777" w:rsidR="000829C4" w:rsidRDefault="00000000">
            <w:pPr>
              <w:pStyle w:val="af"/>
              <w:ind w:firstLineChars="0" w:firstLine="0"/>
              <w:jc w:val="center"/>
              <w:rPr>
                <w:kern w:val="0"/>
                <w:sz w:val="18"/>
                <w:szCs w:val="18"/>
                <w:lang w:val="en-US"/>
              </w:rPr>
            </w:pPr>
            <w:r>
              <w:rPr>
                <w:rFonts w:hint="eastAsia"/>
                <w:kern w:val="0"/>
                <w:sz w:val="18"/>
                <w:szCs w:val="18"/>
                <w:lang w:val="en-US"/>
              </w:rPr>
              <w:t>殷淑娟</w:t>
            </w:r>
          </w:p>
        </w:tc>
        <w:tc>
          <w:tcPr>
            <w:tcW w:w="753" w:type="dxa"/>
            <w:vAlign w:val="center"/>
          </w:tcPr>
          <w:p w14:paraId="0D0DB574" w14:textId="77777777" w:rsidR="000829C4" w:rsidRDefault="000829C4">
            <w:pPr>
              <w:jc w:val="center"/>
              <w:rPr>
                <w:kern w:val="0"/>
                <w:sz w:val="20"/>
                <w:szCs w:val="21"/>
              </w:rPr>
            </w:pPr>
          </w:p>
        </w:tc>
      </w:tr>
      <w:tr w:rsidR="000829C4" w14:paraId="2411F3B5" w14:textId="77777777">
        <w:trPr>
          <w:jc w:val="center"/>
        </w:trPr>
        <w:tc>
          <w:tcPr>
            <w:tcW w:w="944" w:type="dxa"/>
            <w:vAlign w:val="center"/>
          </w:tcPr>
          <w:p w14:paraId="561E425D"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V3.8</w:t>
            </w:r>
          </w:p>
        </w:tc>
        <w:tc>
          <w:tcPr>
            <w:tcW w:w="1147" w:type="dxa"/>
            <w:vAlign w:val="center"/>
          </w:tcPr>
          <w:p w14:paraId="61E4CBCA"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2021-08-04</w:t>
            </w:r>
          </w:p>
        </w:tc>
        <w:tc>
          <w:tcPr>
            <w:tcW w:w="1239" w:type="dxa"/>
            <w:vAlign w:val="center"/>
          </w:tcPr>
          <w:p w14:paraId="216AF4B4"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1F3A5B95" w14:textId="77777777" w:rsidR="000829C4" w:rsidRDefault="00000000">
            <w:pPr>
              <w:pStyle w:val="af"/>
              <w:ind w:firstLineChars="0" w:firstLine="0"/>
              <w:jc w:val="left"/>
              <w:rPr>
                <w:kern w:val="0"/>
                <w:sz w:val="18"/>
                <w:szCs w:val="18"/>
                <w:lang w:val="en-US"/>
              </w:rPr>
            </w:pPr>
            <w:r>
              <w:rPr>
                <w:rFonts w:hint="eastAsia"/>
                <w:kern w:val="0"/>
                <w:sz w:val="18"/>
                <w:szCs w:val="18"/>
                <w:lang w:val="en-US"/>
              </w:rPr>
              <w:t>提前开票、已开发票查询增加计税方法</w:t>
            </w:r>
          </w:p>
          <w:p w14:paraId="1CD833D4" w14:textId="77777777" w:rsidR="000829C4" w:rsidRDefault="00000000">
            <w:pPr>
              <w:pStyle w:val="af"/>
              <w:ind w:firstLineChars="0" w:firstLine="0"/>
              <w:jc w:val="left"/>
              <w:rPr>
                <w:kern w:val="0"/>
                <w:sz w:val="18"/>
                <w:szCs w:val="18"/>
                <w:lang w:val="en-US"/>
              </w:rPr>
            </w:pPr>
            <w:r>
              <w:rPr>
                <w:rFonts w:hint="eastAsia"/>
                <w:kern w:val="0"/>
                <w:sz w:val="18"/>
                <w:szCs w:val="18"/>
                <w:lang w:val="en-US"/>
              </w:rPr>
              <w:t>小税种调整</w:t>
            </w:r>
          </w:p>
        </w:tc>
        <w:tc>
          <w:tcPr>
            <w:tcW w:w="839" w:type="dxa"/>
            <w:vAlign w:val="center"/>
          </w:tcPr>
          <w:p w14:paraId="2D49178B" w14:textId="77777777" w:rsidR="000829C4" w:rsidRDefault="000829C4">
            <w:pPr>
              <w:pStyle w:val="af"/>
              <w:ind w:firstLineChars="0" w:firstLine="0"/>
              <w:jc w:val="center"/>
              <w:rPr>
                <w:kern w:val="0"/>
                <w:sz w:val="18"/>
                <w:szCs w:val="18"/>
                <w:lang w:val="en-US"/>
              </w:rPr>
            </w:pPr>
          </w:p>
        </w:tc>
        <w:tc>
          <w:tcPr>
            <w:tcW w:w="753" w:type="dxa"/>
            <w:vAlign w:val="center"/>
          </w:tcPr>
          <w:p w14:paraId="68190CEE" w14:textId="77777777" w:rsidR="000829C4" w:rsidRDefault="000829C4">
            <w:pPr>
              <w:jc w:val="center"/>
              <w:rPr>
                <w:kern w:val="0"/>
                <w:sz w:val="20"/>
                <w:szCs w:val="21"/>
              </w:rPr>
            </w:pPr>
          </w:p>
        </w:tc>
      </w:tr>
      <w:tr w:rsidR="000829C4" w14:paraId="3FFB49CE" w14:textId="77777777">
        <w:trPr>
          <w:jc w:val="center"/>
        </w:trPr>
        <w:tc>
          <w:tcPr>
            <w:tcW w:w="944" w:type="dxa"/>
            <w:vAlign w:val="center"/>
          </w:tcPr>
          <w:p w14:paraId="5FBF3A26"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V3.9</w:t>
            </w:r>
          </w:p>
        </w:tc>
        <w:tc>
          <w:tcPr>
            <w:tcW w:w="1147" w:type="dxa"/>
            <w:vAlign w:val="center"/>
          </w:tcPr>
          <w:p w14:paraId="4626A403"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2021-08-09</w:t>
            </w:r>
          </w:p>
        </w:tc>
        <w:tc>
          <w:tcPr>
            <w:tcW w:w="1239" w:type="dxa"/>
            <w:vAlign w:val="center"/>
          </w:tcPr>
          <w:p w14:paraId="536EE99F"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61054D21" w14:textId="77777777" w:rsidR="000829C4" w:rsidRDefault="00000000">
            <w:pPr>
              <w:pStyle w:val="af"/>
              <w:ind w:firstLineChars="0" w:firstLine="0"/>
              <w:jc w:val="left"/>
              <w:rPr>
                <w:kern w:val="0"/>
                <w:sz w:val="18"/>
                <w:szCs w:val="18"/>
                <w:lang w:val="en-US"/>
              </w:rPr>
            </w:pPr>
            <w:r>
              <w:rPr>
                <w:rFonts w:hint="eastAsia"/>
                <w:kern w:val="0"/>
                <w:sz w:val="18"/>
                <w:szCs w:val="18"/>
                <w:lang w:val="en-US"/>
              </w:rPr>
              <w:t>印花税增加减免税政策处理需求</w:t>
            </w:r>
          </w:p>
        </w:tc>
        <w:tc>
          <w:tcPr>
            <w:tcW w:w="839" w:type="dxa"/>
            <w:vAlign w:val="center"/>
          </w:tcPr>
          <w:p w14:paraId="236CD90F" w14:textId="77777777" w:rsidR="000829C4" w:rsidRDefault="000829C4">
            <w:pPr>
              <w:pStyle w:val="af"/>
              <w:ind w:firstLineChars="0" w:firstLine="0"/>
              <w:jc w:val="center"/>
              <w:rPr>
                <w:kern w:val="0"/>
                <w:sz w:val="18"/>
                <w:szCs w:val="18"/>
                <w:lang w:val="en-US"/>
              </w:rPr>
            </w:pPr>
          </w:p>
        </w:tc>
        <w:tc>
          <w:tcPr>
            <w:tcW w:w="753" w:type="dxa"/>
            <w:vAlign w:val="center"/>
          </w:tcPr>
          <w:p w14:paraId="21CFE7C6" w14:textId="77777777" w:rsidR="000829C4" w:rsidRDefault="000829C4">
            <w:pPr>
              <w:jc w:val="center"/>
              <w:rPr>
                <w:kern w:val="0"/>
                <w:sz w:val="20"/>
                <w:szCs w:val="21"/>
              </w:rPr>
            </w:pPr>
          </w:p>
        </w:tc>
      </w:tr>
      <w:tr w:rsidR="000829C4" w14:paraId="2ABF06BC" w14:textId="77777777">
        <w:trPr>
          <w:jc w:val="center"/>
        </w:trPr>
        <w:tc>
          <w:tcPr>
            <w:tcW w:w="944" w:type="dxa"/>
            <w:vAlign w:val="center"/>
          </w:tcPr>
          <w:p w14:paraId="264B4A7D"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V4.0</w:t>
            </w:r>
          </w:p>
        </w:tc>
        <w:tc>
          <w:tcPr>
            <w:tcW w:w="1147" w:type="dxa"/>
            <w:vAlign w:val="center"/>
          </w:tcPr>
          <w:p w14:paraId="31757168"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2021-08-12</w:t>
            </w:r>
          </w:p>
        </w:tc>
        <w:tc>
          <w:tcPr>
            <w:tcW w:w="1239" w:type="dxa"/>
            <w:vAlign w:val="center"/>
          </w:tcPr>
          <w:p w14:paraId="018C6E03"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03652AA8" w14:textId="77777777" w:rsidR="000829C4" w:rsidRDefault="00000000">
            <w:pPr>
              <w:pStyle w:val="af"/>
              <w:ind w:firstLineChars="0" w:firstLine="0"/>
              <w:jc w:val="left"/>
              <w:rPr>
                <w:kern w:val="0"/>
                <w:sz w:val="18"/>
                <w:szCs w:val="18"/>
                <w:lang w:val="en-US"/>
              </w:rPr>
            </w:pPr>
            <w:r>
              <w:rPr>
                <w:rFonts w:hint="eastAsia"/>
                <w:kern w:val="0"/>
                <w:sz w:val="18"/>
                <w:szCs w:val="18"/>
                <w:lang w:val="en-US"/>
              </w:rPr>
              <w:t>印花税需求调整，应税凭证、补录凭证增加计算状态、计算期间。</w:t>
            </w:r>
          </w:p>
        </w:tc>
        <w:tc>
          <w:tcPr>
            <w:tcW w:w="839" w:type="dxa"/>
            <w:vAlign w:val="center"/>
          </w:tcPr>
          <w:p w14:paraId="5B222009" w14:textId="77777777" w:rsidR="000829C4" w:rsidRDefault="000829C4">
            <w:pPr>
              <w:pStyle w:val="af"/>
              <w:ind w:firstLineChars="0" w:firstLine="0"/>
              <w:jc w:val="center"/>
              <w:rPr>
                <w:kern w:val="0"/>
                <w:sz w:val="18"/>
                <w:szCs w:val="18"/>
                <w:lang w:val="en-US"/>
              </w:rPr>
            </w:pPr>
          </w:p>
        </w:tc>
        <w:tc>
          <w:tcPr>
            <w:tcW w:w="753" w:type="dxa"/>
            <w:vAlign w:val="center"/>
          </w:tcPr>
          <w:p w14:paraId="4733D6AA" w14:textId="77777777" w:rsidR="000829C4" w:rsidRDefault="000829C4">
            <w:pPr>
              <w:jc w:val="center"/>
              <w:rPr>
                <w:kern w:val="0"/>
                <w:sz w:val="20"/>
                <w:szCs w:val="21"/>
              </w:rPr>
            </w:pPr>
          </w:p>
        </w:tc>
      </w:tr>
      <w:tr w:rsidR="000829C4" w14:paraId="1BACC3FB" w14:textId="77777777">
        <w:trPr>
          <w:jc w:val="center"/>
        </w:trPr>
        <w:tc>
          <w:tcPr>
            <w:tcW w:w="944" w:type="dxa"/>
            <w:vAlign w:val="center"/>
          </w:tcPr>
          <w:p w14:paraId="7D721F01"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V4.1</w:t>
            </w:r>
          </w:p>
        </w:tc>
        <w:tc>
          <w:tcPr>
            <w:tcW w:w="1147" w:type="dxa"/>
            <w:vAlign w:val="center"/>
          </w:tcPr>
          <w:p w14:paraId="1E1C58DC"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2021-08-13</w:t>
            </w:r>
          </w:p>
        </w:tc>
        <w:tc>
          <w:tcPr>
            <w:tcW w:w="1239" w:type="dxa"/>
            <w:vAlign w:val="center"/>
          </w:tcPr>
          <w:p w14:paraId="4089AE30"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7CEC3F1A" w14:textId="77777777" w:rsidR="000829C4" w:rsidRDefault="00000000">
            <w:pPr>
              <w:pStyle w:val="af"/>
              <w:ind w:firstLineChars="0" w:firstLine="0"/>
              <w:jc w:val="left"/>
              <w:rPr>
                <w:kern w:val="0"/>
                <w:sz w:val="18"/>
                <w:szCs w:val="18"/>
                <w:lang w:val="en-US"/>
              </w:rPr>
            </w:pPr>
            <w:r>
              <w:rPr>
                <w:rFonts w:hint="eastAsia"/>
                <w:kern w:val="0"/>
                <w:sz w:val="18"/>
                <w:szCs w:val="18"/>
                <w:lang w:val="en-US"/>
              </w:rPr>
              <w:t>未确定合同补录增加不含税金额、含税金额</w:t>
            </w:r>
          </w:p>
        </w:tc>
        <w:tc>
          <w:tcPr>
            <w:tcW w:w="839" w:type="dxa"/>
            <w:vAlign w:val="center"/>
          </w:tcPr>
          <w:p w14:paraId="0E3DB638" w14:textId="77777777" w:rsidR="000829C4" w:rsidRDefault="000829C4">
            <w:pPr>
              <w:pStyle w:val="af"/>
              <w:ind w:firstLineChars="0" w:firstLine="0"/>
              <w:jc w:val="center"/>
              <w:rPr>
                <w:kern w:val="0"/>
                <w:sz w:val="18"/>
                <w:szCs w:val="18"/>
                <w:lang w:val="en-US"/>
              </w:rPr>
            </w:pPr>
          </w:p>
        </w:tc>
        <w:tc>
          <w:tcPr>
            <w:tcW w:w="753" w:type="dxa"/>
            <w:vAlign w:val="center"/>
          </w:tcPr>
          <w:p w14:paraId="708439DD" w14:textId="77777777" w:rsidR="000829C4" w:rsidRDefault="000829C4">
            <w:pPr>
              <w:jc w:val="center"/>
              <w:rPr>
                <w:kern w:val="0"/>
                <w:sz w:val="20"/>
                <w:szCs w:val="21"/>
              </w:rPr>
            </w:pPr>
          </w:p>
        </w:tc>
      </w:tr>
      <w:tr w:rsidR="000829C4" w14:paraId="06344695" w14:textId="77777777">
        <w:trPr>
          <w:jc w:val="center"/>
        </w:trPr>
        <w:tc>
          <w:tcPr>
            <w:tcW w:w="944" w:type="dxa"/>
            <w:vAlign w:val="center"/>
          </w:tcPr>
          <w:p w14:paraId="4DE72EDA"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V4.2</w:t>
            </w:r>
          </w:p>
        </w:tc>
        <w:tc>
          <w:tcPr>
            <w:tcW w:w="1147" w:type="dxa"/>
            <w:vAlign w:val="center"/>
          </w:tcPr>
          <w:p w14:paraId="38FD43A7"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2021-08-16</w:t>
            </w:r>
          </w:p>
        </w:tc>
        <w:tc>
          <w:tcPr>
            <w:tcW w:w="1239" w:type="dxa"/>
            <w:vAlign w:val="center"/>
          </w:tcPr>
          <w:p w14:paraId="67192B11"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4B961D5E" w14:textId="77777777" w:rsidR="000829C4" w:rsidRDefault="00000000">
            <w:pPr>
              <w:pStyle w:val="af"/>
              <w:ind w:firstLineChars="0" w:firstLine="0"/>
              <w:jc w:val="left"/>
              <w:rPr>
                <w:kern w:val="0"/>
                <w:sz w:val="18"/>
                <w:szCs w:val="18"/>
                <w:lang w:val="en-US"/>
              </w:rPr>
            </w:pPr>
            <w:r>
              <w:rPr>
                <w:rFonts w:hint="eastAsia"/>
                <w:kern w:val="0"/>
                <w:sz w:val="18"/>
                <w:szCs w:val="18"/>
                <w:lang w:val="en-US"/>
              </w:rPr>
              <w:t>印花税调整</w:t>
            </w:r>
          </w:p>
        </w:tc>
        <w:tc>
          <w:tcPr>
            <w:tcW w:w="839" w:type="dxa"/>
            <w:vAlign w:val="center"/>
          </w:tcPr>
          <w:p w14:paraId="58F17218" w14:textId="77777777" w:rsidR="000829C4" w:rsidRDefault="000829C4">
            <w:pPr>
              <w:pStyle w:val="af"/>
              <w:ind w:firstLineChars="0" w:firstLine="0"/>
              <w:jc w:val="center"/>
              <w:rPr>
                <w:kern w:val="0"/>
                <w:sz w:val="18"/>
                <w:szCs w:val="18"/>
                <w:lang w:val="en-US"/>
              </w:rPr>
            </w:pPr>
          </w:p>
        </w:tc>
        <w:tc>
          <w:tcPr>
            <w:tcW w:w="753" w:type="dxa"/>
            <w:vAlign w:val="center"/>
          </w:tcPr>
          <w:p w14:paraId="41B2DF7B" w14:textId="77777777" w:rsidR="000829C4" w:rsidRDefault="000829C4">
            <w:pPr>
              <w:jc w:val="center"/>
              <w:rPr>
                <w:kern w:val="0"/>
                <w:sz w:val="20"/>
                <w:szCs w:val="21"/>
              </w:rPr>
            </w:pPr>
          </w:p>
        </w:tc>
      </w:tr>
      <w:tr w:rsidR="000829C4" w14:paraId="4CC48E5D" w14:textId="77777777">
        <w:trPr>
          <w:jc w:val="center"/>
        </w:trPr>
        <w:tc>
          <w:tcPr>
            <w:tcW w:w="944" w:type="dxa"/>
            <w:vAlign w:val="center"/>
          </w:tcPr>
          <w:p w14:paraId="1E846DE4"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V4.3</w:t>
            </w:r>
          </w:p>
        </w:tc>
        <w:tc>
          <w:tcPr>
            <w:tcW w:w="1147" w:type="dxa"/>
            <w:vAlign w:val="center"/>
          </w:tcPr>
          <w:p w14:paraId="59787A4D"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2021-08-19</w:t>
            </w:r>
          </w:p>
        </w:tc>
        <w:tc>
          <w:tcPr>
            <w:tcW w:w="1239" w:type="dxa"/>
            <w:vAlign w:val="center"/>
          </w:tcPr>
          <w:p w14:paraId="7DF8B7D5"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49B15ABE" w14:textId="77777777" w:rsidR="000829C4" w:rsidRDefault="00000000">
            <w:pPr>
              <w:pStyle w:val="af"/>
              <w:ind w:firstLineChars="0" w:firstLine="0"/>
              <w:jc w:val="left"/>
              <w:rPr>
                <w:kern w:val="0"/>
                <w:sz w:val="18"/>
                <w:szCs w:val="18"/>
                <w:lang w:val="en-US"/>
              </w:rPr>
            </w:pPr>
            <w:r>
              <w:rPr>
                <w:rFonts w:hint="eastAsia"/>
                <w:kern w:val="0"/>
                <w:sz w:val="18"/>
                <w:szCs w:val="18"/>
                <w:lang w:val="en-US"/>
              </w:rPr>
              <w:t>房产</w:t>
            </w:r>
            <w:proofErr w:type="gramStart"/>
            <w:r>
              <w:rPr>
                <w:rFonts w:hint="eastAsia"/>
                <w:kern w:val="0"/>
                <w:sz w:val="18"/>
                <w:szCs w:val="18"/>
                <w:lang w:val="en-US"/>
              </w:rPr>
              <w:t>税调整</w:t>
            </w:r>
            <w:proofErr w:type="gramEnd"/>
          </w:p>
        </w:tc>
        <w:tc>
          <w:tcPr>
            <w:tcW w:w="839" w:type="dxa"/>
            <w:vAlign w:val="center"/>
          </w:tcPr>
          <w:p w14:paraId="33F3084F" w14:textId="77777777" w:rsidR="000829C4" w:rsidRDefault="000829C4">
            <w:pPr>
              <w:pStyle w:val="af"/>
              <w:ind w:firstLineChars="0" w:firstLine="0"/>
              <w:jc w:val="center"/>
              <w:rPr>
                <w:kern w:val="0"/>
                <w:sz w:val="18"/>
                <w:szCs w:val="18"/>
                <w:lang w:val="en-US"/>
              </w:rPr>
            </w:pPr>
          </w:p>
        </w:tc>
        <w:tc>
          <w:tcPr>
            <w:tcW w:w="753" w:type="dxa"/>
            <w:vAlign w:val="center"/>
          </w:tcPr>
          <w:p w14:paraId="0D929E03" w14:textId="77777777" w:rsidR="000829C4" w:rsidRDefault="000829C4">
            <w:pPr>
              <w:jc w:val="center"/>
              <w:rPr>
                <w:kern w:val="0"/>
                <w:sz w:val="20"/>
                <w:szCs w:val="21"/>
              </w:rPr>
            </w:pPr>
          </w:p>
        </w:tc>
      </w:tr>
      <w:tr w:rsidR="000829C4" w14:paraId="586E6A45" w14:textId="77777777">
        <w:trPr>
          <w:jc w:val="center"/>
        </w:trPr>
        <w:tc>
          <w:tcPr>
            <w:tcW w:w="944" w:type="dxa"/>
            <w:vAlign w:val="center"/>
          </w:tcPr>
          <w:p w14:paraId="2B96653F"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V4.4</w:t>
            </w:r>
          </w:p>
        </w:tc>
        <w:tc>
          <w:tcPr>
            <w:tcW w:w="1147" w:type="dxa"/>
            <w:vAlign w:val="center"/>
          </w:tcPr>
          <w:p w14:paraId="43B6E519"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2021-08-25</w:t>
            </w:r>
          </w:p>
        </w:tc>
        <w:tc>
          <w:tcPr>
            <w:tcW w:w="1239" w:type="dxa"/>
            <w:vAlign w:val="center"/>
          </w:tcPr>
          <w:p w14:paraId="5A7FC74C"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730D98EE" w14:textId="77777777" w:rsidR="000829C4" w:rsidRDefault="00000000">
            <w:pPr>
              <w:pStyle w:val="af"/>
              <w:ind w:firstLineChars="0" w:firstLine="0"/>
              <w:jc w:val="left"/>
              <w:rPr>
                <w:kern w:val="0"/>
                <w:sz w:val="18"/>
                <w:szCs w:val="18"/>
                <w:lang w:val="en-US"/>
              </w:rPr>
            </w:pPr>
            <w:r>
              <w:rPr>
                <w:rFonts w:hint="eastAsia"/>
                <w:kern w:val="0"/>
                <w:sz w:val="18"/>
                <w:szCs w:val="18"/>
                <w:lang w:val="en-US"/>
              </w:rPr>
              <w:t>计提修改、删除校验调整</w:t>
            </w:r>
          </w:p>
        </w:tc>
        <w:tc>
          <w:tcPr>
            <w:tcW w:w="839" w:type="dxa"/>
            <w:vAlign w:val="center"/>
          </w:tcPr>
          <w:p w14:paraId="6BB0D8FF" w14:textId="77777777" w:rsidR="000829C4" w:rsidRDefault="000829C4">
            <w:pPr>
              <w:pStyle w:val="af"/>
              <w:ind w:firstLineChars="0" w:firstLine="0"/>
              <w:jc w:val="center"/>
              <w:rPr>
                <w:kern w:val="0"/>
                <w:sz w:val="18"/>
                <w:szCs w:val="18"/>
                <w:lang w:val="en-US"/>
              </w:rPr>
            </w:pPr>
          </w:p>
        </w:tc>
        <w:tc>
          <w:tcPr>
            <w:tcW w:w="753" w:type="dxa"/>
            <w:vAlign w:val="center"/>
          </w:tcPr>
          <w:p w14:paraId="7A819642" w14:textId="77777777" w:rsidR="000829C4" w:rsidRDefault="000829C4">
            <w:pPr>
              <w:jc w:val="center"/>
              <w:rPr>
                <w:kern w:val="0"/>
                <w:sz w:val="20"/>
                <w:szCs w:val="21"/>
              </w:rPr>
            </w:pPr>
          </w:p>
        </w:tc>
      </w:tr>
      <w:tr w:rsidR="000829C4" w14:paraId="4948713B" w14:textId="77777777">
        <w:trPr>
          <w:jc w:val="center"/>
        </w:trPr>
        <w:tc>
          <w:tcPr>
            <w:tcW w:w="944" w:type="dxa"/>
            <w:vAlign w:val="center"/>
          </w:tcPr>
          <w:p w14:paraId="1EEFC27E"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V4.5</w:t>
            </w:r>
          </w:p>
        </w:tc>
        <w:tc>
          <w:tcPr>
            <w:tcW w:w="1147" w:type="dxa"/>
            <w:vAlign w:val="center"/>
          </w:tcPr>
          <w:p w14:paraId="6F05250D"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2021-09-01</w:t>
            </w:r>
          </w:p>
        </w:tc>
        <w:tc>
          <w:tcPr>
            <w:tcW w:w="1239" w:type="dxa"/>
            <w:vAlign w:val="center"/>
          </w:tcPr>
          <w:p w14:paraId="336B564A"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37DA2462" w14:textId="77777777" w:rsidR="000829C4" w:rsidRDefault="00000000">
            <w:pPr>
              <w:pStyle w:val="af"/>
              <w:ind w:firstLineChars="0" w:firstLine="0"/>
              <w:jc w:val="left"/>
              <w:rPr>
                <w:kern w:val="0"/>
                <w:sz w:val="18"/>
                <w:szCs w:val="18"/>
                <w:lang w:val="en-US"/>
              </w:rPr>
            </w:pPr>
            <w:r>
              <w:rPr>
                <w:rFonts w:hint="eastAsia"/>
                <w:kern w:val="0"/>
                <w:sz w:val="18"/>
                <w:szCs w:val="18"/>
                <w:lang w:val="en-US"/>
              </w:rPr>
              <w:t>印花税减免税计算相关去掉，减免税统一在申报时计算。</w:t>
            </w:r>
          </w:p>
        </w:tc>
        <w:tc>
          <w:tcPr>
            <w:tcW w:w="839" w:type="dxa"/>
            <w:vAlign w:val="center"/>
          </w:tcPr>
          <w:p w14:paraId="46B292BA" w14:textId="77777777" w:rsidR="000829C4" w:rsidRDefault="000829C4">
            <w:pPr>
              <w:pStyle w:val="af"/>
              <w:ind w:firstLineChars="0" w:firstLine="0"/>
              <w:jc w:val="center"/>
              <w:rPr>
                <w:kern w:val="0"/>
                <w:sz w:val="18"/>
                <w:szCs w:val="18"/>
                <w:lang w:val="en-US"/>
              </w:rPr>
            </w:pPr>
          </w:p>
        </w:tc>
        <w:tc>
          <w:tcPr>
            <w:tcW w:w="753" w:type="dxa"/>
            <w:vAlign w:val="center"/>
          </w:tcPr>
          <w:p w14:paraId="4BB3BC37" w14:textId="77777777" w:rsidR="000829C4" w:rsidRDefault="000829C4">
            <w:pPr>
              <w:jc w:val="center"/>
              <w:rPr>
                <w:kern w:val="0"/>
                <w:sz w:val="20"/>
                <w:szCs w:val="21"/>
              </w:rPr>
            </w:pPr>
          </w:p>
        </w:tc>
      </w:tr>
      <w:tr w:rsidR="000829C4" w14:paraId="3CFD903D" w14:textId="77777777">
        <w:trPr>
          <w:jc w:val="center"/>
        </w:trPr>
        <w:tc>
          <w:tcPr>
            <w:tcW w:w="944" w:type="dxa"/>
            <w:vAlign w:val="center"/>
          </w:tcPr>
          <w:p w14:paraId="7B2CC9CF" w14:textId="77777777" w:rsidR="000829C4" w:rsidRDefault="00000000">
            <w:pPr>
              <w:pStyle w:val="af"/>
              <w:ind w:firstLineChars="0" w:firstLine="0"/>
              <w:jc w:val="center"/>
              <w:rPr>
                <w:kern w:val="0"/>
                <w:sz w:val="18"/>
                <w:szCs w:val="18"/>
                <w:lang w:val="en-US"/>
              </w:rPr>
            </w:pPr>
            <w:r>
              <w:rPr>
                <w:rFonts w:hint="eastAsia"/>
                <w:kern w:val="0"/>
                <w:sz w:val="18"/>
                <w:szCs w:val="18"/>
                <w:lang w:val="en-US"/>
              </w:rPr>
              <w:lastRenderedPageBreak/>
              <w:t>V4.5</w:t>
            </w:r>
          </w:p>
        </w:tc>
        <w:tc>
          <w:tcPr>
            <w:tcW w:w="1147" w:type="dxa"/>
            <w:vAlign w:val="center"/>
          </w:tcPr>
          <w:p w14:paraId="00470131"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2021-09-02</w:t>
            </w:r>
          </w:p>
        </w:tc>
        <w:tc>
          <w:tcPr>
            <w:tcW w:w="1239" w:type="dxa"/>
            <w:vAlign w:val="center"/>
          </w:tcPr>
          <w:p w14:paraId="3F0552FF" w14:textId="77777777" w:rsidR="000829C4" w:rsidRDefault="00000000">
            <w:pPr>
              <w:pStyle w:val="af"/>
              <w:ind w:firstLineChars="0" w:firstLine="0"/>
              <w:jc w:val="center"/>
              <w:rPr>
                <w:kern w:val="0"/>
                <w:sz w:val="18"/>
                <w:szCs w:val="18"/>
                <w:lang w:val="en-US"/>
              </w:rPr>
            </w:pPr>
            <w:r>
              <w:rPr>
                <w:rFonts w:hint="eastAsia"/>
                <w:kern w:val="0"/>
                <w:sz w:val="18"/>
                <w:szCs w:val="18"/>
                <w:lang w:val="en-US"/>
              </w:rPr>
              <w:t>A</w:t>
            </w:r>
          </w:p>
        </w:tc>
        <w:tc>
          <w:tcPr>
            <w:tcW w:w="3600" w:type="dxa"/>
            <w:vAlign w:val="center"/>
          </w:tcPr>
          <w:p w14:paraId="4A4DE232" w14:textId="77777777" w:rsidR="000829C4" w:rsidRDefault="00000000">
            <w:pPr>
              <w:pStyle w:val="af"/>
              <w:ind w:firstLineChars="0" w:firstLine="0"/>
              <w:jc w:val="left"/>
              <w:rPr>
                <w:kern w:val="0"/>
                <w:sz w:val="18"/>
                <w:szCs w:val="18"/>
                <w:lang w:val="en-US"/>
              </w:rPr>
            </w:pPr>
            <w:r>
              <w:rPr>
                <w:rFonts w:hint="eastAsia"/>
                <w:kern w:val="0"/>
                <w:sz w:val="18"/>
                <w:szCs w:val="18"/>
                <w:lang w:val="en-US"/>
              </w:rPr>
              <w:t>新增房产税减免税政策设置，房产税减免税计算逻辑调整；</w:t>
            </w:r>
          </w:p>
          <w:p w14:paraId="28EB6D0F" w14:textId="77777777" w:rsidR="000829C4" w:rsidRDefault="00000000">
            <w:pPr>
              <w:pStyle w:val="af"/>
              <w:ind w:firstLineChars="0" w:firstLine="0"/>
              <w:jc w:val="left"/>
              <w:rPr>
                <w:kern w:val="0"/>
                <w:sz w:val="18"/>
                <w:szCs w:val="18"/>
                <w:lang w:val="en-US"/>
              </w:rPr>
            </w:pPr>
            <w:r>
              <w:rPr>
                <w:rFonts w:hint="eastAsia"/>
                <w:kern w:val="0"/>
                <w:sz w:val="18"/>
                <w:szCs w:val="18"/>
                <w:lang w:val="en-US"/>
              </w:rPr>
              <w:t>房产税汇总查询改为房产土地税汇总，查询字段调整；</w:t>
            </w:r>
          </w:p>
        </w:tc>
        <w:tc>
          <w:tcPr>
            <w:tcW w:w="839" w:type="dxa"/>
            <w:vAlign w:val="center"/>
          </w:tcPr>
          <w:p w14:paraId="6AC3AA91" w14:textId="77777777" w:rsidR="000829C4" w:rsidRDefault="000829C4">
            <w:pPr>
              <w:pStyle w:val="af"/>
              <w:ind w:firstLineChars="0" w:firstLine="0"/>
              <w:jc w:val="center"/>
              <w:rPr>
                <w:kern w:val="0"/>
                <w:sz w:val="18"/>
                <w:szCs w:val="18"/>
                <w:lang w:val="en-US"/>
              </w:rPr>
            </w:pPr>
          </w:p>
        </w:tc>
        <w:tc>
          <w:tcPr>
            <w:tcW w:w="753" w:type="dxa"/>
            <w:vAlign w:val="center"/>
          </w:tcPr>
          <w:p w14:paraId="6F737FDF" w14:textId="77777777" w:rsidR="000829C4" w:rsidRDefault="000829C4">
            <w:pPr>
              <w:jc w:val="center"/>
              <w:rPr>
                <w:kern w:val="0"/>
                <w:sz w:val="20"/>
                <w:szCs w:val="21"/>
              </w:rPr>
            </w:pPr>
          </w:p>
        </w:tc>
      </w:tr>
      <w:tr w:rsidR="000829C4" w14:paraId="64F08E26" w14:textId="77777777">
        <w:trPr>
          <w:jc w:val="center"/>
        </w:trPr>
        <w:tc>
          <w:tcPr>
            <w:tcW w:w="944" w:type="dxa"/>
            <w:vAlign w:val="center"/>
          </w:tcPr>
          <w:p w14:paraId="6693424F"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V1.0</w:t>
            </w:r>
            <w:r>
              <w:rPr>
                <w:rFonts w:hint="eastAsia"/>
                <w:kern w:val="0"/>
                <w:sz w:val="18"/>
                <w:szCs w:val="18"/>
                <w:lang w:val="en-US"/>
              </w:rPr>
              <w:t>（重新编码）</w:t>
            </w:r>
          </w:p>
        </w:tc>
        <w:tc>
          <w:tcPr>
            <w:tcW w:w="1147" w:type="dxa"/>
            <w:vAlign w:val="center"/>
          </w:tcPr>
          <w:p w14:paraId="3A63BBD9"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2023-11-13</w:t>
            </w:r>
          </w:p>
        </w:tc>
        <w:tc>
          <w:tcPr>
            <w:tcW w:w="1239" w:type="dxa"/>
            <w:vAlign w:val="center"/>
          </w:tcPr>
          <w:p w14:paraId="1F2A43EF"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337CE1F8" w14:textId="77777777" w:rsidR="000829C4" w:rsidRDefault="00000000">
            <w:pPr>
              <w:pStyle w:val="af"/>
              <w:ind w:firstLineChars="0" w:firstLine="0"/>
              <w:jc w:val="left"/>
              <w:rPr>
                <w:kern w:val="0"/>
                <w:sz w:val="18"/>
                <w:szCs w:val="18"/>
                <w:lang w:val="en-US"/>
              </w:rPr>
            </w:pPr>
            <w:r>
              <w:rPr>
                <w:rFonts w:hint="eastAsia"/>
                <w:kern w:val="0"/>
                <w:sz w:val="18"/>
                <w:szCs w:val="18"/>
                <w:lang w:val="en-US"/>
              </w:rPr>
              <w:t>小税种及其他全</w:t>
            </w:r>
            <w:proofErr w:type="gramStart"/>
            <w:r>
              <w:rPr>
                <w:rFonts w:hint="eastAsia"/>
                <w:kern w:val="0"/>
                <w:sz w:val="18"/>
                <w:szCs w:val="18"/>
                <w:lang w:val="en-US"/>
              </w:rPr>
              <w:t>量需求</w:t>
            </w:r>
            <w:proofErr w:type="gramEnd"/>
            <w:r>
              <w:rPr>
                <w:rFonts w:hint="eastAsia"/>
                <w:kern w:val="0"/>
                <w:sz w:val="18"/>
                <w:szCs w:val="18"/>
                <w:lang w:val="en-US"/>
              </w:rPr>
              <w:t>整合，包括产品迭代优化需求、华夏已实现功能迁移需求</w:t>
            </w:r>
          </w:p>
        </w:tc>
        <w:tc>
          <w:tcPr>
            <w:tcW w:w="839" w:type="dxa"/>
            <w:vAlign w:val="center"/>
          </w:tcPr>
          <w:p w14:paraId="58F5BF22" w14:textId="77777777" w:rsidR="000829C4" w:rsidRDefault="00000000">
            <w:pPr>
              <w:pStyle w:val="af"/>
              <w:ind w:firstLineChars="0" w:firstLine="0"/>
              <w:jc w:val="center"/>
              <w:rPr>
                <w:kern w:val="0"/>
                <w:sz w:val="18"/>
                <w:szCs w:val="18"/>
                <w:lang w:val="en-US"/>
              </w:rPr>
            </w:pPr>
            <w:r>
              <w:rPr>
                <w:rFonts w:hint="eastAsia"/>
                <w:kern w:val="0"/>
                <w:sz w:val="18"/>
                <w:szCs w:val="18"/>
                <w:lang w:val="en-US"/>
              </w:rPr>
              <w:t>王艺澍</w:t>
            </w:r>
          </w:p>
        </w:tc>
        <w:tc>
          <w:tcPr>
            <w:tcW w:w="753" w:type="dxa"/>
            <w:vAlign w:val="center"/>
          </w:tcPr>
          <w:p w14:paraId="66B26599" w14:textId="77777777" w:rsidR="000829C4" w:rsidRDefault="000829C4">
            <w:pPr>
              <w:jc w:val="center"/>
              <w:rPr>
                <w:kern w:val="0"/>
                <w:sz w:val="20"/>
                <w:szCs w:val="21"/>
              </w:rPr>
            </w:pPr>
          </w:p>
        </w:tc>
      </w:tr>
      <w:tr w:rsidR="000829C4" w14:paraId="6A826D89" w14:textId="77777777">
        <w:trPr>
          <w:jc w:val="center"/>
        </w:trPr>
        <w:tc>
          <w:tcPr>
            <w:tcW w:w="944" w:type="dxa"/>
            <w:vAlign w:val="center"/>
          </w:tcPr>
          <w:p w14:paraId="7B8A3366"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V1.2</w:t>
            </w:r>
          </w:p>
        </w:tc>
        <w:tc>
          <w:tcPr>
            <w:tcW w:w="1147" w:type="dxa"/>
            <w:vAlign w:val="center"/>
          </w:tcPr>
          <w:p w14:paraId="7FE2C9F6"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2025-11-05</w:t>
            </w:r>
          </w:p>
        </w:tc>
        <w:tc>
          <w:tcPr>
            <w:tcW w:w="1239" w:type="dxa"/>
            <w:vAlign w:val="center"/>
          </w:tcPr>
          <w:p w14:paraId="3A6AD096"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2ED0EBD3" w14:textId="77777777" w:rsidR="000829C4" w:rsidRDefault="00000000">
            <w:pPr>
              <w:pStyle w:val="af"/>
              <w:ind w:firstLineChars="0" w:firstLine="0"/>
              <w:jc w:val="left"/>
              <w:rPr>
                <w:kern w:val="0"/>
                <w:sz w:val="18"/>
                <w:szCs w:val="18"/>
                <w:lang w:val="en-US"/>
              </w:rPr>
            </w:pPr>
            <w:r>
              <w:rPr>
                <w:rFonts w:hint="eastAsia"/>
                <w:kern w:val="0"/>
                <w:sz w:val="18"/>
                <w:szCs w:val="18"/>
                <w:lang w:val="en-US"/>
              </w:rPr>
              <w:t>补充字段长度说明</w:t>
            </w:r>
          </w:p>
        </w:tc>
        <w:tc>
          <w:tcPr>
            <w:tcW w:w="839" w:type="dxa"/>
            <w:vAlign w:val="center"/>
          </w:tcPr>
          <w:p w14:paraId="1FF3D59F" w14:textId="77777777" w:rsidR="000829C4" w:rsidRDefault="00000000">
            <w:pPr>
              <w:pStyle w:val="af"/>
              <w:ind w:firstLineChars="0" w:firstLine="0"/>
              <w:jc w:val="center"/>
              <w:rPr>
                <w:kern w:val="0"/>
                <w:sz w:val="18"/>
                <w:szCs w:val="18"/>
                <w:lang w:val="en-US"/>
              </w:rPr>
            </w:pPr>
            <w:r>
              <w:rPr>
                <w:rFonts w:hint="eastAsia"/>
                <w:kern w:val="0"/>
                <w:sz w:val="18"/>
                <w:szCs w:val="18"/>
                <w:lang w:val="en-US"/>
              </w:rPr>
              <w:t>王艺澍</w:t>
            </w:r>
          </w:p>
        </w:tc>
        <w:tc>
          <w:tcPr>
            <w:tcW w:w="753" w:type="dxa"/>
            <w:vAlign w:val="center"/>
          </w:tcPr>
          <w:p w14:paraId="6856F1AD" w14:textId="77777777" w:rsidR="000829C4" w:rsidRDefault="000829C4">
            <w:pPr>
              <w:jc w:val="center"/>
              <w:rPr>
                <w:kern w:val="0"/>
                <w:sz w:val="20"/>
                <w:szCs w:val="21"/>
              </w:rPr>
            </w:pPr>
          </w:p>
        </w:tc>
      </w:tr>
      <w:tr w:rsidR="000829C4" w14:paraId="1DFF965D" w14:textId="77777777">
        <w:trPr>
          <w:jc w:val="center"/>
        </w:trPr>
        <w:tc>
          <w:tcPr>
            <w:tcW w:w="944" w:type="dxa"/>
            <w:vAlign w:val="center"/>
          </w:tcPr>
          <w:p w14:paraId="28B10BFE" w14:textId="77777777" w:rsidR="000829C4" w:rsidRDefault="00000000">
            <w:pPr>
              <w:pStyle w:val="af"/>
              <w:ind w:firstLineChars="0" w:firstLine="0"/>
              <w:jc w:val="center"/>
              <w:rPr>
                <w:kern w:val="0"/>
                <w:sz w:val="18"/>
                <w:szCs w:val="18"/>
                <w:lang w:val="en-US"/>
              </w:rPr>
            </w:pPr>
            <w:r>
              <w:rPr>
                <w:rFonts w:hint="eastAsia"/>
                <w:kern w:val="0"/>
                <w:sz w:val="18"/>
                <w:szCs w:val="18"/>
                <w:lang w:val="en-US"/>
              </w:rPr>
              <w:t>V8.4-V1.0</w:t>
            </w:r>
          </w:p>
        </w:tc>
        <w:tc>
          <w:tcPr>
            <w:tcW w:w="1147" w:type="dxa"/>
            <w:vAlign w:val="center"/>
          </w:tcPr>
          <w:p w14:paraId="2B25E657" w14:textId="77777777" w:rsidR="000829C4" w:rsidRDefault="00000000">
            <w:pPr>
              <w:pStyle w:val="af"/>
              <w:ind w:firstLineChars="0" w:firstLine="0"/>
              <w:jc w:val="center"/>
              <w:rPr>
                <w:kern w:val="0"/>
                <w:sz w:val="18"/>
                <w:szCs w:val="18"/>
                <w:lang w:val="en-US"/>
              </w:rPr>
            </w:pPr>
            <w:r>
              <w:rPr>
                <w:rFonts w:hint="eastAsia"/>
                <w:kern w:val="0"/>
                <w:sz w:val="18"/>
                <w:szCs w:val="18"/>
                <w:lang w:val="en-US"/>
              </w:rPr>
              <w:t>2026-04-15</w:t>
            </w:r>
          </w:p>
        </w:tc>
        <w:tc>
          <w:tcPr>
            <w:tcW w:w="1239" w:type="dxa"/>
            <w:vAlign w:val="center"/>
          </w:tcPr>
          <w:p w14:paraId="680273FD" w14:textId="77777777" w:rsidR="000829C4" w:rsidRDefault="00000000">
            <w:pPr>
              <w:pStyle w:val="af"/>
              <w:ind w:firstLineChars="0" w:firstLine="0"/>
              <w:jc w:val="center"/>
              <w:rPr>
                <w:kern w:val="0"/>
                <w:sz w:val="18"/>
                <w:szCs w:val="18"/>
                <w:lang w:val="en-US"/>
              </w:rPr>
            </w:pPr>
            <w:r>
              <w:rPr>
                <w:rFonts w:hint="eastAsia"/>
                <w:kern w:val="0"/>
                <w:sz w:val="18"/>
                <w:szCs w:val="18"/>
                <w:lang w:val="en-US"/>
              </w:rPr>
              <w:t>M</w:t>
            </w:r>
          </w:p>
        </w:tc>
        <w:tc>
          <w:tcPr>
            <w:tcW w:w="3600" w:type="dxa"/>
            <w:vAlign w:val="center"/>
          </w:tcPr>
          <w:p w14:paraId="4128AFB0" w14:textId="77777777" w:rsidR="000829C4" w:rsidRDefault="00000000">
            <w:pPr>
              <w:pStyle w:val="af"/>
              <w:numPr>
                <w:ilvl w:val="0"/>
                <w:numId w:val="2"/>
              </w:numPr>
              <w:ind w:firstLineChars="0" w:firstLine="0"/>
              <w:jc w:val="left"/>
              <w:rPr>
                <w:kern w:val="0"/>
                <w:sz w:val="18"/>
                <w:szCs w:val="18"/>
                <w:lang w:val="en-US"/>
              </w:rPr>
            </w:pPr>
            <w:r>
              <w:rPr>
                <w:rFonts w:hint="eastAsia"/>
                <w:kern w:val="0"/>
                <w:sz w:val="18"/>
                <w:szCs w:val="18"/>
                <w:lang w:val="en-US"/>
              </w:rPr>
              <w:t>增加临时纳税人房产税、城镇土地使用税税金计提功能</w:t>
            </w:r>
          </w:p>
          <w:p w14:paraId="50E8D9AA" w14:textId="77777777" w:rsidR="000829C4" w:rsidRDefault="00000000">
            <w:pPr>
              <w:pStyle w:val="af"/>
              <w:numPr>
                <w:ilvl w:val="0"/>
                <w:numId w:val="2"/>
              </w:numPr>
              <w:ind w:firstLineChars="0" w:firstLine="0"/>
              <w:jc w:val="left"/>
              <w:rPr>
                <w:kern w:val="0"/>
                <w:sz w:val="18"/>
                <w:szCs w:val="18"/>
                <w:lang w:val="en-US"/>
              </w:rPr>
            </w:pPr>
            <w:r>
              <w:rPr>
                <w:rFonts w:hint="eastAsia"/>
                <w:kern w:val="0"/>
                <w:sz w:val="18"/>
                <w:szCs w:val="18"/>
                <w:lang w:val="en-US"/>
              </w:rPr>
              <w:t>修改财产行为税申报、临时纳税人申报，支持房产税从价、</w:t>
            </w:r>
            <w:proofErr w:type="gramStart"/>
            <w:r>
              <w:rPr>
                <w:rFonts w:hint="eastAsia"/>
                <w:kern w:val="0"/>
                <w:sz w:val="18"/>
                <w:szCs w:val="18"/>
                <w:lang w:val="en-US"/>
              </w:rPr>
              <w:t>从租申报</w:t>
            </w:r>
            <w:proofErr w:type="gramEnd"/>
            <w:r>
              <w:rPr>
                <w:rFonts w:hint="eastAsia"/>
                <w:kern w:val="0"/>
                <w:sz w:val="18"/>
                <w:szCs w:val="18"/>
                <w:lang w:val="en-US"/>
              </w:rPr>
              <w:t>频率不一致</w:t>
            </w:r>
          </w:p>
        </w:tc>
        <w:tc>
          <w:tcPr>
            <w:tcW w:w="839" w:type="dxa"/>
            <w:vAlign w:val="center"/>
          </w:tcPr>
          <w:p w14:paraId="0FF329B9" w14:textId="77777777" w:rsidR="000829C4" w:rsidRDefault="00000000">
            <w:pPr>
              <w:pStyle w:val="af"/>
              <w:ind w:firstLineChars="0" w:firstLine="0"/>
              <w:jc w:val="center"/>
              <w:rPr>
                <w:kern w:val="0"/>
                <w:sz w:val="18"/>
                <w:szCs w:val="18"/>
                <w:lang w:val="en-US"/>
              </w:rPr>
            </w:pPr>
            <w:r>
              <w:rPr>
                <w:rFonts w:hint="eastAsia"/>
                <w:kern w:val="0"/>
                <w:sz w:val="18"/>
                <w:szCs w:val="18"/>
                <w:lang w:val="en-US"/>
              </w:rPr>
              <w:t>王艺澍</w:t>
            </w:r>
          </w:p>
        </w:tc>
        <w:tc>
          <w:tcPr>
            <w:tcW w:w="753" w:type="dxa"/>
            <w:vAlign w:val="center"/>
          </w:tcPr>
          <w:p w14:paraId="7E94654F" w14:textId="77777777" w:rsidR="000829C4" w:rsidRDefault="000829C4">
            <w:pPr>
              <w:jc w:val="center"/>
              <w:rPr>
                <w:kern w:val="0"/>
                <w:sz w:val="20"/>
                <w:szCs w:val="21"/>
              </w:rPr>
            </w:pPr>
          </w:p>
        </w:tc>
      </w:tr>
    </w:tbl>
    <w:p w14:paraId="713841A1" w14:textId="77777777" w:rsidR="000829C4" w:rsidRDefault="000829C4">
      <w:pPr>
        <w:sectPr w:rsidR="000829C4">
          <w:pgSz w:w="11906" w:h="16838"/>
          <w:pgMar w:top="1440" w:right="1800" w:bottom="1440" w:left="1800" w:header="851" w:footer="992" w:gutter="0"/>
          <w:cols w:space="425"/>
          <w:docGrid w:type="lines" w:linePitch="312"/>
        </w:sectPr>
      </w:pPr>
    </w:p>
    <w:sdt>
      <w:sdtPr>
        <w:rPr>
          <w:rFonts w:ascii="宋体" w:eastAsia="宋体" w:hAnsi="宋体"/>
        </w:rPr>
        <w:id w:val="147471239"/>
        <w15:color w:val="DBDBDB"/>
        <w:docPartObj>
          <w:docPartGallery w:val="Table of Contents"/>
          <w:docPartUnique/>
        </w:docPartObj>
      </w:sdtPr>
      <w:sdtContent>
        <w:p w14:paraId="163AA125" w14:textId="77777777" w:rsidR="000829C4" w:rsidRDefault="00000000">
          <w:pPr>
            <w:spacing w:line="240" w:lineRule="auto"/>
            <w:jc w:val="center"/>
          </w:pPr>
          <w:r>
            <w:rPr>
              <w:rFonts w:ascii="宋体" w:eastAsia="宋体" w:hAnsi="宋体"/>
            </w:rPr>
            <w:t>目录</w:t>
          </w:r>
        </w:p>
        <w:p w14:paraId="6244D265" w14:textId="77777777" w:rsidR="000829C4" w:rsidRDefault="00000000">
          <w:pPr>
            <w:pStyle w:val="TOC1"/>
            <w:tabs>
              <w:tab w:val="right" w:leader="dot" w:pos="8306"/>
            </w:tabs>
          </w:pPr>
          <w:r>
            <w:fldChar w:fldCharType="begin"/>
          </w:r>
          <w:r>
            <w:instrText xml:space="preserve">TOC \o "1-3" \h \u </w:instrText>
          </w:r>
          <w:r>
            <w:fldChar w:fldCharType="separate"/>
          </w:r>
          <w:hyperlink w:anchor="_Toc1269021068" w:history="1">
            <w:r w:rsidR="000829C4">
              <w:t xml:space="preserve">1. </w:t>
            </w:r>
            <w:r w:rsidR="000829C4">
              <w:rPr>
                <w:rFonts w:hint="eastAsia"/>
              </w:rPr>
              <w:t>引言</w:t>
            </w:r>
            <w:r w:rsidR="000829C4">
              <w:tab/>
            </w:r>
            <w:r w:rsidR="000829C4">
              <w:fldChar w:fldCharType="begin"/>
            </w:r>
            <w:r w:rsidR="000829C4">
              <w:instrText xml:space="preserve"> PAGEREF _Toc1269021068 \h </w:instrText>
            </w:r>
            <w:r w:rsidR="000829C4">
              <w:fldChar w:fldCharType="separate"/>
            </w:r>
            <w:r w:rsidR="000829C4">
              <w:t>10</w:t>
            </w:r>
            <w:r w:rsidR="000829C4">
              <w:fldChar w:fldCharType="end"/>
            </w:r>
          </w:hyperlink>
        </w:p>
        <w:p w14:paraId="05485140" w14:textId="77777777" w:rsidR="000829C4" w:rsidRDefault="000829C4">
          <w:pPr>
            <w:pStyle w:val="TOC2"/>
            <w:tabs>
              <w:tab w:val="right" w:leader="dot" w:pos="8306"/>
            </w:tabs>
          </w:pPr>
          <w:hyperlink w:anchor="_Toc1776991519" w:history="1">
            <w:r>
              <w:t xml:space="preserve">1.1. </w:t>
            </w:r>
            <w:r>
              <w:rPr>
                <w:rFonts w:hint="eastAsia"/>
              </w:rPr>
              <w:t>编写目的</w:t>
            </w:r>
            <w:r>
              <w:tab/>
            </w:r>
            <w:r>
              <w:fldChar w:fldCharType="begin"/>
            </w:r>
            <w:r>
              <w:instrText xml:space="preserve"> PAGEREF _Toc1776991519 \h </w:instrText>
            </w:r>
            <w:r>
              <w:fldChar w:fldCharType="separate"/>
            </w:r>
            <w:r>
              <w:t>10</w:t>
            </w:r>
            <w:r>
              <w:fldChar w:fldCharType="end"/>
            </w:r>
          </w:hyperlink>
        </w:p>
        <w:p w14:paraId="4261AE96" w14:textId="77777777" w:rsidR="000829C4" w:rsidRDefault="000829C4">
          <w:pPr>
            <w:pStyle w:val="TOC2"/>
            <w:tabs>
              <w:tab w:val="right" w:leader="dot" w:pos="8306"/>
            </w:tabs>
          </w:pPr>
          <w:hyperlink w:anchor="_Toc841381004" w:history="1">
            <w:r>
              <w:t xml:space="preserve">1.2. </w:t>
            </w:r>
            <w:r>
              <w:rPr>
                <w:rFonts w:hint="eastAsia"/>
              </w:rPr>
              <w:t>适用范围</w:t>
            </w:r>
            <w:r>
              <w:tab/>
            </w:r>
            <w:r>
              <w:fldChar w:fldCharType="begin"/>
            </w:r>
            <w:r>
              <w:instrText xml:space="preserve"> PAGEREF _Toc841381004 \h </w:instrText>
            </w:r>
            <w:r>
              <w:fldChar w:fldCharType="separate"/>
            </w:r>
            <w:r>
              <w:t>10</w:t>
            </w:r>
            <w:r>
              <w:fldChar w:fldCharType="end"/>
            </w:r>
          </w:hyperlink>
        </w:p>
        <w:p w14:paraId="38737C05" w14:textId="77777777" w:rsidR="000829C4" w:rsidRDefault="000829C4">
          <w:pPr>
            <w:pStyle w:val="TOC2"/>
            <w:tabs>
              <w:tab w:val="right" w:leader="dot" w:pos="8306"/>
            </w:tabs>
          </w:pPr>
          <w:hyperlink w:anchor="_Toc2058202380" w:history="1">
            <w:r>
              <w:t xml:space="preserve">1.3. </w:t>
            </w:r>
            <w:r>
              <w:rPr>
                <w:rFonts w:hint="eastAsia"/>
              </w:rPr>
              <w:t>参考资料</w:t>
            </w:r>
            <w:r>
              <w:tab/>
            </w:r>
            <w:r>
              <w:fldChar w:fldCharType="begin"/>
            </w:r>
            <w:r>
              <w:instrText xml:space="preserve"> PAGEREF _Toc2058202380 \h </w:instrText>
            </w:r>
            <w:r>
              <w:fldChar w:fldCharType="separate"/>
            </w:r>
            <w:r>
              <w:t>10</w:t>
            </w:r>
            <w:r>
              <w:fldChar w:fldCharType="end"/>
            </w:r>
          </w:hyperlink>
        </w:p>
        <w:p w14:paraId="4169A941" w14:textId="77777777" w:rsidR="000829C4" w:rsidRDefault="000829C4">
          <w:pPr>
            <w:pStyle w:val="TOC2"/>
            <w:tabs>
              <w:tab w:val="right" w:leader="dot" w:pos="8306"/>
            </w:tabs>
          </w:pPr>
          <w:hyperlink w:anchor="_Toc540814784" w:history="1">
            <w:r>
              <w:t xml:space="preserve">1.4. </w:t>
            </w:r>
            <w:r>
              <w:rPr>
                <w:rFonts w:hint="eastAsia"/>
              </w:rPr>
              <w:t>名词解释</w:t>
            </w:r>
            <w:r>
              <w:tab/>
            </w:r>
            <w:r>
              <w:fldChar w:fldCharType="begin"/>
            </w:r>
            <w:r>
              <w:instrText xml:space="preserve"> PAGEREF _Toc540814784 \h </w:instrText>
            </w:r>
            <w:r>
              <w:fldChar w:fldCharType="separate"/>
            </w:r>
            <w:r>
              <w:t>10</w:t>
            </w:r>
            <w:r>
              <w:fldChar w:fldCharType="end"/>
            </w:r>
          </w:hyperlink>
        </w:p>
        <w:p w14:paraId="0D8EE980" w14:textId="77777777" w:rsidR="000829C4" w:rsidRDefault="000829C4">
          <w:pPr>
            <w:pStyle w:val="TOC1"/>
            <w:tabs>
              <w:tab w:val="right" w:leader="dot" w:pos="8306"/>
            </w:tabs>
          </w:pPr>
          <w:hyperlink w:anchor="_Toc1323280584" w:history="1">
            <w:r>
              <w:t xml:space="preserve">2. </w:t>
            </w:r>
            <w:r>
              <w:rPr>
                <w:rFonts w:hint="eastAsia"/>
              </w:rPr>
              <w:t>产品应用概述</w:t>
            </w:r>
            <w:r>
              <w:tab/>
            </w:r>
            <w:r>
              <w:fldChar w:fldCharType="begin"/>
            </w:r>
            <w:r>
              <w:instrText xml:space="preserve"> PAGEREF _Toc1323280584 \h </w:instrText>
            </w:r>
            <w:r>
              <w:fldChar w:fldCharType="separate"/>
            </w:r>
            <w:r>
              <w:t>10</w:t>
            </w:r>
            <w:r>
              <w:fldChar w:fldCharType="end"/>
            </w:r>
          </w:hyperlink>
        </w:p>
        <w:p w14:paraId="3EA08088" w14:textId="77777777" w:rsidR="000829C4" w:rsidRDefault="000829C4">
          <w:pPr>
            <w:pStyle w:val="TOC2"/>
            <w:tabs>
              <w:tab w:val="right" w:leader="dot" w:pos="8306"/>
            </w:tabs>
          </w:pPr>
          <w:hyperlink w:anchor="_Toc1036126956" w:history="1">
            <w:r>
              <w:t xml:space="preserve">2.1. </w:t>
            </w:r>
            <w:r>
              <w:rPr>
                <w:rFonts w:hint="eastAsia"/>
              </w:rPr>
              <w:t>系统架构</w:t>
            </w:r>
            <w:r>
              <w:tab/>
            </w:r>
            <w:r>
              <w:fldChar w:fldCharType="begin"/>
            </w:r>
            <w:r>
              <w:instrText xml:space="preserve"> PAGEREF _Toc1036126956 \h </w:instrText>
            </w:r>
            <w:r>
              <w:fldChar w:fldCharType="separate"/>
            </w:r>
            <w:r>
              <w:t>10</w:t>
            </w:r>
            <w:r>
              <w:fldChar w:fldCharType="end"/>
            </w:r>
          </w:hyperlink>
        </w:p>
        <w:p w14:paraId="2E6FC19E" w14:textId="77777777" w:rsidR="000829C4" w:rsidRDefault="000829C4">
          <w:pPr>
            <w:pStyle w:val="TOC2"/>
            <w:tabs>
              <w:tab w:val="right" w:leader="dot" w:pos="8306"/>
            </w:tabs>
          </w:pPr>
          <w:hyperlink w:anchor="_Toc240855969" w:history="1">
            <w:r>
              <w:t xml:space="preserve">2.2. </w:t>
            </w:r>
            <w:r>
              <w:rPr>
                <w:rFonts w:hint="eastAsia"/>
              </w:rPr>
              <w:t>产品应用目标</w:t>
            </w:r>
            <w:r>
              <w:tab/>
            </w:r>
            <w:r>
              <w:fldChar w:fldCharType="begin"/>
            </w:r>
            <w:r>
              <w:instrText xml:space="preserve"> PAGEREF _Toc240855969 \h </w:instrText>
            </w:r>
            <w:r>
              <w:fldChar w:fldCharType="separate"/>
            </w:r>
            <w:r>
              <w:t>10</w:t>
            </w:r>
            <w:r>
              <w:fldChar w:fldCharType="end"/>
            </w:r>
          </w:hyperlink>
        </w:p>
        <w:p w14:paraId="10638692" w14:textId="77777777" w:rsidR="000829C4" w:rsidRDefault="000829C4">
          <w:pPr>
            <w:pStyle w:val="TOC1"/>
            <w:tabs>
              <w:tab w:val="right" w:leader="dot" w:pos="8306"/>
            </w:tabs>
          </w:pPr>
          <w:hyperlink w:anchor="_Toc59596388" w:history="1">
            <w:r>
              <w:t xml:space="preserve">3. </w:t>
            </w:r>
            <w:r>
              <w:rPr>
                <w:rFonts w:hint="eastAsia"/>
              </w:rPr>
              <w:t>印花税</w:t>
            </w:r>
            <w:r>
              <w:tab/>
            </w:r>
            <w:r>
              <w:fldChar w:fldCharType="begin"/>
            </w:r>
            <w:r>
              <w:instrText xml:space="preserve"> PAGEREF _Toc59596388 \h </w:instrText>
            </w:r>
            <w:r>
              <w:fldChar w:fldCharType="separate"/>
            </w:r>
            <w:r>
              <w:t>11</w:t>
            </w:r>
            <w:r>
              <w:fldChar w:fldCharType="end"/>
            </w:r>
          </w:hyperlink>
        </w:p>
        <w:p w14:paraId="552E3D0B" w14:textId="77777777" w:rsidR="000829C4" w:rsidRDefault="000829C4">
          <w:pPr>
            <w:pStyle w:val="TOC2"/>
            <w:tabs>
              <w:tab w:val="right" w:leader="dot" w:pos="8306"/>
            </w:tabs>
          </w:pPr>
          <w:hyperlink w:anchor="_Toc909113614" w:history="1">
            <w:r>
              <w:t xml:space="preserve">3.1. </w:t>
            </w:r>
            <w:r>
              <w:rPr>
                <w:rFonts w:hint="eastAsia"/>
              </w:rPr>
              <w:t>基础设置</w:t>
            </w:r>
            <w:r>
              <w:tab/>
            </w:r>
            <w:r>
              <w:fldChar w:fldCharType="begin"/>
            </w:r>
            <w:r>
              <w:instrText xml:space="preserve"> PAGEREF _Toc909113614 \h </w:instrText>
            </w:r>
            <w:r>
              <w:fldChar w:fldCharType="separate"/>
            </w:r>
            <w:r>
              <w:t>11</w:t>
            </w:r>
            <w:r>
              <w:fldChar w:fldCharType="end"/>
            </w:r>
          </w:hyperlink>
        </w:p>
        <w:p w14:paraId="69E8BD10" w14:textId="77777777" w:rsidR="000829C4" w:rsidRDefault="000829C4">
          <w:pPr>
            <w:pStyle w:val="TOC3"/>
            <w:tabs>
              <w:tab w:val="right" w:leader="dot" w:pos="8306"/>
            </w:tabs>
          </w:pPr>
          <w:hyperlink w:anchor="_Toc126362093" w:history="1">
            <w:r>
              <w:t xml:space="preserve">3.1.1. </w:t>
            </w:r>
            <w:r>
              <w:rPr>
                <w:rFonts w:hint="eastAsia"/>
              </w:rPr>
              <w:t>税目规则设置</w:t>
            </w:r>
            <w:r>
              <w:tab/>
            </w:r>
            <w:r>
              <w:fldChar w:fldCharType="begin"/>
            </w:r>
            <w:r>
              <w:instrText xml:space="preserve"> PAGEREF _Toc126362093 \h </w:instrText>
            </w:r>
            <w:r>
              <w:fldChar w:fldCharType="separate"/>
            </w:r>
            <w:r>
              <w:t>11</w:t>
            </w:r>
            <w:r>
              <w:fldChar w:fldCharType="end"/>
            </w:r>
          </w:hyperlink>
        </w:p>
        <w:p w14:paraId="20AA0880" w14:textId="77777777" w:rsidR="000829C4" w:rsidRDefault="000829C4">
          <w:pPr>
            <w:pStyle w:val="TOC2"/>
            <w:tabs>
              <w:tab w:val="right" w:leader="dot" w:pos="8306"/>
            </w:tabs>
          </w:pPr>
          <w:hyperlink w:anchor="_Toc2053853815" w:history="1">
            <w:r>
              <w:t xml:space="preserve">3.2. </w:t>
            </w:r>
            <w:r>
              <w:rPr>
                <w:rFonts w:hint="eastAsia"/>
              </w:rPr>
              <w:t>业务数据管理</w:t>
            </w:r>
            <w:r>
              <w:tab/>
            </w:r>
            <w:r>
              <w:fldChar w:fldCharType="begin"/>
            </w:r>
            <w:r>
              <w:instrText xml:space="preserve"> PAGEREF _Toc2053853815 \h </w:instrText>
            </w:r>
            <w:r>
              <w:fldChar w:fldCharType="separate"/>
            </w:r>
            <w:r>
              <w:t>13</w:t>
            </w:r>
            <w:r>
              <w:fldChar w:fldCharType="end"/>
            </w:r>
          </w:hyperlink>
        </w:p>
        <w:p w14:paraId="3614C961" w14:textId="77777777" w:rsidR="000829C4" w:rsidRDefault="000829C4">
          <w:pPr>
            <w:pStyle w:val="TOC3"/>
            <w:tabs>
              <w:tab w:val="right" w:leader="dot" w:pos="8306"/>
            </w:tabs>
          </w:pPr>
          <w:hyperlink w:anchor="_Toc468926827" w:history="1">
            <w:r>
              <w:t xml:space="preserve">3.2.1. </w:t>
            </w:r>
            <w:r>
              <w:rPr>
                <w:rFonts w:hint="eastAsia"/>
              </w:rPr>
              <w:t>贴花台账管理</w:t>
            </w:r>
            <w:r>
              <w:tab/>
            </w:r>
            <w:r>
              <w:fldChar w:fldCharType="begin"/>
            </w:r>
            <w:r>
              <w:instrText xml:space="preserve"> PAGEREF _Toc468926827 \h </w:instrText>
            </w:r>
            <w:r>
              <w:fldChar w:fldCharType="separate"/>
            </w:r>
            <w:r>
              <w:t>13</w:t>
            </w:r>
            <w:r>
              <w:fldChar w:fldCharType="end"/>
            </w:r>
          </w:hyperlink>
        </w:p>
        <w:p w14:paraId="567E4E87" w14:textId="77777777" w:rsidR="000829C4" w:rsidRDefault="000829C4">
          <w:pPr>
            <w:pStyle w:val="TOC3"/>
            <w:tabs>
              <w:tab w:val="right" w:leader="dot" w:pos="8306"/>
            </w:tabs>
          </w:pPr>
          <w:hyperlink w:anchor="_Toc2135680546" w:history="1">
            <w:r>
              <w:t xml:space="preserve">3.2.2. </w:t>
            </w:r>
            <w:r>
              <w:rPr>
                <w:rFonts w:hint="eastAsia"/>
              </w:rPr>
              <w:t>应税凭证台账</w:t>
            </w:r>
            <w:r>
              <w:tab/>
            </w:r>
            <w:r>
              <w:fldChar w:fldCharType="begin"/>
            </w:r>
            <w:r>
              <w:instrText xml:space="preserve"> PAGEREF _Toc2135680546 \h </w:instrText>
            </w:r>
            <w:r>
              <w:fldChar w:fldCharType="separate"/>
            </w:r>
            <w:r>
              <w:t>16</w:t>
            </w:r>
            <w:r>
              <w:fldChar w:fldCharType="end"/>
            </w:r>
          </w:hyperlink>
        </w:p>
        <w:p w14:paraId="4697650A" w14:textId="77777777" w:rsidR="000829C4" w:rsidRDefault="000829C4">
          <w:pPr>
            <w:pStyle w:val="TOC3"/>
            <w:tabs>
              <w:tab w:val="right" w:leader="dot" w:pos="8306"/>
            </w:tabs>
          </w:pPr>
          <w:hyperlink w:anchor="_Toc1341260664" w:history="1">
            <w:r>
              <w:t xml:space="preserve">3.2.3. </w:t>
            </w:r>
            <w:r>
              <w:rPr>
                <w:rFonts w:hint="eastAsia"/>
              </w:rPr>
              <w:t>未确定合同信息补录</w:t>
            </w:r>
            <w:r>
              <w:tab/>
            </w:r>
            <w:r>
              <w:fldChar w:fldCharType="begin"/>
            </w:r>
            <w:r>
              <w:instrText xml:space="preserve"> PAGEREF _Toc1341260664 \h </w:instrText>
            </w:r>
            <w:r>
              <w:fldChar w:fldCharType="separate"/>
            </w:r>
            <w:r>
              <w:t>21</w:t>
            </w:r>
            <w:r>
              <w:fldChar w:fldCharType="end"/>
            </w:r>
          </w:hyperlink>
        </w:p>
        <w:p w14:paraId="390BFBDD" w14:textId="77777777" w:rsidR="000829C4" w:rsidRDefault="000829C4">
          <w:pPr>
            <w:pStyle w:val="TOC3"/>
            <w:tabs>
              <w:tab w:val="right" w:leader="dot" w:pos="8306"/>
            </w:tabs>
          </w:pPr>
          <w:hyperlink w:anchor="_Toc432137289" w:history="1">
            <w:r>
              <w:t xml:space="preserve">3.2.4. </w:t>
            </w:r>
            <w:r>
              <w:rPr>
                <w:rFonts w:hint="eastAsia"/>
              </w:rPr>
              <w:t>税目变更申请</w:t>
            </w:r>
            <w:r>
              <w:tab/>
            </w:r>
            <w:r>
              <w:fldChar w:fldCharType="begin"/>
            </w:r>
            <w:r>
              <w:instrText xml:space="preserve"> PAGEREF _Toc432137289 \h </w:instrText>
            </w:r>
            <w:r>
              <w:fldChar w:fldCharType="separate"/>
            </w:r>
            <w:r>
              <w:t>25</w:t>
            </w:r>
            <w:r>
              <w:fldChar w:fldCharType="end"/>
            </w:r>
          </w:hyperlink>
        </w:p>
        <w:p w14:paraId="1BCA0EDA" w14:textId="77777777" w:rsidR="000829C4" w:rsidRDefault="000829C4">
          <w:pPr>
            <w:pStyle w:val="TOC2"/>
            <w:tabs>
              <w:tab w:val="right" w:leader="dot" w:pos="8306"/>
            </w:tabs>
          </w:pPr>
          <w:hyperlink w:anchor="_Toc141722069" w:history="1">
            <w:r>
              <w:t xml:space="preserve">3.3. </w:t>
            </w:r>
            <w:r>
              <w:rPr>
                <w:rFonts w:hint="eastAsia"/>
              </w:rPr>
              <w:t>印花税计算</w:t>
            </w:r>
            <w:r>
              <w:tab/>
            </w:r>
            <w:r>
              <w:fldChar w:fldCharType="begin"/>
            </w:r>
            <w:r>
              <w:instrText xml:space="preserve"> PAGEREF _Toc141722069 \h </w:instrText>
            </w:r>
            <w:r>
              <w:fldChar w:fldCharType="separate"/>
            </w:r>
            <w:r>
              <w:t>29</w:t>
            </w:r>
            <w:r>
              <w:fldChar w:fldCharType="end"/>
            </w:r>
          </w:hyperlink>
        </w:p>
        <w:p w14:paraId="31A87233" w14:textId="77777777" w:rsidR="000829C4" w:rsidRDefault="000829C4">
          <w:pPr>
            <w:pStyle w:val="TOC3"/>
            <w:tabs>
              <w:tab w:val="right" w:leader="dot" w:pos="8306"/>
            </w:tabs>
          </w:pPr>
          <w:hyperlink w:anchor="_Toc363449160" w:history="1">
            <w:r>
              <w:t xml:space="preserve">3.3.1. </w:t>
            </w:r>
            <w:r>
              <w:rPr>
                <w:rFonts w:hint="eastAsia"/>
              </w:rPr>
              <w:t>减免适用政策</w:t>
            </w:r>
            <w:r>
              <w:tab/>
            </w:r>
            <w:r>
              <w:fldChar w:fldCharType="begin"/>
            </w:r>
            <w:r>
              <w:instrText xml:space="preserve"> PAGEREF _Toc363449160 \h </w:instrText>
            </w:r>
            <w:r>
              <w:fldChar w:fldCharType="separate"/>
            </w:r>
            <w:r>
              <w:t>29</w:t>
            </w:r>
            <w:r>
              <w:fldChar w:fldCharType="end"/>
            </w:r>
          </w:hyperlink>
        </w:p>
        <w:p w14:paraId="2631E06D" w14:textId="77777777" w:rsidR="000829C4" w:rsidRDefault="000829C4">
          <w:pPr>
            <w:pStyle w:val="TOC3"/>
            <w:tabs>
              <w:tab w:val="right" w:leader="dot" w:pos="8306"/>
            </w:tabs>
          </w:pPr>
          <w:hyperlink w:anchor="_Toc1046540052" w:history="1">
            <w:r>
              <w:t xml:space="preserve">3.3.2. </w:t>
            </w:r>
            <w:r>
              <w:rPr>
                <w:rFonts w:hint="eastAsia"/>
              </w:rPr>
              <w:t>印花税计算</w:t>
            </w:r>
            <w:r>
              <w:tab/>
            </w:r>
            <w:r>
              <w:fldChar w:fldCharType="begin"/>
            </w:r>
            <w:r>
              <w:instrText xml:space="preserve"> PAGEREF _Toc1046540052 \h </w:instrText>
            </w:r>
            <w:r>
              <w:fldChar w:fldCharType="separate"/>
            </w:r>
            <w:r>
              <w:t>32</w:t>
            </w:r>
            <w:r>
              <w:fldChar w:fldCharType="end"/>
            </w:r>
          </w:hyperlink>
        </w:p>
        <w:p w14:paraId="627B7D87" w14:textId="77777777" w:rsidR="000829C4" w:rsidRDefault="000829C4">
          <w:pPr>
            <w:pStyle w:val="TOC3"/>
            <w:tabs>
              <w:tab w:val="right" w:leader="dot" w:pos="8306"/>
            </w:tabs>
          </w:pPr>
          <w:hyperlink w:anchor="_Toc1307585034" w:history="1">
            <w:r>
              <w:t xml:space="preserve">3.3.3. </w:t>
            </w:r>
            <w:r>
              <w:rPr>
                <w:rFonts w:hint="eastAsia"/>
              </w:rPr>
              <w:t>异常凭证查询</w:t>
            </w:r>
            <w:r>
              <w:tab/>
            </w:r>
            <w:r>
              <w:fldChar w:fldCharType="begin"/>
            </w:r>
            <w:r>
              <w:instrText xml:space="preserve"> PAGEREF _Toc1307585034 \h </w:instrText>
            </w:r>
            <w:r>
              <w:fldChar w:fldCharType="separate"/>
            </w:r>
            <w:r>
              <w:t>39</w:t>
            </w:r>
            <w:r>
              <w:fldChar w:fldCharType="end"/>
            </w:r>
          </w:hyperlink>
        </w:p>
        <w:p w14:paraId="368B8C45" w14:textId="77777777" w:rsidR="000829C4" w:rsidRDefault="000829C4">
          <w:pPr>
            <w:pStyle w:val="TOC3"/>
            <w:tabs>
              <w:tab w:val="right" w:leader="dot" w:pos="8306"/>
            </w:tabs>
          </w:pPr>
          <w:hyperlink w:anchor="_Toc1381506687" w:history="1">
            <w:r>
              <w:t xml:space="preserve">3.3.4. </w:t>
            </w:r>
            <w:r>
              <w:rPr>
                <w:rFonts w:hint="eastAsia"/>
              </w:rPr>
              <w:t>印花税计算结果</w:t>
            </w:r>
            <w:r>
              <w:tab/>
            </w:r>
            <w:r>
              <w:fldChar w:fldCharType="begin"/>
            </w:r>
            <w:r>
              <w:instrText xml:space="preserve"> PAGEREF _Toc1381506687 \h </w:instrText>
            </w:r>
            <w:r>
              <w:fldChar w:fldCharType="separate"/>
            </w:r>
            <w:r>
              <w:t>42</w:t>
            </w:r>
            <w:r>
              <w:fldChar w:fldCharType="end"/>
            </w:r>
          </w:hyperlink>
        </w:p>
        <w:p w14:paraId="2290FFF2" w14:textId="77777777" w:rsidR="000829C4" w:rsidRDefault="000829C4">
          <w:pPr>
            <w:pStyle w:val="TOC3"/>
            <w:tabs>
              <w:tab w:val="right" w:leader="dot" w:pos="8306"/>
            </w:tabs>
          </w:pPr>
          <w:hyperlink w:anchor="_Toc389697045" w:history="1">
            <w:r>
              <w:t xml:space="preserve">3.3.5. </w:t>
            </w:r>
            <w:r>
              <w:rPr>
                <w:rFonts w:hint="eastAsia"/>
              </w:rPr>
              <w:t>印花税汇总查询</w:t>
            </w:r>
            <w:r>
              <w:tab/>
            </w:r>
            <w:r>
              <w:fldChar w:fldCharType="begin"/>
            </w:r>
            <w:r>
              <w:instrText xml:space="preserve"> PAGEREF _Toc389697045 \h </w:instrText>
            </w:r>
            <w:r>
              <w:fldChar w:fldCharType="separate"/>
            </w:r>
            <w:r>
              <w:t>44</w:t>
            </w:r>
            <w:r>
              <w:fldChar w:fldCharType="end"/>
            </w:r>
          </w:hyperlink>
        </w:p>
        <w:p w14:paraId="2FB7A854" w14:textId="77777777" w:rsidR="000829C4" w:rsidRDefault="000829C4">
          <w:pPr>
            <w:pStyle w:val="TOC2"/>
            <w:tabs>
              <w:tab w:val="right" w:leader="dot" w:pos="8306"/>
            </w:tabs>
          </w:pPr>
          <w:hyperlink w:anchor="_Toc1960595612" w:history="1">
            <w:r>
              <w:t xml:space="preserve">3.4. </w:t>
            </w:r>
            <w:r>
              <w:rPr>
                <w:rFonts w:hint="eastAsia"/>
              </w:rPr>
              <w:t>计提申报</w:t>
            </w:r>
            <w:r>
              <w:tab/>
            </w:r>
            <w:r>
              <w:fldChar w:fldCharType="begin"/>
            </w:r>
            <w:r>
              <w:instrText xml:space="preserve"> PAGEREF _Toc1960595612 \h </w:instrText>
            </w:r>
            <w:r>
              <w:fldChar w:fldCharType="separate"/>
            </w:r>
            <w:r>
              <w:t>47</w:t>
            </w:r>
            <w:r>
              <w:fldChar w:fldCharType="end"/>
            </w:r>
          </w:hyperlink>
        </w:p>
        <w:p w14:paraId="33C167F2" w14:textId="77777777" w:rsidR="000829C4" w:rsidRDefault="000829C4">
          <w:pPr>
            <w:pStyle w:val="TOC3"/>
            <w:tabs>
              <w:tab w:val="right" w:leader="dot" w:pos="8306"/>
            </w:tabs>
          </w:pPr>
          <w:hyperlink w:anchor="_Toc741371316" w:history="1">
            <w:r>
              <w:t xml:space="preserve">3.4.1. </w:t>
            </w:r>
            <w:r>
              <w:rPr>
                <w:rFonts w:hint="eastAsia"/>
              </w:rPr>
              <w:t>印花税计提</w:t>
            </w:r>
            <w:r>
              <w:tab/>
            </w:r>
            <w:r>
              <w:fldChar w:fldCharType="begin"/>
            </w:r>
            <w:r>
              <w:instrText xml:space="preserve"> PAGEREF _Toc741371316 \h </w:instrText>
            </w:r>
            <w:r>
              <w:fldChar w:fldCharType="separate"/>
            </w:r>
            <w:r>
              <w:t>47</w:t>
            </w:r>
            <w:r>
              <w:fldChar w:fldCharType="end"/>
            </w:r>
          </w:hyperlink>
        </w:p>
        <w:p w14:paraId="1DBD890E" w14:textId="77777777" w:rsidR="000829C4" w:rsidRDefault="000829C4">
          <w:pPr>
            <w:pStyle w:val="TOC1"/>
            <w:tabs>
              <w:tab w:val="right" w:leader="dot" w:pos="8306"/>
            </w:tabs>
          </w:pPr>
          <w:hyperlink w:anchor="_Toc527588118" w:history="1">
            <w:r>
              <w:t xml:space="preserve">4. </w:t>
            </w:r>
            <w:r>
              <w:rPr>
                <w:rFonts w:hint="eastAsia"/>
              </w:rPr>
              <w:t>房产土地税</w:t>
            </w:r>
            <w:r>
              <w:tab/>
            </w:r>
            <w:r>
              <w:fldChar w:fldCharType="begin"/>
            </w:r>
            <w:r>
              <w:instrText xml:space="preserve"> PAGEREF _Toc527588118 \h </w:instrText>
            </w:r>
            <w:r>
              <w:fldChar w:fldCharType="separate"/>
            </w:r>
            <w:r>
              <w:t>54</w:t>
            </w:r>
            <w:r>
              <w:fldChar w:fldCharType="end"/>
            </w:r>
          </w:hyperlink>
        </w:p>
        <w:p w14:paraId="0B3FA545" w14:textId="77777777" w:rsidR="000829C4" w:rsidRDefault="000829C4">
          <w:pPr>
            <w:pStyle w:val="TOC2"/>
            <w:tabs>
              <w:tab w:val="right" w:leader="dot" w:pos="8306"/>
            </w:tabs>
          </w:pPr>
          <w:hyperlink w:anchor="_Toc213520763" w:history="1">
            <w:r>
              <w:t xml:space="preserve">4.1. </w:t>
            </w:r>
            <w:r>
              <w:rPr>
                <w:rFonts w:hint="eastAsia"/>
              </w:rPr>
              <w:t>基础设置</w:t>
            </w:r>
            <w:r>
              <w:tab/>
            </w:r>
            <w:r>
              <w:fldChar w:fldCharType="begin"/>
            </w:r>
            <w:r>
              <w:instrText xml:space="preserve"> PAGEREF _Toc213520763 \h </w:instrText>
            </w:r>
            <w:r>
              <w:fldChar w:fldCharType="separate"/>
            </w:r>
            <w:r>
              <w:t>54</w:t>
            </w:r>
            <w:r>
              <w:fldChar w:fldCharType="end"/>
            </w:r>
          </w:hyperlink>
        </w:p>
        <w:p w14:paraId="23B410F9" w14:textId="77777777" w:rsidR="000829C4" w:rsidRDefault="000829C4">
          <w:pPr>
            <w:pStyle w:val="TOC3"/>
            <w:tabs>
              <w:tab w:val="right" w:leader="dot" w:pos="8306"/>
            </w:tabs>
          </w:pPr>
          <w:hyperlink w:anchor="_Toc198289604" w:history="1">
            <w:r>
              <w:t xml:space="preserve">4.1.1. </w:t>
            </w:r>
            <w:r>
              <w:rPr>
                <w:rFonts w:hint="eastAsia"/>
              </w:rPr>
              <w:t>扣除率设置</w:t>
            </w:r>
            <w:r>
              <w:tab/>
            </w:r>
            <w:r>
              <w:fldChar w:fldCharType="begin"/>
            </w:r>
            <w:r>
              <w:instrText xml:space="preserve"> PAGEREF _Toc198289604 \h </w:instrText>
            </w:r>
            <w:r>
              <w:fldChar w:fldCharType="separate"/>
            </w:r>
            <w:r>
              <w:t>54</w:t>
            </w:r>
            <w:r>
              <w:fldChar w:fldCharType="end"/>
            </w:r>
          </w:hyperlink>
        </w:p>
        <w:p w14:paraId="4DFBF02E" w14:textId="77777777" w:rsidR="000829C4" w:rsidRDefault="000829C4">
          <w:pPr>
            <w:pStyle w:val="TOC2"/>
            <w:tabs>
              <w:tab w:val="right" w:leader="dot" w:pos="8306"/>
            </w:tabs>
          </w:pPr>
          <w:hyperlink w:anchor="_Toc1906237931" w:history="1">
            <w:r>
              <w:t xml:space="preserve">4.2. </w:t>
            </w:r>
            <w:r>
              <w:rPr>
                <w:rFonts w:hint="eastAsia"/>
              </w:rPr>
              <w:t>房产信息管理</w:t>
            </w:r>
            <w:r>
              <w:tab/>
            </w:r>
            <w:r>
              <w:fldChar w:fldCharType="begin"/>
            </w:r>
            <w:r>
              <w:instrText xml:space="preserve"> PAGEREF _Toc1906237931 \h </w:instrText>
            </w:r>
            <w:r>
              <w:fldChar w:fldCharType="separate"/>
            </w:r>
            <w:r>
              <w:t>57</w:t>
            </w:r>
            <w:r>
              <w:fldChar w:fldCharType="end"/>
            </w:r>
          </w:hyperlink>
        </w:p>
        <w:p w14:paraId="5539F8BD" w14:textId="77777777" w:rsidR="000829C4" w:rsidRDefault="000829C4">
          <w:pPr>
            <w:pStyle w:val="TOC3"/>
            <w:tabs>
              <w:tab w:val="right" w:leader="dot" w:pos="8306"/>
            </w:tabs>
          </w:pPr>
          <w:hyperlink w:anchor="_Toc1979860371" w:history="1">
            <w:r>
              <w:t xml:space="preserve">4.2.1. </w:t>
            </w:r>
            <w:r>
              <w:rPr>
                <w:rFonts w:hint="eastAsia"/>
              </w:rPr>
              <w:t>房产信息台账</w:t>
            </w:r>
            <w:r>
              <w:tab/>
            </w:r>
            <w:r>
              <w:fldChar w:fldCharType="begin"/>
            </w:r>
            <w:r>
              <w:instrText xml:space="preserve"> PAGEREF _Toc1979860371 \h </w:instrText>
            </w:r>
            <w:r>
              <w:fldChar w:fldCharType="separate"/>
            </w:r>
            <w:r>
              <w:t>57</w:t>
            </w:r>
            <w:r>
              <w:fldChar w:fldCharType="end"/>
            </w:r>
          </w:hyperlink>
        </w:p>
        <w:p w14:paraId="2C08574F" w14:textId="77777777" w:rsidR="000829C4" w:rsidRDefault="000829C4">
          <w:pPr>
            <w:pStyle w:val="TOC3"/>
            <w:tabs>
              <w:tab w:val="right" w:leader="dot" w:pos="8306"/>
            </w:tabs>
          </w:pPr>
          <w:hyperlink w:anchor="_Toc254145132" w:history="1">
            <w:r>
              <w:t xml:space="preserve">4.2.2. </w:t>
            </w:r>
            <w:r>
              <w:rPr>
                <w:rFonts w:hint="eastAsia"/>
              </w:rPr>
              <w:t>房产变更</w:t>
            </w:r>
            <w:r>
              <w:rPr>
                <w:rFonts w:hint="eastAsia"/>
              </w:rPr>
              <w:t>/</w:t>
            </w:r>
            <w:r>
              <w:rPr>
                <w:rFonts w:hint="eastAsia"/>
              </w:rPr>
              <w:t>处置</w:t>
            </w:r>
            <w:r>
              <w:tab/>
            </w:r>
            <w:r>
              <w:fldChar w:fldCharType="begin"/>
            </w:r>
            <w:r>
              <w:instrText xml:space="preserve"> PAGEREF _Toc254145132 \h </w:instrText>
            </w:r>
            <w:r>
              <w:fldChar w:fldCharType="separate"/>
            </w:r>
            <w:r>
              <w:t>63</w:t>
            </w:r>
            <w:r>
              <w:fldChar w:fldCharType="end"/>
            </w:r>
          </w:hyperlink>
        </w:p>
        <w:p w14:paraId="570A33B6" w14:textId="77777777" w:rsidR="000829C4" w:rsidRDefault="000829C4">
          <w:pPr>
            <w:pStyle w:val="TOC3"/>
            <w:tabs>
              <w:tab w:val="right" w:leader="dot" w:pos="8306"/>
            </w:tabs>
          </w:pPr>
          <w:hyperlink w:anchor="_Toc72259641" w:history="1">
            <w:r>
              <w:t xml:space="preserve">4.2.3. </w:t>
            </w:r>
            <w:r>
              <w:rPr>
                <w:rFonts w:hint="eastAsia"/>
              </w:rPr>
              <w:t>房产信息补录</w:t>
            </w:r>
            <w:r>
              <w:tab/>
            </w:r>
            <w:r>
              <w:fldChar w:fldCharType="begin"/>
            </w:r>
            <w:r>
              <w:instrText xml:space="preserve"> PAGEREF _Toc72259641 \h </w:instrText>
            </w:r>
            <w:r>
              <w:fldChar w:fldCharType="separate"/>
            </w:r>
            <w:r>
              <w:t>67</w:t>
            </w:r>
            <w:r>
              <w:fldChar w:fldCharType="end"/>
            </w:r>
          </w:hyperlink>
        </w:p>
        <w:p w14:paraId="3D6EA7EE" w14:textId="77777777" w:rsidR="000829C4" w:rsidRDefault="000829C4">
          <w:pPr>
            <w:pStyle w:val="TOC2"/>
            <w:tabs>
              <w:tab w:val="right" w:leader="dot" w:pos="8306"/>
            </w:tabs>
          </w:pPr>
          <w:hyperlink w:anchor="_Toc1139525732" w:history="1">
            <w:r>
              <w:t xml:space="preserve">4.3. </w:t>
            </w:r>
            <w:r>
              <w:rPr>
                <w:rFonts w:hint="eastAsia"/>
              </w:rPr>
              <w:t>房产出租管理</w:t>
            </w:r>
            <w:r>
              <w:tab/>
            </w:r>
            <w:r>
              <w:fldChar w:fldCharType="begin"/>
            </w:r>
            <w:r>
              <w:instrText xml:space="preserve"> PAGEREF _Toc1139525732 \h </w:instrText>
            </w:r>
            <w:r>
              <w:fldChar w:fldCharType="separate"/>
            </w:r>
            <w:r>
              <w:t>71</w:t>
            </w:r>
            <w:r>
              <w:fldChar w:fldCharType="end"/>
            </w:r>
          </w:hyperlink>
        </w:p>
        <w:p w14:paraId="592D34FE" w14:textId="77777777" w:rsidR="000829C4" w:rsidRDefault="000829C4">
          <w:pPr>
            <w:pStyle w:val="TOC3"/>
            <w:tabs>
              <w:tab w:val="right" w:leader="dot" w:pos="8306"/>
            </w:tabs>
          </w:pPr>
          <w:hyperlink w:anchor="_Toc749813778" w:history="1">
            <w:r>
              <w:t xml:space="preserve">4.3.1. </w:t>
            </w:r>
            <w:r>
              <w:rPr>
                <w:rFonts w:hint="eastAsia"/>
              </w:rPr>
              <w:t>房产出租信息</w:t>
            </w:r>
            <w:r>
              <w:tab/>
            </w:r>
            <w:r>
              <w:fldChar w:fldCharType="begin"/>
            </w:r>
            <w:r>
              <w:instrText xml:space="preserve"> PAGEREF _Toc749813778 \h </w:instrText>
            </w:r>
            <w:r>
              <w:fldChar w:fldCharType="separate"/>
            </w:r>
            <w:r>
              <w:t>71</w:t>
            </w:r>
            <w:r>
              <w:fldChar w:fldCharType="end"/>
            </w:r>
          </w:hyperlink>
        </w:p>
        <w:p w14:paraId="3656E4D1" w14:textId="77777777" w:rsidR="000829C4" w:rsidRDefault="000829C4">
          <w:pPr>
            <w:pStyle w:val="TOC3"/>
            <w:tabs>
              <w:tab w:val="right" w:leader="dot" w:pos="8306"/>
            </w:tabs>
          </w:pPr>
          <w:hyperlink w:anchor="_Toc686126250" w:history="1">
            <w:r>
              <w:t xml:space="preserve">4.3.2. </w:t>
            </w:r>
            <w:r>
              <w:rPr>
                <w:rFonts w:hint="eastAsia"/>
              </w:rPr>
              <w:t>房产出租变更</w:t>
            </w:r>
            <w:r>
              <w:tab/>
            </w:r>
            <w:r>
              <w:fldChar w:fldCharType="begin"/>
            </w:r>
            <w:r>
              <w:instrText xml:space="preserve"> PAGEREF _Toc686126250 \h </w:instrText>
            </w:r>
            <w:r>
              <w:fldChar w:fldCharType="separate"/>
            </w:r>
            <w:r>
              <w:t>76</w:t>
            </w:r>
            <w:r>
              <w:fldChar w:fldCharType="end"/>
            </w:r>
          </w:hyperlink>
        </w:p>
        <w:p w14:paraId="3E94F906" w14:textId="77777777" w:rsidR="000829C4" w:rsidRDefault="000829C4">
          <w:pPr>
            <w:pStyle w:val="TOC3"/>
            <w:tabs>
              <w:tab w:val="right" w:leader="dot" w:pos="8306"/>
            </w:tabs>
          </w:pPr>
          <w:hyperlink w:anchor="_Toc1884183007" w:history="1">
            <w:r>
              <w:t xml:space="preserve">4.3.3. </w:t>
            </w:r>
            <w:r>
              <w:rPr>
                <w:rFonts w:hint="eastAsia"/>
              </w:rPr>
              <w:t>房产出租补录</w:t>
            </w:r>
            <w:r>
              <w:tab/>
            </w:r>
            <w:r>
              <w:fldChar w:fldCharType="begin"/>
            </w:r>
            <w:r>
              <w:instrText xml:space="preserve"> PAGEREF _Toc1884183007 \h </w:instrText>
            </w:r>
            <w:r>
              <w:fldChar w:fldCharType="separate"/>
            </w:r>
            <w:r>
              <w:t>86</w:t>
            </w:r>
            <w:r>
              <w:fldChar w:fldCharType="end"/>
            </w:r>
          </w:hyperlink>
        </w:p>
        <w:p w14:paraId="74221F83" w14:textId="77777777" w:rsidR="000829C4" w:rsidRDefault="000829C4">
          <w:pPr>
            <w:pStyle w:val="TOC2"/>
            <w:tabs>
              <w:tab w:val="right" w:leader="dot" w:pos="8306"/>
            </w:tabs>
          </w:pPr>
          <w:hyperlink w:anchor="_Toc669939987" w:history="1">
            <w:r>
              <w:t xml:space="preserve">4.4. </w:t>
            </w:r>
            <w:r>
              <w:rPr>
                <w:rFonts w:hint="eastAsia"/>
              </w:rPr>
              <w:t>土地信息管理</w:t>
            </w:r>
            <w:r>
              <w:tab/>
            </w:r>
            <w:r>
              <w:fldChar w:fldCharType="begin"/>
            </w:r>
            <w:r>
              <w:instrText xml:space="preserve"> PAGEREF _Toc669939987 \h </w:instrText>
            </w:r>
            <w:r>
              <w:fldChar w:fldCharType="separate"/>
            </w:r>
            <w:r>
              <w:t>90</w:t>
            </w:r>
            <w:r>
              <w:fldChar w:fldCharType="end"/>
            </w:r>
          </w:hyperlink>
        </w:p>
        <w:p w14:paraId="5C1FD79A" w14:textId="77777777" w:rsidR="000829C4" w:rsidRDefault="000829C4">
          <w:pPr>
            <w:pStyle w:val="TOC3"/>
            <w:tabs>
              <w:tab w:val="right" w:leader="dot" w:pos="8306"/>
            </w:tabs>
          </w:pPr>
          <w:hyperlink w:anchor="_Toc424600288" w:history="1">
            <w:r>
              <w:t xml:space="preserve">4.4.1. </w:t>
            </w:r>
            <w:r>
              <w:rPr>
                <w:rFonts w:hint="eastAsia"/>
              </w:rPr>
              <w:t>土地信息台账</w:t>
            </w:r>
            <w:r>
              <w:tab/>
            </w:r>
            <w:r>
              <w:fldChar w:fldCharType="begin"/>
            </w:r>
            <w:r>
              <w:instrText xml:space="preserve"> PAGEREF _Toc424600288 \h </w:instrText>
            </w:r>
            <w:r>
              <w:fldChar w:fldCharType="separate"/>
            </w:r>
            <w:r>
              <w:t>90</w:t>
            </w:r>
            <w:r>
              <w:fldChar w:fldCharType="end"/>
            </w:r>
          </w:hyperlink>
        </w:p>
        <w:p w14:paraId="4C9F2841" w14:textId="77777777" w:rsidR="000829C4" w:rsidRDefault="000829C4">
          <w:pPr>
            <w:pStyle w:val="TOC3"/>
            <w:tabs>
              <w:tab w:val="right" w:leader="dot" w:pos="8306"/>
            </w:tabs>
          </w:pPr>
          <w:hyperlink w:anchor="_Toc168881435" w:history="1">
            <w:r>
              <w:t xml:space="preserve">4.4.2. </w:t>
            </w:r>
            <w:r>
              <w:rPr>
                <w:rFonts w:hint="eastAsia"/>
              </w:rPr>
              <w:t>土地变更</w:t>
            </w:r>
            <w:r>
              <w:rPr>
                <w:rFonts w:hint="eastAsia"/>
              </w:rPr>
              <w:t>/</w:t>
            </w:r>
            <w:r>
              <w:rPr>
                <w:rFonts w:hint="eastAsia"/>
              </w:rPr>
              <w:t>处置</w:t>
            </w:r>
            <w:r>
              <w:tab/>
            </w:r>
            <w:r>
              <w:fldChar w:fldCharType="begin"/>
            </w:r>
            <w:r>
              <w:instrText xml:space="preserve"> PAGEREF _Toc168881435 \h </w:instrText>
            </w:r>
            <w:r>
              <w:fldChar w:fldCharType="separate"/>
            </w:r>
            <w:r>
              <w:t>95</w:t>
            </w:r>
            <w:r>
              <w:fldChar w:fldCharType="end"/>
            </w:r>
          </w:hyperlink>
        </w:p>
        <w:p w14:paraId="10D82261" w14:textId="77777777" w:rsidR="000829C4" w:rsidRDefault="000829C4">
          <w:pPr>
            <w:pStyle w:val="TOC3"/>
            <w:tabs>
              <w:tab w:val="right" w:leader="dot" w:pos="8306"/>
            </w:tabs>
          </w:pPr>
          <w:hyperlink w:anchor="_Toc1564380358" w:history="1">
            <w:r>
              <w:t xml:space="preserve">4.4.3. </w:t>
            </w:r>
            <w:r>
              <w:rPr>
                <w:rFonts w:hint="eastAsia"/>
              </w:rPr>
              <w:t>土地信息补录</w:t>
            </w:r>
            <w:r>
              <w:tab/>
            </w:r>
            <w:r>
              <w:fldChar w:fldCharType="begin"/>
            </w:r>
            <w:r>
              <w:instrText xml:space="preserve"> PAGEREF _Toc1564380358 \h </w:instrText>
            </w:r>
            <w:r>
              <w:fldChar w:fldCharType="separate"/>
            </w:r>
            <w:r>
              <w:t>98</w:t>
            </w:r>
            <w:r>
              <w:fldChar w:fldCharType="end"/>
            </w:r>
          </w:hyperlink>
        </w:p>
        <w:p w14:paraId="4EAB91C5" w14:textId="77777777" w:rsidR="000829C4" w:rsidRDefault="000829C4">
          <w:pPr>
            <w:pStyle w:val="TOC2"/>
            <w:tabs>
              <w:tab w:val="right" w:leader="dot" w:pos="8306"/>
            </w:tabs>
          </w:pPr>
          <w:hyperlink w:anchor="_Toc898386685" w:history="1">
            <w:r>
              <w:t xml:space="preserve">4.5. </w:t>
            </w:r>
            <w:r>
              <w:rPr>
                <w:rFonts w:hint="eastAsia"/>
              </w:rPr>
              <w:t>税金计算</w:t>
            </w:r>
            <w:r>
              <w:tab/>
            </w:r>
            <w:r>
              <w:fldChar w:fldCharType="begin"/>
            </w:r>
            <w:r>
              <w:instrText xml:space="preserve"> PAGEREF _Toc898386685 \h </w:instrText>
            </w:r>
            <w:r>
              <w:fldChar w:fldCharType="separate"/>
            </w:r>
            <w:r>
              <w:t>103</w:t>
            </w:r>
            <w:r>
              <w:fldChar w:fldCharType="end"/>
            </w:r>
          </w:hyperlink>
        </w:p>
        <w:p w14:paraId="270404B1" w14:textId="77777777" w:rsidR="000829C4" w:rsidRDefault="000829C4">
          <w:pPr>
            <w:pStyle w:val="TOC3"/>
            <w:tabs>
              <w:tab w:val="right" w:leader="dot" w:pos="8306"/>
            </w:tabs>
          </w:pPr>
          <w:hyperlink w:anchor="_Toc227492738" w:history="1">
            <w:r>
              <w:t xml:space="preserve">4.5.1. </w:t>
            </w:r>
            <w:r>
              <w:rPr>
                <w:rFonts w:hint="eastAsia"/>
              </w:rPr>
              <w:t>减免税政策设置</w:t>
            </w:r>
            <w:r>
              <w:tab/>
            </w:r>
            <w:r>
              <w:fldChar w:fldCharType="begin"/>
            </w:r>
            <w:r>
              <w:instrText xml:space="preserve"> PAGEREF _Toc227492738 \h </w:instrText>
            </w:r>
            <w:r>
              <w:fldChar w:fldCharType="separate"/>
            </w:r>
            <w:r>
              <w:t>103</w:t>
            </w:r>
            <w:r>
              <w:fldChar w:fldCharType="end"/>
            </w:r>
          </w:hyperlink>
        </w:p>
        <w:p w14:paraId="6034B0C6" w14:textId="77777777" w:rsidR="000829C4" w:rsidRDefault="000829C4">
          <w:pPr>
            <w:pStyle w:val="TOC3"/>
            <w:tabs>
              <w:tab w:val="right" w:leader="dot" w:pos="8306"/>
            </w:tabs>
          </w:pPr>
          <w:hyperlink w:anchor="_Toc949555906" w:history="1">
            <w:r>
              <w:t xml:space="preserve">4.5.2. </w:t>
            </w:r>
            <w:r>
              <w:rPr>
                <w:rFonts w:hint="eastAsia"/>
              </w:rPr>
              <w:t>税金计算</w:t>
            </w:r>
            <w:r>
              <w:tab/>
            </w:r>
            <w:r>
              <w:fldChar w:fldCharType="begin"/>
            </w:r>
            <w:r>
              <w:instrText xml:space="preserve"> PAGEREF _Toc949555906 \h </w:instrText>
            </w:r>
            <w:r>
              <w:fldChar w:fldCharType="separate"/>
            </w:r>
            <w:r>
              <w:t>107</w:t>
            </w:r>
            <w:r>
              <w:fldChar w:fldCharType="end"/>
            </w:r>
          </w:hyperlink>
        </w:p>
        <w:p w14:paraId="606E77CA" w14:textId="77777777" w:rsidR="000829C4" w:rsidRDefault="000829C4">
          <w:pPr>
            <w:pStyle w:val="TOC3"/>
            <w:tabs>
              <w:tab w:val="right" w:leader="dot" w:pos="8306"/>
            </w:tabs>
          </w:pPr>
          <w:hyperlink w:anchor="_Toc1235131285" w:history="1">
            <w:r>
              <w:t xml:space="preserve">4.5.3. </w:t>
            </w:r>
            <w:r>
              <w:rPr>
                <w:rFonts w:hint="eastAsia"/>
              </w:rPr>
              <w:t>房产土地税汇总</w:t>
            </w:r>
            <w:r>
              <w:tab/>
            </w:r>
            <w:r>
              <w:fldChar w:fldCharType="begin"/>
            </w:r>
            <w:r>
              <w:instrText xml:space="preserve"> PAGEREF _Toc1235131285 \h </w:instrText>
            </w:r>
            <w:r>
              <w:fldChar w:fldCharType="separate"/>
            </w:r>
            <w:r>
              <w:t>113</w:t>
            </w:r>
            <w:r>
              <w:fldChar w:fldCharType="end"/>
            </w:r>
          </w:hyperlink>
        </w:p>
        <w:p w14:paraId="08F674C0" w14:textId="77777777" w:rsidR="000829C4" w:rsidRDefault="000829C4">
          <w:pPr>
            <w:pStyle w:val="TOC3"/>
            <w:tabs>
              <w:tab w:val="right" w:leader="dot" w:pos="8306"/>
            </w:tabs>
          </w:pPr>
          <w:hyperlink w:anchor="_Toc1274575093" w:history="1">
            <w:r>
              <w:t xml:space="preserve">4.5.4. </w:t>
            </w:r>
            <w:r>
              <w:rPr>
                <w:rFonts w:hint="eastAsia"/>
              </w:rPr>
              <w:t>房产税计算底稿</w:t>
            </w:r>
            <w:r>
              <w:tab/>
            </w:r>
            <w:r>
              <w:fldChar w:fldCharType="begin"/>
            </w:r>
            <w:r>
              <w:instrText xml:space="preserve"> PAGEREF _Toc1274575093 \h </w:instrText>
            </w:r>
            <w:r>
              <w:fldChar w:fldCharType="separate"/>
            </w:r>
            <w:r>
              <w:t>115</w:t>
            </w:r>
            <w:r>
              <w:fldChar w:fldCharType="end"/>
            </w:r>
          </w:hyperlink>
        </w:p>
        <w:p w14:paraId="71E9A098" w14:textId="77777777" w:rsidR="000829C4" w:rsidRDefault="000829C4">
          <w:pPr>
            <w:pStyle w:val="TOC3"/>
            <w:tabs>
              <w:tab w:val="right" w:leader="dot" w:pos="8306"/>
            </w:tabs>
          </w:pPr>
          <w:hyperlink w:anchor="_Toc634209226" w:history="1">
            <w:r>
              <w:t xml:space="preserve">4.5.5. </w:t>
            </w:r>
            <w:r>
              <w:rPr>
                <w:rFonts w:hint="eastAsia"/>
              </w:rPr>
              <w:t>城镇土地使用税底稿</w:t>
            </w:r>
            <w:r>
              <w:tab/>
            </w:r>
            <w:r>
              <w:fldChar w:fldCharType="begin"/>
            </w:r>
            <w:r>
              <w:instrText xml:space="preserve"> PAGEREF _Toc634209226 \h </w:instrText>
            </w:r>
            <w:r>
              <w:fldChar w:fldCharType="separate"/>
            </w:r>
            <w:r>
              <w:t>119</w:t>
            </w:r>
            <w:r>
              <w:fldChar w:fldCharType="end"/>
            </w:r>
          </w:hyperlink>
        </w:p>
        <w:p w14:paraId="2AC2E5ED" w14:textId="77777777" w:rsidR="000829C4" w:rsidRDefault="000829C4">
          <w:pPr>
            <w:pStyle w:val="TOC3"/>
            <w:tabs>
              <w:tab w:val="right" w:leader="dot" w:pos="8306"/>
            </w:tabs>
          </w:pPr>
          <w:hyperlink w:anchor="_Toc1193121321" w:history="1">
            <w:r>
              <w:t xml:space="preserve">4.5.6. </w:t>
            </w:r>
            <w:r>
              <w:rPr>
                <w:rFonts w:hint="eastAsia"/>
              </w:rPr>
              <w:t>房土税异常信息表</w:t>
            </w:r>
            <w:r>
              <w:tab/>
            </w:r>
            <w:r>
              <w:fldChar w:fldCharType="begin"/>
            </w:r>
            <w:r>
              <w:instrText xml:space="preserve"> PAGEREF _Toc1193121321 \h </w:instrText>
            </w:r>
            <w:r>
              <w:fldChar w:fldCharType="separate"/>
            </w:r>
            <w:r>
              <w:t>121</w:t>
            </w:r>
            <w:r>
              <w:fldChar w:fldCharType="end"/>
            </w:r>
          </w:hyperlink>
        </w:p>
        <w:p w14:paraId="11FB6E92" w14:textId="77777777" w:rsidR="000829C4" w:rsidRDefault="000829C4">
          <w:pPr>
            <w:pStyle w:val="TOC2"/>
            <w:tabs>
              <w:tab w:val="right" w:leader="dot" w:pos="8306"/>
            </w:tabs>
          </w:pPr>
          <w:hyperlink w:anchor="_Toc1735230008" w:history="1">
            <w:r>
              <w:t xml:space="preserve">4.6. </w:t>
            </w:r>
            <w:r>
              <w:rPr>
                <w:rFonts w:hint="eastAsia"/>
              </w:rPr>
              <w:t>计提申报</w:t>
            </w:r>
            <w:r>
              <w:tab/>
            </w:r>
            <w:r>
              <w:fldChar w:fldCharType="begin"/>
            </w:r>
            <w:r>
              <w:instrText xml:space="preserve"> PAGEREF _Toc1735230008 \h </w:instrText>
            </w:r>
            <w:r>
              <w:fldChar w:fldCharType="separate"/>
            </w:r>
            <w:r>
              <w:t>124</w:t>
            </w:r>
            <w:r>
              <w:fldChar w:fldCharType="end"/>
            </w:r>
          </w:hyperlink>
        </w:p>
        <w:p w14:paraId="75CD96BA" w14:textId="77777777" w:rsidR="000829C4" w:rsidRDefault="000829C4">
          <w:pPr>
            <w:pStyle w:val="TOC3"/>
            <w:tabs>
              <w:tab w:val="right" w:leader="dot" w:pos="8306"/>
            </w:tabs>
          </w:pPr>
          <w:hyperlink w:anchor="_Toc1182818196" w:history="1">
            <w:r>
              <w:t xml:space="preserve">4.6.1. </w:t>
            </w:r>
            <w:r>
              <w:rPr>
                <w:rFonts w:hint="eastAsia"/>
              </w:rPr>
              <w:t>房产税计提</w:t>
            </w:r>
            <w:r>
              <w:tab/>
            </w:r>
            <w:r>
              <w:fldChar w:fldCharType="begin"/>
            </w:r>
            <w:r>
              <w:instrText xml:space="preserve"> PAGEREF _Toc1182818196 \h </w:instrText>
            </w:r>
            <w:r>
              <w:fldChar w:fldCharType="separate"/>
            </w:r>
            <w:r>
              <w:t>124</w:t>
            </w:r>
            <w:r>
              <w:fldChar w:fldCharType="end"/>
            </w:r>
          </w:hyperlink>
        </w:p>
        <w:p w14:paraId="6B1C468B" w14:textId="77777777" w:rsidR="000829C4" w:rsidRDefault="000829C4">
          <w:pPr>
            <w:pStyle w:val="TOC3"/>
            <w:tabs>
              <w:tab w:val="right" w:leader="dot" w:pos="8306"/>
            </w:tabs>
          </w:pPr>
          <w:hyperlink w:anchor="_Toc369299893" w:history="1">
            <w:r>
              <w:t xml:space="preserve">4.6.2. </w:t>
            </w:r>
            <w:r>
              <w:rPr>
                <w:rFonts w:hint="eastAsia"/>
              </w:rPr>
              <w:t>城镇土地使用税计提</w:t>
            </w:r>
            <w:r>
              <w:tab/>
            </w:r>
            <w:r>
              <w:fldChar w:fldCharType="begin"/>
            </w:r>
            <w:r>
              <w:instrText xml:space="preserve"> PAGEREF _Toc369299893 \h </w:instrText>
            </w:r>
            <w:r>
              <w:fldChar w:fldCharType="separate"/>
            </w:r>
            <w:r>
              <w:t>131</w:t>
            </w:r>
            <w:r>
              <w:fldChar w:fldCharType="end"/>
            </w:r>
          </w:hyperlink>
        </w:p>
        <w:p w14:paraId="36CB2EC5" w14:textId="77777777" w:rsidR="000829C4" w:rsidRDefault="000829C4">
          <w:pPr>
            <w:pStyle w:val="TOC1"/>
            <w:tabs>
              <w:tab w:val="right" w:leader="dot" w:pos="8306"/>
            </w:tabs>
          </w:pPr>
          <w:hyperlink w:anchor="_Toc595561821" w:history="1">
            <w:r>
              <w:t xml:space="preserve">5. </w:t>
            </w:r>
            <w:r>
              <w:rPr>
                <w:rFonts w:hint="eastAsia"/>
              </w:rPr>
              <w:t>环保税</w:t>
            </w:r>
            <w:r>
              <w:tab/>
            </w:r>
            <w:r>
              <w:fldChar w:fldCharType="begin"/>
            </w:r>
            <w:r>
              <w:instrText xml:space="preserve"> PAGEREF _Toc595561821 \h </w:instrText>
            </w:r>
            <w:r>
              <w:fldChar w:fldCharType="separate"/>
            </w:r>
            <w:r>
              <w:t>139</w:t>
            </w:r>
            <w:r>
              <w:fldChar w:fldCharType="end"/>
            </w:r>
          </w:hyperlink>
        </w:p>
        <w:p w14:paraId="2BCE012D" w14:textId="77777777" w:rsidR="000829C4" w:rsidRDefault="000829C4">
          <w:pPr>
            <w:pStyle w:val="TOC2"/>
            <w:tabs>
              <w:tab w:val="right" w:leader="dot" w:pos="8306"/>
            </w:tabs>
          </w:pPr>
          <w:hyperlink w:anchor="_Toc186246880" w:history="1">
            <w:r>
              <w:t xml:space="preserve">5.1. </w:t>
            </w:r>
            <w:r>
              <w:rPr>
                <w:rFonts w:hint="eastAsia"/>
              </w:rPr>
              <w:t>业务数据管理</w:t>
            </w:r>
            <w:r>
              <w:tab/>
            </w:r>
            <w:r>
              <w:fldChar w:fldCharType="begin"/>
            </w:r>
            <w:r>
              <w:instrText xml:space="preserve"> PAGEREF _Toc186246880 \h </w:instrText>
            </w:r>
            <w:r>
              <w:fldChar w:fldCharType="separate"/>
            </w:r>
            <w:r>
              <w:t>139</w:t>
            </w:r>
            <w:r>
              <w:fldChar w:fldCharType="end"/>
            </w:r>
          </w:hyperlink>
        </w:p>
        <w:p w14:paraId="190FEB60" w14:textId="77777777" w:rsidR="000829C4" w:rsidRDefault="000829C4">
          <w:pPr>
            <w:pStyle w:val="TOC3"/>
            <w:tabs>
              <w:tab w:val="right" w:leader="dot" w:pos="8306"/>
            </w:tabs>
          </w:pPr>
          <w:hyperlink w:anchor="_Toc1367638481" w:history="1">
            <w:r>
              <w:t xml:space="preserve">5.1.1. </w:t>
            </w:r>
            <w:r>
              <w:rPr>
                <w:rFonts w:hint="eastAsia"/>
              </w:rPr>
              <w:t>应税污染物台账</w:t>
            </w:r>
            <w:r>
              <w:tab/>
            </w:r>
            <w:r>
              <w:fldChar w:fldCharType="begin"/>
            </w:r>
            <w:r>
              <w:instrText xml:space="preserve"> PAGEREF _Toc1367638481 \h </w:instrText>
            </w:r>
            <w:r>
              <w:fldChar w:fldCharType="separate"/>
            </w:r>
            <w:r>
              <w:t>139</w:t>
            </w:r>
            <w:r>
              <w:fldChar w:fldCharType="end"/>
            </w:r>
          </w:hyperlink>
        </w:p>
        <w:p w14:paraId="12C5750E" w14:textId="77777777" w:rsidR="000829C4" w:rsidRDefault="000829C4">
          <w:pPr>
            <w:pStyle w:val="TOC2"/>
            <w:tabs>
              <w:tab w:val="right" w:leader="dot" w:pos="8306"/>
            </w:tabs>
          </w:pPr>
          <w:hyperlink w:anchor="_Toc1382476326" w:history="1">
            <w:r>
              <w:t xml:space="preserve">5.2. </w:t>
            </w:r>
            <w:r>
              <w:rPr>
                <w:rFonts w:hint="eastAsia"/>
              </w:rPr>
              <w:t>环保税计算</w:t>
            </w:r>
            <w:r>
              <w:tab/>
            </w:r>
            <w:r>
              <w:fldChar w:fldCharType="begin"/>
            </w:r>
            <w:r>
              <w:instrText xml:space="preserve"> PAGEREF _Toc1382476326 \h </w:instrText>
            </w:r>
            <w:r>
              <w:fldChar w:fldCharType="separate"/>
            </w:r>
            <w:r>
              <w:t>143</w:t>
            </w:r>
            <w:r>
              <w:fldChar w:fldCharType="end"/>
            </w:r>
          </w:hyperlink>
        </w:p>
        <w:p w14:paraId="3C284FE3" w14:textId="77777777" w:rsidR="000829C4" w:rsidRDefault="000829C4">
          <w:pPr>
            <w:pStyle w:val="TOC3"/>
            <w:tabs>
              <w:tab w:val="right" w:leader="dot" w:pos="8306"/>
            </w:tabs>
          </w:pPr>
          <w:hyperlink w:anchor="_Toc1654034189" w:history="1">
            <w:r>
              <w:t xml:space="preserve">5.2.1. </w:t>
            </w:r>
            <w:r>
              <w:rPr>
                <w:rFonts w:hint="eastAsia"/>
              </w:rPr>
              <w:t>环保税计算</w:t>
            </w:r>
            <w:r>
              <w:tab/>
            </w:r>
            <w:r>
              <w:fldChar w:fldCharType="begin"/>
            </w:r>
            <w:r>
              <w:instrText xml:space="preserve"> PAGEREF _Toc1654034189 \h </w:instrText>
            </w:r>
            <w:r>
              <w:fldChar w:fldCharType="separate"/>
            </w:r>
            <w:r>
              <w:t>143</w:t>
            </w:r>
            <w:r>
              <w:fldChar w:fldCharType="end"/>
            </w:r>
          </w:hyperlink>
        </w:p>
        <w:p w14:paraId="718D7AF9" w14:textId="77777777" w:rsidR="000829C4" w:rsidRDefault="000829C4">
          <w:pPr>
            <w:pStyle w:val="TOC3"/>
            <w:tabs>
              <w:tab w:val="right" w:leader="dot" w:pos="8306"/>
            </w:tabs>
          </w:pPr>
          <w:hyperlink w:anchor="_Toc176804108" w:history="1">
            <w:r>
              <w:t xml:space="preserve">5.2.2. </w:t>
            </w:r>
            <w:r>
              <w:rPr>
                <w:rFonts w:hint="eastAsia"/>
              </w:rPr>
              <w:t>环保税计算底稿</w:t>
            </w:r>
            <w:r>
              <w:tab/>
            </w:r>
            <w:r>
              <w:fldChar w:fldCharType="begin"/>
            </w:r>
            <w:r>
              <w:instrText xml:space="preserve"> PAGEREF _Toc176804108 \h </w:instrText>
            </w:r>
            <w:r>
              <w:fldChar w:fldCharType="separate"/>
            </w:r>
            <w:r>
              <w:t>147</w:t>
            </w:r>
            <w:r>
              <w:fldChar w:fldCharType="end"/>
            </w:r>
          </w:hyperlink>
        </w:p>
        <w:p w14:paraId="5BB3958C" w14:textId="77777777" w:rsidR="000829C4" w:rsidRDefault="000829C4">
          <w:pPr>
            <w:pStyle w:val="TOC3"/>
            <w:tabs>
              <w:tab w:val="right" w:leader="dot" w:pos="8306"/>
            </w:tabs>
          </w:pPr>
          <w:hyperlink w:anchor="_Toc1576759355" w:history="1">
            <w:r>
              <w:t xml:space="preserve">5.2.3. </w:t>
            </w:r>
            <w:r>
              <w:rPr>
                <w:rFonts w:hint="eastAsia"/>
              </w:rPr>
              <w:t>环保税异常表</w:t>
            </w:r>
            <w:r>
              <w:tab/>
            </w:r>
            <w:r>
              <w:fldChar w:fldCharType="begin"/>
            </w:r>
            <w:r>
              <w:instrText xml:space="preserve"> PAGEREF _Toc1576759355 \h </w:instrText>
            </w:r>
            <w:r>
              <w:fldChar w:fldCharType="separate"/>
            </w:r>
            <w:r>
              <w:t>150</w:t>
            </w:r>
            <w:r>
              <w:fldChar w:fldCharType="end"/>
            </w:r>
          </w:hyperlink>
        </w:p>
        <w:p w14:paraId="137CF5B4" w14:textId="77777777" w:rsidR="000829C4" w:rsidRDefault="000829C4">
          <w:pPr>
            <w:pStyle w:val="TOC1"/>
            <w:tabs>
              <w:tab w:val="right" w:leader="dot" w:pos="8306"/>
            </w:tabs>
          </w:pPr>
          <w:hyperlink w:anchor="_Toc646275505" w:history="1">
            <w:r>
              <w:t xml:space="preserve">6. </w:t>
            </w:r>
            <w:r>
              <w:rPr>
                <w:rFonts w:hint="eastAsia"/>
              </w:rPr>
              <w:t>财产行为税</w:t>
            </w:r>
            <w:r>
              <w:tab/>
            </w:r>
            <w:r>
              <w:fldChar w:fldCharType="begin"/>
            </w:r>
            <w:r>
              <w:instrText xml:space="preserve"> PAGEREF _Toc646275505 \h </w:instrText>
            </w:r>
            <w:r>
              <w:fldChar w:fldCharType="separate"/>
            </w:r>
            <w:r>
              <w:t>152</w:t>
            </w:r>
            <w:r>
              <w:fldChar w:fldCharType="end"/>
            </w:r>
          </w:hyperlink>
        </w:p>
        <w:p w14:paraId="3BEAA5B3" w14:textId="77777777" w:rsidR="000829C4" w:rsidRDefault="000829C4">
          <w:pPr>
            <w:pStyle w:val="TOC2"/>
            <w:tabs>
              <w:tab w:val="right" w:leader="dot" w:pos="8306"/>
            </w:tabs>
          </w:pPr>
          <w:hyperlink w:anchor="_Toc2127609656" w:history="1">
            <w:r>
              <w:t xml:space="preserve">6.1. </w:t>
            </w:r>
            <w:r>
              <w:rPr>
                <w:rFonts w:hint="eastAsia"/>
              </w:rPr>
              <w:t>财产行为税计提申报</w:t>
            </w:r>
            <w:r>
              <w:tab/>
            </w:r>
            <w:r>
              <w:fldChar w:fldCharType="begin"/>
            </w:r>
            <w:r>
              <w:instrText xml:space="preserve"> PAGEREF _Toc2127609656 \h </w:instrText>
            </w:r>
            <w:r>
              <w:fldChar w:fldCharType="separate"/>
            </w:r>
            <w:r>
              <w:t>152</w:t>
            </w:r>
            <w:r>
              <w:fldChar w:fldCharType="end"/>
            </w:r>
          </w:hyperlink>
        </w:p>
        <w:p w14:paraId="33E39D6B" w14:textId="77777777" w:rsidR="000829C4" w:rsidRDefault="000829C4">
          <w:pPr>
            <w:pStyle w:val="TOC3"/>
            <w:tabs>
              <w:tab w:val="right" w:leader="dot" w:pos="8306"/>
            </w:tabs>
          </w:pPr>
          <w:hyperlink w:anchor="_Toc985282195" w:history="1">
            <w:r>
              <w:t xml:space="preserve">6.1.1. </w:t>
            </w:r>
            <w:r>
              <w:rPr>
                <w:rFonts w:hint="eastAsia"/>
              </w:rPr>
              <w:t>财产行为税申报</w:t>
            </w:r>
            <w:r>
              <w:tab/>
            </w:r>
            <w:r>
              <w:fldChar w:fldCharType="begin"/>
            </w:r>
            <w:r>
              <w:instrText xml:space="preserve"> PAGEREF _Toc985282195 \h </w:instrText>
            </w:r>
            <w:r>
              <w:fldChar w:fldCharType="separate"/>
            </w:r>
            <w:r>
              <w:t>152</w:t>
            </w:r>
            <w:r>
              <w:fldChar w:fldCharType="end"/>
            </w:r>
          </w:hyperlink>
        </w:p>
        <w:p w14:paraId="3E1AE019" w14:textId="77777777" w:rsidR="000829C4" w:rsidRDefault="000829C4">
          <w:pPr>
            <w:pStyle w:val="TOC3"/>
            <w:tabs>
              <w:tab w:val="right" w:leader="dot" w:pos="8306"/>
            </w:tabs>
          </w:pPr>
          <w:hyperlink w:anchor="_Toc391449348" w:history="1">
            <w:r>
              <w:t xml:space="preserve">6.1.2. </w:t>
            </w:r>
            <w:r>
              <w:rPr>
                <w:rFonts w:hint="eastAsia"/>
              </w:rPr>
              <w:t>临时纳税人申报</w:t>
            </w:r>
            <w:r>
              <w:tab/>
            </w:r>
            <w:r>
              <w:fldChar w:fldCharType="begin"/>
            </w:r>
            <w:r>
              <w:instrText xml:space="preserve"> PAGEREF _Toc391449348 \h </w:instrText>
            </w:r>
            <w:r>
              <w:fldChar w:fldCharType="separate"/>
            </w:r>
            <w:r>
              <w:t>163</w:t>
            </w:r>
            <w:r>
              <w:fldChar w:fldCharType="end"/>
            </w:r>
          </w:hyperlink>
        </w:p>
        <w:p w14:paraId="2813EAD6" w14:textId="77777777" w:rsidR="000829C4" w:rsidRDefault="000829C4">
          <w:pPr>
            <w:pStyle w:val="TOC1"/>
            <w:tabs>
              <w:tab w:val="right" w:leader="dot" w:pos="8306"/>
            </w:tabs>
          </w:pPr>
          <w:hyperlink w:anchor="_Toc1346781075" w:history="1">
            <w:r>
              <w:t xml:space="preserve">7. </w:t>
            </w:r>
            <w:r>
              <w:rPr>
                <w:rFonts w:hint="eastAsia"/>
              </w:rPr>
              <w:t>消费税管理</w:t>
            </w:r>
            <w:r>
              <w:tab/>
            </w:r>
            <w:r>
              <w:fldChar w:fldCharType="begin"/>
            </w:r>
            <w:r>
              <w:instrText xml:space="preserve"> PAGEREF _Toc1346781075 \h </w:instrText>
            </w:r>
            <w:r>
              <w:fldChar w:fldCharType="separate"/>
            </w:r>
            <w:r>
              <w:t>172</w:t>
            </w:r>
            <w:r>
              <w:fldChar w:fldCharType="end"/>
            </w:r>
          </w:hyperlink>
        </w:p>
        <w:p w14:paraId="1F24DFB9" w14:textId="77777777" w:rsidR="000829C4" w:rsidRDefault="000829C4">
          <w:pPr>
            <w:pStyle w:val="TOC2"/>
            <w:tabs>
              <w:tab w:val="right" w:leader="dot" w:pos="8306"/>
            </w:tabs>
          </w:pPr>
          <w:hyperlink w:anchor="_Toc871888145" w:history="1">
            <w:r>
              <w:t xml:space="preserve">7.1. </w:t>
            </w:r>
            <w:r>
              <w:rPr>
                <w:rFonts w:hint="eastAsia"/>
              </w:rPr>
              <w:t>基础设置</w:t>
            </w:r>
            <w:r>
              <w:tab/>
            </w:r>
            <w:r>
              <w:fldChar w:fldCharType="begin"/>
            </w:r>
            <w:r>
              <w:instrText xml:space="preserve"> PAGEREF _Toc871888145 \h </w:instrText>
            </w:r>
            <w:r>
              <w:fldChar w:fldCharType="separate"/>
            </w:r>
            <w:r>
              <w:t>172</w:t>
            </w:r>
            <w:r>
              <w:fldChar w:fldCharType="end"/>
            </w:r>
          </w:hyperlink>
        </w:p>
        <w:p w14:paraId="64A776B9" w14:textId="77777777" w:rsidR="000829C4" w:rsidRDefault="000829C4">
          <w:pPr>
            <w:pStyle w:val="TOC3"/>
            <w:tabs>
              <w:tab w:val="right" w:leader="dot" w:pos="8306"/>
            </w:tabs>
          </w:pPr>
          <w:hyperlink w:anchor="_Toc1543129534" w:history="1">
            <w:r>
              <w:t xml:space="preserve">7.1.1. </w:t>
            </w:r>
            <w:r>
              <w:rPr>
                <w:rFonts w:hint="eastAsia"/>
              </w:rPr>
              <w:t>税目规则设置</w:t>
            </w:r>
            <w:r>
              <w:tab/>
            </w:r>
            <w:r>
              <w:fldChar w:fldCharType="begin"/>
            </w:r>
            <w:r>
              <w:instrText xml:space="preserve"> PAGEREF _Toc1543129534 \h </w:instrText>
            </w:r>
            <w:r>
              <w:fldChar w:fldCharType="separate"/>
            </w:r>
            <w:r>
              <w:t>172</w:t>
            </w:r>
            <w:r>
              <w:fldChar w:fldCharType="end"/>
            </w:r>
          </w:hyperlink>
        </w:p>
        <w:p w14:paraId="07829218" w14:textId="77777777" w:rsidR="000829C4" w:rsidRDefault="000829C4">
          <w:pPr>
            <w:pStyle w:val="TOC2"/>
            <w:tabs>
              <w:tab w:val="right" w:leader="dot" w:pos="8306"/>
            </w:tabs>
          </w:pPr>
          <w:hyperlink w:anchor="_Toc218073119" w:history="1">
            <w:r>
              <w:t xml:space="preserve">7.2. </w:t>
            </w:r>
            <w:r>
              <w:rPr>
                <w:rFonts w:hint="eastAsia"/>
              </w:rPr>
              <w:t>业务数据管理</w:t>
            </w:r>
            <w:r>
              <w:tab/>
            </w:r>
            <w:r>
              <w:fldChar w:fldCharType="begin"/>
            </w:r>
            <w:r>
              <w:instrText xml:space="preserve"> PAGEREF _Toc218073119 \h </w:instrText>
            </w:r>
            <w:r>
              <w:fldChar w:fldCharType="separate"/>
            </w:r>
            <w:r>
              <w:t>175</w:t>
            </w:r>
            <w:r>
              <w:fldChar w:fldCharType="end"/>
            </w:r>
          </w:hyperlink>
        </w:p>
        <w:p w14:paraId="372B5200" w14:textId="77777777" w:rsidR="000829C4" w:rsidRDefault="000829C4">
          <w:pPr>
            <w:pStyle w:val="TOC3"/>
            <w:tabs>
              <w:tab w:val="right" w:leader="dot" w:pos="8306"/>
            </w:tabs>
          </w:pPr>
          <w:hyperlink w:anchor="_Toc1547809251" w:history="1">
            <w:r>
              <w:t xml:space="preserve">7.2.1. </w:t>
            </w:r>
            <w:r>
              <w:rPr>
                <w:rFonts w:hint="eastAsia"/>
              </w:rPr>
              <w:t>应税消费品台账</w:t>
            </w:r>
            <w:r>
              <w:tab/>
            </w:r>
            <w:r>
              <w:fldChar w:fldCharType="begin"/>
            </w:r>
            <w:r>
              <w:instrText xml:space="preserve"> PAGEREF _Toc1547809251 \h </w:instrText>
            </w:r>
            <w:r>
              <w:fldChar w:fldCharType="separate"/>
            </w:r>
            <w:r>
              <w:t>175</w:t>
            </w:r>
            <w:r>
              <w:fldChar w:fldCharType="end"/>
            </w:r>
          </w:hyperlink>
        </w:p>
        <w:p w14:paraId="13F59515" w14:textId="77777777" w:rsidR="000829C4" w:rsidRDefault="000829C4">
          <w:pPr>
            <w:pStyle w:val="TOC2"/>
            <w:tabs>
              <w:tab w:val="right" w:leader="dot" w:pos="8306"/>
            </w:tabs>
          </w:pPr>
          <w:hyperlink w:anchor="_Toc1560665446" w:history="1">
            <w:r>
              <w:t xml:space="preserve">7.3. </w:t>
            </w:r>
            <w:r>
              <w:rPr>
                <w:rFonts w:hint="eastAsia"/>
              </w:rPr>
              <w:t>消费税计算</w:t>
            </w:r>
            <w:r>
              <w:tab/>
            </w:r>
            <w:r>
              <w:fldChar w:fldCharType="begin"/>
            </w:r>
            <w:r>
              <w:instrText xml:space="preserve"> PAGEREF _Toc1560665446 \h </w:instrText>
            </w:r>
            <w:r>
              <w:fldChar w:fldCharType="separate"/>
            </w:r>
            <w:r>
              <w:t>180</w:t>
            </w:r>
            <w:r>
              <w:fldChar w:fldCharType="end"/>
            </w:r>
          </w:hyperlink>
        </w:p>
        <w:p w14:paraId="4F64FA41" w14:textId="77777777" w:rsidR="000829C4" w:rsidRDefault="000829C4">
          <w:pPr>
            <w:pStyle w:val="TOC3"/>
            <w:tabs>
              <w:tab w:val="right" w:leader="dot" w:pos="8306"/>
            </w:tabs>
          </w:pPr>
          <w:hyperlink w:anchor="_Toc738886464" w:history="1">
            <w:r>
              <w:t xml:space="preserve">7.3.1. </w:t>
            </w:r>
            <w:r>
              <w:rPr>
                <w:rFonts w:hint="eastAsia"/>
              </w:rPr>
              <w:t>减免适用政策</w:t>
            </w:r>
            <w:r>
              <w:tab/>
            </w:r>
            <w:r>
              <w:fldChar w:fldCharType="begin"/>
            </w:r>
            <w:r>
              <w:instrText xml:space="preserve"> PAGEREF _Toc738886464 \h </w:instrText>
            </w:r>
            <w:r>
              <w:fldChar w:fldCharType="separate"/>
            </w:r>
            <w:r>
              <w:t>180</w:t>
            </w:r>
            <w:r>
              <w:fldChar w:fldCharType="end"/>
            </w:r>
          </w:hyperlink>
        </w:p>
        <w:p w14:paraId="6FE16F38" w14:textId="77777777" w:rsidR="000829C4" w:rsidRDefault="000829C4">
          <w:pPr>
            <w:pStyle w:val="TOC3"/>
            <w:tabs>
              <w:tab w:val="right" w:leader="dot" w:pos="8306"/>
            </w:tabs>
          </w:pPr>
          <w:hyperlink w:anchor="_Toc1714353494" w:history="1">
            <w:r>
              <w:t xml:space="preserve">7.3.2. </w:t>
            </w:r>
            <w:r>
              <w:rPr>
                <w:rFonts w:hint="eastAsia"/>
              </w:rPr>
              <w:t>消费税计算</w:t>
            </w:r>
            <w:r>
              <w:tab/>
            </w:r>
            <w:r>
              <w:fldChar w:fldCharType="begin"/>
            </w:r>
            <w:r>
              <w:instrText xml:space="preserve"> PAGEREF _Toc1714353494 \h </w:instrText>
            </w:r>
            <w:r>
              <w:fldChar w:fldCharType="separate"/>
            </w:r>
            <w:r>
              <w:t>183</w:t>
            </w:r>
            <w:r>
              <w:fldChar w:fldCharType="end"/>
            </w:r>
          </w:hyperlink>
        </w:p>
        <w:p w14:paraId="3674AEDB" w14:textId="77777777" w:rsidR="000829C4" w:rsidRDefault="000829C4">
          <w:pPr>
            <w:pStyle w:val="TOC3"/>
            <w:tabs>
              <w:tab w:val="right" w:leader="dot" w:pos="8306"/>
            </w:tabs>
          </w:pPr>
          <w:hyperlink w:anchor="_Toc351081859" w:history="1">
            <w:r>
              <w:t xml:space="preserve">7.3.3. </w:t>
            </w:r>
            <w:r>
              <w:rPr>
                <w:rFonts w:hint="eastAsia"/>
              </w:rPr>
              <w:t>消费税计算底稿</w:t>
            </w:r>
            <w:r>
              <w:tab/>
            </w:r>
            <w:r>
              <w:fldChar w:fldCharType="begin"/>
            </w:r>
            <w:r>
              <w:instrText xml:space="preserve"> PAGEREF _Toc351081859 \h </w:instrText>
            </w:r>
            <w:r>
              <w:fldChar w:fldCharType="separate"/>
            </w:r>
            <w:r>
              <w:t>188</w:t>
            </w:r>
            <w:r>
              <w:fldChar w:fldCharType="end"/>
            </w:r>
          </w:hyperlink>
        </w:p>
        <w:p w14:paraId="3564D69C" w14:textId="77777777" w:rsidR="000829C4" w:rsidRDefault="000829C4">
          <w:pPr>
            <w:pStyle w:val="TOC3"/>
            <w:tabs>
              <w:tab w:val="right" w:leader="dot" w:pos="8306"/>
            </w:tabs>
          </w:pPr>
          <w:hyperlink w:anchor="_Toc1495225904" w:history="1">
            <w:r>
              <w:t xml:space="preserve">7.3.4. </w:t>
            </w:r>
            <w:r>
              <w:rPr>
                <w:rFonts w:hint="eastAsia"/>
              </w:rPr>
              <w:t>消费税异常表</w:t>
            </w:r>
            <w:r>
              <w:tab/>
            </w:r>
            <w:r>
              <w:fldChar w:fldCharType="begin"/>
            </w:r>
            <w:r>
              <w:instrText xml:space="preserve"> PAGEREF _Toc1495225904 \h </w:instrText>
            </w:r>
            <w:r>
              <w:fldChar w:fldCharType="separate"/>
            </w:r>
            <w:r>
              <w:t>191</w:t>
            </w:r>
            <w:r>
              <w:fldChar w:fldCharType="end"/>
            </w:r>
          </w:hyperlink>
        </w:p>
        <w:p w14:paraId="7889EA59" w14:textId="77777777" w:rsidR="000829C4" w:rsidRDefault="000829C4">
          <w:pPr>
            <w:pStyle w:val="TOC2"/>
            <w:tabs>
              <w:tab w:val="right" w:leader="dot" w:pos="8306"/>
            </w:tabs>
          </w:pPr>
          <w:hyperlink w:anchor="_Toc408131334" w:history="1">
            <w:r>
              <w:t xml:space="preserve">7.4. </w:t>
            </w:r>
            <w:r>
              <w:rPr>
                <w:rFonts w:hint="eastAsia"/>
              </w:rPr>
              <w:t>计税申报</w:t>
            </w:r>
            <w:r>
              <w:tab/>
            </w:r>
            <w:r>
              <w:fldChar w:fldCharType="begin"/>
            </w:r>
            <w:r>
              <w:instrText xml:space="preserve"> PAGEREF _Toc408131334 \h </w:instrText>
            </w:r>
            <w:r>
              <w:fldChar w:fldCharType="separate"/>
            </w:r>
            <w:r>
              <w:t>194</w:t>
            </w:r>
            <w:r>
              <w:fldChar w:fldCharType="end"/>
            </w:r>
          </w:hyperlink>
        </w:p>
        <w:p w14:paraId="5DF043B4" w14:textId="77777777" w:rsidR="000829C4" w:rsidRDefault="000829C4">
          <w:pPr>
            <w:pStyle w:val="TOC3"/>
            <w:tabs>
              <w:tab w:val="right" w:leader="dot" w:pos="8306"/>
            </w:tabs>
          </w:pPr>
          <w:hyperlink w:anchor="_Toc400562020" w:history="1">
            <w:r>
              <w:t xml:space="preserve">7.4.1. </w:t>
            </w:r>
            <w:r>
              <w:rPr>
                <w:rFonts w:hint="eastAsia"/>
              </w:rPr>
              <w:t>消费税计税申报</w:t>
            </w:r>
            <w:r>
              <w:tab/>
            </w:r>
            <w:r>
              <w:fldChar w:fldCharType="begin"/>
            </w:r>
            <w:r>
              <w:instrText xml:space="preserve"> PAGEREF _Toc400562020 \h </w:instrText>
            </w:r>
            <w:r>
              <w:fldChar w:fldCharType="separate"/>
            </w:r>
            <w:r>
              <w:t>194</w:t>
            </w:r>
            <w:r>
              <w:fldChar w:fldCharType="end"/>
            </w:r>
          </w:hyperlink>
        </w:p>
        <w:p w14:paraId="65623578" w14:textId="77777777" w:rsidR="000829C4" w:rsidRDefault="000829C4">
          <w:pPr>
            <w:pStyle w:val="TOC1"/>
            <w:tabs>
              <w:tab w:val="right" w:leader="dot" w:pos="8306"/>
            </w:tabs>
          </w:pPr>
          <w:hyperlink w:anchor="_Toc2032120442" w:history="1">
            <w:r>
              <w:t xml:space="preserve">8. </w:t>
            </w:r>
            <w:r>
              <w:rPr>
                <w:rFonts w:hint="eastAsia"/>
              </w:rPr>
              <w:t>其他税费</w:t>
            </w:r>
            <w:r>
              <w:tab/>
            </w:r>
            <w:r>
              <w:fldChar w:fldCharType="begin"/>
            </w:r>
            <w:r>
              <w:instrText xml:space="preserve"> PAGEREF _Toc2032120442 \h </w:instrText>
            </w:r>
            <w:r>
              <w:fldChar w:fldCharType="separate"/>
            </w:r>
            <w:r>
              <w:t>201</w:t>
            </w:r>
            <w:r>
              <w:fldChar w:fldCharType="end"/>
            </w:r>
          </w:hyperlink>
        </w:p>
        <w:p w14:paraId="03AA17B6" w14:textId="77777777" w:rsidR="000829C4" w:rsidRDefault="000829C4">
          <w:pPr>
            <w:pStyle w:val="TOC2"/>
            <w:tabs>
              <w:tab w:val="right" w:leader="dot" w:pos="8306"/>
            </w:tabs>
          </w:pPr>
          <w:hyperlink w:anchor="_Toc268346806" w:history="1">
            <w:r>
              <w:t xml:space="preserve">8.1. </w:t>
            </w:r>
            <w:r>
              <w:rPr>
                <w:rFonts w:hint="eastAsia"/>
              </w:rPr>
              <w:t>车船税</w:t>
            </w:r>
            <w:r>
              <w:tab/>
            </w:r>
            <w:r>
              <w:fldChar w:fldCharType="begin"/>
            </w:r>
            <w:r>
              <w:instrText xml:space="preserve"> PAGEREF _Toc268346806 \h </w:instrText>
            </w:r>
            <w:r>
              <w:fldChar w:fldCharType="separate"/>
            </w:r>
            <w:r>
              <w:t>201</w:t>
            </w:r>
            <w:r>
              <w:fldChar w:fldCharType="end"/>
            </w:r>
          </w:hyperlink>
        </w:p>
        <w:p w14:paraId="2F5C4FCD" w14:textId="77777777" w:rsidR="000829C4" w:rsidRDefault="000829C4">
          <w:pPr>
            <w:pStyle w:val="TOC3"/>
            <w:tabs>
              <w:tab w:val="right" w:leader="dot" w:pos="8306"/>
            </w:tabs>
          </w:pPr>
          <w:hyperlink w:anchor="_Toc389109742" w:history="1">
            <w:r>
              <w:t xml:space="preserve">8.1.1. </w:t>
            </w:r>
            <w:r>
              <w:rPr>
                <w:rFonts w:hint="eastAsia"/>
              </w:rPr>
              <w:t>车船税完税</w:t>
            </w:r>
            <w:r>
              <w:tab/>
            </w:r>
            <w:r>
              <w:fldChar w:fldCharType="begin"/>
            </w:r>
            <w:r>
              <w:instrText xml:space="preserve"> PAGEREF _Toc389109742 \h </w:instrText>
            </w:r>
            <w:r>
              <w:fldChar w:fldCharType="separate"/>
            </w:r>
            <w:r>
              <w:t>201</w:t>
            </w:r>
            <w:r>
              <w:fldChar w:fldCharType="end"/>
            </w:r>
          </w:hyperlink>
        </w:p>
        <w:p w14:paraId="036E252C" w14:textId="77777777" w:rsidR="000829C4" w:rsidRDefault="000829C4">
          <w:pPr>
            <w:pStyle w:val="TOC2"/>
            <w:tabs>
              <w:tab w:val="right" w:leader="dot" w:pos="8306"/>
            </w:tabs>
          </w:pPr>
          <w:hyperlink w:anchor="_Toc679728679" w:history="1">
            <w:r>
              <w:t xml:space="preserve">8.2. </w:t>
            </w:r>
            <w:r>
              <w:rPr>
                <w:rFonts w:hint="eastAsia"/>
              </w:rPr>
              <w:t>车辆购置税</w:t>
            </w:r>
            <w:r>
              <w:tab/>
            </w:r>
            <w:r>
              <w:fldChar w:fldCharType="begin"/>
            </w:r>
            <w:r>
              <w:instrText xml:space="preserve"> PAGEREF _Toc679728679 \h </w:instrText>
            </w:r>
            <w:r>
              <w:fldChar w:fldCharType="separate"/>
            </w:r>
            <w:r>
              <w:t>204</w:t>
            </w:r>
            <w:r>
              <w:fldChar w:fldCharType="end"/>
            </w:r>
          </w:hyperlink>
        </w:p>
        <w:p w14:paraId="3394B737" w14:textId="77777777" w:rsidR="000829C4" w:rsidRDefault="000829C4">
          <w:pPr>
            <w:pStyle w:val="TOC3"/>
            <w:tabs>
              <w:tab w:val="right" w:leader="dot" w:pos="8306"/>
            </w:tabs>
          </w:pPr>
          <w:hyperlink w:anchor="_Toc1734389560" w:history="1">
            <w:r>
              <w:t xml:space="preserve">8.2.1. </w:t>
            </w:r>
            <w:r>
              <w:rPr>
                <w:rFonts w:hint="eastAsia"/>
              </w:rPr>
              <w:t>车辆购置税完税</w:t>
            </w:r>
            <w:r>
              <w:tab/>
            </w:r>
            <w:r>
              <w:fldChar w:fldCharType="begin"/>
            </w:r>
            <w:r>
              <w:instrText xml:space="preserve"> PAGEREF _Toc1734389560 \h </w:instrText>
            </w:r>
            <w:r>
              <w:fldChar w:fldCharType="separate"/>
            </w:r>
            <w:r>
              <w:t>204</w:t>
            </w:r>
            <w:r>
              <w:fldChar w:fldCharType="end"/>
            </w:r>
          </w:hyperlink>
        </w:p>
        <w:p w14:paraId="6B459597" w14:textId="77777777" w:rsidR="000829C4" w:rsidRDefault="000829C4">
          <w:pPr>
            <w:pStyle w:val="TOC2"/>
            <w:tabs>
              <w:tab w:val="right" w:leader="dot" w:pos="8306"/>
            </w:tabs>
          </w:pPr>
          <w:hyperlink w:anchor="_Toc2089794189" w:history="1">
            <w:r>
              <w:t xml:space="preserve">8.3. </w:t>
            </w:r>
            <w:r>
              <w:rPr>
                <w:rFonts w:hint="eastAsia"/>
              </w:rPr>
              <w:t>契税</w:t>
            </w:r>
            <w:r>
              <w:tab/>
            </w:r>
            <w:r>
              <w:fldChar w:fldCharType="begin"/>
            </w:r>
            <w:r>
              <w:instrText xml:space="preserve"> PAGEREF _Toc2089794189 \h </w:instrText>
            </w:r>
            <w:r>
              <w:fldChar w:fldCharType="separate"/>
            </w:r>
            <w:r>
              <w:t>208</w:t>
            </w:r>
            <w:r>
              <w:fldChar w:fldCharType="end"/>
            </w:r>
          </w:hyperlink>
        </w:p>
        <w:p w14:paraId="6788AF2C" w14:textId="77777777" w:rsidR="000829C4" w:rsidRDefault="000829C4">
          <w:pPr>
            <w:pStyle w:val="TOC3"/>
            <w:tabs>
              <w:tab w:val="right" w:leader="dot" w:pos="8306"/>
            </w:tabs>
          </w:pPr>
          <w:hyperlink w:anchor="_Toc1075887838" w:history="1">
            <w:r>
              <w:t xml:space="preserve">8.3.1. </w:t>
            </w:r>
            <w:r>
              <w:rPr>
                <w:rFonts w:hint="eastAsia"/>
              </w:rPr>
              <w:t>契税完税</w:t>
            </w:r>
            <w:r>
              <w:tab/>
            </w:r>
            <w:r>
              <w:fldChar w:fldCharType="begin"/>
            </w:r>
            <w:r>
              <w:instrText xml:space="preserve"> PAGEREF _Toc1075887838 \h </w:instrText>
            </w:r>
            <w:r>
              <w:fldChar w:fldCharType="separate"/>
            </w:r>
            <w:r>
              <w:t>208</w:t>
            </w:r>
            <w:r>
              <w:fldChar w:fldCharType="end"/>
            </w:r>
          </w:hyperlink>
        </w:p>
        <w:p w14:paraId="01B52BCA" w14:textId="77777777" w:rsidR="000829C4" w:rsidRDefault="000829C4">
          <w:pPr>
            <w:pStyle w:val="TOC2"/>
            <w:tabs>
              <w:tab w:val="right" w:leader="dot" w:pos="8306"/>
            </w:tabs>
          </w:pPr>
          <w:hyperlink w:anchor="_Toc634585526" w:history="1">
            <w:r>
              <w:t xml:space="preserve">8.4. </w:t>
            </w:r>
            <w:r>
              <w:rPr>
                <w:rFonts w:hint="eastAsia"/>
              </w:rPr>
              <w:t>其他税种</w:t>
            </w:r>
            <w:r>
              <w:tab/>
            </w:r>
            <w:r>
              <w:fldChar w:fldCharType="begin"/>
            </w:r>
            <w:r>
              <w:instrText xml:space="preserve"> PAGEREF _Toc634585526 \h </w:instrText>
            </w:r>
            <w:r>
              <w:fldChar w:fldCharType="separate"/>
            </w:r>
            <w:r>
              <w:t>211</w:t>
            </w:r>
            <w:r>
              <w:fldChar w:fldCharType="end"/>
            </w:r>
          </w:hyperlink>
        </w:p>
        <w:p w14:paraId="1E5DA114" w14:textId="77777777" w:rsidR="000829C4" w:rsidRDefault="000829C4">
          <w:pPr>
            <w:pStyle w:val="TOC3"/>
            <w:tabs>
              <w:tab w:val="right" w:leader="dot" w:pos="8306"/>
            </w:tabs>
          </w:pPr>
          <w:hyperlink w:anchor="_Toc1075144480" w:history="1">
            <w:r>
              <w:t xml:space="preserve">8.4.1. </w:t>
            </w:r>
            <w:r>
              <w:rPr>
                <w:rFonts w:hint="eastAsia"/>
              </w:rPr>
              <w:t>其他税完税</w:t>
            </w:r>
            <w:r>
              <w:tab/>
            </w:r>
            <w:r>
              <w:fldChar w:fldCharType="begin"/>
            </w:r>
            <w:r>
              <w:instrText xml:space="preserve"> PAGEREF _Toc1075144480 \h </w:instrText>
            </w:r>
            <w:r>
              <w:fldChar w:fldCharType="separate"/>
            </w:r>
            <w:r>
              <w:t>211</w:t>
            </w:r>
            <w:r>
              <w:fldChar w:fldCharType="end"/>
            </w:r>
          </w:hyperlink>
        </w:p>
        <w:p w14:paraId="08F934B1" w14:textId="77777777" w:rsidR="000829C4" w:rsidRDefault="000829C4">
          <w:pPr>
            <w:pStyle w:val="TOC3"/>
            <w:tabs>
              <w:tab w:val="right" w:leader="dot" w:pos="8306"/>
            </w:tabs>
          </w:pPr>
          <w:hyperlink w:anchor="_Toc1025869502" w:history="1">
            <w:r>
              <w:t xml:space="preserve">8.4.2. </w:t>
            </w:r>
            <w:r>
              <w:rPr>
                <w:rFonts w:hint="eastAsia"/>
              </w:rPr>
              <w:t>水利建设基金申报</w:t>
            </w:r>
            <w:r>
              <w:tab/>
            </w:r>
            <w:r>
              <w:fldChar w:fldCharType="begin"/>
            </w:r>
            <w:r>
              <w:instrText xml:space="preserve"> PAGEREF _Toc1025869502 \h </w:instrText>
            </w:r>
            <w:r>
              <w:fldChar w:fldCharType="separate"/>
            </w:r>
            <w:r>
              <w:t>214</w:t>
            </w:r>
            <w:r>
              <w:fldChar w:fldCharType="end"/>
            </w:r>
          </w:hyperlink>
        </w:p>
        <w:p w14:paraId="5B672C29" w14:textId="77777777" w:rsidR="000829C4" w:rsidRDefault="000829C4">
          <w:pPr>
            <w:pStyle w:val="TOC1"/>
            <w:tabs>
              <w:tab w:val="right" w:leader="dot" w:pos="8306"/>
            </w:tabs>
          </w:pPr>
          <w:hyperlink w:anchor="_Toc1790001998" w:history="1">
            <w:r>
              <w:t xml:space="preserve">9. </w:t>
            </w:r>
            <w:r>
              <w:rPr>
                <w:rFonts w:hint="eastAsia"/>
              </w:rPr>
              <w:t>统计分析</w:t>
            </w:r>
            <w:r>
              <w:tab/>
            </w:r>
            <w:r>
              <w:fldChar w:fldCharType="begin"/>
            </w:r>
            <w:r>
              <w:instrText xml:space="preserve"> PAGEREF _Toc1790001998 \h </w:instrText>
            </w:r>
            <w:r>
              <w:fldChar w:fldCharType="separate"/>
            </w:r>
            <w:r>
              <w:t>221</w:t>
            </w:r>
            <w:r>
              <w:fldChar w:fldCharType="end"/>
            </w:r>
          </w:hyperlink>
        </w:p>
        <w:p w14:paraId="20161423" w14:textId="77777777" w:rsidR="000829C4" w:rsidRDefault="000829C4">
          <w:pPr>
            <w:pStyle w:val="TOC2"/>
            <w:tabs>
              <w:tab w:val="right" w:leader="dot" w:pos="8306"/>
            </w:tabs>
          </w:pPr>
          <w:hyperlink w:anchor="_Toc465169563" w:history="1">
            <w:r>
              <w:rPr>
                <w:lang w:eastAsia="zh-Hans"/>
              </w:rPr>
              <w:t xml:space="preserve">9.1. </w:t>
            </w:r>
            <w:r>
              <w:rPr>
                <w:rFonts w:hint="eastAsia"/>
              </w:rPr>
              <w:t>纳税分析</w:t>
            </w:r>
            <w:r>
              <w:tab/>
            </w:r>
            <w:r>
              <w:fldChar w:fldCharType="begin"/>
            </w:r>
            <w:r>
              <w:instrText xml:space="preserve"> PAGEREF _Toc465169563 \h </w:instrText>
            </w:r>
            <w:r>
              <w:fldChar w:fldCharType="separate"/>
            </w:r>
            <w:r>
              <w:t>221</w:t>
            </w:r>
            <w:r>
              <w:fldChar w:fldCharType="end"/>
            </w:r>
          </w:hyperlink>
        </w:p>
        <w:p w14:paraId="0A0F4422" w14:textId="77777777" w:rsidR="000829C4" w:rsidRDefault="000829C4">
          <w:pPr>
            <w:pStyle w:val="TOC3"/>
            <w:tabs>
              <w:tab w:val="right" w:leader="dot" w:pos="8306"/>
            </w:tabs>
          </w:pPr>
          <w:hyperlink w:anchor="_Toc1264370261" w:history="1">
            <w:r>
              <w:rPr>
                <w:lang w:eastAsia="zh-Hans"/>
              </w:rPr>
              <w:t xml:space="preserve">9.1.1. </w:t>
            </w:r>
            <w:r>
              <w:rPr>
                <w:rFonts w:hint="eastAsia"/>
                <w:lang w:eastAsia="zh-Hans"/>
              </w:rPr>
              <w:t>纳税情况统计</w:t>
            </w:r>
            <w:r>
              <w:tab/>
            </w:r>
            <w:r>
              <w:fldChar w:fldCharType="begin"/>
            </w:r>
            <w:r>
              <w:instrText xml:space="preserve"> PAGEREF _Toc1264370261 \h </w:instrText>
            </w:r>
            <w:r>
              <w:fldChar w:fldCharType="separate"/>
            </w:r>
            <w:r>
              <w:t>221</w:t>
            </w:r>
            <w:r>
              <w:fldChar w:fldCharType="end"/>
            </w:r>
          </w:hyperlink>
        </w:p>
        <w:p w14:paraId="06B56F6C" w14:textId="77777777" w:rsidR="000829C4" w:rsidRDefault="000829C4">
          <w:pPr>
            <w:pStyle w:val="TOC3"/>
            <w:tabs>
              <w:tab w:val="right" w:leader="dot" w:pos="8306"/>
            </w:tabs>
          </w:pPr>
          <w:hyperlink w:anchor="_Toc920289562" w:history="1">
            <w:r>
              <w:rPr>
                <w:lang w:eastAsia="zh-Hans"/>
              </w:rPr>
              <w:t xml:space="preserve">9.1.2. </w:t>
            </w:r>
            <w:r>
              <w:rPr>
                <w:rFonts w:hint="eastAsia"/>
                <w:lang w:eastAsia="zh-Hans"/>
              </w:rPr>
              <w:t>税费多维度统计</w:t>
            </w:r>
            <w:r>
              <w:tab/>
            </w:r>
            <w:r>
              <w:fldChar w:fldCharType="begin"/>
            </w:r>
            <w:r>
              <w:instrText xml:space="preserve"> PAGEREF _Toc920289562 \h </w:instrText>
            </w:r>
            <w:r>
              <w:fldChar w:fldCharType="separate"/>
            </w:r>
            <w:r>
              <w:t>226</w:t>
            </w:r>
            <w:r>
              <w:fldChar w:fldCharType="end"/>
            </w:r>
          </w:hyperlink>
        </w:p>
        <w:p w14:paraId="79803602" w14:textId="77777777" w:rsidR="000829C4" w:rsidRDefault="000829C4">
          <w:pPr>
            <w:pStyle w:val="TOC3"/>
            <w:tabs>
              <w:tab w:val="right" w:leader="dot" w:pos="8306"/>
            </w:tabs>
          </w:pPr>
          <w:hyperlink w:anchor="_Toc1129442840" w:history="1">
            <w:r>
              <w:rPr>
                <w:lang w:eastAsia="zh-Hans"/>
              </w:rPr>
              <w:t xml:space="preserve">9.1.3. </w:t>
            </w:r>
            <w:r>
              <w:rPr>
                <w:rFonts w:hint="eastAsia"/>
                <w:lang w:eastAsia="zh-Hans"/>
              </w:rPr>
              <w:t>税负趋势分析</w:t>
            </w:r>
            <w:r>
              <w:tab/>
            </w:r>
            <w:r>
              <w:fldChar w:fldCharType="begin"/>
            </w:r>
            <w:r>
              <w:instrText xml:space="preserve"> PAGEREF _Toc1129442840 \h </w:instrText>
            </w:r>
            <w:r>
              <w:fldChar w:fldCharType="separate"/>
            </w:r>
            <w:r>
              <w:t>233</w:t>
            </w:r>
            <w:r>
              <w:fldChar w:fldCharType="end"/>
            </w:r>
          </w:hyperlink>
        </w:p>
        <w:p w14:paraId="46A4D846" w14:textId="77777777" w:rsidR="000829C4" w:rsidRDefault="000829C4">
          <w:pPr>
            <w:pStyle w:val="TOC3"/>
            <w:tabs>
              <w:tab w:val="right" w:leader="dot" w:pos="8306"/>
            </w:tabs>
          </w:pPr>
          <w:hyperlink w:anchor="_Toc937856047" w:history="1">
            <w:r>
              <w:rPr>
                <w:lang w:eastAsia="zh-Hans"/>
              </w:rPr>
              <w:t xml:space="preserve">9.1.4. </w:t>
            </w:r>
            <w:r>
              <w:rPr>
                <w:rFonts w:hint="eastAsia"/>
                <w:lang w:eastAsia="zh-Hans"/>
              </w:rPr>
              <w:t>税费结构分析</w:t>
            </w:r>
            <w:r>
              <w:tab/>
            </w:r>
            <w:r>
              <w:fldChar w:fldCharType="begin"/>
            </w:r>
            <w:r>
              <w:instrText xml:space="preserve"> PAGEREF _Toc937856047 \h </w:instrText>
            </w:r>
            <w:r>
              <w:fldChar w:fldCharType="separate"/>
            </w:r>
            <w:r>
              <w:t>240</w:t>
            </w:r>
            <w:r>
              <w:fldChar w:fldCharType="end"/>
            </w:r>
          </w:hyperlink>
        </w:p>
        <w:p w14:paraId="3D09BE7C" w14:textId="77777777" w:rsidR="000829C4" w:rsidRDefault="000829C4">
          <w:pPr>
            <w:pStyle w:val="TOC3"/>
            <w:tabs>
              <w:tab w:val="right" w:leader="dot" w:pos="8306"/>
            </w:tabs>
          </w:pPr>
          <w:hyperlink w:anchor="_Toc16612949" w:history="1">
            <w:r>
              <w:rPr>
                <w:lang w:eastAsia="zh-Hans"/>
              </w:rPr>
              <w:t xml:space="preserve">9.1.5. </w:t>
            </w:r>
            <w:r>
              <w:rPr>
                <w:rFonts w:hint="eastAsia"/>
                <w:lang w:eastAsia="zh-Hans"/>
              </w:rPr>
              <w:t>税务数据看板</w:t>
            </w:r>
            <w:r>
              <w:tab/>
            </w:r>
            <w:r>
              <w:fldChar w:fldCharType="begin"/>
            </w:r>
            <w:r>
              <w:instrText xml:space="preserve"> PAGEREF _Toc16612949 \h </w:instrText>
            </w:r>
            <w:r>
              <w:fldChar w:fldCharType="separate"/>
            </w:r>
            <w:r>
              <w:t>243</w:t>
            </w:r>
            <w:r>
              <w:fldChar w:fldCharType="end"/>
            </w:r>
          </w:hyperlink>
        </w:p>
        <w:p w14:paraId="39DD78B5" w14:textId="77777777" w:rsidR="000829C4" w:rsidRDefault="000829C4">
          <w:pPr>
            <w:pStyle w:val="TOC3"/>
            <w:tabs>
              <w:tab w:val="right" w:leader="dot" w:pos="8306"/>
            </w:tabs>
          </w:pPr>
          <w:hyperlink w:anchor="_Toc40959733" w:history="1">
            <w:r>
              <w:t xml:space="preserve">9.1.6. </w:t>
            </w:r>
            <w:r>
              <w:rPr>
                <w:rFonts w:hint="eastAsia"/>
              </w:rPr>
              <w:t>千户集团报表</w:t>
            </w:r>
            <w:r>
              <w:tab/>
            </w:r>
            <w:r>
              <w:fldChar w:fldCharType="begin"/>
            </w:r>
            <w:r>
              <w:instrText xml:space="preserve"> PAGEREF _Toc40959733 \h </w:instrText>
            </w:r>
            <w:r>
              <w:fldChar w:fldCharType="separate"/>
            </w:r>
            <w:r>
              <w:t>248</w:t>
            </w:r>
            <w:r>
              <w:fldChar w:fldCharType="end"/>
            </w:r>
          </w:hyperlink>
        </w:p>
        <w:p w14:paraId="006C938C" w14:textId="77777777" w:rsidR="000829C4" w:rsidRDefault="000829C4">
          <w:pPr>
            <w:pStyle w:val="TOC3"/>
            <w:tabs>
              <w:tab w:val="right" w:leader="dot" w:pos="8306"/>
            </w:tabs>
          </w:pPr>
          <w:hyperlink w:anchor="_Toc1215465491" w:history="1">
            <w:r>
              <w:t xml:space="preserve">9.1.7. </w:t>
            </w:r>
            <w:r>
              <w:rPr>
                <w:rFonts w:hint="eastAsia"/>
              </w:rPr>
              <w:t>重点税源报表</w:t>
            </w:r>
            <w:r>
              <w:tab/>
            </w:r>
            <w:r>
              <w:fldChar w:fldCharType="begin"/>
            </w:r>
            <w:r>
              <w:instrText xml:space="preserve"> PAGEREF _Toc1215465491 \h </w:instrText>
            </w:r>
            <w:r>
              <w:fldChar w:fldCharType="separate"/>
            </w:r>
            <w:r>
              <w:t>255</w:t>
            </w:r>
            <w:r>
              <w:fldChar w:fldCharType="end"/>
            </w:r>
          </w:hyperlink>
        </w:p>
        <w:p w14:paraId="60650287" w14:textId="77777777" w:rsidR="000829C4" w:rsidRDefault="000829C4">
          <w:pPr>
            <w:pStyle w:val="TOC1"/>
            <w:tabs>
              <w:tab w:val="right" w:leader="dot" w:pos="8306"/>
            </w:tabs>
          </w:pPr>
          <w:hyperlink w:anchor="_Toc1464056973" w:history="1">
            <w:r>
              <w:t xml:space="preserve">10. </w:t>
            </w:r>
            <w:r>
              <w:rPr>
                <w:rFonts w:hint="eastAsia"/>
              </w:rPr>
              <w:t>风险控制</w:t>
            </w:r>
            <w:r>
              <w:tab/>
            </w:r>
            <w:r>
              <w:fldChar w:fldCharType="begin"/>
            </w:r>
            <w:r>
              <w:instrText xml:space="preserve"> PAGEREF _Toc1464056973 \h </w:instrText>
            </w:r>
            <w:r>
              <w:fldChar w:fldCharType="separate"/>
            </w:r>
            <w:r>
              <w:t>262</w:t>
            </w:r>
            <w:r>
              <w:fldChar w:fldCharType="end"/>
            </w:r>
          </w:hyperlink>
        </w:p>
        <w:p w14:paraId="1E1ED661" w14:textId="77777777" w:rsidR="000829C4" w:rsidRDefault="000829C4">
          <w:pPr>
            <w:pStyle w:val="TOC2"/>
            <w:tabs>
              <w:tab w:val="right" w:leader="dot" w:pos="8306"/>
            </w:tabs>
          </w:pPr>
          <w:hyperlink w:anchor="_Toc537917885" w:history="1">
            <w:r>
              <w:t xml:space="preserve">10.1. </w:t>
            </w:r>
            <w:r>
              <w:rPr>
                <w:rFonts w:hint="eastAsia"/>
              </w:rPr>
              <w:t>税务稽查</w:t>
            </w:r>
            <w:r>
              <w:tab/>
            </w:r>
            <w:r>
              <w:fldChar w:fldCharType="begin"/>
            </w:r>
            <w:r>
              <w:instrText xml:space="preserve"> PAGEREF _Toc537917885 \h </w:instrText>
            </w:r>
            <w:r>
              <w:fldChar w:fldCharType="separate"/>
            </w:r>
            <w:r>
              <w:t>262</w:t>
            </w:r>
            <w:r>
              <w:fldChar w:fldCharType="end"/>
            </w:r>
          </w:hyperlink>
        </w:p>
        <w:p w14:paraId="2013044F" w14:textId="77777777" w:rsidR="000829C4" w:rsidRDefault="000829C4">
          <w:pPr>
            <w:pStyle w:val="TOC3"/>
            <w:tabs>
              <w:tab w:val="right" w:leader="dot" w:pos="8306"/>
            </w:tabs>
          </w:pPr>
          <w:hyperlink w:anchor="_Toc2027222972" w:history="1">
            <w:r>
              <w:t xml:space="preserve">10.1.1. </w:t>
            </w:r>
            <w:r>
              <w:rPr>
                <w:rFonts w:hint="eastAsia"/>
              </w:rPr>
              <w:t>稽查任务查询</w:t>
            </w:r>
            <w:r>
              <w:tab/>
            </w:r>
            <w:r>
              <w:fldChar w:fldCharType="begin"/>
            </w:r>
            <w:r>
              <w:instrText xml:space="preserve"> PAGEREF _Toc2027222972 \h </w:instrText>
            </w:r>
            <w:r>
              <w:fldChar w:fldCharType="separate"/>
            </w:r>
            <w:r>
              <w:t>262</w:t>
            </w:r>
            <w:r>
              <w:fldChar w:fldCharType="end"/>
            </w:r>
          </w:hyperlink>
        </w:p>
        <w:p w14:paraId="1498FF9A" w14:textId="77777777" w:rsidR="000829C4" w:rsidRDefault="000829C4">
          <w:pPr>
            <w:pStyle w:val="TOC3"/>
            <w:tabs>
              <w:tab w:val="right" w:leader="dot" w:pos="8306"/>
            </w:tabs>
          </w:pPr>
          <w:hyperlink w:anchor="_Toc1708430749" w:history="1">
            <w:r>
              <w:t xml:space="preserve">10.1.2. </w:t>
            </w:r>
            <w:r>
              <w:rPr>
                <w:rFonts w:hint="eastAsia"/>
              </w:rPr>
              <w:t>稽查任务管理</w:t>
            </w:r>
            <w:r>
              <w:tab/>
            </w:r>
            <w:r>
              <w:fldChar w:fldCharType="begin"/>
            </w:r>
            <w:r>
              <w:instrText xml:space="preserve"> PAGEREF _Toc1708430749 \h </w:instrText>
            </w:r>
            <w:r>
              <w:fldChar w:fldCharType="separate"/>
            </w:r>
            <w:r>
              <w:t>264</w:t>
            </w:r>
            <w:r>
              <w:fldChar w:fldCharType="end"/>
            </w:r>
          </w:hyperlink>
        </w:p>
        <w:p w14:paraId="4C927390" w14:textId="77777777" w:rsidR="000829C4" w:rsidRDefault="000829C4">
          <w:pPr>
            <w:pStyle w:val="TOC2"/>
            <w:tabs>
              <w:tab w:val="right" w:leader="dot" w:pos="8306"/>
            </w:tabs>
          </w:pPr>
          <w:hyperlink w:anchor="_Toc1739238053" w:history="1">
            <w:r>
              <w:t xml:space="preserve">10.2. </w:t>
            </w:r>
            <w:r>
              <w:rPr>
                <w:rFonts w:hint="eastAsia"/>
              </w:rPr>
              <w:t>税务自查</w:t>
            </w:r>
            <w:r>
              <w:tab/>
            </w:r>
            <w:r>
              <w:fldChar w:fldCharType="begin"/>
            </w:r>
            <w:r>
              <w:instrText xml:space="preserve"> PAGEREF _Toc1739238053 \h </w:instrText>
            </w:r>
            <w:r>
              <w:fldChar w:fldCharType="separate"/>
            </w:r>
            <w:r>
              <w:t>272</w:t>
            </w:r>
            <w:r>
              <w:fldChar w:fldCharType="end"/>
            </w:r>
          </w:hyperlink>
        </w:p>
        <w:p w14:paraId="29683321" w14:textId="77777777" w:rsidR="000829C4" w:rsidRDefault="000829C4">
          <w:pPr>
            <w:pStyle w:val="TOC3"/>
            <w:tabs>
              <w:tab w:val="right" w:leader="dot" w:pos="8306"/>
            </w:tabs>
          </w:pPr>
          <w:hyperlink w:anchor="_Toc1974037454" w:history="1">
            <w:r>
              <w:t xml:space="preserve">10.2.1. </w:t>
            </w:r>
            <w:r>
              <w:rPr>
                <w:rFonts w:hint="eastAsia"/>
              </w:rPr>
              <w:t>自查任务管理</w:t>
            </w:r>
            <w:r>
              <w:tab/>
            </w:r>
            <w:r>
              <w:fldChar w:fldCharType="begin"/>
            </w:r>
            <w:r>
              <w:instrText xml:space="preserve"> PAGEREF _Toc1974037454 \h </w:instrText>
            </w:r>
            <w:r>
              <w:fldChar w:fldCharType="separate"/>
            </w:r>
            <w:r>
              <w:t>272</w:t>
            </w:r>
            <w:r>
              <w:fldChar w:fldCharType="end"/>
            </w:r>
          </w:hyperlink>
        </w:p>
        <w:p w14:paraId="1D7E4E56" w14:textId="77777777" w:rsidR="000829C4" w:rsidRDefault="000829C4">
          <w:pPr>
            <w:pStyle w:val="TOC3"/>
            <w:tabs>
              <w:tab w:val="right" w:leader="dot" w:pos="8306"/>
            </w:tabs>
          </w:pPr>
          <w:hyperlink w:anchor="_Toc1172626875" w:history="1">
            <w:r>
              <w:t xml:space="preserve">10.2.2. </w:t>
            </w:r>
            <w:r>
              <w:rPr>
                <w:rFonts w:hint="eastAsia"/>
              </w:rPr>
              <w:t>自查任务执行</w:t>
            </w:r>
            <w:r>
              <w:tab/>
            </w:r>
            <w:r>
              <w:fldChar w:fldCharType="begin"/>
            </w:r>
            <w:r>
              <w:instrText xml:space="preserve"> PAGEREF _Toc1172626875 \h </w:instrText>
            </w:r>
            <w:r>
              <w:fldChar w:fldCharType="separate"/>
            </w:r>
            <w:r>
              <w:t>277</w:t>
            </w:r>
            <w:r>
              <w:fldChar w:fldCharType="end"/>
            </w:r>
          </w:hyperlink>
        </w:p>
        <w:p w14:paraId="118FE873" w14:textId="77777777" w:rsidR="000829C4" w:rsidRDefault="000829C4">
          <w:pPr>
            <w:pStyle w:val="TOC1"/>
            <w:tabs>
              <w:tab w:val="right" w:leader="dot" w:pos="8306"/>
            </w:tabs>
          </w:pPr>
          <w:hyperlink w:anchor="_Toc882459606" w:history="1">
            <w:r>
              <w:t xml:space="preserve">11. </w:t>
            </w:r>
            <w:r>
              <w:rPr>
                <w:rFonts w:hint="eastAsia"/>
              </w:rPr>
              <w:t>知识共享</w:t>
            </w:r>
            <w:r>
              <w:tab/>
            </w:r>
            <w:r>
              <w:fldChar w:fldCharType="begin"/>
            </w:r>
            <w:r>
              <w:instrText xml:space="preserve"> PAGEREF _Toc882459606 \h </w:instrText>
            </w:r>
            <w:r>
              <w:fldChar w:fldCharType="separate"/>
            </w:r>
            <w:r>
              <w:t>282</w:t>
            </w:r>
            <w:r>
              <w:fldChar w:fldCharType="end"/>
            </w:r>
          </w:hyperlink>
        </w:p>
        <w:p w14:paraId="58D547E3" w14:textId="77777777" w:rsidR="000829C4" w:rsidRDefault="000829C4">
          <w:pPr>
            <w:pStyle w:val="TOC2"/>
            <w:tabs>
              <w:tab w:val="right" w:leader="dot" w:pos="8306"/>
            </w:tabs>
          </w:pPr>
          <w:hyperlink w:anchor="_Toc976531860" w:history="1">
            <w:r>
              <w:t xml:space="preserve">11.1. </w:t>
            </w:r>
            <w:r>
              <w:rPr>
                <w:rFonts w:hint="eastAsia"/>
              </w:rPr>
              <w:t>税务知识库</w:t>
            </w:r>
            <w:r>
              <w:tab/>
            </w:r>
            <w:r>
              <w:fldChar w:fldCharType="begin"/>
            </w:r>
            <w:r>
              <w:instrText xml:space="preserve"> PAGEREF _Toc976531860 \h </w:instrText>
            </w:r>
            <w:r>
              <w:fldChar w:fldCharType="separate"/>
            </w:r>
            <w:r>
              <w:t>282</w:t>
            </w:r>
            <w:r>
              <w:fldChar w:fldCharType="end"/>
            </w:r>
          </w:hyperlink>
        </w:p>
        <w:p w14:paraId="0933AD94" w14:textId="77777777" w:rsidR="000829C4" w:rsidRDefault="000829C4">
          <w:pPr>
            <w:pStyle w:val="TOC3"/>
            <w:tabs>
              <w:tab w:val="right" w:leader="dot" w:pos="8306"/>
            </w:tabs>
          </w:pPr>
          <w:hyperlink w:anchor="_Toc1500940646" w:history="1">
            <w:r>
              <w:t xml:space="preserve">11.1.1. </w:t>
            </w:r>
            <w:r>
              <w:rPr>
                <w:rFonts w:hint="eastAsia"/>
                <w:lang w:eastAsia="zh-Hans"/>
              </w:rPr>
              <w:t>税务政策与解读</w:t>
            </w:r>
            <w:r>
              <w:tab/>
            </w:r>
            <w:r>
              <w:fldChar w:fldCharType="begin"/>
            </w:r>
            <w:r>
              <w:instrText xml:space="preserve"> PAGEREF _Toc1500940646 \h </w:instrText>
            </w:r>
            <w:r>
              <w:fldChar w:fldCharType="separate"/>
            </w:r>
            <w:r>
              <w:t>282</w:t>
            </w:r>
            <w:r>
              <w:fldChar w:fldCharType="end"/>
            </w:r>
          </w:hyperlink>
        </w:p>
        <w:p w14:paraId="1E96BFA3" w14:textId="77777777" w:rsidR="000829C4" w:rsidRDefault="00000000">
          <w:r>
            <w:fldChar w:fldCharType="end"/>
          </w:r>
        </w:p>
      </w:sdtContent>
    </w:sdt>
    <w:p w14:paraId="1842A4E3" w14:textId="77777777" w:rsidR="000829C4" w:rsidRDefault="000829C4">
      <w:pPr>
        <w:pStyle w:val="1"/>
        <w:numPr>
          <w:ilvl w:val="0"/>
          <w:numId w:val="0"/>
        </w:numPr>
        <w:sectPr w:rsidR="000829C4">
          <w:pgSz w:w="11906" w:h="16838"/>
          <w:pgMar w:top="1440" w:right="1800" w:bottom="1440" w:left="1800" w:header="851" w:footer="992" w:gutter="0"/>
          <w:cols w:space="425"/>
          <w:docGrid w:type="lines" w:linePitch="312"/>
        </w:sectPr>
      </w:pPr>
      <w:bookmarkStart w:id="0" w:name="_Toc12891"/>
      <w:bookmarkStart w:id="1" w:name="_Toc32417"/>
      <w:bookmarkStart w:id="2" w:name="_Toc12094"/>
    </w:p>
    <w:p w14:paraId="4FBC55AE" w14:textId="77777777" w:rsidR="000829C4" w:rsidRDefault="00000000">
      <w:pPr>
        <w:pStyle w:val="1"/>
      </w:pPr>
      <w:bookmarkStart w:id="3" w:name="_Toc1269021068"/>
      <w:r>
        <w:rPr>
          <w:rFonts w:hint="eastAsia"/>
        </w:rPr>
        <w:lastRenderedPageBreak/>
        <w:t>引言</w:t>
      </w:r>
      <w:bookmarkEnd w:id="0"/>
      <w:bookmarkEnd w:id="1"/>
      <w:bookmarkEnd w:id="2"/>
      <w:bookmarkEnd w:id="3"/>
    </w:p>
    <w:p w14:paraId="072FDD6A" w14:textId="77777777" w:rsidR="000829C4" w:rsidRDefault="00000000">
      <w:pPr>
        <w:pStyle w:val="2"/>
      </w:pPr>
      <w:bookmarkStart w:id="4" w:name="_Toc1776991519"/>
      <w:bookmarkStart w:id="5" w:name="_Toc16239"/>
      <w:bookmarkStart w:id="6" w:name="_Toc25751"/>
      <w:bookmarkStart w:id="7" w:name="_Toc30297"/>
      <w:r>
        <w:rPr>
          <w:rFonts w:hint="eastAsia"/>
        </w:rPr>
        <w:t>编写目的</w:t>
      </w:r>
      <w:bookmarkEnd w:id="4"/>
      <w:bookmarkEnd w:id="5"/>
      <w:bookmarkEnd w:id="6"/>
      <w:bookmarkEnd w:id="7"/>
    </w:p>
    <w:p w14:paraId="524DDFE2" w14:textId="77777777" w:rsidR="000829C4" w:rsidRDefault="00000000">
      <w:pPr>
        <w:ind w:firstLineChars="200" w:firstLine="420"/>
      </w:pPr>
      <w:r>
        <w:rPr>
          <w:rFonts w:hint="eastAsia"/>
        </w:rPr>
        <w:t>此文档的目的</w:t>
      </w:r>
      <w:r>
        <w:t>是对</w:t>
      </w:r>
      <w:r>
        <w:rPr>
          <w:rFonts w:hint="eastAsia"/>
        </w:rPr>
        <w:t>印花税、房产土地税、其他税费、统计分析等模块</w:t>
      </w:r>
      <w:r>
        <w:t>涉及到的功能点进行明确，清晰、有层次的定义页面原型中各个功能详细描述和相关逻辑及部分交互细节，为开发人员提供开发依据，并可作为产品验收基准。</w:t>
      </w:r>
    </w:p>
    <w:p w14:paraId="1092B9AC" w14:textId="77777777" w:rsidR="000829C4" w:rsidRDefault="00000000">
      <w:pPr>
        <w:pStyle w:val="2"/>
      </w:pPr>
      <w:bookmarkStart w:id="8" w:name="_Toc27217"/>
      <w:bookmarkStart w:id="9" w:name="_Toc841381004"/>
      <w:bookmarkStart w:id="10" w:name="_Toc6900"/>
      <w:bookmarkStart w:id="11" w:name="_Toc9005"/>
      <w:r>
        <w:rPr>
          <w:rFonts w:hint="eastAsia"/>
        </w:rPr>
        <w:t>适用范围</w:t>
      </w:r>
      <w:bookmarkEnd w:id="8"/>
      <w:bookmarkEnd w:id="9"/>
      <w:bookmarkEnd w:id="10"/>
      <w:bookmarkEnd w:id="11"/>
    </w:p>
    <w:p w14:paraId="67E9A36B" w14:textId="77777777" w:rsidR="000829C4" w:rsidRDefault="00000000">
      <w:pPr>
        <w:pStyle w:val="aa"/>
        <w:spacing w:line="360" w:lineRule="auto"/>
        <w:ind w:firstLineChars="202" w:firstLine="424"/>
      </w:pPr>
      <w:r>
        <w:rPr>
          <w:rFonts w:ascii="Calibri" w:hAnsi="Calibri" w:hint="eastAsia"/>
          <w:szCs w:val="22"/>
        </w:rPr>
        <w:t>本文档适用于所有与本</w:t>
      </w:r>
      <w:r>
        <w:rPr>
          <w:rFonts w:ascii="Calibri" w:hAnsi="Calibri"/>
          <w:szCs w:val="22"/>
        </w:rPr>
        <w:t>产品开发相关的</w:t>
      </w:r>
      <w:r>
        <w:rPr>
          <w:rFonts w:ascii="Calibri" w:hAnsi="Calibri" w:hint="eastAsia"/>
          <w:szCs w:val="22"/>
        </w:rPr>
        <w:t>人员，其中：项目负责人、</w:t>
      </w:r>
      <w:r>
        <w:rPr>
          <w:rFonts w:ascii="Calibri" w:hAnsi="Calibri"/>
          <w:szCs w:val="22"/>
        </w:rPr>
        <w:t>产品经理、开发人员、</w:t>
      </w:r>
      <w:r>
        <w:rPr>
          <w:rFonts w:ascii="Calibri" w:hAnsi="Calibri" w:hint="eastAsia"/>
          <w:szCs w:val="22"/>
        </w:rPr>
        <w:t>测试人员应重点阅读本文档各部分，其他人员可选择性阅读本文档。</w:t>
      </w:r>
    </w:p>
    <w:p w14:paraId="092F38F5" w14:textId="77777777" w:rsidR="000829C4" w:rsidRDefault="00000000">
      <w:pPr>
        <w:pStyle w:val="2"/>
      </w:pPr>
      <w:bookmarkStart w:id="12" w:name="_Toc10246"/>
      <w:bookmarkStart w:id="13" w:name="_Toc7808"/>
      <w:bookmarkStart w:id="14" w:name="_Toc4663"/>
      <w:bookmarkStart w:id="15" w:name="_Toc2058202380"/>
      <w:r>
        <w:rPr>
          <w:rFonts w:hint="eastAsia"/>
        </w:rPr>
        <w:t>参考资料</w:t>
      </w:r>
      <w:bookmarkEnd w:id="12"/>
      <w:bookmarkEnd w:id="13"/>
      <w:bookmarkEnd w:id="14"/>
      <w:bookmarkEnd w:id="15"/>
    </w:p>
    <w:p w14:paraId="73A8D6DB" w14:textId="77777777" w:rsidR="000829C4" w:rsidRDefault="00000000">
      <w:r>
        <w:rPr>
          <w:rFonts w:hint="eastAsia"/>
        </w:rPr>
        <w:t>无。</w:t>
      </w:r>
    </w:p>
    <w:p w14:paraId="2F47972E" w14:textId="77777777" w:rsidR="000829C4" w:rsidRDefault="00000000">
      <w:pPr>
        <w:pStyle w:val="2"/>
      </w:pPr>
      <w:bookmarkStart w:id="16" w:name="_Toc540814784"/>
      <w:bookmarkStart w:id="17" w:name="_Toc8671"/>
      <w:bookmarkStart w:id="18" w:name="_Toc12458"/>
      <w:bookmarkStart w:id="19" w:name="_Toc30110"/>
      <w:r>
        <w:rPr>
          <w:rFonts w:hint="eastAsia"/>
        </w:rPr>
        <w:t>名词解释</w:t>
      </w:r>
      <w:bookmarkEnd w:id="16"/>
      <w:bookmarkEnd w:id="17"/>
      <w:bookmarkEnd w:id="18"/>
      <w:bookmarkEnd w:id="19"/>
    </w:p>
    <w:p w14:paraId="687F90DB" w14:textId="77777777" w:rsidR="000829C4" w:rsidRDefault="00000000">
      <w:r>
        <w:rPr>
          <w:rFonts w:hint="eastAsia"/>
        </w:rPr>
        <w:t>无。</w:t>
      </w:r>
    </w:p>
    <w:p w14:paraId="00E516E7" w14:textId="77777777" w:rsidR="000829C4" w:rsidRDefault="00000000">
      <w:pPr>
        <w:pStyle w:val="1"/>
      </w:pPr>
      <w:bookmarkStart w:id="20" w:name="_Toc3790"/>
      <w:bookmarkStart w:id="21" w:name="_Toc1323280584"/>
      <w:bookmarkStart w:id="22" w:name="_Toc29536"/>
      <w:bookmarkStart w:id="23" w:name="_Toc1900"/>
      <w:r>
        <w:rPr>
          <w:rFonts w:hint="eastAsia"/>
        </w:rPr>
        <w:t>产品应用概述</w:t>
      </w:r>
      <w:bookmarkEnd w:id="20"/>
      <w:bookmarkEnd w:id="21"/>
      <w:bookmarkEnd w:id="22"/>
      <w:bookmarkEnd w:id="23"/>
    </w:p>
    <w:p w14:paraId="6FAC3A43" w14:textId="77777777" w:rsidR="000829C4" w:rsidRDefault="00000000">
      <w:pPr>
        <w:pStyle w:val="2"/>
      </w:pPr>
      <w:bookmarkStart w:id="24" w:name="_Toc14250"/>
      <w:bookmarkStart w:id="25" w:name="_Toc4957"/>
      <w:bookmarkStart w:id="26" w:name="_Toc22907"/>
      <w:bookmarkStart w:id="27" w:name="_Toc1036126956"/>
      <w:r>
        <w:rPr>
          <w:rFonts w:hint="eastAsia"/>
        </w:rPr>
        <w:t>系统架构</w:t>
      </w:r>
      <w:bookmarkEnd w:id="24"/>
      <w:bookmarkEnd w:id="25"/>
      <w:bookmarkEnd w:id="26"/>
      <w:bookmarkEnd w:id="27"/>
    </w:p>
    <w:p w14:paraId="3D440BD6" w14:textId="77777777" w:rsidR="000829C4" w:rsidRDefault="00000000">
      <w:pPr>
        <w:pStyle w:val="2"/>
      </w:pPr>
      <w:bookmarkStart w:id="28" w:name="_Toc1646"/>
      <w:bookmarkStart w:id="29" w:name="_Toc7819"/>
      <w:bookmarkStart w:id="30" w:name="_Toc9755"/>
      <w:bookmarkStart w:id="31" w:name="_Toc240855969"/>
      <w:r>
        <w:rPr>
          <w:rFonts w:hint="eastAsia"/>
        </w:rPr>
        <w:t>产品应用目标</w:t>
      </w:r>
      <w:bookmarkEnd w:id="28"/>
      <w:bookmarkEnd w:id="29"/>
      <w:bookmarkEnd w:id="30"/>
      <w:bookmarkEnd w:id="31"/>
    </w:p>
    <w:p w14:paraId="7686DA8B" w14:textId="77777777" w:rsidR="000829C4" w:rsidRDefault="00000000">
      <w:pPr>
        <w:widowControl/>
        <w:jc w:val="left"/>
        <w:rPr>
          <w:color w:val="000000"/>
        </w:rPr>
      </w:pPr>
      <w:r>
        <w:rPr>
          <w:rFonts w:ascii="宋体" w:eastAsia="宋体" w:hAnsi="宋体" w:cs="宋体"/>
          <w:color w:val="000000"/>
          <w:kern w:val="0"/>
          <w:sz w:val="24"/>
          <w:lang w:bidi="ar"/>
        </w:rPr>
        <w:t>本次产品实现以下功能：</w:t>
      </w:r>
    </w:p>
    <w:p w14:paraId="2E7B037A" w14:textId="77777777" w:rsidR="000829C4" w:rsidRDefault="00000000">
      <w:pPr>
        <w:numPr>
          <w:ilvl w:val="0"/>
          <w:numId w:val="3"/>
        </w:numPr>
      </w:pPr>
      <w:r>
        <w:rPr>
          <w:rFonts w:hint="eastAsia"/>
        </w:rPr>
        <w:t>税费核算</w:t>
      </w:r>
    </w:p>
    <w:p w14:paraId="40413843" w14:textId="77777777" w:rsidR="000829C4" w:rsidRDefault="00000000">
      <w:pPr>
        <w:numPr>
          <w:ilvl w:val="0"/>
          <w:numId w:val="4"/>
        </w:numPr>
      </w:pPr>
      <w:r>
        <w:rPr>
          <w:rFonts w:hint="eastAsia"/>
        </w:rPr>
        <w:t>印花税计提</w:t>
      </w:r>
    </w:p>
    <w:p w14:paraId="21182D1F" w14:textId="77777777" w:rsidR="000829C4" w:rsidRDefault="00000000">
      <w:pPr>
        <w:numPr>
          <w:ilvl w:val="0"/>
          <w:numId w:val="4"/>
        </w:numPr>
      </w:pPr>
      <w:r>
        <w:rPr>
          <w:rFonts w:hint="eastAsia"/>
        </w:rPr>
        <w:t>房产税计提</w:t>
      </w:r>
    </w:p>
    <w:p w14:paraId="3787BC61" w14:textId="77777777" w:rsidR="000829C4" w:rsidRDefault="00000000">
      <w:pPr>
        <w:numPr>
          <w:ilvl w:val="0"/>
          <w:numId w:val="4"/>
        </w:numPr>
      </w:pPr>
      <w:r>
        <w:rPr>
          <w:rFonts w:hint="eastAsia"/>
        </w:rPr>
        <w:lastRenderedPageBreak/>
        <w:t>城镇土地使用税计提</w:t>
      </w:r>
    </w:p>
    <w:p w14:paraId="6D529EF7" w14:textId="77777777" w:rsidR="000829C4" w:rsidRDefault="00000000">
      <w:pPr>
        <w:numPr>
          <w:ilvl w:val="0"/>
          <w:numId w:val="3"/>
        </w:numPr>
      </w:pPr>
      <w:r>
        <w:rPr>
          <w:rFonts w:hint="eastAsia"/>
        </w:rPr>
        <w:t>统计分析</w:t>
      </w:r>
    </w:p>
    <w:p w14:paraId="15A95FBF" w14:textId="77777777" w:rsidR="000829C4" w:rsidRDefault="00000000">
      <w:pPr>
        <w:numPr>
          <w:ilvl w:val="0"/>
          <w:numId w:val="5"/>
        </w:numPr>
      </w:pPr>
      <w:r>
        <w:rPr>
          <w:rFonts w:hint="eastAsia"/>
        </w:rPr>
        <w:t>纳税情况统计</w:t>
      </w:r>
    </w:p>
    <w:p w14:paraId="1DCAD929" w14:textId="77777777" w:rsidR="000829C4" w:rsidRDefault="00000000">
      <w:pPr>
        <w:numPr>
          <w:ilvl w:val="0"/>
          <w:numId w:val="5"/>
        </w:numPr>
      </w:pPr>
      <w:r>
        <w:rPr>
          <w:rFonts w:hint="eastAsia"/>
        </w:rPr>
        <w:t>税费多维度统计</w:t>
      </w:r>
    </w:p>
    <w:p w14:paraId="09F9CB45" w14:textId="77777777" w:rsidR="000829C4" w:rsidRDefault="00000000">
      <w:pPr>
        <w:numPr>
          <w:ilvl w:val="0"/>
          <w:numId w:val="5"/>
        </w:numPr>
      </w:pPr>
      <w:r>
        <w:rPr>
          <w:rFonts w:hint="eastAsia"/>
        </w:rPr>
        <w:t>税负趋势分析</w:t>
      </w:r>
    </w:p>
    <w:p w14:paraId="4EF7D395" w14:textId="77777777" w:rsidR="000829C4" w:rsidRDefault="00000000">
      <w:pPr>
        <w:numPr>
          <w:ilvl w:val="0"/>
          <w:numId w:val="5"/>
        </w:numPr>
      </w:pPr>
      <w:r>
        <w:rPr>
          <w:rFonts w:hint="eastAsia"/>
        </w:rPr>
        <w:t>税费结构分析</w:t>
      </w:r>
    </w:p>
    <w:p w14:paraId="147CD9D7" w14:textId="77777777" w:rsidR="000829C4" w:rsidRDefault="00000000">
      <w:pPr>
        <w:numPr>
          <w:ilvl w:val="0"/>
          <w:numId w:val="5"/>
        </w:numPr>
      </w:pPr>
      <w:r>
        <w:rPr>
          <w:rFonts w:hint="eastAsia"/>
        </w:rPr>
        <w:t>全</w:t>
      </w:r>
      <w:proofErr w:type="gramStart"/>
      <w:r>
        <w:rPr>
          <w:rFonts w:hint="eastAsia"/>
        </w:rPr>
        <w:t>税数字</w:t>
      </w:r>
      <w:proofErr w:type="gramEnd"/>
      <w:r>
        <w:rPr>
          <w:rFonts w:hint="eastAsia"/>
        </w:rPr>
        <w:t>大屏</w:t>
      </w:r>
    </w:p>
    <w:p w14:paraId="14BDD75D" w14:textId="77777777" w:rsidR="000829C4" w:rsidRDefault="00000000">
      <w:pPr>
        <w:pStyle w:val="1"/>
      </w:pPr>
      <w:bookmarkStart w:id="32" w:name="_Toc59596388"/>
      <w:bookmarkStart w:id="33" w:name="_Toc1411"/>
      <w:bookmarkStart w:id="34" w:name="_Toc18830"/>
      <w:r>
        <w:rPr>
          <w:rFonts w:hint="eastAsia"/>
        </w:rPr>
        <w:t>印花税</w:t>
      </w:r>
      <w:bookmarkEnd w:id="32"/>
      <w:bookmarkEnd w:id="33"/>
      <w:bookmarkEnd w:id="34"/>
    </w:p>
    <w:p w14:paraId="51FBBE7C" w14:textId="77777777" w:rsidR="000829C4" w:rsidRDefault="00000000">
      <w:pPr>
        <w:pStyle w:val="2"/>
      </w:pPr>
      <w:bookmarkStart w:id="35" w:name="_Toc15185"/>
      <w:bookmarkStart w:id="36" w:name="_Toc909113614"/>
      <w:bookmarkStart w:id="37" w:name="_Toc7581"/>
      <w:r>
        <w:rPr>
          <w:rFonts w:hint="eastAsia"/>
        </w:rPr>
        <w:t>基础设置</w:t>
      </w:r>
      <w:bookmarkEnd w:id="35"/>
      <w:bookmarkEnd w:id="36"/>
      <w:bookmarkEnd w:id="37"/>
    </w:p>
    <w:p w14:paraId="41C781A0" w14:textId="77777777" w:rsidR="000829C4" w:rsidRDefault="00000000">
      <w:pPr>
        <w:pStyle w:val="3"/>
      </w:pPr>
      <w:bookmarkStart w:id="38" w:name="_Toc2216"/>
      <w:bookmarkStart w:id="39" w:name="_Toc7008"/>
      <w:bookmarkStart w:id="40" w:name="_Toc126362093"/>
      <w:r>
        <w:rPr>
          <w:rFonts w:hint="eastAsia"/>
        </w:rPr>
        <w:t>税目规则设置</w:t>
      </w:r>
      <w:bookmarkEnd w:id="38"/>
      <w:bookmarkEnd w:id="39"/>
      <w:bookmarkEnd w:id="40"/>
    </w:p>
    <w:p w14:paraId="1DC4A427" w14:textId="77777777" w:rsidR="000829C4" w:rsidRDefault="00000000">
      <w:pPr>
        <w:pStyle w:val="4"/>
      </w:pPr>
      <w:r>
        <w:rPr>
          <w:rFonts w:hint="eastAsia"/>
        </w:rPr>
        <w:t>功能描述</w:t>
      </w:r>
    </w:p>
    <w:p w14:paraId="1BDA3B85" w14:textId="77777777" w:rsidR="000829C4" w:rsidRDefault="00000000">
      <w:pPr>
        <w:ind w:firstLine="420"/>
      </w:pPr>
      <w:r>
        <w:rPr>
          <w:rFonts w:hint="eastAsia"/>
        </w:rPr>
        <w:t>本功能为印花税税目、合同性质对应关系设置。</w:t>
      </w:r>
    </w:p>
    <w:p w14:paraId="1E2A1E82" w14:textId="77777777" w:rsidR="000829C4" w:rsidRDefault="00000000">
      <w:pPr>
        <w:pStyle w:val="4"/>
      </w:pPr>
      <w:r>
        <w:rPr>
          <w:rFonts w:hint="eastAsia"/>
        </w:rPr>
        <w:t>原型界面</w:t>
      </w:r>
    </w:p>
    <w:p w14:paraId="50E115C0" w14:textId="77777777" w:rsidR="000829C4" w:rsidRDefault="00000000">
      <w:r>
        <w:rPr>
          <w:rFonts w:hint="eastAsia"/>
        </w:rPr>
        <w:t>列表界面：</w:t>
      </w:r>
    </w:p>
    <w:p w14:paraId="660C4D40" w14:textId="77777777" w:rsidR="000829C4" w:rsidRDefault="00000000">
      <w:r>
        <w:rPr>
          <w:noProof/>
        </w:rPr>
        <w:drawing>
          <wp:inline distT="0" distB="0" distL="114300" distR="114300" wp14:anchorId="414F6C96" wp14:editId="1F058A90">
            <wp:extent cx="5271770" cy="2308860"/>
            <wp:effectExtent l="0" t="0" r="11430" b="2540"/>
            <wp:docPr id="2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14"/>
                    <pic:cNvPicPr>
                      <a:picLocks noChangeAspect="1"/>
                    </pic:cNvPicPr>
                  </pic:nvPicPr>
                  <pic:blipFill>
                    <a:blip r:embed="rId10"/>
                    <a:stretch>
                      <a:fillRect/>
                    </a:stretch>
                  </pic:blipFill>
                  <pic:spPr>
                    <a:xfrm>
                      <a:off x="0" y="0"/>
                      <a:ext cx="5271770" cy="2308860"/>
                    </a:xfrm>
                    <a:prstGeom prst="rect">
                      <a:avLst/>
                    </a:prstGeom>
                    <a:noFill/>
                    <a:ln>
                      <a:noFill/>
                    </a:ln>
                  </pic:spPr>
                </pic:pic>
              </a:graphicData>
            </a:graphic>
          </wp:inline>
        </w:drawing>
      </w:r>
    </w:p>
    <w:p w14:paraId="00FC7CAD" w14:textId="77777777" w:rsidR="000829C4" w:rsidRDefault="00000000">
      <w:r>
        <w:rPr>
          <w:rFonts w:hint="eastAsia"/>
        </w:rPr>
        <w:t>卡片界面：</w:t>
      </w:r>
    </w:p>
    <w:p w14:paraId="7147A5F4" w14:textId="77777777" w:rsidR="000829C4" w:rsidRDefault="00000000">
      <w:r>
        <w:rPr>
          <w:noProof/>
        </w:rPr>
        <w:lastRenderedPageBreak/>
        <w:drawing>
          <wp:inline distT="0" distB="0" distL="114300" distR="114300" wp14:anchorId="32A18883" wp14:editId="79FEC707">
            <wp:extent cx="5269865" cy="1272540"/>
            <wp:effectExtent l="0" t="0" r="13335" b="22860"/>
            <wp:docPr id="2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15"/>
                    <pic:cNvPicPr>
                      <a:picLocks noChangeAspect="1"/>
                    </pic:cNvPicPr>
                  </pic:nvPicPr>
                  <pic:blipFill>
                    <a:blip r:embed="rId11"/>
                    <a:stretch>
                      <a:fillRect/>
                    </a:stretch>
                  </pic:blipFill>
                  <pic:spPr>
                    <a:xfrm>
                      <a:off x="0" y="0"/>
                      <a:ext cx="5269865" cy="1272540"/>
                    </a:xfrm>
                    <a:prstGeom prst="rect">
                      <a:avLst/>
                    </a:prstGeom>
                    <a:noFill/>
                    <a:ln>
                      <a:noFill/>
                    </a:ln>
                  </pic:spPr>
                </pic:pic>
              </a:graphicData>
            </a:graphic>
          </wp:inline>
        </w:drawing>
      </w:r>
    </w:p>
    <w:p w14:paraId="64B668D1" w14:textId="77777777" w:rsidR="000829C4" w:rsidRDefault="00000000">
      <w:pPr>
        <w:pStyle w:val="4"/>
      </w:pPr>
      <w:r>
        <w:rPr>
          <w:rFonts w:hint="eastAsia"/>
        </w:rPr>
        <w:t>输入列表</w:t>
      </w:r>
    </w:p>
    <w:tbl>
      <w:tblPr>
        <w:tblStyle w:val="ab"/>
        <w:tblW w:w="0" w:type="auto"/>
        <w:tblLook w:val="04A0" w:firstRow="1" w:lastRow="0" w:firstColumn="1" w:lastColumn="0" w:noHBand="0" w:noVBand="1"/>
      </w:tblPr>
      <w:tblGrid>
        <w:gridCol w:w="1247"/>
        <w:gridCol w:w="1163"/>
        <w:gridCol w:w="1260"/>
        <w:gridCol w:w="1393"/>
        <w:gridCol w:w="3233"/>
      </w:tblGrid>
      <w:tr w:rsidR="000829C4" w14:paraId="21350540" w14:textId="77777777">
        <w:tc>
          <w:tcPr>
            <w:tcW w:w="1278" w:type="dxa"/>
            <w:shd w:val="clear" w:color="auto" w:fill="DEEBF6" w:themeFill="accent1" w:themeFillTint="32"/>
          </w:tcPr>
          <w:p w14:paraId="44E003F3" w14:textId="77777777" w:rsidR="000829C4" w:rsidRDefault="00000000">
            <w:pPr>
              <w:jc w:val="center"/>
              <w:rPr>
                <w:b/>
                <w:bCs/>
              </w:rPr>
            </w:pPr>
            <w:r>
              <w:rPr>
                <w:rFonts w:hint="eastAsia"/>
                <w:b/>
                <w:bCs/>
              </w:rPr>
              <w:t>字段名称</w:t>
            </w:r>
          </w:p>
        </w:tc>
        <w:tc>
          <w:tcPr>
            <w:tcW w:w="1191" w:type="dxa"/>
            <w:shd w:val="clear" w:color="auto" w:fill="DEEBF6" w:themeFill="accent1" w:themeFillTint="32"/>
          </w:tcPr>
          <w:p w14:paraId="61045BF0" w14:textId="77777777" w:rsidR="000829C4" w:rsidRDefault="00000000">
            <w:pPr>
              <w:jc w:val="center"/>
              <w:rPr>
                <w:b/>
                <w:bCs/>
              </w:rPr>
            </w:pPr>
            <w:r>
              <w:rPr>
                <w:rFonts w:hint="eastAsia"/>
                <w:b/>
                <w:bCs/>
              </w:rPr>
              <w:t>字段类型</w:t>
            </w:r>
          </w:p>
        </w:tc>
        <w:tc>
          <w:tcPr>
            <w:tcW w:w="1291" w:type="dxa"/>
            <w:shd w:val="clear" w:color="auto" w:fill="DEEBF6" w:themeFill="accent1" w:themeFillTint="32"/>
          </w:tcPr>
          <w:p w14:paraId="7F47FE25"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07EDCA3B"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4873E56B" w14:textId="77777777" w:rsidR="000829C4" w:rsidRDefault="00000000">
            <w:pPr>
              <w:jc w:val="center"/>
              <w:rPr>
                <w:b/>
                <w:bCs/>
              </w:rPr>
            </w:pPr>
            <w:r>
              <w:rPr>
                <w:rFonts w:hint="eastAsia"/>
                <w:b/>
                <w:bCs/>
              </w:rPr>
              <w:t>备注</w:t>
            </w:r>
          </w:p>
        </w:tc>
      </w:tr>
      <w:tr w:rsidR="000829C4" w14:paraId="04EEF74A" w14:textId="77777777">
        <w:tc>
          <w:tcPr>
            <w:tcW w:w="1278" w:type="dxa"/>
          </w:tcPr>
          <w:p w14:paraId="0A1737C1" w14:textId="77777777" w:rsidR="000829C4" w:rsidRDefault="00000000">
            <w:r>
              <w:rPr>
                <w:rFonts w:hint="eastAsia"/>
              </w:rPr>
              <w:t>税目编码</w:t>
            </w:r>
          </w:p>
        </w:tc>
        <w:tc>
          <w:tcPr>
            <w:tcW w:w="1191" w:type="dxa"/>
          </w:tcPr>
          <w:p w14:paraId="37C28FE0" w14:textId="77777777" w:rsidR="000829C4" w:rsidRDefault="00000000">
            <w:pPr>
              <w:jc w:val="center"/>
            </w:pPr>
            <w:r>
              <w:rPr>
                <w:rFonts w:hint="eastAsia"/>
              </w:rPr>
              <w:t>参照</w:t>
            </w:r>
          </w:p>
        </w:tc>
        <w:tc>
          <w:tcPr>
            <w:tcW w:w="1291" w:type="dxa"/>
          </w:tcPr>
          <w:p w14:paraId="3E165705" w14:textId="77777777" w:rsidR="000829C4" w:rsidRDefault="00000000">
            <w:pPr>
              <w:jc w:val="center"/>
            </w:pPr>
            <w:r>
              <w:rPr>
                <w:rFonts w:hint="eastAsia"/>
              </w:rPr>
              <w:t>手动选择</w:t>
            </w:r>
          </w:p>
        </w:tc>
        <w:tc>
          <w:tcPr>
            <w:tcW w:w="1429" w:type="dxa"/>
          </w:tcPr>
          <w:p w14:paraId="7A154210" w14:textId="77777777" w:rsidR="000829C4" w:rsidRDefault="00000000">
            <w:pPr>
              <w:jc w:val="center"/>
            </w:pPr>
            <w:r>
              <w:rPr>
                <w:rFonts w:hint="eastAsia"/>
              </w:rPr>
              <w:t>是</w:t>
            </w:r>
          </w:p>
        </w:tc>
        <w:tc>
          <w:tcPr>
            <w:tcW w:w="3330" w:type="dxa"/>
          </w:tcPr>
          <w:p w14:paraId="1C946B8E" w14:textId="77777777" w:rsidR="000829C4" w:rsidRDefault="00000000">
            <w:r>
              <w:rPr>
                <w:rFonts w:hint="eastAsia"/>
              </w:rPr>
              <w:t>参照印花税税种档案</w:t>
            </w:r>
          </w:p>
        </w:tc>
      </w:tr>
      <w:tr w:rsidR="000829C4" w14:paraId="4440100C" w14:textId="77777777">
        <w:tc>
          <w:tcPr>
            <w:tcW w:w="1278" w:type="dxa"/>
          </w:tcPr>
          <w:p w14:paraId="5E91770C" w14:textId="77777777" w:rsidR="000829C4" w:rsidRDefault="00000000">
            <w:r>
              <w:rPr>
                <w:rFonts w:hint="eastAsia"/>
              </w:rPr>
              <w:t>税目名称</w:t>
            </w:r>
          </w:p>
        </w:tc>
        <w:tc>
          <w:tcPr>
            <w:tcW w:w="1191" w:type="dxa"/>
          </w:tcPr>
          <w:p w14:paraId="0D90E4CC" w14:textId="77777777" w:rsidR="000829C4" w:rsidRDefault="00000000">
            <w:pPr>
              <w:jc w:val="center"/>
            </w:pPr>
            <w:r>
              <w:rPr>
                <w:rFonts w:hint="eastAsia"/>
              </w:rPr>
              <w:t>字符</w:t>
            </w:r>
          </w:p>
        </w:tc>
        <w:tc>
          <w:tcPr>
            <w:tcW w:w="1291" w:type="dxa"/>
          </w:tcPr>
          <w:p w14:paraId="0AA62CFF" w14:textId="77777777" w:rsidR="000829C4" w:rsidRDefault="00000000">
            <w:pPr>
              <w:jc w:val="center"/>
            </w:pPr>
            <w:r>
              <w:rPr>
                <w:rFonts w:hint="eastAsia"/>
              </w:rPr>
              <w:t>自动带出</w:t>
            </w:r>
          </w:p>
        </w:tc>
        <w:tc>
          <w:tcPr>
            <w:tcW w:w="1429" w:type="dxa"/>
          </w:tcPr>
          <w:p w14:paraId="2418DFAC" w14:textId="77777777" w:rsidR="000829C4" w:rsidRDefault="00000000">
            <w:pPr>
              <w:jc w:val="center"/>
            </w:pPr>
            <w:r>
              <w:rPr>
                <w:rFonts w:hint="eastAsia"/>
              </w:rPr>
              <w:t>是</w:t>
            </w:r>
          </w:p>
        </w:tc>
        <w:tc>
          <w:tcPr>
            <w:tcW w:w="3330" w:type="dxa"/>
          </w:tcPr>
          <w:p w14:paraId="69498354" w14:textId="77777777" w:rsidR="000829C4" w:rsidRDefault="00000000">
            <w:r>
              <w:rPr>
                <w:rFonts w:hint="eastAsia"/>
              </w:rPr>
              <w:t>自动带出，不可编辑</w:t>
            </w:r>
          </w:p>
        </w:tc>
      </w:tr>
      <w:tr w:rsidR="000829C4" w14:paraId="77BBC20C" w14:textId="77777777">
        <w:tc>
          <w:tcPr>
            <w:tcW w:w="1278" w:type="dxa"/>
          </w:tcPr>
          <w:p w14:paraId="68B470BA" w14:textId="77777777" w:rsidR="000829C4" w:rsidRDefault="00000000">
            <w:r>
              <w:rPr>
                <w:rFonts w:hint="eastAsia"/>
              </w:rPr>
              <w:t>合同性质编码</w:t>
            </w:r>
          </w:p>
        </w:tc>
        <w:tc>
          <w:tcPr>
            <w:tcW w:w="1191" w:type="dxa"/>
          </w:tcPr>
          <w:p w14:paraId="6D557DA3" w14:textId="77777777" w:rsidR="000829C4" w:rsidRDefault="00000000">
            <w:pPr>
              <w:jc w:val="center"/>
            </w:pPr>
            <w:r>
              <w:rPr>
                <w:rFonts w:hint="eastAsia"/>
              </w:rPr>
              <w:t>参照</w:t>
            </w:r>
          </w:p>
        </w:tc>
        <w:tc>
          <w:tcPr>
            <w:tcW w:w="1291" w:type="dxa"/>
          </w:tcPr>
          <w:p w14:paraId="03C1CFE7" w14:textId="77777777" w:rsidR="000829C4" w:rsidRDefault="00000000">
            <w:pPr>
              <w:jc w:val="center"/>
            </w:pPr>
            <w:r>
              <w:rPr>
                <w:rFonts w:hint="eastAsia"/>
              </w:rPr>
              <w:t>手动选择</w:t>
            </w:r>
          </w:p>
        </w:tc>
        <w:tc>
          <w:tcPr>
            <w:tcW w:w="1429" w:type="dxa"/>
          </w:tcPr>
          <w:p w14:paraId="3D5183CB" w14:textId="77777777" w:rsidR="000829C4" w:rsidRDefault="00000000">
            <w:pPr>
              <w:jc w:val="center"/>
            </w:pPr>
            <w:r>
              <w:rPr>
                <w:rFonts w:hint="eastAsia"/>
              </w:rPr>
              <w:t>是</w:t>
            </w:r>
          </w:p>
        </w:tc>
        <w:tc>
          <w:tcPr>
            <w:tcW w:w="3330" w:type="dxa"/>
          </w:tcPr>
          <w:p w14:paraId="7B39E965" w14:textId="77777777" w:rsidR="000829C4" w:rsidRDefault="00000000">
            <w:r>
              <w:rPr>
                <w:rFonts w:hint="eastAsia"/>
              </w:rPr>
              <w:t>参照自定义档案合同性质。</w:t>
            </w:r>
          </w:p>
        </w:tc>
      </w:tr>
      <w:tr w:rsidR="000829C4" w14:paraId="05D3E5EF" w14:textId="77777777">
        <w:tc>
          <w:tcPr>
            <w:tcW w:w="1278" w:type="dxa"/>
          </w:tcPr>
          <w:p w14:paraId="79103806" w14:textId="77777777" w:rsidR="000829C4" w:rsidRDefault="00000000">
            <w:r>
              <w:rPr>
                <w:rFonts w:hint="eastAsia"/>
              </w:rPr>
              <w:t>合同性质名称</w:t>
            </w:r>
          </w:p>
        </w:tc>
        <w:tc>
          <w:tcPr>
            <w:tcW w:w="1191" w:type="dxa"/>
          </w:tcPr>
          <w:p w14:paraId="7E422D25" w14:textId="77777777" w:rsidR="000829C4" w:rsidRDefault="00000000">
            <w:pPr>
              <w:jc w:val="center"/>
            </w:pPr>
            <w:r>
              <w:rPr>
                <w:rFonts w:hint="eastAsia"/>
              </w:rPr>
              <w:t>字符</w:t>
            </w:r>
          </w:p>
        </w:tc>
        <w:tc>
          <w:tcPr>
            <w:tcW w:w="1291" w:type="dxa"/>
          </w:tcPr>
          <w:p w14:paraId="4BCAE518" w14:textId="77777777" w:rsidR="000829C4" w:rsidRDefault="00000000">
            <w:pPr>
              <w:jc w:val="center"/>
            </w:pPr>
            <w:r>
              <w:rPr>
                <w:rFonts w:hint="eastAsia"/>
              </w:rPr>
              <w:t>自动带出</w:t>
            </w:r>
          </w:p>
        </w:tc>
        <w:tc>
          <w:tcPr>
            <w:tcW w:w="1429" w:type="dxa"/>
          </w:tcPr>
          <w:p w14:paraId="41C39EEA" w14:textId="77777777" w:rsidR="000829C4" w:rsidRDefault="00000000">
            <w:pPr>
              <w:jc w:val="center"/>
            </w:pPr>
            <w:r>
              <w:rPr>
                <w:rFonts w:hint="eastAsia"/>
              </w:rPr>
              <w:t>是</w:t>
            </w:r>
          </w:p>
        </w:tc>
        <w:tc>
          <w:tcPr>
            <w:tcW w:w="3330" w:type="dxa"/>
          </w:tcPr>
          <w:p w14:paraId="08B43EA5" w14:textId="77777777" w:rsidR="000829C4" w:rsidRDefault="00000000">
            <w:r>
              <w:rPr>
                <w:rFonts w:hint="eastAsia"/>
              </w:rPr>
              <w:t>自动带出，不可编辑</w:t>
            </w:r>
          </w:p>
        </w:tc>
      </w:tr>
    </w:tbl>
    <w:p w14:paraId="2D28B8D3" w14:textId="77777777" w:rsidR="000829C4" w:rsidRDefault="000829C4"/>
    <w:p w14:paraId="0E473692" w14:textId="77777777" w:rsidR="000829C4" w:rsidRDefault="00000000">
      <w:pPr>
        <w:pStyle w:val="4"/>
      </w:pPr>
      <w:r>
        <w:rPr>
          <w:rFonts w:hint="eastAsia"/>
        </w:rPr>
        <w:t>业务处理</w:t>
      </w:r>
    </w:p>
    <w:p w14:paraId="5D053031" w14:textId="77777777" w:rsidR="000829C4" w:rsidRDefault="00000000">
      <w:pPr>
        <w:pStyle w:val="5"/>
      </w:pPr>
      <w:r>
        <w:rPr>
          <w:rFonts w:hint="eastAsia"/>
        </w:rPr>
        <w:t>业务说明与流程</w:t>
      </w:r>
    </w:p>
    <w:p w14:paraId="2B16A7A3" w14:textId="77777777" w:rsidR="000829C4" w:rsidRDefault="00000000">
      <w:pPr>
        <w:numPr>
          <w:ilvl w:val="0"/>
          <w:numId w:val="6"/>
        </w:numPr>
      </w:pPr>
      <w:r>
        <w:rPr>
          <w:rFonts w:hint="eastAsia"/>
        </w:rPr>
        <w:t>通过本功能设置企业合同性质与印花税税目之间的映射关系；</w:t>
      </w:r>
    </w:p>
    <w:p w14:paraId="1F29D7E8" w14:textId="77777777" w:rsidR="000829C4" w:rsidRDefault="00000000">
      <w:pPr>
        <w:numPr>
          <w:ilvl w:val="0"/>
          <w:numId w:val="6"/>
        </w:numPr>
      </w:pPr>
      <w:r>
        <w:rPr>
          <w:rFonts w:hint="eastAsia"/>
        </w:rPr>
        <w:t>印花税凭证录入时自动根据规则设置匹配对应的印花税税目，如果未匹配到对应的规则设置，则可手工录入。</w:t>
      </w:r>
    </w:p>
    <w:p w14:paraId="234CA1E5" w14:textId="77777777" w:rsidR="000829C4" w:rsidRDefault="00000000">
      <w:pPr>
        <w:pStyle w:val="5"/>
      </w:pPr>
      <w:r>
        <w:rPr>
          <w:rFonts w:hint="eastAsia"/>
        </w:rPr>
        <w:t>功能按钮</w:t>
      </w:r>
    </w:p>
    <w:p w14:paraId="4DEB9406" w14:textId="77777777" w:rsidR="000829C4" w:rsidRDefault="00000000">
      <w:pPr>
        <w:numPr>
          <w:ilvl w:val="0"/>
          <w:numId w:val="7"/>
        </w:numPr>
      </w:pPr>
      <w:r>
        <w:rPr>
          <w:rFonts w:hint="eastAsia"/>
        </w:rPr>
        <w:t>【新增】：弹出卡片界面；</w:t>
      </w:r>
    </w:p>
    <w:p w14:paraId="619A8F1B" w14:textId="77777777" w:rsidR="000829C4" w:rsidRDefault="00000000">
      <w:pPr>
        <w:numPr>
          <w:ilvl w:val="0"/>
          <w:numId w:val="7"/>
        </w:numPr>
      </w:pPr>
      <w:r>
        <w:rPr>
          <w:rFonts w:hint="eastAsia"/>
        </w:rPr>
        <w:t>【修改】：弹出卡片界面，修改所选数据；</w:t>
      </w:r>
    </w:p>
    <w:p w14:paraId="0170F25A" w14:textId="77777777" w:rsidR="000829C4" w:rsidRDefault="00000000">
      <w:pPr>
        <w:numPr>
          <w:ilvl w:val="0"/>
          <w:numId w:val="7"/>
        </w:numPr>
      </w:pPr>
      <w:r>
        <w:rPr>
          <w:rFonts w:hint="eastAsia"/>
        </w:rPr>
        <w:t>卡片</w:t>
      </w:r>
      <w:r>
        <w:rPr>
          <w:rFonts w:hint="eastAsia"/>
        </w:rPr>
        <w:t>-</w:t>
      </w:r>
      <w:r>
        <w:rPr>
          <w:rFonts w:hint="eastAsia"/>
        </w:rPr>
        <w:t>【取消】：取消修改编辑的内容，关闭卡片；</w:t>
      </w:r>
    </w:p>
    <w:p w14:paraId="650E1D9E" w14:textId="77777777" w:rsidR="000829C4" w:rsidRDefault="00000000">
      <w:pPr>
        <w:numPr>
          <w:ilvl w:val="0"/>
          <w:numId w:val="7"/>
        </w:numPr>
      </w:pPr>
      <w:r>
        <w:rPr>
          <w:rFonts w:hint="eastAsia"/>
        </w:rPr>
        <w:t>卡片</w:t>
      </w:r>
      <w:r>
        <w:rPr>
          <w:rFonts w:hint="eastAsia"/>
        </w:rPr>
        <w:t>-</w:t>
      </w:r>
      <w:r>
        <w:rPr>
          <w:rFonts w:hint="eastAsia"/>
        </w:rPr>
        <w:t>【确定】：保存修改的内容，关闭卡片；</w:t>
      </w:r>
    </w:p>
    <w:p w14:paraId="699315B5" w14:textId="77777777" w:rsidR="000829C4" w:rsidRDefault="00000000">
      <w:pPr>
        <w:numPr>
          <w:ilvl w:val="0"/>
          <w:numId w:val="7"/>
        </w:numPr>
      </w:pPr>
      <w:r>
        <w:rPr>
          <w:rFonts w:hint="eastAsia"/>
        </w:rPr>
        <w:lastRenderedPageBreak/>
        <w:t>【删除】：删除所选数据；</w:t>
      </w:r>
    </w:p>
    <w:p w14:paraId="4AB4A7DB" w14:textId="77777777" w:rsidR="000829C4" w:rsidRDefault="00000000">
      <w:pPr>
        <w:pStyle w:val="5"/>
      </w:pPr>
      <w:r>
        <w:rPr>
          <w:rFonts w:hint="eastAsia"/>
        </w:rPr>
        <w:t>算法说明</w:t>
      </w:r>
    </w:p>
    <w:p w14:paraId="0F985401" w14:textId="77777777" w:rsidR="000829C4" w:rsidRDefault="00000000">
      <w:r>
        <w:rPr>
          <w:rFonts w:hint="eastAsia"/>
        </w:rPr>
        <w:t>无。</w:t>
      </w:r>
    </w:p>
    <w:p w14:paraId="61DB5CDD" w14:textId="77777777" w:rsidR="000829C4" w:rsidRDefault="00000000">
      <w:pPr>
        <w:pStyle w:val="5"/>
      </w:pPr>
      <w:r>
        <w:rPr>
          <w:rFonts w:hint="eastAsia"/>
        </w:rPr>
        <w:t>逻辑校验</w:t>
      </w:r>
    </w:p>
    <w:p w14:paraId="37867476" w14:textId="77777777" w:rsidR="000829C4" w:rsidRDefault="00000000">
      <w:r>
        <w:rPr>
          <w:rFonts w:hint="eastAsia"/>
        </w:rPr>
        <w:t>1.</w:t>
      </w:r>
      <w:r>
        <w:rPr>
          <w:rFonts w:hint="eastAsia"/>
        </w:rPr>
        <w:t>一个合同性质只能设置一条税目规则，否则保存时提示“当前所选合同性质已设置税目规则，不可重复设置。”；</w:t>
      </w:r>
    </w:p>
    <w:p w14:paraId="3C2E951B" w14:textId="77777777" w:rsidR="000829C4" w:rsidRDefault="00000000">
      <w:pPr>
        <w:pStyle w:val="4"/>
      </w:pPr>
      <w:r>
        <w:rPr>
          <w:rFonts w:hint="eastAsia"/>
        </w:rPr>
        <w:t>输出</w:t>
      </w:r>
    </w:p>
    <w:p w14:paraId="621AF629" w14:textId="77777777" w:rsidR="000829C4" w:rsidRDefault="00000000">
      <w:r>
        <w:rPr>
          <w:rFonts w:hint="eastAsia"/>
        </w:rPr>
        <w:t>无。</w:t>
      </w:r>
    </w:p>
    <w:p w14:paraId="3F627C6E" w14:textId="77777777" w:rsidR="000829C4" w:rsidRDefault="00000000">
      <w:pPr>
        <w:pStyle w:val="2"/>
      </w:pPr>
      <w:bookmarkStart w:id="41" w:name="_Toc2053853815"/>
      <w:bookmarkStart w:id="42" w:name="_Toc3701"/>
      <w:bookmarkStart w:id="43" w:name="_Toc16915"/>
      <w:r>
        <w:rPr>
          <w:rFonts w:hint="eastAsia"/>
        </w:rPr>
        <w:t>业务数据管理</w:t>
      </w:r>
      <w:bookmarkEnd w:id="41"/>
      <w:bookmarkEnd w:id="42"/>
      <w:bookmarkEnd w:id="43"/>
    </w:p>
    <w:p w14:paraId="404C5344" w14:textId="77777777" w:rsidR="000829C4" w:rsidRDefault="00000000">
      <w:pPr>
        <w:pStyle w:val="3"/>
      </w:pPr>
      <w:bookmarkStart w:id="44" w:name="_Toc10351"/>
      <w:bookmarkStart w:id="45" w:name="_Toc8589"/>
      <w:bookmarkStart w:id="46" w:name="_Toc468926827"/>
      <w:proofErr w:type="gramStart"/>
      <w:r>
        <w:rPr>
          <w:rFonts w:hint="eastAsia"/>
        </w:rPr>
        <w:t>贴花台</w:t>
      </w:r>
      <w:proofErr w:type="gramEnd"/>
      <w:r>
        <w:rPr>
          <w:rFonts w:hint="eastAsia"/>
        </w:rPr>
        <w:t>账管理</w:t>
      </w:r>
      <w:bookmarkEnd w:id="44"/>
      <w:bookmarkEnd w:id="45"/>
      <w:bookmarkEnd w:id="46"/>
    </w:p>
    <w:p w14:paraId="4B23203C" w14:textId="77777777" w:rsidR="000829C4" w:rsidRDefault="00000000">
      <w:pPr>
        <w:pStyle w:val="4"/>
      </w:pPr>
      <w:r>
        <w:rPr>
          <w:rFonts w:hint="eastAsia"/>
        </w:rPr>
        <w:t>功能描述</w:t>
      </w:r>
    </w:p>
    <w:p w14:paraId="1D98710B" w14:textId="77777777" w:rsidR="000829C4" w:rsidRDefault="00000000">
      <w:r>
        <w:rPr>
          <w:rFonts w:hint="eastAsia"/>
        </w:rPr>
        <w:t>本功能为企业购买的</w:t>
      </w:r>
      <w:proofErr w:type="gramStart"/>
      <w:r>
        <w:rPr>
          <w:rFonts w:hint="eastAsia"/>
        </w:rPr>
        <w:t>贴花台</w:t>
      </w:r>
      <w:proofErr w:type="gramEnd"/>
      <w:r>
        <w:rPr>
          <w:rFonts w:hint="eastAsia"/>
        </w:rPr>
        <w:t>账功能。</w:t>
      </w:r>
    </w:p>
    <w:p w14:paraId="7C358544" w14:textId="77777777" w:rsidR="000829C4" w:rsidRDefault="00000000">
      <w:pPr>
        <w:pStyle w:val="4"/>
      </w:pPr>
      <w:r>
        <w:rPr>
          <w:rFonts w:hint="eastAsia"/>
        </w:rPr>
        <w:t>原型界面</w:t>
      </w:r>
    </w:p>
    <w:p w14:paraId="2C466C7A" w14:textId="77777777" w:rsidR="000829C4" w:rsidRDefault="00000000">
      <w:r>
        <w:rPr>
          <w:rFonts w:hint="eastAsia"/>
        </w:rPr>
        <w:t>列表界面：</w:t>
      </w:r>
    </w:p>
    <w:p w14:paraId="24BC5804" w14:textId="77777777" w:rsidR="000829C4" w:rsidRDefault="00000000">
      <w:r>
        <w:rPr>
          <w:noProof/>
        </w:rPr>
        <w:lastRenderedPageBreak/>
        <w:drawing>
          <wp:inline distT="0" distB="0" distL="114300" distR="114300" wp14:anchorId="3E2655A6" wp14:editId="5FB08FC1">
            <wp:extent cx="5267960" cy="2299335"/>
            <wp:effectExtent l="0" t="0" r="15240" b="12065"/>
            <wp:docPr id="2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16"/>
                    <pic:cNvPicPr>
                      <a:picLocks noChangeAspect="1"/>
                    </pic:cNvPicPr>
                  </pic:nvPicPr>
                  <pic:blipFill>
                    <a:blip r:embed="rId12"/>
                    <a:stretch>
                      <a:fillRect/>
                    </a:stretch>
                  </pic:blipFill>
                  <pic:spPr>
                    <a:xfrm>
                      <a:off x="0" y="0"/>
                      <a:ext cx="5267960" cy="2299335"/>
                    </a:xfrm>
                    <a:prstGeom prst="rect">
                      <a:avLst/>
                    </a:prstGeom>
                    <a:noFill/>
                    <a:ln>
                      <a:noFill/>
                    </a:ln>
                  </pic:spPr>
                </pic:pic>
              </a:graphicData>
            </a:graphic>
          </wp:inline>
        </w:drawing>
      </w:r>
    </w:p>
    <w:p w14:paraId="6889672B" w14:textId="77777777" w:rsidR="000829C4" w:rsidRDefault="00000000">
      <w:r>
        <w:rPr>
          <w:rFonts w:hint="eastAsia"/>
        </w:rPr>
        <w:t>卡片界面：</w:t>
      </w:r>
    </w:p>
    <w:p w14:paraId="7A47D507" w14:textId="77777777" w:rsidR="000829C4" w:rsidRDefault="00000000">
      <w:r>
        <w:rPr>
          <w:noProof/>
        </w:rPr>
        <w:drawing>
          <wp:inline distT="0" distB="0" distL="114300" distR="114300" wp14:anchorId="1387BFC6" wp14:editId="59D4CE8B">
            <wp:extent cx="5274310" cy="2331720"/>
            <wp:effectExtent l="0" t="0" r="8890" b="5080"/>
            <wp:docPr id="2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17"/>
                    <pic:cNvPicPr>
                      <a:picLocks noChangeAspect="1"/>
                    </pic:cNvPicPr>
                  </pic:nvPicPr>
                  <pic:blipFill>
                    <a:blip r:embed="rId13"/>
                    <a:stretch>
                      <a:fillRect/>
                    </a:stretch>
                  </pic:blipFill>
                  <pic:spPr>
                    <a:xfrm>
                      <a:off x="0" y="0"/>
                      <a:ext cx="5274310" cy="2331720"/>
                    </a:xfrm>
                    <a:prstGeom prst="rect">
                      <a:avLst/>
                    </a:prstGeom>
                    <a:noFill/>
                    <a:ln>
                      <a:noFill/>
                    </a:ln>
                  </pic:spPr>
                </pic:pic>
              </a:graphicData>
            </a:graphic>
          </wp:inline>
        </w:drawing>
      </w:r>
    </w:p>
    <w:p w14:paraId="30C469C6" w14:textId="77777777" w:rsidR="000829C4" w:rsidRDefault="00000000">
      <w:r>
        <w:rPr>
          <w:rFonts w:hint="eastAsia"/>
        </w:rPr>
        <w:t>余量界面：</w:t>
      </w:r>
    </w:p>
    <w:p w14:paraId="7A1AB10F" w14:textId="77777777" w:rsidR="000829C4" w:rsidRDefault="00000000">
      <w:r>
        <w:rPr>
          <w:noProof/>
        </w:rPr>
        <w:drawing>
          <wp:inline distT="0" distB="0" distL="114300" distR="114300" wp14:anchorId="54048C80" wp14:editId="4D8EFAD1">
            <wp:extent cx="3867150" cy="1771650"/>
            <wp:effectExtent l="0" t="0" r="19050" b="6350"/>
            <wp:docPr id="2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18"/>
                    <pic:cNvPicPr>
                      <a:picLocks noChangeAspect="1"/>
                    </pic:cNvPicPr>
                  </pic:nvPicPr>
                  <pic:blipFill>
                    <a:blip r:embed="rId14"/>
                    <a:stretch>
                      <a:fillRect/>
                    </a:stretch>
                  </pic:blipFill>
                  <pic:spPr>
                    <a:xfrm>
                      <a:off x="0" y="0"/>
                      <a:ext cx="3867150" cy="1771650"/>
                    </a:xfrm>
                    <a:prstGeom prst="rect">
                      <a:avLst/>
                    </a:prstGeom>
                    <a:noFill/>
                    <a:ln>
                      <a:noFill/>
                    </a:ln>
                  </pic:spPr>
                </pic:pic>
              </a:graphicData>
            </a:graphic>
          </wp:inline>
        </w:drawing>
      </w:r>
    </w:p>
    <w:p w14:paraId="6D078E5F" w14:textId="77777777" w:rsidR="000829C4" w:rsidRDefault="00000000">
      <w:pPr>
        <w:pStyle w:val="4"/>
      </w:pPr>
      <w:r>
        <w:rPr>
          <w:rFonts w:hint="eastAsia"/>
        </w:rPr>
        <w:t>输入列表</w:t>
      </w:r>
    </w:p>
    <w:p w14:paraId="55EDD184" w14:textId="77777777" w:rsidR="000829C4" w:rsidRDefault="00000000">
      <w:r>
        <w:rPr>
          <w:rFonts w:hint="eastAsia"/>
        </w:rPr>
        <w:t>主表：</w:t>
      </w:r>
    </w:p>
    <w:tbl>
      <w:tblPr>
        <w:tblStyle w:val="ab"/>
        <w:tblW w:w="0" w:type="auto"/>
        <w:jc w:val="center"/>
        <w:tblLook w:val="04A0" w:firstRow="1" w:lastRow="0" w:firstColumn="1" w:lastColumn="0" w:noHBand="0" w:noVBand="1"/>
      </w:tblPr>
      <w:tblGrid>
        <w:gridCol w:w="1244"/>
        <w:gridCol w:w="1182"/>
        <w:gridCol w:w="1257"/>
        <w:gridCol w:w="1389"/>
        <w:gridCol w:w="3224"/>
      </w:tblGrid>
      <w:tr w:rsidR="000829C4" w14:paraId="2F6E8CA1" w14:textId="77777777">
        <w:trPr>
          <w:jc w:val="center"/>
        </w:trPr>
        <w:tc>
          <w:tcPr>
            <w:tcW w:w="1278" w:type="dxa"/>
            <w:shd w:val="clear" w:color="auto" w:fill="DEEBF6" w:themeFill="accent1" w:themeFillTint="32"/>
          </w:tcPr>
          <w:p w14:paraId="1F8B8A4C" w14:textId="77777777" w:rsidR="000829C4" w:rsidRDefault="00000000">
            <w:pPr>
              <w:jc w:val="center"/>
              <w:rPr>
                <w:b/>
                <w:bCs/>
              </w:rPr>
            </w:pPr>
            <w:r>
              <w:rPr>
                <w:rFonts w:hint="eastAsia"/>
                <w:b/>
                <w:bCs/>
              </w:rPr>
              <w:t>字段名称</w:t>
            </w:r>
          </w:p>
        </w:tc>
        <w:tc>
          <w:tcPr>
            <w:tcW w:w="1191" w:type="dxa"/>
            <w:shd w:val="clear" w:color="auto" w:fill="DEEBF6" w:themeFill="accent1" w:themeFillTint="32"/>
          </w:tcPr>
          <w:p w14:paraId="47455B2D" w14:textId="77777777" w:rsidR="000829C4" w:rsidRDefault="00000000">
            <w:pPr>
              <w:jc w:val="center"/>
              <w:rPr>
                <w:b/>
                <w:bCs/>
              </w:rPr>
            </w:pPr>
            <w:r>
              <w:rPr>
                <w:rFonts w:hint="eastAsia"/>
                <w:b/>
                <w:bCs/>
              </w:rPr>
              <w:t>字段类型</w:t>
            </w:r>
          </w:p>
        </w:tc>
        <w:tc>
          <w:tcPr>
            <w:tcW w:w="1291" w:type="dxa"/>
            <w:shd w:val="clear" w:color="auto" w:fill="DEEBF6" w:themeFill="accent1" w:themeFillTint="32"/>
          </w:tcPr>
          <w:p w14:paraId="4AC7B7D2"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AE3D166"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40E5154A" w14:textId="77777777" w:rsidR="000829C4" w:rsidRDefault="00000000">
            <w:pPr>
              <w:jc w:val="center"/>
              <w:rPr>
                <w:b/>
                <w:bCs/>
              </w:rPr>
            </w:pPr>
            <w:r>
              <w:rPr>
                <w:rFonts w:hint="eastAsia"/>
                <w:b/>
                <w:bCs/>
              </w:rPr>
              <w:t>备注</w:t>
            </w:r>
          </w:p>
        </w:tc>
      </w:tr>
      <w:tr w:rsidR="000829C4" w14:paraId="139F88F6" w14:textId="77777777">
        <w:trPr>
          <w:jc w:val="center"/>
        </w:trPr>
        <w:tc>
          <w:tcPr>
            <w:tcW w:w="1278" w:type="dxa"/>
          </w:tcPr>
          <w:p w14:paraId="3F15C0AC" w14:textId="77777777" w:rsidR="000829C4" w:rsidRDefault="00000000">
            <w:r>
              <w:rPr>
                <w:rFonts w:hint="eastAsia"/>
              </w:rPr>
              <w:t>机构</w:t>
            </w:r>
          </w:p>
        </w:tc>
        <w:tc>
          <w:tcPr>
            <w:tcW w:w="1191" w:type="dxa"/>
            <w:vAlign w:val="center"/>
          </w:tcPr>
          <w:p w14:paraId="408D6B90" w14:textId="77777777" w:rsidR="000829C4" w:rsidRDefault="00000000">
            <w:pPr>
              <w:jc w:val="center"/>
            </w:pPr>
            <w:r>
              <w:rPr>
                <w:rFonts w:hint="eastAsia"/>
              </w:rPr>
              <w:t>参照</w:t>
            </w:r>
          </w:p>
        </w:tc>
        <w:tc>
          <w:tcPr>
            <w:tcW w:w="1291" w:type="dxa"/>
            <w:vAlign w:val="center"/>
          </w:tcPr>
          <w:p w14:paraId="0C644E6E" w14:textId="77777777" w:rsidR="000829C4" w:rsidRDefault="00000000">
            <w:pPr>
              <w:jc w:val="center"/>
            </w:pPr>
            <w:r>
              <w:rPr>
                <w:rFonts w:hint="eastAsia"/>
              </w:rPr>
              <w:t>手动选择</w:t>
            </w:r>
          </w:p>
        </w:tc>
        <w:tc>
          <w:tcPr>
            <w:tcW w:w="1429" w:type="dxa"/>
            <w:vAlign w:val="center"/>
          </w:tcPr>
          <w:p w14:paraId="7F2180A3" w14:textId="77777777" w:rsidR="000829C4" w:rsidRDefault="00000000">
            <w:pPr>
              <w:jc w:val="center"/>
            </w:pPr>
            <w:r>
              <w:rPr>
                <w:rFonts w:hint="eastAsia"/>
              </w:rPr>
              <w:t>是</w:t>
            </w:r>
          </w:p>
        </w:tc>
        <w:tc>
          <w:tcPr>
            <w:tcW w:w="3330" w:type="dxa"/>
          </w:tcPr>
          <w:p w14:paraId="4350F3A3" w14:textId="77777777" w:rsidR="000829C4" w:rsidRDefault="00000000">
            <w:r>
              <w:rPr>
                <w:rFonts w:hint="eastAsia"/>
              </w:rPr>
              <w:t>参照纳机构，增加用户权限</w:t>
            </w:r>
          </w:p>
        </w:tc>
      </w:tr>
      <w:tr w:rsidR="000829C4" w14:paraId="0108B569" w14:textId="77777777">
        <w:trPr>
          <w:jc w:val="center"/>
        </w:trPr>
        <w:tc>
          <w:tcPr>
            <w:tcW w:w="1278" w:type="dxa"/>
          </w:tcPr>
          <w:p w14:paraId="6A56098D" w14:textId="77777777" w:rsidR="000829C4" w:rsidRDefault="00000000">
            <w:r>
              <w:rPr>
                <w:rFonts w:hint="eastAsia"/>
              </w:rPr>
              <w:lastRenderedPageBreak/>
              <w:t>购买日期</w:t>
            </w:r>
          </w:p>
        </w:tc>
        <w:tc>
          <w:tcPr>
            <w:tcW w:w="1191" w:type="dxa"/>
            <w:vAlign w:val="center"/>
          </w:tcPr>
          <w:p w14:paraId="01B94B4E" w14:textId="77777777" w:rsidR="000829C4" w:rsidRDefault="00000000">
            <w:pPr>
              <w:jc w:val="center"/>
            </w:pPr>
            <w:r>
              <w:rPr>
                <w:rFonts w:hint="eastAsia"/>
              </w:rPr>
              <w:t>日历控件</w:t>
            </w:r>
          </w:p>
        </w:tc>
        <w:tc>
          <w:tcPr>
            <w:tcW w:w="1291" w:type="dxa"/>
            <w:vAlign w:val="center"/>
          </w:tcPr>
          <w:p w14:paraId="3C8AA416" w14:textId="77777777" w:rsidR="000829C4" w:rsidRDefault="00000000">
            <w:pPr>
              <w:jc w:val="center"/>
            </w:pPr>
            <w:r>
              <w:rPr>
                <w:rFonts w:hint="eastAsia"/>
              </w:rPr>
              <w:t>手动选择</w:t>
            </w:r>
          </w:p>
        </w:tc>
        <w:tc>
          <w:tcPr>
            <w:tcW w:w="1429" w:type="dxa"/>
            <w:vAlign w:val="center"/>
          </w:tcPr>
          <w:p w14:paraId="2DC5B50A" w14:textId="77777777" w:rsidR="000829C4" w:rsidRDefault="00000000">
            <w:pPr>
              <w:jc w:val="center"/>
            </w:pPr>
            <w:r>
              <w:rPr>
                <w:rFonts w:hint="eastAsia"/>
              </w:rPr>
              <w:t>是</w:t>
            </w:r>
          </w:p>
        </w:tc>
        <w:tc>
          <w:tcPr>
            <w:tcW w:w="3330" w:type="dxa"/>
          </w:tcPr>
          <w:p w14:paraId="14BF1155" w14:textId="77777777" w:rsidR="000829C4" w:rsidRDefault="00000000">
            <w:r>
              <w:rPr>
                <w:rFonts w:hint="eastAsia"/>
              </w:rPr>
              <w:t>默认系统日期，可修改</w:t>
            </w:r>
          </w:p>
        </w:tc>
      </w:tr>
      <w:tr w:rsidR="000829C4" w14:paraId="33F90A85" w14:textId="77777777">
        <w:trPr>
          <w:jc w:val="center"/>
        </w:trPr>
        <w:tc>
          <w:tcPr>
            <w:tcW w:w="1278" w:type="dxa"/>
          </w:tcPr>
          <w:p w14:paraId="46243437" w14:textId="77777777" w:rsidR="000829C4" w:rsidRDefault="00000000">
            <w:r>
              <w:rPr>
                <w:rFonts w:hint="eastAsia"/>
              </w:rPr>
              <w:t>购买总额</w:t>
            </w:r>
          </w:p>
        </w:tc>
        <w:tc>
          <w:tcPr>
            <w:tcW w:w="1191" w:type="dxa"/>
            <w:vAlign w:val="center"/>
          </w:tcPr>
          <w:p w14:paraId="75F40F39" w14:textId="77777777" w:rsidR="000829C4" w:rsidRDefault="00000000">
            <w:pPr>
              <w:jc w:val="center"/>
            </w:pPr>
            <w:r>
              <w:rPr>
                <w:rFonts w:hint="eastAsia"/>
              </w:rPr>
              <w:t>数值</w:t>
            </w:r>
            <w:r>
              <w:rPr>
                <w:rFonts w:hint="eastAsia"/>
              </w:rPr>
              <w:t>(30,10)</w:t>
            </w:r>
          </w:p>
        </w:tc>
        <w:tc>
          <w:tcPr>
            <w:tcW w:w="1291" w:type="dxa"/>
            <w:vAlign w:val="center"/>
          </w:tcPr>
          <w:p w14:paraId="2EF902EE" w14:textId="77777777" w:rsidR="000829C4" w:rsidRDefault="00000000">
            <w:pPr>
              <w:jc w:val="center"/>
            </w:pPr>
            <w:r>
              <w:rPr>
                <w:rFonts w:hint="eastAsia"/>
              </w:rPr>
              <w:t>自动带出</w:t>
            </w:r>
          </w:p>
        </w:tc>
        <w:tc>
          <w:tcPr>
            <w:tcW w:w="1429" w:type="dxa"/>
            <w:vAlign w:val="center"/>
          </w:tcPr>
          <w:p w14:paraId="21F23CCE" w14:textId="77777777" w:rsidR="000829C4" w:rsidRDefault="00000000">
            <w:pPr>
              <w:jc w:val="center"/>
            </w:pPr>
            <w:r>
              <w:rPr>
                <w:rFonts w:hint="eastAsia"/>
              </w:rPr>
              <w:t>是</w:t>
            </w:r>
          </w:p>
        </w:tc>
        <w:tc>
          <w:tcPr>
            <w:tcW w:w="3330" w:type="dxa"/>
          </w:tcPr>
          <w:p w14:paraId="6513643B" w14:textId="77777777" w:rsidR="000829C4" w:rsidRDefault="00000000">
            <w:r>
              <w:rPr>
                <w:rFonts w:hint="eastAsia"/>
              </w:rPr>
              <w:t>默认列表购买金额之和，不可编辑</w:t>
            </w:r>
          </w:p>
        </w:tc>
      </w:tr>
      <w:tr w:rsidR="000829C4" w14:paraId="320D90EF" w14:textId="77777777">
        <w:trPr>
          <w:jc w:val="center"/>
        </w:trPr>
        <w:tc>
          <w:tcPr>
            <w:tcW w:w="1278" w:type="dxa"/>
          </w:tcPr>
          <w:p w14:paraId="7415570C" w14:textId="77777777" w:rsidR="000829C4" w:rsidRDefault="00000000">
            <w:r>
              <w:rPr>
                <w:rFonts w:hint="eastAsia"/>
              </w:rPr>
              <w:t>备注</w:t>
            </w:r>
          </w:p>
        </w:tc>
        <w:tc>
          <w:tcPr>
            <w:tcW w:w="1191" w:type="dxa"/>
            <w:vAlign w:val="center"/>
          </w:tcPr>
          <w:p w14:paraId="71B9532E" w14:textId="77777777" w:rsidR="000829C4" w:rsidRDefault="00000000">
            <w:pPr>
              <w:jc w:val="center"/>
            </w:pPr>
            <w:r>
              <w:rPr>
                <w:rFonts w:hint="eastAsia"/>
              </w:rPr>
              <w:t>字符（</w:t>
            </w:r>
            <w:r>
              <w:rPr>
                <w:rFonts w:hint="eastAsia"/>
              </w:rPr>
              <w:t>500</w:t>
            </w:r>
            <w:r>
              <w:rPr>
                <w:rFonts w:hint="eastAsia"/>
              </w:rPr>
              <w:t>）</w:t>
            </w:r>
          </w:p>
        </w:tc>
        <w:tc>
          <w:tcPr>
            <w:tcW w:w="1291" w:type="dxa"/>
            <w:vAlign w:val="center"/>
          </w:tcPr>
          <w:p w14:paraId="6DB8F43C" w14:textId="77777777" w:rsidR="000829C4" w:rsidRDefault="00000000">
            <w:pPr>
              <w:jc w:val="center"/>
            </w:pPr>
            <w:r>
              <w:rPr>
                <w:rFonts w:hint="eastAsia"/>
              </w:rPr>
              <w:t>手工录入</w:t>
            </w:r>
          </w:p>
        </w:tc>
        <w:tc>
          <w:tcPr>
            <w:tcW w:w="1429" w:type="dxa"/>
            <w:vAlign w:val="center"/>
          </w:tcPr>
          <w:p w14:paraId="6B7E8A9F" w14:textId="77777777" w:rsidR="000829C4" w:rsidRDefault="00000000">
            <w:pPr>
              <w:jc w:val="center"/>
            </w:pPr>
            <w:r>
              <w:rPr>
                <w:rFonts w:hint="eastAsia"/>
              </w:rPr>
              <w:t>否</w:t>
            </w:r>
          </w:p>
        </w:tc>
        <w:tc>
          <w:tcPr>
            <w:tcW w:w="3330" w:type="dxa"/>
          </w:tcPr>
          <w:p w14:paraId="7098D418" w14:textId="77777777" w:rsidR="000829C4" w:rsidRDefault="000829C4"/>
        </w:tc>
      </w:tr>
    </w:tbl>
    <w:p w14:paraId="4D7DF02C" w14:textId="77777777" w:rsidR="000829C4" w:rsidRDefault="00000000">
      <w:r>
        <w:rPr>
          <w:rFonts w:hint="eastAsia"/>
        </w:rPr>
        <w:t>子表：</w:t>
      </w:r>
    </w:p>
    <w:tbl>
      <w:tblPr>
        <w:tblStyle w:val="ab"/>
        <w:tblW w:w="0" w:type="auto"/>
        <w:tblLook w:val="04A0" w:firstRow="1" w:lastRow="0" w:firstColumn="1" w:lastColumn="0" w:noHBand="0" w:noVBand="1"/>
      </w:tblPr>
      <w:tblGrid>
        <w:gridCol w:w="1244"/>
        <w:gridCol w:w="1182"/>
        <w:gridCol w:w="1257"/>
        <w:gridCol w:w="1389"/>
        <w:gridCol w:w="3224"/>
      </w:tblGrid>
      <w:tr w:rsidR="000829C4" w14:paraId="7F0FDD6C" w14:textId="77777777">
        <w:tc>
          <w:tcPr>
            <w:tcW w:w="1278" w:type="dxa"/>
            <w:shd w:val="clear" w:color="auto" w:fill="DEEBF6" w:themeFill="accent1" w:themeFillTint="32"/>
          </w:tcPr>
          <w:p w14:paraId="7373AF88" w14:textId="77777777" w:rsidR="000829C4" w:rsidRDefault="00000000">
            <w:pPr>
              <w:jc w:val="center"/>
              <w:rPr>
                <w:b/>
                <w:bCs/>
              </w:rPr>
            </w:pPr>
            <w:r>
              <w:rPr>
                <w:rFonts w:hint="eastAsia"/>
                <w:b/>
                <w:bCs/>
              </w:rPr>
              <w:t>字段名称</w:t>
            </w:r>
          </w:p>
        </w:tc>
        <w:tc>
          <w:tcPr>
            <w:tcW w:w="1191" w:type="dxa"/>
            <w:shd w:val="clear" w:color="auto" w:fill="DEEBF6" w:themeFill="accent1" w:themeFillTint="32"/>
          </w:tcPr>
          <w:p w14:paraId="3821F5A9" w14:textId="77777777" w:rsidR="000829C4" w:rsidRDefault="00000000">
            <w:pPr>
              <w:jc w:val="center"/>
              <w:rPr>
                <w:b/>
                <w:bCs/>
              </w:rPr>
            </w:pPr>
            <w:r>
              <w:rPr>
                <w:rFonts w:hint="eastAsia"/>
                <w:b/>
                <w:bCs/>
              </w:rPr>
              <w:t>字段类型</w:t>
            </w:r>
          </w:p>
        </w:tc>
        <w:tc>
          <w:tcPr>
            <w:tcW w:w="1291" w:type="dxa"/>
            <w:shd w:val="clear" w:color="auto" w:fill="DEEBF6" w:themeFill="accent1" w:themeFillTint="32"/>
          </w:tcPr>
          <w:p w14:paraId="09DA149D"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0E5571B4"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7EF7AF5F" w14:textId="77777777" w:rsidR="000829C4" w:rsidRDefault="00000000">
            <w:pPr>
              <w:jc w:val="center"/>
              <w:rPr>
                <w:b/>
                <w:bCs/>
              </w:rPr>
            </w:pPr>
            <w:r>
              <w:rPr>
                <w:rFonts w:hint="eastAsia"/>
                <w:b/>
                <w:bCs/>
              </w:rPr>
              <w:t>备注</w:t>
            </w:r>
          </w:p>
        </w:tc>
      </w:tr>
      <w:tr w:rsidR="000829C4" w14:paraId="389A1090" w14:textId="77777777">
        <w:tc>
          <w:tcPr>
            <w:tcW w:w="1278" w:type="dxa"/>
          </w:tcPr>
          <w:p w14:paraId="1EAE79A3" w14:textId="77777777" w:rsidR="000829C4" w:rsidRDefault="00000000">
            <w:r>
              <w:rPr>
                <w:rFonts w:hint="eastAsia"/>
              </w:rPr>
              <w:t>购买数量</w:t>
            </w:r>
          </w:p>
        </w:tc>
        <w:tc>
          <w:tcPr>
            <w:tcW w:w="1191" w:type="dxa"/>
            <w:vAlign w:val="center"/>
          </w:tcPr>
          <w:p w14:paraId="267D305E" w14:textId="77777777" w:rsidR="000829C4" w:rsidRDefault="00000000">
            <w:pPr>
              <w:jc w:val="center"/>
            </w:pPr>
            <w:r>
              <w:rPr>
                <w:rFonts w:hint="eastAsia"/>
              </w:rPr>
              <w:t>整数</w:t>
            </w:r>
          </w:p>
          <w:p w14:paraId="2BB54AEF" w14:textId="77777777" w:rsidR="000829C4" w:rsidRDefault="00000000">
            <w:pPr>
              <w:jc w:val="center"/>
            </w:pPr>
            <w:r>
              <w:rPr>
                <w:rFonts w:hint="eastAsia"/>
              </w:rPr>
              <w:t>（</w:t>
            </w:r>
            <w:r>
              <w:rPr>
                <w:rFonts w:hint="eastAsia"/>
              </w:rPr>
              <w:t>30</w:t>
            </w:r>
            <w:r>
              <w:rPr>
                <w:rFonts w:hint="eastAsia"/>
              </w:rPr>
              <w:t>）</w:t>
            </w:r>
          </w:p>
        </w:tc>
        <w:tc>
          <w:tcPr>
            <w:tcW w:w="1291" w:type="dxa"/>
            <w:vAlign w:val="center"/>
          </w:tcPr>
          <w:p w14:paraId="650882EC" w14:textId="77777777" w:rsidR="000829C4" w:rsidRDefault="00000000">
            <w:pPr>
              <w:jc w:val="center"/>
            </w:pPr>
            <w:r>
              <w:rPr>
                <w:rFonts w:hint="eastAsia"/>
              </w:rPr>
              <w:t>手工录入</w:t>
            </w:r>
          </w:p>
        </w:tc>
        <w:tc>
          <w:tcPr>
            <w:tcW w:w="1429" w:type="dxa"/>
            <w:vAlign w:val="center"/>
          </w:tcPr>
          <w:p w14:paraId="1293783F" w14:textId="77777777" w:rsidR="000829C4" w:rsidRDefault="00000000">
            <w:pPr>
              <w:jc w:val="center"/>
            </w:pPr>
            <w:r>
              <w:rPr>
                <w:rFonts w:hint="eastAsia"/>
              </w:rPr>
              <w:t>是</w:t>
            </w:r>
          </w:p>
        </w:tc>
        <w:tc>
          <w:tcPr>
            <w:tcW w:w="3330" w:type="dxa"/>
          </w:tcPr>
          <w:p w14:paraId="3E78BA91" w14:textId="77777777" w:rsidR="000829C4" w:rsidRDefault="00000000">
            <w:r>
              <w:rPr>
                <w:rFonts w:hint="eastAsia"/>
              </w:rPr>
              <w:t>＞</w:t>
            </w:r>
            <w:r>
              <w:rPr>
                <w:rFonts w:hint="eastAsia"/>
              </w:rPr>
              <w:t>0</w:t>
            </w:r>
          </w:p>
        </w:tc>
      </w:tr>
      <w:tr w:rsidR="000829C4" w14:paraId="0D8727C5" w14:textId="77777777">
        <w:tc>
          <w:tcPr>
            <w:tcW w:w="1278" w:type="dxa"/>
          </w:tcPr>
          <w:p w14:paraId="097A2D85" w14:textId="77777777" w:rsidR="000829C4" w:rsidRDefault="00000000">
            <w:r>
              <w:rPr>
                <w:rFonts w:hint="eastAsia"/>
              </w:rPr>
              <w:t>面额</w:t>
            </w:r>
          </w:p>
        </w:tc>
        <w:tc>
          <w:tcPr>
            <w:tcW w:w="1191" w:type="dxa"/>
            <w:vAlign w:val="center"/>
          </w:tcPr>
          <w:p w14:paraId="2F310C8D" w14:textId="77777777" w:rsidR="000829C4" w:rsidRDefault="00000000">
            <w:pPr>
              <w:jc w:val="center"/>
            </w:pPr>
            <w:r>
              <w:rPr>
                <w:rFonts w:hint="eastAsia"/>
              </w:rPr>
              <w:t>整数</w:t>
            </w:r>
          </w:p>
          <w:p w14:paraId="07BB50C5" w14:textId="77777777" w:rsidR="000829C4" w:rsidRDefault="00000000">
            <w:pPr>
              <w:jc w:val="center"/>
            </w:pPr>
            <w:r>
              <w:rPr>
                <w:rFonts w:hint="eastAsia"/>
              </w:rPr>
              <w:t>（</w:t>
            </w:r>
            <w:r>
              <w:rPr>
                <w:rFonts w:hint="eastAsia"/>
              </w:rPr>
              <w:t>30</w:t>
            </w:r>
            <w:r>
              <w:rPr>
                <w:rFonts w:hint="eastAsia"/>
              </w:rPr>
              <w:t>）</w:t>
            </w:r>
          </w:p>
        </w:tc>
        <w:tc>
          <w:tcPr>
            <w:tcW w:w="1291" w:type="dxa"/>
            <w:vAlign w:val="center"/>
          </w:tcPr>
          <w:p w14:paraId="38165D59" w14:textId="77777777" w:rsidR="000829C4" w:rsidRDefault="00000000">
            <w:pPr>
              <w:jc w:val="center"/>
            </w:pPr>
            <w:r>
              <w:rPr>
                <w:rFonts w:hint="eastAsia"/>
              </w:rPr>
              <w:t>手工录入</w:t>
            </w:r>
          </w:p>
        </w:tc>
        <w:tc>
          <w:tcPr>
            <w:tcW w:w="1429" w:type="dxa"/>
            <w:vAlign w:val="center"/>
          </w:tcPr>
          <w:p w14:paraId="4D07F99F" w14:textId="77777777" w:rsidR="000829C4" w:rsidRDefault="00000000">
            <w:pPr>
              <w:jc w:val="center"/>
            </w:pPr>
            <w:r>
              <w:rPr>
                <w:rFonts w:hint="eastAsia"/>
              </w:rPr>
              <w:t>是</w:t>
            </w:r>
          </w:p>
        </w:tc>
        <w:tc>
          <w:tcPr>
            <w:tcW w:w="3330" w:type="dxa"/>
          </w:tcPr>
          <w:p w14:paraId="46001DE1" w14:textId="77777777" w:rsidR="000829C4" w:rsidRDefault="00000000">
            <w:r>
              <w:rPr>
                <w:rFonts w:hint="eastAsia"/>
              </w:rPr>
              <w:t>＞</w:t>
            </w:r>
            <w:r>
              <w:rPr>
                <w:rFonts w:hint="eastAsia"/>
              </w:rPr>
              <w:t>0</w:t>
            </w:r>
          </w:p>
        </w:tc>
      </w:tr>
      <w:tr w:rsidR="000829C4" w14:paraId="20C4FBE3" w14:textId="77777777">
        <w:tc>
          <w:tcPr>
            <w:tcW w:w="1278" w:type="dxa"/>
          </w:tcPr>
          <w:p w14:paraId="150D5AAE" w14:textId="77777777" w:rsidR="000829C4" w:rsidRDefault="00000000">
            <w:r>
              <w:rPr>
                <w:rFonts w:hint="eastAsia"/>
              </w:rPr>
              <w:t>购买金额</w:t>
            </w:r>
          </w:p>
        </w:tc>
        <w:tc>
          <w:tcPr>
            <w:tcW w:w="1191" w:type="dxa"/>
            <w:vAlign w:val="center"/>
          </w:tcPr>
          <w:p w14:paraId="3C5C7BD6" w14:textId="77777777" w:rsidR="000829C4" w:rsidRDefault="00000000">
            <w:pPr>
              <w:jc w:val="center"/>
            </w:pPr>
            <w:r>
              <w:rPr>
                <w:rFonts w:hint="eastAsia"/>
              </w:rPr>
              <w:t>数值</w:t>
            </w:r>
          </w:p>
        </w:tc>
        <w:tc>
          <w:tcPr>
            <w:tcW w:w="1291" w:type="dxa"/>
            <w:vAlign w:val="center"/>
          </w:tcPr>
          <w:p w14:paraId="4307842E" w14:textId="77777777" w:rsidR="000829C4" w:rsidRDefault="00000000">
            <w:pPr>
              <w:jc w:val="center"/>
            </w:pPr>
            <w:r>
              <w:rPr>
                <w:rFonts w:hint="eastAsia"/>
              </w:rPr>
              <w:t>自动带出</w:t>
            </w:r>
          </w:p>
        </w:tc>
        <w:tc>
          <w:tcPr>
            <w:tcW w:w="1429" w:type="dxa"/>
            <w:vAlign w:val="center"/>
          </w:tcPr>
          <w:p w14:paraId="12669E79" w14:textId="77777777" w:rsidR="000829C4" w:rsidRDefault="00000000">
            <w:pPr>
              <w:jc w:val="center"/>
            </w:pPr>
            <w:r>
              <w:rPr>
                <w:rFonts w:hint="eastAsia"/>
              </w:rPr>
              <w:t>是</w:t>
            </w:r>
          </w:p>
        </w:tc>
        <w:tc>
          <w:tcPr>
            <w:tcW w:w="3330" w:type="dxa"/>
          </w:tcPr>
          <w:p w14:paraId="05DA3F8F" w14:textId="77777777" w:rsidR="000829C4" w:rsidRDefault="00000000">
            <w:r>
              <w:rPr>
                <w:rFonts w:hint="eastAsia"/>
              </w:rPr>
              <w:t>默认</w:t>
            </w:r>
            <w:r>
              <w:rPr>
                <w:rFonts w:hint="eastAsia"/>
              </w:rPr>
              <w:t>=</w:t>
            </w:r>
            <w:r>
              <w:rPr>
                <w:rFonts w:hint="eastAsia"/>
              </w:rPr>
              <w:t>购买数量</w:t>
            </w:r>
            <w:r>
              <w:rPr>
                <w:rFonts w:hint="eastAsia"/>
              </w:rPr>
              <w:t>*</w:t>
            </w:r>
            <w:r>
              <w:rPr>
                <w:rFonts w:hint="eastAsia"/>
              </w:rPr>
              <w:t>面额，不可编辑</w:t>
            </w:r>
          </w:p>
        </w:tc>
      </w:tr>
      <w:tr w:rsidR="000829C4" w14:paraId="4C0C7548" w14:textId="77777777">
        <w:tc>
          <w:tcPr>
            <w:tcW w:w="1278" w:type="dxa"/>
          </w:tcPr>
          <w:p w14:paraId="3FFFEA03" w14:textId="77777777" w:rsidR="000829C4" w:rsidRDefault="00000000">
            <w:r>
              <w:rPr>
                <w:rFonts w:hint="eastAsia"/>
              </w:rPr>
              <w:t>备注</w:t>
            </w:r>
          </w:p>
        </w:tc>
        <w:tc>
          <w:tcPr>
            <w:tcW w:w="1191" w:type="dxa"/>
            <w:vAlign w:val="center"/>
          </w:tcPr>
          <w:p w14:paraId="57C157EB" w14:textId="77777777" w:rsidR="000829C4" w:rsidRDefault="00000000">
            <w:pPr>
              <w:jc w:val="center"/>
            </w:pPr>
            <w:r>
              <w:rPr>
                <w:rFonts w:hint="eastAsia"/>
              </w:rPr>
              <w:t>字符（</w:t>
            </w:r>
            <w:r>
              <w:rPr>
                <w:rFonts w:hint="eastAsia"/>
              </w:rPr>
              <w:t>500</w:t>
            </w:r>
            <w:r>
              <w:rPr>
                <w:rFonts w:hint="eastAsia"/>
              </w:rPr>
              <w:t>）</w:t>
            </w:r>
          </w:p>
        </w:tc>
        <w:tc>
          <w:tcPr>
            <w:tcW w:w="1291" w:type="dxa"/>
            <w:vAlign w:val="center"/>
          </w:tcPr>
          <w:p w14:paraId="2F56C29D" w14:textId="77777777" w:rsidR="000829C4" w:rsidRDefault="00000000">
            <w:pPr>
              <w:jc w:val="center"/>
            </w:pPr>
            <w:r>
              <w:rPr>
                <w:rFonts w:hint="eastAsia"/>
              </w:rPr>
              <w:t>手工录入</w:t>
            </w:r>
          </w:p>
        </w:tc>
        <w:tc>
          <w:tcPr>
            <w:tcW w:w="1429" w:type="dxa"/>
            <w:vAlign w:val="center"/>
          </w:tcPr>
          <w:p w14:paraId="2E74DE9F" w14:textId="77777777" w:rsidR="000829C4" w:rsidRDefault="00000000">
            <w:pPr>
              <w:jc w:val="center"/>
            </w:pPr>
            <w:r>
              <w:rPr>
                <w:rFonts w:hint="eastAsia"/>
              </w:rPr>
              <w:t>否</w:t>
            </w:r>
          </w:p>
        </w:tc>
        <w:tc>
          <w:tcPr>
            <w:tcW w:w="3330" w:type="dxa"/>
          </w:tcPr>
          <w:p w14:paraId="548D4E94" w14:textId="77777777" w:rsidR="000829C4" w:rsidRDefault="000829C4"/>
        </w:tc>
      </w:tr>
    </w:tbl>
    <w:p w14:paraId="14FC2C1E" w14:textId="77777777" w:rsidR="000829C4" w:rsidRDefault="000829C4"/>
    <w:p w14:paraId="29353006" w14:textId="77777777" w:rsidR="000829C4" w:rsidRDefault="00000000">
      <w:pPr>
        <w:pStyle w:val="4"/>
      </w:pPr>
      <w:r>
        <w:rPr>
          <w:rFonts w:hint="eastAsia"/>
        </w:rPr>
        <w:t>业务处理</w:t>
      </w:r>
    </w:p>
    <w:p w14:paraId="788027B3" w14:textId="77777777" w:rsidR="000829C4" w:rsidRDefault="00000000">
      <w:pPr>
        <w:pStyle w:val="5"/>
      </w:pPr>
      <w:r>
        <w:rPr>
          <w:rFonts w:hint="eastAsia"/>
        </w:rPr>
        <w:t>业务说明与流程</w:t>
      </w:r>
    </w:p>
    <w:p w14:paraId="677FEFD7" w14:textId="77777777" w:rsidR="000829C4" w:rsidRDefault="00000000">
      <w:pPr>
        <w:numPr>
          <w:ilvl w:val="0"/>
          <w:numId w:val="8"/>
        </w:numPr>
      </w:pPr>
      <w:r>
        <w:rPr>
          <w:rFonts w:hint="eastAsia"/>
        </w:rPr>
        <w:t>企业购买贴花时，通过本功能录入购买信息及购买数量；</w:t>
      </w:r>
    </w:p>
    <w:p w14:paraId="32210803" w14:textId="77777777" w:rsidR="000829C4" w:rsidRDefault="00000000">
      <w:pPr>
        <w:numPr>
          <w:ilvl w:val="0"/>
          <w:numId w:val="8"/>
        </w:numPr>
      </w:pPr>
      <w:r>
        <w:rPr>
          <w:rFonts w:hint="eastAsia"/>
        </w:rPr>
        <w:t>可实时查询企业贴花余量。</w:t>
      </w:r>
    </w:p>
    <w:p w14:paraId="383D2D10" w14:textId="77777777" w:rsidR="000829C4" w:rsidRDefault="00000000">
      <w:pPr>
        <w:pStyle w:val="5"/>
      </w:pPr>
      <w:r>
        <w:rPr>
          <w:rFonts w:hint="eastAsia"/>
        </w:rPr>
        <w:t>功能按钮</w:t>
      </w:r>
    </w:p>
    <w:p w14:paraId="1DF68DB7" w14:textId="77777777" w:rsidR="000829C4" w:rsidRDefault="00000000">
      <w:r>
        <w:rPr>
          <w:rFonts w:hint="eastAsia"/>
        </w:rPr>
        <w:t>列表按钮：</w:t>
      </w:r>
    </w:p>
    <w:p w14:paraId="16A76339" w14:textId="77777777" w:rsidR="000829C4" w:rsidRDefault="00000000">
      <w:pPr>
        <w:numPr>
          <w:ilvl w:val="0"/>
          <w:numId w:val="9"/>
        </w:numPr>
      </w:pPr>
      <w:r>
        <w:rPr>
          <w:rFonts w:hint="eastAsia"/>
        </w:rPr>
        <w:t>【新增】：点击该按钮，弹出卡片界面；</w:t>
      </w:r>
    </w:p>
    <w:p w14:paraId="2E964EF6" w14:textId="77777777" w:rsidR="000829C4" w:rsidRDefault="00000000">
      <w:pPr>
        <w:numPr>
          <w:ilvl w:val="0"/>
          <w:numId w:val="9"/>
        </w:numPr>
      </w:pPr>
      <w:r>
        <w:rPr>
          <w:rFonts w:hint="eastAsia"/>
        </w:rPr>
        <w:t>【修改】：弹出卡片界面，录入修改信息；</w:t>
      </w:r>
    </w:p>
    <w:p w14:paraId="575FF142" w14:textId="77777777" w:rsidR="000829C4" w:rsidRDefault="00000000">
      <w:pPr>
        <w:numPr>
          <w:ilvl w:val="0"/>
          <w:numId w:val="9"/>
        </w:numPr>
      </w:pPr>
      <w:r>
        <w:rPr>
          <w:rFonts w:hint="eastAsia"/>
        </w:rPr>
        <w:t>【删除】：提示“确定删除该数据？”，选择确定后删除，提示“删除成功。”，界面刷新，选择取消后返回；</w:t>
      </w:r>
    </w:p>
    <w:p w14:paraId="16B74C2B" w14:textId="77777777" w:rsidR="000829C4" w:rsidRDefault="00000000">
      <w:pPr>
        <w:numPr>
          <w:ilvl w:val="0"/>
          <w:numId w:val="9"/>
        </w:numPr>
      </w:pPr>
      <w:r>
        <w:rPr>
          <w:rFonts w:hint="eastAsia"/>
        </w:rPr>
        <w:lastRenderedPageBreak/>
        <w:t>【余量】：点击“余量”按钮，弹出余量列表界面，实时显示当前用户所属机构及下级所有机构的余量余额；</w:t>
      </w:r>
    </w:p>
    <w:p w14:paraId="10F1C346" w14:textId="77777777" w:rsidR="000829C4" w:rsidRDefault="00000000">
      <w:r>
        <w:rPr>
          <w:rFonts w:hint="eastAsia"/>
        </w:rPr>
        <w:t>卡片按钮：</w:t>
      </w:r>
    </w:p>
    <w:p w14:paraId="25DD0A01" w14:textId="77777777" w:rsidR="000829C4" w:rsidRDefault="00000000">
      <w:pPr>
        <w:numPr>
          <w:ilvl w:val="0"/>
          <w:numId w:val="10"/>
        </w:numPr>
      </w:pPr>
      <w:r>
        <w:rPr>
          <w:rFonts w:hint="eastAsia"/>
        </w:rPr>
        <w:t>【保存】：编辑状态下可见，保存新增或修改的内容；关闭卡片界面返回列表，界面自动刷新；</w:t>
      </w:r>
    </w:p>
    <w:p w14:paraId="2BD59D55" w14:textId="77777777" w:rsidR="000829C4" w:rsidRDefault="00000000">
      <w:pPr>
        <w:numPr>
          <w:ilvl w:val="0"/>
          <w:numId w:val="10"/>
        </w:numPr>
      </w:pPr>
      <w:r>
        <w:rPr>
          <w:rFonts w:hint="eastAsia"/>
        </w:rPr>
        <w:t>【取消】：关闭卡片界面。</w:t>
      </w:r>
    </w:p>
    <w:p w14:paraId="3D019EF8" w14:textId="77777777" w:rsidR="000829C4" w:rsidRDefault="00000000">
      <w:pPr>
        <w:pStyle w:val="5"/>
      </w:pPr>
      <w:r>
        <w:rPr>
          <w:rFonts w:hint="eastAsia"/>
        </w:rPr>
        <w:t>算法说明</w:t>
      </w:r>
    </w:p>
    <w:p w14:paraId="023C68D0" w14:textId="77777777" w:rsidR="000829C4" w:rsidRDefault="00000000">
      <w:pPr>
        <w:numPr>
          <w:ilvl w:val="0"/>
          <w:numId w:val="11"/>
        </w:numPr>
      </w:pPr>
      <w:r>
        <w:rPr>
          <w:rFonts w:hint="eastAsia"/>
        </w:rPr>
        <w:t>余额</w:t>
      </w:r>
      <w:r>
        <w:rPr>
          <w:rFonts w:hint="eastAsia"/>
        </w:rPr>
        <w:t>=</w:t>
      </w:r>
      <w:r>
        <w:rPr>
          <w:rFonts w:hint="eastAsia"/>
        </w:rPr>
        <w:t>机构</w:t>
      </w:r>
      <w:proofErr w:type="gramStart"/>
      <w:r>
        <w:rPr>
          <w:rFonts w:hint="eastAsia"/>
        </w:rPr>
        <w:t>下贴</w:t>
      </w:r>
      <w:proofErr w:type="gramEnd"/>
      <w:r>
        <w:rPr>
          <w:rFonts w:hint="eastAsia"/>
        </w:rPr>
        <w:t>花台账中购买金额合计</w:t>
      </w:r>
      <w:r>
        <w:rPr>
          <w:rFonts w:hint="eastAsia"/>
        </w:rPr>
        <w:t>-</w:t>
      </w:r>
      <w:r>
        <w:rPr>
          <w:rFonts w:hint="eastAsia"/>
        </w:rPr>
        <w:t>该机构下（应税</w:t>
      </w:r>
      <w:proofErr w:type="gramStart"/>
      <w:r>
        <w:rPr>
          <w:rFonts w:hint="eastAsia"/>
        </w:rPr>
        <w:t>凭证台</w:t>
      </w:r>
      <w:proofErr w:type="gramEnd"/>
      <w:r>
        <w:rPr>
          <w:rFonts w:hint="eastAsia"/>
        </w:rPr>
        <w:t>账贴花金额合计</w:t>
      </w:r>
      <w:r>
        <w:rPr>
          <w:rFonts w:hint="eastAsia"/>
        </w:rPr>
        <w:t>+</w:t>
      </w:r>
      <w:r>
        <w:rPr>
          <w:rFonts w:hint="eastAsia"/>
        </w:rPr>
        <w:t>未确定合同信息补录贴花金额合计），其中应税</w:t>
      </w:r>
      <w:proofErr w:type="gramStart"/>
      <w:r>
        <w:rPr>
          <w:rFonts w:hint="eastAsia"/>
        </w:rPr>
        <w:t>凭证台</w:t>
      </w:r>
      <w:proofErr w:type="gramEnd"/>
      <w:r>
        <w:rPr>
          <w:rFonts w:hint="eastAsia"/>
        </w:rPr>
        <w:t>账和未确定合同补录只查询单据状态为已审批、缴纳方式为贴花的数据。</w:t>
      </w:r>
    </w:p>
    <w:p w14:paraId="628DA96F" w14:textId="77777777" w:rsidR="000829C4" w:rsidRDefault="00000000">
      <w:pPr>
        <w:pStyle w:val="5"/>
      </w:pPr>
      <w:r>
        <w:rPr>
          <w:rFonts w:hint="eastAsia"/>
        </w:rPr>
        <w:t>逻辑校验</w:t>
      </w:r>
    </w:p>
    <w:p w14:paraId="6FA9F82A" w14:textId="77777777" w:rsidR="000829C4" w:rsidRDefault="00000000">
      <w:r>
        <w:rPr>
          <w:rFonts w:hint="eastAsia"/>
        </w:rPr>
        <w:t>无。</w:t>
      </w:r>
    </w:p>
    <w:p w14:paraId="66A2693A" w14:textId="77777777" w:rsidR="000829C4" w:rsidRDefault="00000000">
      <w:pPr>
        <w:pStyle w:val="4"/>
      </w:pPr>
      <w:r>
        <w:rPr>
          <w:rFonts w:hint="eastAsia"/>
        </w:rPr>
        <w:t>输出</w:t>
      </w:r>
    </w:p>
    <w:p w14:paraId="7FABCD94" w14:textId="77777777" w:rsidR="000829C4" w:rsidRDefault="00000000">
      <w:r>
        <w:rPr>
          <w:rFonts w:hint="eastAsia"/>
        </w:rPr>
        <w:t>无。</w:t>
      </w:r>
    </w:p>
    <w:p w14:paraId="7CFA9C1A" w14:textId="77777777" w:rsidR="000829C4" w:rsidRDefault="00000000">
      <w:pPr>
        <w:pStyle w:val="3"/>
      </w:pPr>
      <w:bookmarkStart w:id="47" w:name="_Toc6324"/>
      <w:bookmarkStart w:id="48" w:name="_Toc2135680546"/>
      <w:bookmarkStart w:id="49" w:name="_Toc20207"/>
      <w:r>
        <w:rPr>
          <w:rFonts w:hint="eastAsia"/>
          <w:color w:val="FF0000"/>
          <w:shd w:val="clear" w:color="auto" w:fill="FFFF00"/>
        </w:rPr>
        <w:t>（修改）</w:t>
      </w:r>
      <w:r>
        <w:rPr>
          <w:rFonts w:hint="eastAsia"/>
        </w:rPr>
        <w:t>应税</w:t>
      </w:r>
      <w:proofErr w:type="gramStart"/>
      <w:r>
        <w:rPr>
          <w:rFonts w:hint="eastAsia"/>
        </w:rPr>
        <w:t>凭证台</w:t>
      </w:r>
      <w:proofErr w:type="gramEnd"/>
      <w:r>
        <w:rPr>
          <w:rFonts w:hint="eastAsia"/>
        </w:rPr>
        <w:t>账</w:t>
      </w:r>
      <w:bookmarkEnd w:id="47"/>
      <w:bookmarkEnd w:id="48"/>
      <w:bookmarkEnd w:id="49"/>
    </w:p>
    <w:p w14:paraId="35437CAB" w14:textId="77777777" w:rsidR="000829C4" w:rsidRDefault="00000000">
      <w:pPr>
        <w:pStyle w:val="4"/>
      </w:pPr>
      <w:r>
        <w:rPr>
          <w:rFonts w:hint="eastAsia"/>
        </w:rPr>
        <w:t>功能描述</w:t>
      </w:r>
    </w:p>
    <w:p w14:paraId="79128342" w14:textId="77777777" w:rsidR="000829C4" w:rsidRDefault="00000000">
      <w:pPr>
        <w:ind w:firstLine="420"/>
      </w:pPr>
      <w:r>
        <w:rPr>
          <w:rFonts w:hint="eastAsia"/>
        </w:rPr>
        <w:t>本功能为印花税应税</w:t>
      </w:r>
      <w:proofErr w:type="gramStart"/>
      <w:r>
        <w:rPr>
          <w:rFonts w:hint="eastAsia"/>
        </w:rPr>
        <w:t>凭证台</w:t>
      </w:r>
      <w:proofErr w:type="gramEnd"/>
      <w:r>
        <w:rPr>
          <w:rFonts w:hint="eastAsia"/>
        </w:rPr>
        <w:t>账录入功能。支持手工新增、</w:t>
      </w:r>
      <w:r>
        <w:rPr>
          <w:rFonts w:hint="eastAsia"/>
        </w:rPr>
        <w:t>EXCEL</w:t>
      </w:r>
      <w:r>
        <w:rPr>
          <w:rFonts w:hint="eastAsia"/>
        </w:rPr>
        <w:t>导入及接口对接的方式。</w:t>
      </w:r>
      <w:commentRangeStart w:id="50"/>
      <w:r>
        <w:rPr>
          <w:rFonts w:hint="eastAsia"/>
          <w:color w:val="FF0000"/>
          <w:shd w:val="clear" w:color="auto" w:fill="FFFF00"/>
        </w:rPr>
        <w:t>当对接信贷系统时，获取到客户规模为“小微客户”的借款合同时，数据存入小</w:t>
      </w:r>
      <w:proofErr w:type="gramStart"/>
      <w:r>
        <w:rPr>
          <w:rFonts w:hint="eastAsia"/>
          <w:color w:val="FF0000"/>
          <w:shd w:val="clear" w:color="auto" w:fill="FFFF00"/>
        </w:rPr>
        <w:t>微企业贷款免税台</w:t>
      </w:r>
      <w:proofErr w:type="gramEnd"/>
      <w:r>
        <w:rPr>
          <w:rFonts w:hint="eastAsia"/>
          <w:color w:val="FF0000"/>
          <w:shd w:val="clear" w:color="auto" w:fill="FFFF00"/>
        </w:rPr>
        <w:t>账，不在应税</w:t>
      </w:r>
      <w:proofErr w:type="gramStart"/>
      <w:r>
        <w:rPr>
          <w:rFonts w:hint="eastAsia"/>
          <w:color w:val="FF0000"/>
          <w:shd w:val="clear" w:color="auto" w:fill="FFFF00"/>
        </w:rPr>
        <w:t>凭证台</w:t>
      </w:r>
      <w:proofErr w:type="gramEnd"/>
      <w:r>
        <w:rPr>
          <w:rFonts w:hint="eastAsia"/>
          <w:color w:val="FF0000"/>
          <w:shd w:val="clear" w:color="auto" w:fill="FFFF00"/>
        </w:rPr>
        <w:t>账中显示</w:t>
      </w:r>
      <w:commentRangeEnd w:id="50"/>
      <w:r>
        <w:rPr>
          <w:color w:val="FF0000"/>
          <w:shd w:val="clear" w:color="auto" w:fill="FFFF00"/>
        </w:rPr>
        <w:commentReference w:id="50"/>
      </w:r>
      <w:r>
        <w:rPr>
          <w:rFonts w:hint="eastAsia"/>
          <w:color w:val="FF0000"/>
          <w:shd w:val="clear" w:color="auto" w:fill="FFFF00"/>
        </w:rPr>
        <w:t>，此外的合同数据均存入应税</w:t>
      </w:r>
      <w:proofErr w:type="gramStart"/>
      <w:r>
        <w:rPr>
          <w:rFonts w:hint="eastAsia"/>
          <w:color w:val="FF0000"/>
          <w:shd w:val="clear" w:color="auto" w:fill="FFFF00"/>
        </w:rPr>
        <w:t>凭证台</w:t>
      </w:r>
      <w:proofErr w:type="gramEnd"/>
      <w:r>
        <w:rPr>
          <w:rFonts w:hint="eastAsia"/>
          <w:color w:val="FF0000"/>
          <w:shd w:val="clear" w:color="auto" w:fill="FFFF00"/>
        </w:rPr>
        <w:t>账。</w:t>
      </w:r>
    </w:p>
    <w:p w14:paraId="50E9751C" w14:textId="77777777" w:rsidR="000829C4" w:rsidRDefault="00000000">
      <w:pPr>
        <w:pStyle w:val="4"/>
      </w:pPr>
      <w:r>
        <w:rPr>
          <w:rFonts w:hint="eastAsia"/>
        </w:rPr>
        <w:t>原型界面</w:t>
      </w:r>
    </w:p>
    <w:p w14:paraId="273E81D9" w14:textId="77777777" w:rsidR="000829C4" w:rsidRDefault="00000000">
      <w:r>
        <w:rPr>
          <w:rFonts w:hint="eastAsia"/>
        </w:rPr>
        <w:t>列表界面：</w:t>
      </w:r>
    </w:p>
    <w:p w14:paraId="24083109" w14:textId="77777777" w:rsidR="000829C4" w:rsidRDefault="00000000">
      <w:r>
        <w:rPr>
          <w:noProof/>
        </w:rPr>
        <w:lastRenderedPageBreak/>
        <w:drawing>
          <wp:inline distT="0" distB="0" distL="114300" distR="114300" wp14:anchorId="0139087C" wp14:editId="04072763">
            <wp:extent cx="5267960" cy="2308225"/>
            <wp:effectExtent l="0" t="0" r="15240" b="3175"/>
            <wp:docPr id="23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19"/>
                    <pic:cNvPicPr>
                      <a:picLocks noChangeAspect="1"/>
                    </pic:cNvPicPr>
                  </pic:nvPicPr>
                  <pic:blipFill>
                    <a:blip r:embed="rId18"/>
                    <a:stretch>
                      <a:fillRect/>
                    </a:stretch>
                  </pic:blipFill>
                  <pic:spPr>
                    <a:xfrm>
                      <a:off x="0" y="0"/>
                      <a:ext cx="5267960" cy="2308225"/>
                    </a:xfrm>
                    <a:prstGeom prst="rect">
                      <a:avLst/>
                    </a:prstGeom>
                    <a:noFill/>
                    <a:ln>
                      <a:noFill/>
                    </a:ln>
                  </pic:spPr>
                </pic:pic>
              </a:graphicData>
            </a:graphic>
          </wp:inline>
        </w:drawing>
      </w:r>
    </w:p>
    <w:p w14:paraId="694DD985" w14:textId="77777777" w:rsidR="000829C4" w:rsidRDefault="00000000">
      <w:r>
        <w:rPr>
          <w:rFonts w:hint="eastAsia"/>
        </w:rPr>
        <w:t>新增卡片界面：</w:t>
      </w:r>
    </w:p>
    <w:p w14:paraId="6A9EA672" w14:textId="77777777" w:rsidR="000829C4" w:rsidRDefault="00000000">
      <w:r>
        <w:rPr>
          <w:noProof/>
        </w:rPr>
        <w:drawing>
          <wp:inline distT="0" distB="0" distL="114300" distR="114300" wp14:anchorId="217EA622" wp14:editId="12B828EC">
            <wp:extent cx="5264150" cy="2414905"/>
            <wp:effectExtent l="12700" t="12700" r="31750" b="3619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19"/>
                    <a:stretch>
                      <a:fillRect/>
                    </a:stretch>
                  </pic:blipFill>
                  <pic:spPr>
                    <a:xfrm>
                      <a:off x="0" y="0"/>
                      <a:ext cx="5264150" cy="2414905"/>
                    </a:xfrm>
                    <a:prstGeom prst="rect">
                      <a:avLst/>
                    </a:prstGeom>
                    <a:noFill/>
                    <a:ln>
                      <a:solidFill>
                        <a:schemeClr val="tx1"/>
                      </a:solidFill>
                    </a:ln>
                  </pic:spPr>
                </pic:pic>
              </a:graphicData>
            </a:graphic>
          </wp:inline>
        </w:drawing>
      </w:r>
    </w:p>
    <w:p w14:paraId="6364492A" w14:textId="77777777" w:rsidR="000829C4" w:rsidRDefault="00000000">
      <w:pPr>
        <w:pStyle w:val="4"/>
      </w:pPr>
      <w:r>
        <w:rPr>
          <w:rFonts w:hint="eastAsia"/>
        </w:rPr>
        <w:t>输入列表</w:t>
      </w:r>
    </w:p>
    <w:p w14:paraId="1957C3BA"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184CA984" w14:textId="77777777">
        <w:tc>
          <w:tcPr>
            <w:tcW w:w="1561" w:type="dxa"/>
            <w:shd w:val="clear" w:color="auto" w:fill="DEEBF6" w:themeFill="accent1" w:themeFillTint="32"/>
          </w:tcPr>
          <w:p w14:paraId="56FC6686"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2BF6061C"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18553B70"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18D5F44F"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630A2C26" w14:textId="77777777" w:rsidR="000829C4" w:rsidRDefault="00000000">
            <w:pPr>
              <w:jc w:val="center"/>
              <w:rPr>
                <w:b/>
                <w:bCs/>
              </w:rPr>
            </w:pPr>
            <w:r>
              <w:rPr>
                <w:rFonts w:hint="eastAsia"/>
                <w:b/>
                <w:bCs/>
              </w:rPr>
              <w:t>备注</w:t>
            </w:r>
          </w:p>
        </w:tc>
      </w:tr>
      <w:tr w:rsidR="000829C4" w14:paraId="7EE17D0A" w14:textId="77777777">
        <w:tc>
          <w:tcPr>
            <w:tcW w:w="1561" w:type="dxa"/>
          </w:tcPr>
          <w:p w14:paraId="500FDC28" w14:textId="77777777" w:rsidR="000829C4" w:rsidRDefault="00000000">
            <w:r>
              <w:rPr>
                <w:rFonts w:hint="eastAsia"/>
              </w:rPr>
              <w:t>机构</w:t>
            </w:r>
          </w:p>
        </w:tc>
        <w:tc>
          <w:tcPr>
            <w:tcW w:w="1110" w:type="dxa"/>
          </w:tcPr>
          <w:p w14:paraId="0B7DD502" w14:textId="77777777" w:rsidR="000829C4" w:rsidRDefault="00000000">
            <w:pPr>
              <w:jc w:val="center"/>
            </w:pPr>
            <w:r>
              <w:rPr>
                <w:rFonts w:hint="eastAsia"/>
              </w:rPr>
              <w:t>参照</w:t>
            </w:r>
          </w:p>
        </w:tc>
        <w:tc>
          <w:tcPr>
            <w:tcW w:w="1089" w:type="dxa"/>
          </w:tcPr>
          <w:p w14:paraId="75616578" w14:textId="77777777" w:rsidR="000829C4" w:rsidRDefault="00000000">
            <w:pPr>
              <w:jc w:val="center"/>
            </w:pPr>
            <w:r>
              <w:rPr>
                <w:rFonts w:hint="eastAsia"/>
                <w:lang w:eastAsia="zh"/>
              </w:rPr>
              <w:t>手动选择</w:t>
            </w:r>
          </w:p>
        </w:tc>
        <w:tc>
          <w:tcPr>
            <w:tcW w:w="1429" w:type="dxa"/>
          </w:tcPr>
          <w:p w14:paraId="347EB231" w14:textId="77777777" w:rsidR="000829C4" w:rsidRDefault="00000000">
            <w:pPr>
              <w:jc w:val="center"/>
            </w:pPr>
            <w:r>
              <w:rPr>
                <w:rFonts w:hint="eastAsia"/>
              </w:rPr>
              <w:t>是</w:t>
            </w:r>
          </w:p>
        </w:tc>
        <w:tc>
          <w:tcPr>
            <w:tcW w:w="3330" w:type="dxa"/>
          </w:tcPr>
          <w:p w14:paraId="7B86D68B" w14:textId="77777777" w:rsidR="000829C4" w:rsidRDefault="00000000">
            <w:r>
              <w:rPr>
                <w:rFonts w:hint="eastAsia"/>
              </w:rPr>
              <w:t>参照机构，增加用户权限</w:t>
            </w:r>
          </w:p>
        </w:tc>
      </w:tr>
      <w:tr w:rsidR="000829C4" w14:paraId="339AEFEC" w14:textId="77777777">
        <w:tc>
          <w:tcPr>
            <w:tcW w:w="1561" w:type="dxa"/>
          </w:tcPr>
          <w:p w14:paraId="2B86F43A" w14:textId="77777777" w:rsidR="000829C4" w:rsidRDefault="00000000">
            <w:r>
              <w:rPr>
                <w:rFonts w:hint="eastAsia"/>
              </w:rPr>
              <w:t>合同性质</w:t>
            </w:r>
          </w:p>
        </w:tc>
        <w:tc>
          <w:tcPr>
            <w:tcW w:w="1110" w:type="dxa"/>
          </w:tcPr>
          <w:p w14:paraId="735417D4" w14:textId="77777777" w:rsidR="000829C4" w:rsidRDefault="00000000">
            <w:pPr>
              <w:jc w:val="center"/>
            </w:pPr>
            <w:r>
              <w:rPr>
                <w:rFonts w:hint="eastAsia"/>
              </w:rPr>
              <w:t>参照</w:t>
            </w:r>
          </w:p>
        </w:tc>
        <w:tc>
          <w:tcPr>
            <w:tcW w:w="1089" w:type="dxa"/>
          </w:tcPr>
          <w:p w14:paraId="7C231A25" w14:textId="77777777" w:rsidR="000829C4" w:rsidRDefault="00000000">
            <w:pPr>
              <w:jc w:val="center"/>
            </w:pPr>
            <w:r>
              <w:rPr>
                <w:rFonts w:hint="eastAsia"/>
                <w:lang w:eastAsia="zh"/>
              </w:rPr>
              <w:t>手动选择</w:t>
            </w:r>
          </w:p>
        </w:tc>
        <w:tc>
          <w:tcPr>
            <w:tcW w:w="1429" w:type="dxa"/>
          </w:tcPr>
          <w:p w14:paraId="69AF00A3" w14:textId="77777777" w:rsidR="000829C4" w:rsidRDefault="00000000">
            <w:pPr>
              <w:jc w:val="center"/>
            </w:pPr>
            <w:r>
              <w:rPr>
                <w:rFonts w:hint="eastAsia"/>
              </w:rPr>
              <w:t>否</w:t>
            </w:r>
          </w:p>
        </w:tc>
        <w:tc>
          <w:tcPr>
            <w:tcW w:w="3330" w:type="dxa"/>
          </w:tcPr>
          <w:p w14:paraId="79B86F83" w14:textId="77777777" w:rsidR="000829C4" w:rsidRDefault="00000000">
            <w:r>
              <w:rPr>
                <w:rFonts w:hint="eastAsia"/>
              </w:rPr>
              <w:t>参照合同性质自定义档案</w:t>
            </w:r>
          </w:p>
        </w:tc>
      </w:tr>
      <w:tr w:rsidR="000829C4" w14:paraId="5ED89BEB" w14:textId="77777777">
        <w:tc>
          <w:tcPr>
            <w:tcW w:w="1561" w:type="dxa"/>
          </w:tcPr>
          <w:p w14:paraId="59F309F9" w14:textId="77777777" w:rsidR="000829C4" w:rsidRDefault="00000000">
            <w:r>
              <w:rPr>
                <w:rFonts w:hint="eastAsia"/>
              </w:rPr>
              <w:t>凭证编码</w:t>
            </w:r>
            <w:r>
              <w:rPr>
                <w:rFonts w:hint="eastAsia"/>
              </w:rPr>
              <w:t>/</w:t>
            </w:r>
            <w:r>
              <w:rPr>
                <w:rFonts w:hint="eastAsia"/>
              </w:rPr>
              <w:t>名称</w:t>
            </w:r>
          </w:p>
        </w:tc>
        <w:tc>
          <w:tcPr>
            <w:tcW w:w="1110" w:type="dxa"/>
          </w:tcPr>
          <w:p w14:paraId="5BD27C1B" w14:textId="77777777" w:rsidR="000829C4" w:rsidRDefault="00000000">
            <w:pPr>
              <w:jc w:val="center"/>
            </w:pPr>
            <w:r>
              <w:rPr>
                <w:rFonts w:hint="eastAsia"/>
              </w:rPr>
              <w:t>字符</w:t>
            </w:r>
          </w:p>
        </w:tc>
        <w:tc>
          <w:tcPr>
            <w:tcW w:w="1089" w:type="dxa"/>
          </w:tcPr>
          <w:p w14:paraId="34F0122B" w14:textId="77777777" w:rsidR="000829C4" w:rsidRDefault="00000000">
            <w:pPr>
              <w:jc w:val="center"/>
            </w:pPr>
            <w:r>
              <w:rPr>
                <w:rFonts w:hint="eastAsia"/>
              </w:rPr>
              <w:t>手工录入</w:t>
            </w:r>
          </w:p>
        </w:tc>
        <w:tc>
          <w:tcPr>
            <w:tcW w:w="1429" w:type="dxa"/>
          </w:tcPr>
          <w:p w14:paraId="78F5C6D9" w14:textId="77777777" w:rsidR="000829C4" w:rsidRDefault="00000000">
            <w:pPr>
              <w:jc w:val="center"/>
            </w:pPr>
            <w:r>
              <w:rPr>
                <w:rFonts w:hint="eastAsia"/>
              </w:rPr>
              <w:t>否</w:t>
            </w:r>
          </w:p>
        </w:tc>
        <w:tc>
          <w:tcPr>
            <w:tcW w:w="3330" w:type="dxa"/>
          </w:tcPr>
          <w:p w14:paraId="07DA5AC3" w14:textId="77777777" w:rsidR="000829C4" w:rsidRDefault="00000000">
            <w:r>
              <w:rPr>
                <w:rFonts w:hint="eastAsia"/>
              </w:rPr>
              <w:t>模糊匹配</w:t>
            </w:r>
          </w:p>
        </w:tc>
      </w:tr>
      <w:tr w:rsidR="000829C4" w14:paraId="5919495D" w14:textId="77777777">
        <w:tc>
          <w:tcPr>
            <w:tcW w:w="1561" w:type="dxa"/>
          </w:tcPr>
          <w:p w14:paraId="36E25F3D" w14:textId="77777777" w:rsidR="000829C4" w:rsidRDefault="00000000">
            <w:r>
              <w:rPr>
                <w:rFonts w:hint="eastAsia"/>
              </w:rPr>
              <w:t>签订日期起</w:t>
            </w:r>
          </w:p>
        </w:tc>
        <w:tc>
          <w:tcPr>
            <w:tcW w:w="1110" w:type="dxa"/>
          </w:tcPr>
          <w:p w14:paraId="256C6AF9" w14:textId="77777777" w:rsidR="000829C4" w:rsidRDefault="00000000">
            <w:pPr>
              <w:jc w:val="center"/>
            </w:pPr>
            <w:r>
              <w:rPr>
                <w:rFonts w:hint="eastAsia"/>
              </w:rPr>
              <w:t>日历控件</w:t>
            </w:r>
          </w:p>
        </w:tc>
        <w:tc>
          <w:tcPr>
            <w:tcW w:w="1089" w:type="dxa"/>
          </w:tcPr>
          <w:p w14:paraId="4B5094B1" w14:textId="77777777" w:rsidR="000829C4" w:rsidRDefault="00000000">
            <w:pPr>
              <w:jc w:val="center"/>
            </w:pPr>
            <w:r>
              <w:rPr>
                <w:rFonts w:hint="eastAsia"/>
                <w:lang w:eastAsia="zh"/>
              </w:rPr>
              <w:t>手动选择</w:t>
            </w:r>
          </w:p>
        </w:tc>
        <w:tc>
          <w:tcPr>
            <w:tcW w:w="1429" w:type="dxa"/>
          </w:tcPr>
          <w:p w14:paraId="6D653A04" w14:textId="77777777" w:rsidR="000829C4" w:rsidRDefault="00000000">
            <w:pPr>
              <w:jc w:val="center"/>
            </w:pPr>
            <w:r>
              <w:rPr>
                <w:rFonts w:hint="eastAsia"/>
              </w:rPr>
              <w:t>否</w:t>
            </w:r>
          </w:p>
        </w:tc>
        <w:tc>
          <w:tcPr>
            <w:tcW w:w="3330" w:type="dxa"/>
          </w:tcPr>
          <w:p w14:paraId="5F6FA4FC" w14:textId="77777777" w:rsidR="000829C4" w:rsidRDefault="000829C4"/>
        </w:tc>
      </w:tr>
      <w:tr w:rsidR="000829C4" w14:paraId="3DC87C7D" w14:textId="77777777">
        <w:tc>
          <w:tcPr>
            <w:tcW w:w="1561" w:type="dxa"/>
          </w:tcPr>
          <w:p w14:paraId="3A204B41" w14:textId="77777777" w:rsidR="000829C4" w:rsidRDefault="00000000">
            <w:r>
              <w:rPr>
                <w:rFonts w:hint="eastAsia"/>
              </w:rPr>
              <w:t>签订日期止</w:t>
            </w:r>
          </w:p>
        </w:tc>
        <w:tc>
          <w:tcPr>
            <w:tcW w:w="1110" w:type="dxa"/>
          </w:tcPr>
          <w:p w14:paraId="03F3C79F" w14:textId="77777777" w:rsidR="000829C4" w:rsidRDefault="00000000">
            <w:pPr>
              <w:jc w:val="center"/>
            </w:pPr>
            <w:r>
              <w:rPr>
                <w:rFonts w:hint="eastAsia"/>
              </w:rPr>
              <w:t>日历控件</w:t>
            </w:r>
          </w:p>
        </w:tc>
        <w:tc>
          <w:tcPr>
            <w:tcW w:w="1089" w:type="dxa"/>
          </w:tcPr>
          <w:p w14:paraId="3A3DCB6B" w14:textId="77777777" w:rsidR="000829C4" w:rsidRDefault="00000000">
            <w:pPr>
              <w:jc w:val="center"/>
            </w:pPr>
            <w:r>
              <w:rPr>
                <w:rFonts w:hint="eastAsia"/>
                <w:lang w:eastAsia="zh"/>
              </w:rPr>
              <w:t>手动选择</w:t>
            </w:r>
          </w:p>
        </w:tc>
        <w:tc>
          <w:tcPr>
            <w:tcW w:w="1429" w:type="dxa"/>
          </w:tcPr>
          <w:p w14:paraId="6FB1AB99" w14:textId="77777777" w:rsidR="000829C4" w:rsidRDefault="00000000">
            <w:pPr>
              <w:jc w:val="center"/>
            </w:pPr>
            <w:r>
              <w:rPr>
                <w:rFonts w:hint="eastAsia"/>
              </w:rPr>
              <w:t>否</w:t>
            </w:r>
          </w:p>
        </w:tc>
        <w:tc>
          <w:tcPr>
            <w:tcW w:w="3330" w:type="dxa"/>
          </w:tcPr>
          <w:p w14:paraId="0E1103B9" w14:textId="77777777" w:rsidR="000829C4" w:rsidRDefault="000829C4"/>
        </w:tc>
      </w:tr>
    </w:tbl>
    <w:p w14:paraId="4F5CAEA9" w14:textId="77777777" w:rsidR="000829C4" w:rsidRDefault="000829C4"/>
    <w:p w14:paraId="31A56EC6" w14:textId="77777777" w:rsidR="000829C4" w:rsidRDefault="00000000">
      <w:r>
        <w:rPr>
          <w:rFonts w:hint="eastAsia"/>
        </w:rPr>
        <w:lastRenderedPageBreak/>
        <w:t>列表字段：</w:t>
      </w:r>
    </w:p>
    <w:tbl>
      <w:tblPr>
        <w:tblStyle w:val="ab"/>
        <w:tblW w:w="0" w:type="auto"/>
        <w:tblLook w:val="04A0" w:firstRow="1" w:lastRow="0" w:firstColumn="1" w:lastColumn="0" w:noHBand="0" w:noVBand="1"/>
      </w:tblPr>
      <w:tblGrid>
        <w:gridCol w:w="1507"/>
        <w:gridCol w:w="1101"/>
        <w:gridCol w:w="1050"/>
        <w:gridCol w:w="1371"/>
        <w:gridCol w:w="3267"/>
      </w:tblGrid>
      <w:tr w:rsidR="000829C4" w14:paraId="2ACEE4AD" w14:textId="77777777">
        <w:tc>
          <w:tcPr>
            <w:tcW w:w="1561" w:type="dxa"/>
            <w:shd w:val="clear" w:color="auto" w:fill="DEEBF6" w:themeFill="accent1" w:themeFillTint="32"/>
          </w:tcPr>
          <w:p w14:paraId="3297728E"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77127624"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1A4B4B00"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558905A8"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04AAE2E4" w14:textId="77777777" w:rsidR="000829C4" w:rsidRDefault="00000000">
            <w:pPr>
              <w:jc w:val="center"/>
              <w:rPr>
                <w:b/>
                <w:bCs/>
              </w:rPr>
            </w:pPr>
            <w:r>
              <w:rPr>
                <w:rFonts w:hint="eastAsia"/>
                <w:b/>
                <w:bCs/>
              </w:rPr>
              <w:t>备注</w:t>
            </w:r>
          </w:p>
        </w:tc>
      </w:tr>
      <w:tr w:rsidR="000829C4" w14:paraId="0E7FA408" w14:textId="77777777">
        <w:tc>
          <w:tcPr>
            <w:tcW w:w="1561" w:type="dxa"/>
          </w:tcPr>
          <w:p w14:paraId="5E277BE4" w14:textId="77777777" w:rsidR="000829C4" w:rsidRDefault="00000000">
            <w:r>
              <w:rPr>
                <w:rFonts w:hint="eastAsia"/>
              </w:rPr>
              <w:t>单据编号</w:t>
            </w:r>
          </w:p>
        </w:tc>
        <w:tc>
          <w:tcPr>
            <w:tcW w:w="1110" w:type="dxa"/>
          </w:tcPr>
          <w:p w14:paraId="2BC8B8C4" w14:textId="77777777" w:rsidR="000829C4" w:rsidRDefault="00000000">
            <w:pPr>
              <w:jc w:val="center"/>
            </w:pPr>
            <w:r>
              <w:rPr>
                <w:rFonts w:hint="eastAsia"/>
              </w:rPr>
              <w:t>字符</w:t>
            </w:r>
          </w:p>
        </w:tc>
        <w:tc>
          <w:tcPr>
            <w:tcW w:w="1089" w:type="dxa"/>
          </w:tcPr>
          <w:p w14:paraId="4E64F000" w14:textId="77777777" w:rsidR="000829C4" w:rsidRDefault="00000000">
            <w:pPr>
              <w:jc w:val="center"/>
            </w:pPr>
            <w:r>
              <w:rPr>
                <w:rFonts w:hint="eastAsia"/>
              </w:rPr>
              <w:t>自动生成</w:t>
            </w:r>
          </w:p>
        </w:tc>
        <w:tc>
          <w:tcPr>
            <w:tcW w:w="1429" w:type="dxa"/>
          </w:tcPr>
          <w:p w14:paraId="1157FDB4" w14:textId="77777777" w:rsidR="000829C4" w:rsidRDefault="00000000">
            <w:pPr>
              <w:jc w:val="center"/>
            </w:pPr>
            <w:r>
              <w:rPr>
                <w:rFonts w:hint="eastAsia"/>
              </w:rPr>
              <w:t>是</w:t>
            </w:r>
          </w:p>
        </w:tc>
        <w:tc>
          <w:tcPr>
            <w:tcW w:w="3330" w:type="dxa"/>
          </w:tcPr>
          <w:p w14:paraId="77ACA3BA" w14:textId="77777777" w:rsidR="000829C4" w:rsidRDefault="00000000">
            <w:pPr>
              <w:spacing w:before="120"/>
              <w:jc w:val="left"/>
            </w:pPr>
            <w:r>
              <w:rPr>
                <w:rFonts w:hint="eastAsia"/>
              </w:rPr>
              <w:t>自动生成，编码规则为</w:t>
            </w:r>
            <w:r>
              <w:rPr>
                <w:rFonts w:hint="eastAsia"/>
              </w:rPr>
              <w:t>YSPZTZ</w:t>
            </w:r>
            <w:r>
              <w:rPr>
                <w:rFonts w:ascii="Times New Roman" w:eastAsia="楷体" w:hint="eastAsia"/>
              </w:rPr>
              <w:t>+</w:t>
            </w:r>
            <w:r>
              <w:rPr>
                <w:rFonts w:hint="eastAsia"/>
              </w:rPr>
              <w:t>日期</w:t>
            </w:r>
            <w:r>
              <w:rPr>
                <w:rFonts w:hint="eastAsia"/>
              </w:rPr>
              <w:t>+</w:t>
            </w:r>
            <w:r>
              <w:rPr>
                <w:rFonts w:hint="eastAsia"/>
              </w:rPr>
              <w:t>序号，如</w:t>
            </w:r>
            <w:r>
              <w:rPr>
                <w:rFonts w:hint="eastAsia"/>
              </w:rPr>
              <w:t>GXHLTZ2021011300001</w:t>
            </w:r>
          </w:p>
          <w:p w14:paraId="3511FF65"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627005AA" w14:textId="77777777">
        <w:tc>
          <w:tcPr>
            <w:tcW w:w="1561" w:type="dxa"/>
          </w:tcPr>
          <w:p w14:paraId="51C46E51" w14:textId="77777777" w:rsidR="000829C4" w:rsidRDefault="00000000">
            <w:r>
              <w:rPr>
                <w:rFonts w:hint="eastAsia"/>
              </w:rPr>
              <w:t>机构</w:t>
            </w:r>
          </w:p>
        </w:tc>
        <w:tc>
          <w:tcPr>
            <w:tcW w:w="1110" w:type="dxa"/>
          </w:tcPr>
          <w:p w14:paraId="77C90817" w14:textId="77777777" w:rsidR="000829C4" w:rsidRDefault="00000000">
            <w:pPr>
              <w:jc w:val="center"/>
            </w:pPr>
            <w:r>
              <w:rPr>
                <w:rFonts w:hint="eastAsia"/>
              </w:rPr>
              <w:t>参照</w:t>
            </w:r>
          </w:p>
        </w:tc>
        <w:tc>
          <w:tcPr>
            <w:tcW w:w="1089" w:type="dxa"/>
          </w:tcPr>
          <w:p w14:paraId="7648656B" w14:textId="77777777" w:rsidR="000829C4" w:rsidRDefault="00000000">
            <w:pPr>
              <w:jc w:val="center"/>
            </w:pPr>
            <w:r>
              <w:rPr>
                <w:rFonts w:hint="eastAsia"/>
              </w:rPr>
              <w:t>手动选择</w:t>
            </w:r>
          </w:p>
        </w:tc>
        <w:tc>
          <w:tcPr>
            <w:tcW w:w="1429" w:type="dxa"/>
          </w:tcPr>
          <w:p w14:paraId="5267BEDE" w14:textId="77777777" w:rsidR="000829C4" w:rsidRDefault="00000000">
            <w:pPr>
              <w:jc w:val="center"/>
            </w:pPr>
            <w:r>
              <w:rPr>
                <w:rFonts w:hint="eastAsia"/>
              </w:rPr>
              <w:t>是</w:t>
            </w:r>
          </w:p>
        </w:tc>
        <w:tc>
          <w:tcPr>
            <w:tcW w:w="3330" w:type="dxa"/>
          </w:tcPr>
          <w:p w14:paraId="7112345F" w14:textId="77777777" w:rsidR="000829C4" w:rsidRDefault="00000000">
            <w:r>
              <w:rPr>
                <w:rFonts w:hint="eastAsia"/>
              </w:rPr>
              <w:t>参照机构，增加用户权限</w:t>
            </w:r>
          </w:p>
        </w:tc>
      </w:tr>
      <w:tr w:rsidR="000829C4" w14:paraId="3D901894" w14:textId="77777777">
        <w:tc>
          <w:tcPr>
            <w:tcW w:w="1561" w:type="dxa"/>
          </w:tcPr>
          <w:p w14:paraId="7E962CFC" w14:textId="77777777" w:rsidR="000829C4" w:rsidRDefault="00000000">
            <w:r>
              <w:rPr>
                <w:rFonts w:hint="eastAsia"/>
              </w:rPr>
              <w:t>合同承办部门</w:t>
            </w:r>
          </w:p>
        </w:tc>
        <w:tc>
          <w:tcPr>
            <w:tcW w:w="1110" w:type="dxa"/>
          </w:tcPr>
          <w:p w14:paraId="6248C4C5" w14:textId="77777777" w:rsidR="000829C4" w:rsidRDefault="00000000">
            <w:pPr>
              <w:jc w:val="center"/>
            </w:pPr>
            <w:r>
              <w:rPr>
                <w:rFonts w:hint="eastAsia"/>
              </w:rPr>
              <w:t>字符（</w:t>
            </w:r>
            <w:r>
              <w:rPr>
                <w:rFonts w:hint="eastAsia"/>
              </w:rPr>
              <w:t>100</w:t>
            </w:r>
            <w:r>
              <w:rPr>
                <w:rFonts w:hint="eastAsia"/>
              </w:rPr>
              <w:t>）</w:t>
            </w:r>
          </w:p>
        </w:tc>
        <w:tc>
          <w:tcPr>
            <w:tcW w:w="1089" w:type="dxa"/>
          </w:tcPr>
          <w:p w14:paraId="1CB191E9" w14:textId="77777777" w:rsidR="000829C4" w:rsidRDefault="00000000">
            <w:pPr>
              <w:jc w:val="center"/>
            </w:pPr>
            <w:r>
              <w:rPr>
                <w:rFonts w:hint="eastAsia"/>
              </w:rPr>
              <w:t>手工录入</w:t>
            </w:r>
          </w:p>
        </w:tc>
        <w:tc>
          <w:tcPr>
            <w:tcW w:w="1429" w:type="dxa"/>
          </w:tcPr>
          <w:p w14:paraId="6337510A" w14:textId="77777777" w:rsidR="000829C4" w:rsidRDefault="00000000">
            <w:pPr>
              <w:jc w:val="center"/>
            </w:pPr>
            <w:r>
              <w:rPr>
                <w:rFonts w:hint="eastAsia"/>
              </w:rPr>
              <w:t>是</w:t>
            </w:r>
          </w:p>
        </w:tc>
        <w:tc>
          <w:tcPr>
            <w:tcW w:w="3330" w:type="dxa"/>
          </w:tcPr>
          <w:p w14:paraId="5C2CCBB7" w14:textId="77777777" w:rsidR="000829C4" w:rsidRDefault="000829C4"/>
        </w:tc>
      </w:tr>
      <w:tr w:rsidR="000829C4" w14:paraId="5EA51506" w14:textId="77777777">
        <w:tc>
          <w:tcPr>
            <w:tcW w:w="1561" w:type="dxa"/>
          </w:tcPr>
          <w:p w14:paraId="5C0BAB39" w14:textId="77777777" w:rsidR="000829C4" w:rsidRDefault="00000000">
            <w:r>
              <w:rPr>
                <w:rFonts w:hint="eastAsia"/>
              </w:rPr>
              <w:t>合同承办人</w:t>
            </w:r>
          </w:p>
        </w:tc>
        <w:tc>
          <w:tcPr>
            <w:tcW w:w="1110" w:type="dxa"/>
          </w:tcPr>
          <w:p w14:paraId="46B49228" w14:textId="77777777" w:rsidR="000829C4" w:rsidRDefault="00000000">
            <w:pPr>
              <w:jc w:val="center"/>
            </w:pPr>
            <w:r>
              <w:rPr>
                <w:rFonts w:hint="eastAsia"/>
              </w:rPr>
              <w:t>字符（</w:t>
            </w:r>
            <w:r>
              <w:rPr>
                <w:rFonts w:hint="eastAsia"/>
              </w:rPr>
              <w:t>100</w:t>
            </w:r>
            <w:r>
              <w:rPr>
                <w:rFonts w:hint="eastAsia"/>
              </w:rPr>
              <w:t>）</w:t>
            </w:r>
          </w:p>
        </w:tc>
        <w:tc>
          <w:tcPr>
            <w:tcW w:w="1089" w:type="dxa"/>
          </w:tcPr>
          <w:p w14:paraId="1857EA51" w14:textId="77777777" w:rsidR="000829C4" w:rsidRDefault="00000000">
            <w:pPr>
              <w:jc w:val="center"/>
            </w:pPr>
            <w:r>
              <w:rPr>
                <w:rFonts w:hint="eastAsia"/>
              </w:rPr>
              <w:t>手工录入</w:t>
            </w:r>
          </w:p>
        </w:tc>
        <w:tc>
          <w:tcPr>
            <w:tcW w:w="1429" w:type="dxa"/>
          </w:tcPr>
          <w:p w14:paraId="7FC4DA79" w14:textId="77777777" w:rsidR="000829C4" w:rsidRDefault="00000000">
            <w:pPr>
              <w:jc w:val="center"/>
            </w:pPr>
            <w:r>
              <w:rPr>
                <w:rFonts w:hint="eastAsia"/>
              </w:rPr>
              <w:t>是</w:t>
            </w:r>
          </w:p>
        </w:tc>
        <w:tc>
          <w:tcPr>
            <w:tcW w:w="3330" w:type="dxa"/>
          </w:tcPr>
          <w:p w14:paraId="3DFE44E0" w14:textId="77777777" w:rsidR="000829C4" w:rsidRDefault="000829C4"/>
        </w:tc>
      </w:tr>
      <w:tr w:rsidR="000829C4" w14:paraId="3F28FFE3" w14:textId="77777777">
        <w:tc>
          <w:tcPr>
            <w:tcW w:w="1561" w:type="dxa"/>
          </w:tcPr>
          <w:p w14:paraId="7E24643D" w14:textId="77777777" w:rsidR="000829C4" w:rsidRDefault="00000000">
            <w:r>
              <w:rPr>
                <w:rFonts w:hint="eastAsia"/>
              </w:rPr>
              <w:t>合同性质</w:t>
            </w:r>
          </w:p>
        </w:tc>
        <w:tc>
          <w:tcPr>
            <w:tcW w:w="1110" w:type="dxa"/>
          </w:tcPr>
          <w:p w14:paraId="552668ED" w14:textId="77777777" w:rsidR="000829C4" w:rsidRDefault="00000000">
            <w:pPr>
              <w:jc w:val="center"/>
            </w:pPr>
            <w:r>
              <w:rPr>
                <w:rFonts w:hint="eastAsia"/>
              </w:rPr>
              <w:t>参照</w:t>
            </w:r>
          </w:p>
        </w:tc>
        <w:tc>
          <w:tcPr>
            <w:tcW w:w="1089" w:type="dxa"/>
          </w:tcPr>
          <w:p w14:paraId="3D94342C" w14:textId="77777777" w:rsidR="000829C4" w:rsidRDefault="00000000">
            <w:pPr>
              <w:jc w:val="center"/>
            </w:pPr>
            <w:r>
              <w:rPr>
                <w:rFonts w:hint="eastAsia"/>
                <w:lang w:eastAsia="zh"/>
              </w:rPr>
              <w:t>手动选择</w:t>
            </w:r>
          </w:p>
        </w:tc>
        <w:tc>
          <w:tcPr>
            <w:tcW w:w="1429" w:type="dxa"/>
          </w:tcPr>
          <w:p w14:paraId="79A26149" w14:textId="77777777" w:rsidR="000829C4" w:rsidRDefault="00000000">
            <w:pPr>
              <w:jc w:val="center"/>
            </w:pPr>
            <w:r>
              <w:rPr>
                <w:rFonts w:hint="eastAsia"/>
              </w:rPr>
              <w:t>是</w:t>
            </w:r>
          </w:p>
        </w:tc>
        <w:tc>
          <w:tcPr>
            <w:tcW w:w="3330" w:type="dxa"/>
          </w:tcPr>
          <w:p w14:paraId="657B1D89" w14:textId="77777777" w:rsidR="000829C4" w:rsidRDefault="00000000">
            <w:r>
              <w:rPr>
                <w:rFonts w:hint="eastAsia"/>
              </w:rPr>
              <w:t>参照合同性质自定义档案</w:t>
            </w:r>
          </w:p>
        </w:tc>
      </w:tr>
      <w:tr w:rsidR="000829C4" w14:paraId="5381DD58" w14:textId="77777777">
        <w:tc>
          <w:tcPr>
            <w:tcW w:w="1561" w:type="dxa"/>
          </w:tcPr>
          <w:p w14:paraId="22ED8F9E" w14:textId="77777777" w:rsidR="000829C4" w:rsidRDefault="00000000">
            <w:r>
              <w:rPr>
                <w:rFonts w:hint="eastAsia"/>
              </w:rPr>
              <w:t>税目</w:t>
            </w:r>
          </w:p>
        </w:tc>
        <w:tc>
          <w:tcPr>
            <w:tcW w:w="1110" w:type="dxa"/>
          </w:tcPr>
          <w:p w14:paraId="0EAB664F" w14:textId="77777777" w:rsidR="000829C4" w:rsidRDefault="00000000">
            <w:pPr>
              <w:jc w:val="center"/>
            </w:pPr>
            <w:r>
              <w:rPr>
                <w:rFonts w:hint="eastAsia"/>
              </w:rPr>
              <w:t>参照</w:t>
            </w:r>
          </w:p>
        </w:tc>
        <w:tc>
          <w:tcPr>
            <w:tcW w:w="1089" w:type="dxa"/>
          </w:tcPr>
          <w:p w14:paraId="6080AA3B" w14:textId="77777777" w:rsidR="000829C4" w:rsidRDefault="00000000">
            <w:pPr>
              <w:jc w:val="center"/>
            </w:pPr>
            <w:r>
              <w:rPr>
                <w:rFonts w:hint="eastAsia"/>
                <w:lang w:eastAsia="zh"/>
              </w:rPr>
              <w:t>手动选择</w:t>
            </w:r>
          </w:p>
        </w:tc>
        <w:tc>
          <w:tcPr>
            <w:tcW w:w="1429" w:type="dxa"/>
          </w:tcPr>
          <w:p w14:paraId="430F88DA" w14:textId="77777777" w:rsidR="000829C4" w:rsidRDefault="00000000">
            <w:pPr>
              <w:jc w:val="center"/>
            </w:pPr>
            <w:r>
              <w:rPr>
                <w:rFonts w:hint="eastAsia"/>
              </w:rPr>
              <w:t>是</w:t>
            </w:r>
          </w:p>
        </w:tc>
        <w:tc>
          <w:tcPr>
            <w:tcW w:w="3330" w:type="dxa"/>
          </w:tcPr>
          <w:p w14:paraId="4601F0DB" w14:textId="77777777" w:rsidR="000829C4" w:rsidRDefault="00000000">
            <w:r>
              <w:rPr>
                <w:rFonts w:hint="eastAsia"/>
              </w:rPr>
              <w:t>根据税目规则自动带出所选合同性质对应的税目，可编辑，参照印花税税目</w:t>
            </w:r>
          </w:p>
        </w:tc>
      </w:tr>
      <w:tr w:rsidR="000829C4" w14:paraId="19DDD93A" w14:textId="77777777">
        <w:tc>
          <w:tcPr>
            <w:tcW w:w="1561" w:type="dxa"/>
          </w:tcPr>
          <w:p w14:paraId="3815665D" w14:textId="77777777" w:rsidR="000829C4" w:rsidRDefault="00000000">
            <w:r>
              <w:rPr>
                <w:rFonts w:hint="eastAsia"/>
              </w:rPr>
              <w:t>子目</w:t>
            </w:r>
          </w:p>
        </w:tc>
        <w:tc>
          <w:tcPr>
            <w:tcW w:w="1110" w:type="dxa"/>
          </w:tcPr>
          <w:p w14:paraId="2804DF1E" w14:textId="77777777" w:rsidR="000829C4" w:rsidRDefault="00000000">
            <w:pPr>
              <w:jc w:val="center"/>
            </w:pPr>
            <w:r>
              <w:rPr>
                <w:rFonts w:hint="eastAsia"/>
              </w:rPr>
              <w:t>字符（</w:t>
            </w:r>
            <w:r>
              <w:rPr>
                <w:rFonts w:hint="eastAsia"/>
              </w:rPr>
              <w:t>100</w:t>
            </w:r>
            <w:r>
              <w:rPr>
                <w:rFonts w:hint="eastAsia"/>
              </w:rPr>
              <w:t>）</w:t>
            </w:r>
          </w:p>
        </w:tc>
        <w:tc>
          <w:tcPr>
            <w:tcW w:w="1089" w:type="dxa"/>
          </w:tcPr>
          <w:p w14:paraId="5DF059DD" w14:textId="77777777" w:rsidR="000829C4" w:rsidRDefault="00000000">
            <w:pPr>
              <w:jc w:val="center"/>
            </w:pPr>
            <w:r>
              <w:rPr>
                <w:rFonts w:hint="eastAsia"/>
              </w:rPr>
              <w:t>手工录入</w:t>
            </w:r>
          </w:p>
        </w:tc>
        <w:tc>
          <w:tcPr>
            <w:tcW w:w="1429" w:type="dxa"/>
          </w:tcPr>
          <w:p w14:paraId="68B45690" w14:textId="77777777" w:rsidR="000829C4" w:rsidRDefault="00000000">
            <w:pPr>
              <w:jc w:val="center"/>
            </w:pPr>
            <w:r>
              <w:rPr>
                <w:rFonts w:hint="eastAsia"/>
              </w:rPr>
              <w:t>否</w:t>
            </w:r>
          </w:p>
        </w:tc>
        <w:tc>
          <w:tcPr>
            <w:tcW w:w="3330" w:type="dxa"/>
          </w:tcPr>
          <w:p w14:paraId="6969C600" w14:textId="77777777" w:rsidR="000829C4" w:rsidRDefault="000829C4"/>
        </w:tc>
      </w:tr>
      <w:tr w:rsidR="000829C4" w14:paraId="19A7B048" w14:textId="77777777">
        <w:tc>
          <w:tcPr>
            <w:tcW w:w="1561" w:type="dxa"/>
          </w:tcPr>
          <w:p w14:paraId="6EE336C5" w14:textId="77777777" w:rsidR="000829C4" w:rsidRDefault="00000000">
            <w:r>
              <w:rPr>
                <w:rFonts w:hint="eastAsia"/>
              </w:rPr>
              <w:t>应税凭证类型</w:t>
            </w:r>
          </w:p>
        </w:tc>
        <w:tc>
          <w:tcPr>
            <w:tcW w:w="1110" w:type="dxa"/>
          </w:tcPr>
          <w:p w14:paraId="1DB92652" w14:textId="77777777" w:rsidR="000829C4" w:rsidRDefault="00000000">
            <w:pPr>
              <w:jc w:val="center"/>
            </w:pPr>
            <w:r>
              <w:rPr>
                <w:rFonts w:hint="eastAsia"/>
              </w:rPr>
              <w:t>枚举</w:t>
            </w:r>
          </w:p>
        </w:tc>
        <w:tc>
          <w:tcPr>
            <w:tcW w:w="1089" w:type="dxa"/>
          </w:tcPr>
          <w:p w14:paraId="62FFC9EA" w14:textId="77777777" w:rsidR="000829C4" w:rsidRDefault="00000000">
            <w:pPr>
              <w:jc w:val="center"/>
            </w:pPr>
            <w:r>
              <w:rPr>
                <w:rFonts w:hint="eastAsia"/>
                <w:lang w:eastAsia="zh"/>
              </w:rPr>
              <w:t>手动选择</w:t>
            </w:r>
          </w:p>
        </w:tc>
        <w:tc>
          <w:tcPr>
            <w:tcW w:w="1429" w:type="dxa"/>
          </w:tcPr>
          <w:p w14:paraId="09F203B5" w14:textId="77777777" w:rsidR="000829C4" w:rsidRDefault="00000000">
            <w:pPr>
              <w:jc w:val="center"/>
            </w:pPr>
            <w:r>
              <w:rPr>
                <w:rFonts w:hint="eastAsia"/>
              </w:rPr>
              <w:t>是</w:t>
            </w:r>
          </w:p>
        </w:tc>
        <w:tc>
          <w:tcPr>
            <w:tcW w:w="3330" w:type="dxa"/>
          </w:tcPr>
          <w:p w14:paraId="2484E73C" w14:textId="77777777" w:rsidR="000829C4" w:rsidRDefault="00000000">
            <w:r>
              <w:rPr>
                <w:rFonts w:hint="eastAsia"/>
              </w:rPr>
              <w:t>初始合同</w:t>
            </w:r>
            <w:r>
              <w:rPr>
                <w:rFonts w:hint="eastAsia"/>
              </w:rPr>
              <w:t>/</w:t>
            </w:r>
            <w:r>
              <w:rPr>
                <w:rFonts w:hint="eastAsia"/>
              </w:rPr>
              <w:t>框架合同</w:t>
            </w:r>
            <w:r>
              <w:rPr>
                <w:rFonts w:hint="eastAsia"/>
              </w:rPr>
              <w:t>/</w:t>
            </w:r>
            <w:r>
              <w:rPr>
                <w:rFonts w:hint="eastAsia"/>
              </w:rPr>
              <w:t>结算单</w:t>
            </w:r>
            <w:r>
              <w:rPr>
                <w:rFonts w:hint="eastAsia"/>
              </w:rPr>
              <w:t>/</w:t>
            </w:r>
            <w:r>
              <w:rPr>
                <w:rFonts w:hint="eastAsia"/>
              </w:rPr>
              <w:t>补充协议</w:t>
            </w:r>
            <w:r>
              <w:rPr>
                <w:rFonts w:hint="eastAsia"/>
              </w:rPr>
              <w:t>/</w:t>
            </w:r>
            <w:r>
              <w:rPr>
                <w:rFonts w:hint="eastAsia"/>
              </w:rPr>
              <w:t>其他，单选</w:t>
            </w:r>
          </w:p>
        </w:tc>
      </w:tr>
      <w:tr w:rsidR="000829C4" w14:paraId="332C9453" w14:textId="77777777">
        <w:tc>
          <w:tcPr>
            <w:tcW w:w="1561" w:type="dxa"/>
          </w:tcPr>
          <w:p w14:paraId="51227892" w14:textId="77777777" w:rsidR="000829C4" w:rsidRDefault="00000000">
            <w:r>
              <w:rPr>
                <w:rFonts w:hint="eastAsia"/>
              </w:rPr>
              <w:t>凭证</w:t>
            </w:r>
            <w:r>
              <w:rPr>
                <w:rFonts w:hint="eastAsia"/>
              </w:rPr>
              <w:t>/</w:t>
            </w:r>
            <w:r>
              <w:rPr>
                <w:rFonts w:hint="eastAsia"/>
              </w:rPr>
              <w:t>借款合同编码</w:t>
            </w:r>
          </w:p>
        </w:tc>
        <w:tc>
          <w:tcPr>
            <w:tcW w:w="1110" w:type="dxa"/>
          </w:tcPr>
          <w:p w14:paraId="32785EA5" w14:textId="77777777" w:rsidR="000829C4" w:rsidRDefault="00000000">
            <w:pPr>
              <w:jc w:val="center"/>
            </w:pPr>
            <w:r>
              <w:rPr>
                <w:rFonts w:hint="eastAsia"/>
              </w:rPr>
              <w:t>字符（</w:t>
            </w:r>
            <w:r>
              <w:rPr>
                <w:rFonts w:hint="eastAsia"/>
              </w:rPr>
              <w:t>100</w:t>
            </w:r>
            <w:r>
              <w:rPr>
                <w:rFonts w:hint="eastAsia"/>
              </w:rPr>
              <w:t>）</w:t>
            </w:r>
          </w:p>
        </w:tc>
        <w:tc>
          <w:tcPr>
            <w:tcW w:w="1089" w:type="dxa"/>
          </w:tcPr>
          <w:p w14:paraId="4ED39F1B" w14:textId="77777777" w:rsidR="000829C4" w:rsidRDefault="00000000">
            <w:pPr>
              <w:jc w:val="center"/>
            </w:pPr>
            <w:r>
              <w:rPr>
                <w:rFonts w:hint="eastAsia"/>
              </w:rPr>
              <w:t>手工录入</w:t>
            </w:r>
          </w:p>
        </w:tc>
        <w:tc>
          <w:tcPr>
            <w:tcW w:w="1429" w:type="dxa"/>
          </w:tcPr>
          <w:p w14:paraId="278BAD5F" w14:textId="77777777" w:rsidR="000829C4" w:rsidRDefault="00000000">
            <w:pPr>
              <w:jc w:val="center"/>
            </w:pPr>
            <w:r>
              <w:rPr>
                <w:rFonts w:hint="eastAsia"/>
              </w:rPr>
              <w:t>是</w:t>
            </w:r>
          </w:p>
        </w:tc>
        <w:tc>
          <w:tcPr>
            <w:tcW w:w="3330" w:type="dxa"/>
          </w:tcPr>
          <w:p w14:paraId="3486D1D4" w14:textId="77777777" w:rsidR="000829C4" w:rsidRDefault="00000000">
            <w:r>
              <w:rPr>
                <w:rFonts w:hint="eastAsia"/>
              </w:rPr>
              <w:t>不可重复</w:t>
            </w:r>
          </w:p>
        </w:tc>
      </w:tr>
      <w:tr w:rsidR="000829C4" w14:paraId="5DBE7216" w14:textId="77777777">
        <w:tc>
          <w:tcPr>
            <w:tcW w:w="1561" w:type="dxa"/>
          </w:tcPr>
          <w:p w14:paraId="5042F39E" w14:textId="77777777" w:rsidR="000829C4" w:rsidRDefault="00000000">
            <w:r>
              <w:rPr>
                <w:rFonts w:hint="eastAsia"/>
              </w:rPr>
              <w:t>凭证</w:t>
            </w:r>
            <w:r>
              <w:rPr>
                <w:rFonts w:hint="eastAsia"/>
              </w:rPr>
              <w:t>/</w:t>
            </w:r>
            <w:r>
              <w:rPr>
                <w:rFonts w:hint="eastAsia"/>
              </w:rPr>
              <w:t>借款合同名称</w:t>
            </w:r>
          </w:p>
        </w:tc>
        <w:tc>
          <w:tcPr>
            <w:tcW w:w="1110" w:type="dxa"/>
          </w:tcPr>
          <w:p w14:paraId="3388C878" w14:textId="77777777" w:rsidR="000829C4" w:rsidRDefault="00000000">
            <w:pPr>
              <w:jc w:val="center"/>
            </w:pPr>
            <w:r>
              <w:rPr>
                <w:rFonts w:hint="eastAsia"/>
              </w:rPr>
              <w:t>字符（</w:t>
            </w:r>
            <w:r>
              <w:rPr>
                <w:rFonts w:hint="eastAsia"/>
              </w:rPr>
              <w:t>200</w:t>
            </w:r>
            <w:r>
              <w:rPr>
                <w:rFonts w:hint="eastAsia"/>
              </w:rPr>
              <w:t>）</w:t>
            </w:r>
          </w:p>
        </w:tc>
        <w:tc>
          <w:tcPr>
            <w:tcW w:w="1089" w:type="dxa"/>
          </w:tcPr>
          <w:p w14:paraId="217F75CB" w14:textId="77777777" w:rsidR="000829C4" w:rsidRDefault="00000000">
            <w:pPr>
              <w:jc w:val="center"/>
            </w:pPr>
            <w:r>
              <w:rPr>
                <w:rFonts w:hint="eastAsia"/>
              </w:rPr>
              <w:t>手工录入</w:t>
            </w:r>
          </w:p>
        </w:tc>
        <w:tc>
          <w:tcPr>
            <w:tcW w:w="1429" w:type="dxa"/>
          </w:tcPr>
          <w:p w14:paraId="31D6AA30" w14:textId="77777777" w:rsidR="000829C4" w:rsidRDefault="00000000">
            <w:pPr>
              <w:jc w:val="center"/>
            </w:pPr>
            <w:r>
              <w:rPr>
                <w:rFonts w:hint="eastAsia"/>
              </w:rPr>
              <w:t>是</w:t>
            </w:r>
          </w:p>
        </w:tc>
        <w:tc>
          <w:tcPr>
            <w:tcW w:w="3330" w:type="dxa"/>
          </w:tcPr>
          <w:p w14:paraId="134BCB2E" w14:textId="77777777" w:rsidR="000829C4" w:rsidRDefault="000829C4"/>
        </w:tc>
      </w:tr>
      <w:tr w:rsidR="000829C4" w14:paraId="204A0363" w14:textId="77777777">
        <w:tc>
          <w:tcPr>
            <w:tcW w:w="1561" w:type="dxa"/>
          </w:tcPr>
          <w:p w14:paraId="6E2B8FAE" w14:textId="77777777" w:rsidR="000829C4" w:rsidRDefault="00000000">
            <w:r>
              <w:rPr>
                <w:rFonts w:hint="eastAsia"/>
              </w:rPr>
              <w:t>客户编码</w:t>
            </w:r>
          </w:p>
        </w:tc>
        <w:tc>
          <w:tcPr>
            <w:tcW w:w="1110" w:type="dxa"/>
          </w:tcPr>
          <w:p w14:paraId="1833F050" w14:textId="77777777" w:rsidR="000829C4" w:rsidRDefault="00000000">
            <w:pPr>
              <w:jc w:val="center"/>
            </w:pPr>
            <w:r>
              <w:rPr>
                <w:rFonts w:hint="eastAsia"/>
              </w:rPr>
              <w:t>字符（</w:t>
            </w:r>
            <w:r>
              <w:rPr>
                <w:rFonts w:hint="eastAsia"/>
              </w:rPr>
              <w:t>100</w:t>
            </w:r>
            <w:r>
              <w:rPr>
                <w:rFonts w:hint="eastAsia"/>
              </w:rPr>
              <w:t>）</w:t>
            </w:r>
          </w:p>
        </w:tc>
        <w:tc>
          <w:tcPr>
            <w:tcW w:w="1089" w:type="dxa"/>
          </w:tcPr>
          <w:p w14:paraId="1B96E855" w14:textId="77777777" w:rsidR="000829C4" w:rsidRDefault="00000000">
            <w:pPr>
              <w:jc w:val="center"/>
            </w:pPr>
            <w:r>
              <w:rPr>
                <w:rFonts w:hint="eastAsia"/>
              </w:rPr>
              <w:t>手工录入</w:t>
            </w:r>
          </w:p>
        </w:tc>
        <w:tc>
          <w:tcPr>
            <w:tcW w:w="1429" w:type="dxa"/>
          </w:tcPr>
          <w:p w14:paraId="075BD25C" w14:textId="77777777" w:rsidR="000829C4" w:rsidRDefault="00000000">
            <w:pPr>
              <w:jc w:val="center"/>
            </w:pPr>
            <w:r>
              <w:rPr>
                <w:rFonts w:hint="eastAsia"/>
              </w:rPr>
              <w:t>是</w:t>
            </w:r>
          </w:p>
        </w:tc>
        <w:tc>
          <w:tcPr>
            <w:tcW w:w="3330" w:type="dxa"/>
          </w:tcPr>
          <w:p w14:paraId="68A1BFDA" w14:textId="77777777" w:rsidR="000829C4" w:rsidRDefault="000829C4"/>
        </w:tc>
      </w:tr>
      <w:tr w:rsidR="000829C4" w14:paraId="14D4F981" w14:textId="77777777">
        <w:tc>
          <w:tcPr>
            <w:tcW w:w="1561" w:type="dxa"/>
          </w:tcPr>
          <w:p w14:paraId="5270A3BD" w14:textId="77777777" w:rsidR="000829C4" w:rsidRDefault="00000000">
            <w:r>
              <w:rPr>
                <w:rFonts w:hint="eastAsia"/>
              </w:rPr>
              <w:lastRenderedPageBreak/>
              <w:t>对方书立人名称</w:t>
            </w:r>
          </w:p>
        </w:tc>
        <w:tc>
          <w:tcPr>
            <w:tcW w:w="1110" w:type="dxa"/>
          </w:tcPr>
          <w:p w14:paraId="46465B08" w14:textId="77777777" w:rsidR="000829C4" w:rsidRDefault="00000000">
            <w:pPr>
              <w:jc w:val="center"/>
            </w:pPr>
            <w:r>
              <w:rPr>
                <w:rFonts w:hint="eastAsia"/>
              </w:rPr>
              <w:t>字符（</w:t>
            </w:r>
            <w:r>
              <w:rPr>
                <w:rFonts w:hint="eastAsia"/>
              </w:rPr>
              <w:t>100</w:t>
            </w:r>
            <w:r>
              <w:rPr>
                <w:rFonts w:hint="eastAsia"/>
              </w:rPr>
              <w:t>）</w:t>
            </w:r>
          </w:p>
        </w:tc>
        <w:tc>
          <w:tcPr>
            <w:tcW w:w="1089" w:type="dxa"/>
          </w:tcPr>
          <w:p w14:paraId="141F25CA" w14:textId="77777777" w:rsidR="000829C4" w:rsidRDefault="00000000">
            <w:pPr>
              <w:jc w:val="center"/>
            </w:pPr>
            <w:r>
              <w:rPr>
                <w:rFonts w:hint="eastAsia"/>
              </w:rPr>
              <w:t>手工录入</w:t>
            </w:r>
          </w:p>
        </w:tc>
        <w:tc>
          <w:tcPr>
            <w:tcW w:w="1429" w:type="dxa"/>
          </w:tcPr>
          <w:p w14:paraId="09F96EBC" w14:textId="77777777" w:rsidR="000829C4" w:rsidRDefault="00000000">
            <w:pPr>
              <w:jc w:val="center"/>
            </w:pPr>
            <w:r>
              <w:rPr>
                <w:rFonts w:hint="eastAsia"/>
              </w:rPr>
              <w:t>否</w:t>
            </w:r>
          </w:p>
        </w:tc>
        <w:tc>
          <w:tcPr>
            <w:tcW w:w="3330" w:type="dxa"/>
          </w:tcPr>
          <w:p w14:paraId="4119C630" w14:textId="77777777" w:rsidR="000829C4" w:rsidRDefault="000829C4"/>
        </w:tc>
      </w:tr>
      <w:tr w:rsidR="000829C4" w14:paraId="46501062" w14:textId="77777777">
        <w:tc>
          <w:tcPr>
            <w:tcW w:w="1561" w:type="dxa"/>
          </w:tcPr>
          <w:p w14:paraId="49748A14" w14:textId="77777777" w:rsidR="000829C4" w:rsidRDefault="00000000">
            <w:r>
              <w:rPr>
                <w:rFonts w:hint="eastAsia"/>
              </w:rPr>
              <w:t>对方书立人纳税人识别号</w:t>
            </w:r>
          </w:p>
        </w:tc>
        <w:tc>
          <w:tcPr>
            <w:tcW w:w="1110" w:type="dxa"/>
          </w:tcPr>
          <w:p w14:paraId="16E1EE4B" w14:textId="77777777" w:rsidR="000829C4" w:rsidRDefault="00000000">
            <w:pPr>
              <w:jc w:val="center"/>
            </w:pPr>
            <w:r>
              <w:rPr>
                <w:rFonts w:hint="eastAsia"/>
              </w:rPr>
              <w:t>字符（</w:t>
            </w:r>
            <w:r>
              <w:rPr>
                <w:rFonts w:hint="eastAsia"/>
              </w:rPr>
              <w:t>100</w:t>
            </w:r>
            <w:r>
              <w:rPr>
                <w:rFonts w:hint="eastAsia"/>
              </w:rPr>
              <w:t>）</w:t>
            </w:r>
          </w:p>
        </w:tc>
        <w:tc>
          <w:tcPr>
            <w:tcW w:w="1089" w:type="dxa"/>
          </w:tcPr>
          <w:p w14:paraId="747F8298" w14:textId="77777777" w:rsidR="000829C4" w:rsidRDefault="00000000">
            <w:pPr>
              <w:jc w:val="center"/>
            </w:pPr>
            <w:r>
              <w:rPr>
                <w:rFonts w:hint="eastAsia"/>
              </w:rPr>
              <w:t>手工录入</w:t>
            </w:r>
          </w:p>
        </w:tc>
        <w:tc>
          <w:tcPr>
            <w:tcW w:w="1429" w:type="dxa"/>
          </w:tcPr>
          <w:p w14:paraId="5AC1E8C5" w14:textId="77777777" w:rsidR="000829C4" w:rsidRDefault="00000000">
            <w:pPr>
              <w:jc w:val="center"/>
            </w:pPr>
            <w:r>
              <w:rPr>
                <w:rFonts w:hint="eastAsia"/>
              </w:rPr>
              <w:t>否</w:t>
            </w:r>
          </w:p>
        </w:tc>
        <w:tc>
          <w:tcPr>
            <w:tcW w:w="3330" w:type="dxa"/>
          </w:tcPr>
          <w:p w14:paraId="5C0BA89A" w14:textId="77777777" w:rsidR="000829C4" w:rsidRDefault="000829C4"/>
        </w:tc>
      </w:tr>
      <w:tr w:rsidR="000829C4" w14:paraId="0C88CFB6" w14:textId="77777777">
        <w:tc>
          <w:tcPr>
            <w:tcW w:w="1561" w:type="dxa"/>
          </w:tcPr>
          <w:p w14:paraId="089163C9" w14:textId="77777777" w:rsidR="000829C4" w:rsidRDefault="00000000">
            <w:r>
              <w:rPr>
                <w:rFonts w:hint="eastAsia"/>
                <w:color w:val="FF0000"/>
                <w:shd w:val="clear" w:color="auto" w:fill="FFFF00"/>
              </w:rPr>
              <w:t>（修改）</w:t>
            </w:r>
            <w:r>
              <w:rPr>
                <w:rFonts w:hint="eastAsia"/>
              </w:rPr>
              <w:t>客户规模</w:t>
            </w:r>
          </w:p>
        </w:tc>
        <w:tc>
          <w:tcPr>
            <w:tcW w:w="1110" w:type="dxa"/>
          </w:tcPr>
          <w:p w14:paraId="4CADC3E0" w14:textId="77777777" w:rsidR="000829C4" w:rsidRDefault="00000000">
            <w:pPr>
              <w:jc w:val="center"/>
            </w:pPr>
            <w:r>
              <w:rPr>
                <w:rFonts w:hint="eastAsia"/>
              </w:rPr>
              <w:t>参照</w:t>
            </w:r>
          </w:p>
        </w:tc>
        <w:tc>
          <w:tcPr>
            <w:tcW w:w="1089" w:type="dxa"/>
          </w:tcPr>
          <w:p w14:paraId="41404882" w14:textId="77777777" w:rsidR="000829C4" w:rsidRDefault="00000000">
            <w:pPr>
              <w:jc w:val="center"/>
            </w:pPr>
            <w:r>
              <w:rPr>
                <w:rFonts w:hint="eastAsia"/>
                <w:lang w:eastAsia="zh"/>
              </w:rPr>
              <w:t>手动选择</w:t>
            </w:r>
          </w:p>
        </w:tc>
        <w:tc>
          <w:tcPr>
            <w:tcW w:w="1429" w:type="dxa"/>
          </w:tcPr>
          <w:p w14:paraId="5A2A7ECA" w14:textId="77777777" w:rsidR="000829C4" w:rsidRDefault="00000000">
            <w:pPr>
              <w:jc w:val="center"/>
            </w:pPr>
            <w:r>
              <w:rPr>
                <w:rFonts w:hint="eastAsia"/>
              </w:rPr>
              <w:t>是</w:t>
            </w:r>
          </w:p>
        </w:tc>
        <w:tc>
          <w:tcPr>
            <w:tcW w:w="3330" w:type="dxa"/>
          </w:tcPr>
          <w:p w14:paraId="2B4EE3E0" w14:textId="77777777" w:rsidR="000829C4" w:rsidRDefault="00000000">
            <w:r>
              <w:rPr>
                <w:rFonts w:hint="eastAsia"/>
              </w:rPr>
              <w:t>参照客户规模自定义档案：</w:t>
            </w:r>
            <w:r>
              <w:rPr>
                <w:rFonts w:hint="eastAsia"/>
                <w:color w:val="FF0000"/>
                <w:shd w:val="clear" w:color="auto" w:fill="FFFF00"/>
              </w:rPr>
              <w:t>（修改）</w:t>
            </w:r>
            <w:r>
              <w:rPr>
                <w:rFonts w:hint="eastAsia"/>
              </w:rPr>
              <w:t>大客户、中客户、小</w:t>
            </w:r>
            <w:proofErr w:type="gramStart"/>
            <w:r>
              <w:rPr>
                <w:rFonts w:hint="eastAsia"/>
              </w:rPr>
              <w:t>微客户</w:t>
            </w:r>
            <w:proofErr w:type="gramEnd"/>
          </w:p>
        </w:tc>
      </w:tr>
      <w:tr w:rsidR="000829C4" w14:paraId="3D2409DF" w14:textId="77777777">
        <w:tc>
          <w:tcPr>
            <w:tcW w:w="1561" w:type="dxa"/>
          </w:tcPr>
          <w:p w14:paraId="77952998" w14:textId="77777777" w:rsidR="000829C4" w:rsidRDefault="00000000">
            <w:r>
              <w:rPr>
                <w:rFonts w:hint="eastAsia"/>
              </w:rPr>
              <w:t>签订日期</w:t>
            </w:r>
          </w:p>
        </w:tc>
        <w:tc>
          <w:tcPr>
            <w:tcW w:w="1110" w:type="dxa"/>
          </w:tcPr>
          <w:p w14:paraId="30699A11" w14:textId="77777777" w:rsidR="000829C4" w:rsidRDefault="00000000">
            <w:pPr>
              <w:jc w:val="center"/>
            </w:pPr>
            <w:r>
              <w:rPr>
                <w:rFonts w:hint="eastAsia"/>
              </w:rPr>
              <w:t>日历控件</w:t>
            </w:r>
          </w:p>
        </w:tc>
        <w:tc>
          <w:tcPr>
            <w:tcW w:w="1089" w:type="dxa"/>
          </w:tcPr>
          <w:p w14:paraId="5E483CBD" w14:textId="77777777" w:rsidR="000829C4" w:rsidRDefault="00000000">
            <w:pPr>
              <w:jc w:val="center"/>
            </w:pPr>
            <w:r>
              <w:rPr>
                <w:rFonts w:hint="eastAsia"/>
                <w:lang w:eastAsia="zh"/>
              </w:rPr>
              <w:t>手动选择</w:t>
            </w:r>
          </w:p>
        </w:tc>
        <w:tc>
          <w:tcPr>
            <w:tcW w:w="1429" w:type="dxa"/>
          </w:tcPr>
          <w:p w14:paraId="144F1234" w14:textId="77777777" w:rsidR="000829C4" w:rsidRDefault="00000000">
            <w:pPr>
              <w:jc w:val="center"/>
            </w:pPr>
            <w:r>
              <w:rPr>
                <w:rFonts w:hint="eastAsia"/>
              </w:rPr>
              <w:t>是</w:t>
            </w:r>
          </w:p>
        </w:tc>
        <w:tc>
          <w:tcPr>
            <w:tcW w:w="3330" w:type="dxa"/>
          </w:tcPr>
          <w:p w14:paraId="387A0BD0" w14:textId="77777777" w:rsidR="000829C4" w:rsidRDefault="00000000">
            <w:r>
              <w:rPr>
                <w:rFonts w:hint="eastAsia"/>
              </w:rPr>
              <w:t>默认系统日期，可编辑</w:t>
            </w:r>
          </w:p>
        </w:tc>
      </w:tr>
      <w:tr w:rsidR="000829C4" w14:paraId="5E58F194" w14:textId="77777777">
        <w:tc>
          <w:tcPr>
            <w:tcW w:w="1561" w:type="dxa"/>
          </w:tcPr>
          <w:p w14:paraId="2A9B8BA7" w14:textId="77777777" w:rsidR="000829C4" w:rsidRDefault="00000000">
            <w:r>
              <w:rPr>
                <w:rFonts w:hint="eastAsia"/>
              </w:rPr>
              <w:t>无合同金额</w:t>
            </w:r>
          </w:p>
        </w:tc>
        <w:tc>
          <w:tcPr>
            <w:tcW w:w="1110" w:type="dxa"/>
          </w:tcPr>
          <w:p w14:paraId="2C493EC4" w14:textId="77777777" w:rsidR="000829C4" w:rsidRDefault="00000000">
            <w:pPr>
              <w:jc w:val="center"/>
            </w:pPr>
            <w:r>
              <w:rPr>
                <w:rFonts w:hint="eastAsia"/>
              </w:rPr>
              <w:t>复选框</w:t>
            </w:r>
          </w:p>
        </w:tc>
        <w:tc>
          <w:tcPr>
            <w:tcW w:w="1089" w:type="dxa"/>
          </w:tcPr>
          <w:p w14:paraId="10F9A86B" w14:textId="77777777" w:rsidR="000829C4" w:rsidRDefault="00000000">
            <w:pPr>
              <w:jc w:val="center"/>
            </w:pPr>
            <w:r>
              <w:rPr>
                <w:rFonts w:hint="eastAsia"/>
                <w:lang w:eastAsia="zh"/>
              </w:rPr>
              <w:t>手动选择</w:t>
            </w:r>
          </w:p>
        </w:tc>
        <w:tc>
          <w:tcPr>
            <w:tcW w:w="1429" w:type="dxa"/>
          </w:tcPr>
          <w:p w14:paraId="54BEC1B9" w14:textId="77777777" w:rsidR="000829C4" w:rsidRDefault="00000000">
            <w:pPr>
              <w:jc w:val="center"/>
            </w:pPr>
            <w:r>
              <w:rPr>
                <w:rFonts w:hint="eastAsia"/>
              </w:rPr>
              <w:t>否</w:t>
            </w:r>
          </w:p>
        </w:tc>
        <w:tc>
          <w:tcPr>
            <w:tcW w:w="3330" w:type="dxa"/>
          </w:tcPr>
          <w:p w14:paraId="351AC088" w14:textId="77777777" w:rsidR="000829C4" w:rsidRDefault="00000000">
            <w:r>
              <w:rPr>
                <w:rFonts w:hint="eastAsia"/>
              </w:rPr>
              <w:t>默认为否（未勾选）</w:t>
            </w:r>
          </w:p>
        </w:tc>
      </w:tr>
      <w:tr w:rsidR="000829C4" w14:paraId="64ECED79" w14:textId="77777777">
        <w:tc>
          <w:tcPr>
            <w:tcW w:w="1561" w:type="dxa"/>
          </w:tcPr>
          <w:p w14:paraId="1538A23F" w14:textId="77777777" w:rsidR="000829C4" w:rsidRDefault="00000000">
            <w:r>
              <w:rPr>
                <w:rFonts w:hint="eastAsia"/>
              </w:rPr>
              <w:t>币种</w:t>
            </w:r>
          </w:p>
        </w:tc>
        <w:tc>
          <w:tcPr>
            <w:tcW w:w="1110" w:type="dxa"/>
            <w:vAlign w:val="center"/>
          </w:tcPr>
          <w:p w14:paraId="38B4F872" w14:textId="77777777" w:rsidR="000829C4" w:rsidRDefault="00000000">
            <w:pPr>
              <w:jc w:val="center"/>
            </w:pPr>
            <w:r>
              <w:rPr>
                <w:rFonts w:hint="eastAsia"/>
              </w:rPr>
              <w:t>参照</w:t>
            </w:r>
          </w:p>
        </w:tc>
        <w:tc>
          <w:tcPr>
            <w:tcW w:w="1089" w:type="dxa"/>
            <w:vAlign w:val="center"/>
          </w:tcPr>
          <w:p w14:paraId="11ABF1AD" w14:textId="77777777" w:rsidR="000829C4" w:rsidRDefault="00000000">
            <w:pPr>
              <w:jc w:val="center"/>
            </w:pPr>
            <w:r>
              <w:rPr>
                <w:rFonts w:hint="eastAsia"/>
                <w:lang w:eastAsia="zh"/>
              </w:rPr>
              <w:t>手动选择</w:t>
            </w:r>
          </w:p>
        </w:tc>
        <w:tc>
          <w:tcPr>
            <w:tcW w:w="1429" w:type="dxa"/>
            <w:vAlign w:val="center"/>
          </w:tcPr>
          <w:p w14:paraId="0C633F89" w14:textId="77777777" w:rsidR="000829C4" w:rsidRDefault="00000000">
            <w:pPr>
              <w:jc w:val="center"/>
            </w:pPr>
            <w:r>
              <w:rPr>
                <w:rFonts w:hint="eastAsia"/>
              </w:rPr>
              <w:t>是</w:t>
            </w:r>
          </w:p>
        </w:tc>
        <w:tc>
          <w:tcPr>
            <w:tcW w:w="3330" w:type="dxa"/>
            <w:vAlign w:val="center"/>
          </w:tcPr>
          <w:p w14:paraId="56891B66" w14:textId="77777777" w:rsidR="000829C4" w:rsidRDefault="00000000">
            <w:r>
              <w:rPr>
                <w:rFonts w:hint="eastAsia"/>
              </w:rPr>
              <w:t>参照币种档案，默认人民币</w:t>
            </w:r>
          </w:p>
        </w:tc>
      </w:tr>
      <w:tr w:rsidR="000829C4" w14:paraId="5C4A0EFA" w14:textId="77777777">
        <w:tc>
          <w:tcPr>
            <w:tcW w:w="1561" w:type="dxa"/>
            <w:vAlign w:val="center"/>
          </w:tcPr>
          <w:p w14:paraId="705F177E" w14:textId="77777777" w:rsidR="000829C4" w:rsidRDefault="00000000">
            <w:r>
              <w:rPr>
                <w:rFonts w:hint="eastAsia"/>
              </w:rPr>
              <w:t>汇率</w:t>
            </w:r>
          </w:p>
        </w:tc>
        <w:tc>
          <w:tcPr>
            <w:tcW w:w="1110" w:type="dxa"/>
            <w:vAlign w:val="center"/>
          </w:tcPr>
          <w:p w14:paraId="0B152321" w14:textId="77777777" w:rsidR="000829C4" w:rsidRDefault="00000000">
            <w:pPr>
              <w:jc w:val="center"/>
            </w:pPr>
            <w:r>
              <w:rPr>
                <w:rFonts w:hint="eastAsia"/>
              </w:rPr>
              <w:t>数值</w:t>
            </w:r>
            <w:r>
              <w:rPr>
                <w:rFonts w:hint="eastAsia"/>
              </w:rPr>
              <w:t>(30,10)</w:t>
            </w:r>
          </w:p>
        </w:tc>
        <w:tc>
          <w:tcPr>
            <w:tcW w:w="1089" w:type="dxa"/>
            <w:vAlign w:val="center"/>
          </w:tcPr>
          <w:p w14:paraId="44F16142" w14:textId="77777777" w:rsidR="000829C4" w:rsidRDefault="00000000">
            <w:pPr>
              <w:jc w:val="center"/>
            </w:pPr>
            <w:r>
              <w:rPr>
                <w:rFonts w:hint="eastAsia"/>
              </w:rPr>
              <w:t>手工录入</w:t>
            </w:r>
          </w:p>
        </w:tc>
        <w:tc>
          <w:tcPr>
            <w:tcW w:w="1429" w:type="dxa"/>
            <w:vAlign w:val="center"/>
          </w:tcPr>
          <w:p w14:paraId="7B2D0A9F" w14:textId="77777777" w:rsidR="000829C4" w:rsidRDefault="00000000">
            <w:pPr>
              <w:jc w:val="center"/>
            </w:pPr>
            <w:r>
              <w:rPr>
                <w:rFonts w:hint="eastAsia"/>
              </w:rPr>
              <w:t>是</w:t>
            </w:r>
          </w:p>
        </w:tc>
        <w:tc>
          <w:tcPr>
            <w:tcW w:w="3330" w:type="dxa"/>
            <w:vAlign w:val="center"/>
          </w:tcPr>
          <w:p w14:paraId="09FD7A50" w14:textId="77777777" w:rsidR="000829C4" w:rsidRDefault="00000000">
            <w:r>
              <w:rPr>
                <w:rFonts w:hint="eastAsia"/>
              </w:rPr>
              <w:t>币种为人民币时，默认</w:t>
            </w:r>
            <w:r>
              <w:rPr>
                <w:rFonts w:hint="eastAsia"/>
              </w:rPr>
              <w:t>1</w:t>
            </w:r>
            <w:r>
              <w:rPr>
                <w:rFonts w:hint="eastAsia"/>
              </w:rPr>
              <w:t>，≥</w:t>
            </w:r>
            <w:r>
              <w:rPr>
                <w:rFonts w:hint="eastAsia"/>
              </w:rPr>
              <w:t>0</w:t>
            </w:r>
          </w:p>
        </w:tc>
      </w:tr>
      <w:tr w:rsidR="000829C4" w14:paraId="6A44015C" w14:textId="77777777">
        <w:tc>
          <w:tcPr>
            <w:tcW w:w="1561" w:type="dxa"/>
            <w:vAlign w:val="center"/>
          </w:tcPr>
          <w:p w14:paraId="202D6457" w14:textId="77777777" w:rsidR="000829C4" w:rsidRDefault="00000000">
            <w:r>
              <w:rPr>
                <w:rFonts w:hint="eastAsia"/>
              </w:rPr>
              <w:t>含税金额</w:t>
            </w:r>
            <w:r>
              <w:rPr>
                <w:rFonts w:hint="eastAsia"/>
              </w:rPr>
              <w:t>-</w:t>
            </w:r>
            <w:proofErr w:type="gramStart"/>
            <w:r>
              <w:rPr>
                <w:rFonts w:hint="eastAsia"/>
              </w:rPr>
              <w:t>原币</w:t>
            </w:r>
            <w:proofErr w:type="gramEnd"/>
          </w:p>
        </w:tc>
        <w:tc>
          <w:tcPr>
            <w:tcW w:w="1110" w:type="dxa"/>
            <w:vAlign w:val="center"/>
          </w:tcPr>
          <w:p w14:paraId="086F1714" w14:textId="77777777" w:rsidR="000829C4" w:rsidRDefault="00000000">
            <w:pPr>
              <w:jc w:val="center"/>
            </w:pPr>
            <w:r>
              <w:rPr>
                <w:rFonts w:hint="eastAsia"/>
              </w:rPr>
              <w:t>数值</w:t>
            </w:r>
            <w:r>
              <w:rPr>
                <w:rFonts w:hint="eastAsia"/>
              </w:rPr>
              <w:t>(30,10)</w:t>
            </w:r>
          </w:p>
        </w:tc>
        <w:tc>
          <w:tcPr>
            <w:tcW w:w="1089" w:type="dxa"/>
            <w:vAlign w:val="center"/>
          </w:tcPr>
          <w:p w14:paraId="28D519F5" w14:textId="77777777" w:rsidR="000829C4" w:rsidRDefault="00000000">
            <w:pPr>
              <w:jc w:val="center"/>
            </w:pPr>
            <w:r>
              <w:rPr>
                <w:rFonts w:hint="eastAsia"/>
              </w:rPr>
              <w:t>手工录入</w:t>
            </w:r>
          </w:p>
        </w:tc>
        <w:tc>
          <w:tcPr>
            <w:tcW w:w="1429" w:type="dxa"/>
            <w:vAlign w:val="center"/>
          </w:tcPr>
          <w:p w14:paraId="12518E9E" w14:textId="77777777" w:rsidR="000829C4" w:rsidRDefault="00000000">
            <w:pPr>
              <w:jc w:val="center"/>
            </w:pPr>
            <w:r>
              <w:rPr>
                <w:rFonts w:hint="eastAsia"/>
              </w:rPr>
              <w:t>否</w:t>
            </w:r>
          </w:p>
        </w:tc>
        <w:tc>
          <w:tcPr>
            <w:tcW w:w="3330" w:type="dxa"/>
            <w:vAlign w:val="center"/>
          </w:tcPr>
          <w:p w14:paraId="5DD9093B" w14:textId="77777777" w:rsidR="000829C4" w:rsidRDefault="00000000">
            <w:r>
              <w:rPr>
                <w:rFonts w:hint="eastAsia"/>
              </w:rPr>
              <w:t>无合同金额</w:t>
            </w:r>
            <w:proofErr w:type="gramStart"/>
            <w:r>
              <w:rPr>
                <w:rFonts w:hint="eastAsia"/>
              </w:rPr>
              <w:t>为否时</w:t>
            </w:r>
            <w:proofErr w:type="gramEnd"/>
            <w:r>
              <w:rPr>
                <w:rFonts w:hint="eastAsia"/>
              </w:rPr>
              <w:t>可编辑，否则不可编辑，≥</w:t>
            </w:r>
            <w:r>
              <w:rPr>
                <w:rFonts w:hint="eastAsia"/>
              </w:rPr>
              <w:t>0</w:t>
            </w:r>
          </w:p>
        </w:tc>
      </w:tr>
      <w:tr w:rsidR="000829C4" w14:paraId="26EC0BF1" w14:textId="77777777">
        <w:tc>
          <w:tcPr>
            <w:tcW w:w="1561" w:type="dxa"/>
            <w:vAlign w:val="center"/>
          </w:tcPr>
          <w:p w14:paraId="4DF519F6" w14:textId="77777777" w:rsidR="000829C4" w:rsidRDefault="00000000">
            <w:r>
              <w:rPr>
                <w:rFonts w:hint="eastAsia"/>
              </w:rPr>
              <w:t>含税金额</w:t>
            </w:r>
            <w:r>
              <w:rPr>
                <w:rFonts w:hint="eastAsia"/>
              </w:rPr>
              <w:t>-</w:t>
            </w:r>
            <w:r>
              <w:rPr>
                <w:rFonts w:hint="eastAsia"/>
              </w:rPr>
              <w:t>本币</w:t>
            </w:r>
          </w:p>
        </w:tc>
        <w:tc>
          <w:tcPr>
            <w:tcW w:w="1110" w:type="dxa"/>
            <w:vAlign w:val="center"/>
          </w:tcPr>
          <w:p w14:paraId="4EF1CFA7" w14:textId="77777777" w:rsidR="000829C4" w:rsidRDefault="00000000">
            <w:pPr>
              <w:jc w:val="center"/>
            </w:pPr>
            <w:r>
              <w:rPr>
                <w:rFonts w:hint="eastAsia"/>
              </w:rPr>
              <w:t>数值</w:t>
            </w:r>
          </w:p>
        </w:tc>
        <w:tc>
          <w:tcPr>
            <w:tcW w:w="1089" w:type="dxa"/>
            <w:vAlign w:val="center"/>
          </w:tcPr>
          <w:p w14:paraId="2DB818FA" w14:textId="77777777" w:rsidR="000829C4" w:rsidRDefault="00000000">
            <w:pPr>
              <w:jc w:val="center"/>
            </w:pPr>
            <w:r>
              <w:rPr>
                <w:rFonts w:hint="eastAsia"/>
              </w:rPr>
              <w:t>自动带出</w:t>
            </w:r>
          </w:p>
        </w:tc>
        <w:tc>
          <w:tcPr>
            <w:tcW w:w="1429" w:type="dxa"/>
            <w:vAlign w:val="center"/>
          </w:tcPr>
          <w:p w14:paraId="0AA30A76" w14:textId="77777777" w:rsidR="000829C4" w:rsidRDefault="00000000">
            <w:pPr>
              <w:jc w:val="center"/>
            </w:pPr>
            <w:r>
              <w:rPr>
                <w:rFonts w:hint="eastAsia"/>
              </w:rPr>
              <w:t>否</w:t>
            </w:r>
          </w:p>
        </w:tc>
        <w:tc>
          <w:tcPr>
            <w:tcW w:w="3330" w:type="dxa"/>
            <w:vAlign w:val="center"/>
          </w:tcPr>
          <w:p w14:paraId="2BD509F7" w14:textId="77777777" w:rsidR="000829C4" w:rsidRDefault="00000000">
            <w:r>
              <w:rPr>
                <w:rFonts w:hint="eastAsia"/>
              </w:rPr>
              <w:t>含税金额</w:t>
            </w:r>
            <w:r>
              <w:rPr>
                <w:rFonts w:hint="eastAsia"/>
              </w:rPr>
              <w:t>-</w:t>
            </w:r>
            <w:r>
              <w:rPr>
                <w:rFonts w:hint="eastAsia"/>
              </w:rPr>
              <w:t>本币</w:t>
            </w:r>
            <w:r>
              <w:rPr>
                <w:rFonts w:hint="eastAsia"/>
              </w:rPr>
              <w:t>=</w:t>
            </w:r>
            <w:r>
              <w:rPr>
                <w:rFonts w:hint="eastAsia"/>
              </w:rPr>
              <w:t>含税金额</w:t>
            </w:r>
            <w:r>
              <w:rPr>
                <w:rFonts w:hint="eastAsia"/>
              </w:rPr>
              <w:t>-</w:t>
            </w:r>
            <w:proofErr w:type="gramStart"/>
            <w:r>
              <w:rPr>
                <w:rFonts w:hint="eastAsia"/>
              </w:rPr>
              <w:t>原币</w:t>
            </w:r>
            <w:proofErr w:type="gramEnd"/>
            <w:r>
              <w:rPr>
                <w:rFonts w:hint="eastAsia"/>
              </w:rPr>
              <w:t>*</w:t>
            </w:r>
            <w:r>
              <w:rPr>
                <w:rFonts w:hint="eastAsia"/>
              </w:rPr>
              <w:t>汇率，不可编辑</w:t>
            </w:r>
          </w:p>
        </w:tc>
      </w:tr>
      <w:tr w:rsidR="000829C4" w14:paraId="705859DB" w14:textId="77777777">
        <w:tc>
          <w:tcPr>
            <w:tcW w:w="1561" w:type="dxa"/>
            <w:vAlign w:val="center"/>
          </w:tcPr>
          <w:p w14:paraId="4892F3C4" w14:textId="77777777" w:rsidR="000829C4" w:rsidRDefault="00000000">
            <w:r>
              <w:rPr>
                <w:rFonts w:hint="eastAsia"/>
              </w:rPr>
              <w:t>不含税金额</w:t>
            </w:r>
            <w:r>
              <w:rPr>
                <w:rFonts w:hint="eastAsia"/>
              </w:rPr>
              <w:t>-</w:t>
            </w:r>
            <w:proofErr w:type="gramStart"/>
            <w:r>
              <w:rPr>
                <w:rFonts w:hint="eastAsia"/>
              </w:rPr>
              <w:t>原币</w:t>
            </w:r>
            <w:proofErr w:type="gramEnd"/>
          </w:p>
        </w:tc>
        <w:tc>
          <w:tcPr>
            <w:tcW w:w="1110" w:type="dxa"/>
            <w:vAlign w:val="center"/>
          </w:tcPr>
          <w:p w14:paraId="489E9087" w14:textId="77777777" w:rsidR="000829C4" w:rsidRDefault="00000000">
            <w:pPr>
              <w:jc w:val="center"/>
            </w:pPr>
            <w:r>
              <w:rPr>
                <w:rFonts w:hint="eastAsia"/>
              </w:rPr>
              <w:t>数值</w:t>
            </w:r>
            <w:r>
              <w:rPr>
                <w:rFonts w:hint="eastAsia"/>
              </w:rPr>
              <w:t>(30,10)</w:t>
            </w:r>
          </w:p>
        </w:tc>
        <w:tc>
          <w:tcPr>
            <w:tcW w:w="1089" w:type="dxa"/>
            <w:vAlign w:val="center"/>
          </w:tcPr>
          <w:p w14:paraId="061B5B38" w14:textId="77777777" w:rsidR="000829C4" w:rsidRDefault="00000000">
            <w:pPr>
              <w:jc w:val="center"/>
            </w:pPr>
            <w:r>
              <w:rPr>
                <w:rFonts w:hint="eastAsia"/>
              </w:rPr>
              <w:t>手工录入</w:t>
            </w:r>
          </w:p>
        </w:tc>
        <w:tc>
          <w:tcPr>
            <w:tcW w:w="1429" w:type="dxa"/>
            <w:vAlign w:val="center"/>
          </w:tcPr>
          <w:p w14:paraId="62873474" w14:textId="77777777" w:rsidR="000829C4" w:rsidRDefault="00000000">
            <w:pPr>
              <w:jc w:val="center"/>
            </w:pPr>
            <w:r>
              <w:rPr>
                <w:rFonts w:hint="eastAsia"/>
              </w:rPr>
              <w:t>否</w:t>
            </w:r>
          </w:p>
        </w:tc>
        <w:tc>
          <w:tcPr>
            <w:tcW w:w="3330" w:type="dxa"/>
            <w:vAlign w:val="center"/>
          </w:tcPr>
          <w:p w14:paraId="77F4406C" w14:textId="77777777" w:rsidR="000829C4" w:rsidRDefault="00000000">
            <w:r>
              <w:rPr>
                <w:rFonts w:hint="eastAsia"/>
              </w:rPr>
              <w:t>无合同金额</w:t>
            </w:r>
            <w:proofErr w:type="gramStart"/>
            <w:r>
              <w:rPr>
                <w:rFonts w:hint="eastAsia"/>
              </w:rPr>
              <w:t>为否时</w:t>
            </w:r>
            <w:proofErr w:type="gramEnd"/>
            <w:r>
              <w:rPr>
                <w:rFonts w:hint="eastAsia"/>
              </w:rPr>
              <w:t>可编辑，否则不可编辑，≥</w:t>
            </w:r>
            <w:r>
              <w:rPr>
                <w:rFonts w:hint="eastAsia"/>
              </w:rPr>
              <w:t>0</w:t>
            </w:r>
          </w:p>
        </w:tc>
      </w:tr>
      <w:tr w:rsidR="000829C4" w14:paraId="7BE2B7D8" w14:textId="77777777">
        <w:tc>
          <w:tcPr>
            <w:tcW w:w="1561" w:type="dxa"/>
            <w:vAlign w:val="center"/>
          </w:tcPr>
          <w:p w14:paraId="087C12AF" w14:textId="77777777" w:rsidR="000829C4" w:rsidRDefault="00000000">
            <w:r>
              <w:rPr>
                <w:rFonts w:hint="eastAsia"/>
              </w:rPr>
              <w:t>不含税金额</w:t>
            </w:r>
            <w:r>
              <w:rPr>
                <w:rFonts w:hint="eastAsia"/>
              </w:rPr>
              <w:t>-</w:t>
            </w:r>
            <w:r>
              <w:rPr>
                <w:rFonts w:hint="eastAsia"/>
              </w:rPr>
              <w:t>本币</w:t>
            </w:r>
          </w:p>
        </w:tc>
        <w:tc>
          <w:tcPr>
            <w:tcW w:w="1110" w:type="dxa"/>
            <w:vAlign w:val="center"/>
          </w:tcPr>
          <w:p w14:paraId="1AE57B40" w14:textId="77777777" w:rsidR="000829C4" w:rsidRDefault="00000000">
            <w:pPr>
              <w:jc w:val="center"/>
            </w:pPr>
            <w:r>
              <w:rPr>
                <w:rFonts w:hint="eastAsia"/>
              </w:rPr>
              <w:t>数值</w:t>
            </w:r>
          </w:p>
        </w:tc>
        <w:tc>
          <w:tcPr>
            <w:tcW w:w="1089" w:type="dxa"/>
            <w:vAlign w:val="center"/>
          </w:tcPr>
          <w:p w14:paraId="70B5F826" w14:textId="77777777" w:rsidR="000829C4" w:rsidRDefault="00000000">
            <w:pPr>
              <w:jc w:val="center"/>
            </w:pPr>
            <w:r>
              <w:rPr>
                <w:rFonts w:hint="eastAsia"/>
              </w:rPr>
              <w:t>自动带出</w:t>
            </w:r>
          </w:p>
        </w:tc>
        <w:tc>
          <w:tcPr>
            <w:tcW w:w="1429" w:type="dxa"/>
            <w:vAlign w:val="center"/>
          </w:tcPr>
          <w:p w14:paraId="0FFDC8F6" w14:textId="77777777" w:rsidR="000829C4" w:rsidRDefault="00000000">
            <w:pPr>
              <w:jc w:val="center"/>
            </w:pPr>
            <w:r>
              <w:rPr>
                <w:rFonts w:hint="eastAsia"/>
              </w:rPr>
              <w:t>否</w:t>
            </w:r>
          </w:p>
        </w:tc>
        <w:tc>
          <w:tcPr>
            <w:tcW w:w="3330" w:type="dxa"/>
            <w:vAlign w:val="center"/>
          </w:tcPr>
          <w:p w14:paraId="16134249" w14:textId="77777777" w:rsidR="000829C4" w:rsidRDefault="00000000">
            <w:r>
              <w:rPr>
                <w:rFonts w:hint="eastAsia"/>
              </w:rPr>
              <w:t>不含税金额</w:t>
            </w:r>
            <w:r>
              <w:rPr>
                <w:rFonts w:hint="eastAsia"/>
              </w:rPr>
              <w:t>-</w:t>
            </w:r>
            <w:r>
              <w:rPr>
                <w:rFonts w:hint="eastAsia"/>
              </w:rPr>
              <w:t>本币</w:t>
            </w:r>
            <w:r>
              <w:rPr>
                <w:rFonts w:hint="eastAsia"/>
              </w:rPr>
              <w:t>=</w:t>
            </w:r>
            <w:r>
              <w:rPr>
                <w:rFonts w:hint="eastAsia"/>
              </w:rPr>
              <w:t>不含税金额</w:t>
            </w:r>
            <w:r>
              <w:rPr>
                <w:rFonts w:hint="eastAsia"/>
              </w:rPr>
              <w:t>-</w:t>
            </w:r>
            <w:proofErr w:type="gramStart"/>
            <w:r>
              <w:rPr>
                <w:rFonts w:hint="eastAsia"/>
              </w:rPr>
              <w:t>原币</w:t>
            </w:r>
            <w:proofErr w:type="gramEnd"/>
            <w:r>
              <w:rPr>
                <w:rFonts w:hint="eastAsia"/>
              </w:rPr>
              <w:t>*</w:t>
            </w:r>
            <w:r>
              <w:rPr>
                <w:rFonts w:hint="eastAsia"/>
              </w:rPr>
              <w:t>汇率，不可编辑</w:t>
            </w:r>
          </w:p>
        </w:tc>
      </w:tr>
      <w:tr w:rsidR="000829C4" w14:paraId="146952C1" w14:textId="77777777">
        <w:tc>
          <w:tcPr>
            <w:tcW w:w="1561" w:type="dxa"/>
          </w:tcPr>
          <w:p w14:paraId="43B3C4B1" w14:textId="77777777" w:rsidR="000829C4" w:rsidRDefault="00000000">
            <w:r>
              <w:rPr>
                <w:rFonts w:hint="eastAsia"/>
              </w:rPr>
              <w:t>缴纳方式</w:t>
            </w:r>
          </w:p>
        </w:tc>
        <w:tc>
          <w:tcPr>
            <w:tcW w:w="1110" w:type="dxa"/>
          </w:tcPr>
          <w:p w14:paraId="628D9171" w14:textId="77777777" w:rsidR="000829C4" w:rsidRDefault="00000000">
            <w:pPr>
              <w:jc w:val="center"/>
            </w:pPr>
            <w:r>
              <w:rPr>
                <w:rFonts w:hint="eastAsia"/>
              </w:rPr>
              <w:t>枚举</w:t>
            </w:r>
          </w:p>
        </w:tc>
        <w:tc>
          <w:tcPr>
            <w:tcW w:w="1089" w:type="dxa"/>
          </w:tcPr>
          <w:p w14:paraId="6C117F67" w14:textId="77777777" w:rsidR="000829C4" w:rsidRDefault="00000000">
            <w:pPr>
              <w:jc w:val="center"/>
            </w:pPr>
            <w:r>
              <w:rPr>
                <w:rFonts w:hint="eastAsia"/>
                <w:lang w:eastAsia="zh"/>
              </w:rPr>
              <w:t>手动选择</w:t>
            </w:r>
          </w:p>
        </w:tc>
        <w:tc>
          <w:tcPr>
            <w:tcW w:w="1429" w:type="dxa"/>
          </w:tcPr>
          <w:p w14:paraId="76518D13" w14:textId="77777777" w:rsidR="000829C4" w:rsidRDefault="00000000">
            <w:pPr>
              <w:jc w:val="center"/>
            </w:pPr>
            <w:r>
              <w:rPr>
                <w:rFonts w:hint="eastAsia"/>
              </w:rPr>
              <w:t>否</w:t>
            </w:r>
          </w:p>
        </w:tc>
        <w:tc>
          <w:tcPr>
            <w:tcW w:w="3330" w:type="dxa"/>
          </w:tcPr>
          <w:p w14:paraId="319DF914" w14:textId="77777777" w:rsidR="000829C4" w:rsidRDefault="00000000">
            <w:r>
              <w:rPr>
                <w:rFonts w:hint="eastAsia"/>
              </w:rPr>
              <w:t>无合同金额为“否”（未勾选）时可选择，预缴</w:t>
            </w:r>
            <w:r>
              <w:rPr>
                <w:rFonts w:hint="eastAsia"/>
              </w:rPr>
              <w:t>\</w:t>
            </w:r>
            <w:r>
              <w:rPr>
                <w:rFonts w:hint="eastAsia"/>
              </w:rPr>
              <w:t>贴花</w:t>
            </w:r>
            <w:r>
              <w:rPr>
                <w:rFonts w:hint="eastAsia"/>
              </w:rPr>
              <w:t>\</w:t>
            </w:r>
            <w:r>
              <w:rPr>
                <w:rFonts w:hint="eastAsia"/>
              </w:rPr>
              <w:t>空，单选；无合同金额为“是”（已勾选）时，缴纳方式为空置灰</w:t>
            </w:r>
          </w:p>
        </w:tc>
      </w:tr>
      <w:tr w:rsidR="000829C4" w14:paraId="20A20255" w14:textId="77777777">
        <w:tc>
          <w:tcPr>
            <w:tcW w:w="1561" w:type="dxa"/>
          </w:tcPr>
          <w:p w14:paraId="27986B77" w14:textId="77777777" w:rsidR="000829C4" w:rsidRDefault="00000000">
            <w:r>
              <w:rPr>
                <w:rFonts w:hint="eastAsia"/>
              </w:rPr>
              <w:t>预缴</w:t>
            </w:r>
            <w:r>
              <w:rPr>
                <w:rFonts w:hint="eastAsia"/>
              </w:rPr>
              <w:t>/</w:t>
            </w:r>
            <w:r>
              <w:rPr>
                <w:rFonts w:hint="eastAsia"/>
              </w:rPr>
              <w:t>贴花税额</w:t>
            </w:r>
          </w:p>
        </w:tc>
        <w:tc>
          <w:tcPr>
            <w:tcW w:w="1110" w:type="dxa"/>
          </w:tcPr>
          <w:p w14:paraId="1D5F744C" w14:textId="77777777" w:rsidR="000829C4" w:rsidRDefault="00000000">
            <w:pPr>
              <w:jc w:val="center"/>
            </w:pPr>
            <w:r>
              <w:rPr>
                <w:rFonts w:hint="eastAsia"/>
              </w:rPr>
              <w:t>数值</w:t>
            </w:r>
            <w:r>
              <w:rPr>
                <w:rFonts w:hint="eastAsia"/>
              </w:rPr>
              <w:t>(30,10)</w:t>
            </w:r>
          </w:p>
        </w:tc>
        <w:tc>
          <w:tcPr>
            <w:tcW w:w="1089" w:type="dxa"/>
          </w:tcPr>
          <w:p w14:paraId="71FD46B2" w14:textId="77777777" w:rsidR="000829C4" w:rsidRDefault="00000000">
            <w:pPr>
              <w:jc w:val="center"/>
            </w:pPr>
            <w:r>
              <w:rPr>
                <w:rFonts w:hint="eastAsia"/>
              </w:rPr>
              <w:t>手工录入</w:t>
            </w:r>
          </w:p>
        </w:tc>
        <w:tc>
          <w:tcPr>
            <w:tcW w:w="1429" w:type="dxa"/>
          </w:tcPr>
          <w:p w14:paraId="1C8E189F" w14:textId="77777777" w:rsidR="000829C4" w:rsidRDefault="00000000">
            <w:pPr>
              <w:jc w:val="center"/>
            </w:pPr>
            <w:r>
              <w:rPr>
                <w:rFonts w:hint="eastAsia"/>
              </w:rPr>
              <w:t>否</w:t>
            </w:r>
          </w:p>
        </w:tc>
        <w:tc>
          <w:tcPr>
            <w:tcW w:w="3330" w:type="dxa"/>
          </w:tcPr>
          <w:p w14:paraId="12534C47" w14:textId="77777777" w:rsidR="000829C4" w:rsidRDefault="00000000">
            <w:r>
              <w:rPr>
                <w:rFonts w:hint="eastAsia"/>
              </w:rPr>
              <w:t>缴纳方式为预缴</w:t>
            </w:r>
            <w:r>
              <w:rPr>
                <w:rFonts w:hint="eastAsia"/>
              </w:rPr>
              <w:t>\</w:t>
            </w:r>
            <w:r>
              <w:rPr>
                <w:rFonts w:hint="eastAsia"/>
              </w:rPr>
              <w:t>贴花时可编辑，否则不可编辑，≥</w:t>
            </w:r>
            <w:r>
              <w:rPr>
                <w:rFonts w:hint="eastAsia"/>
              </w:rPr>
              <w:t>0</w:t>
            </w:r>
          </w:p>
        </w:tc>
      </w:tr>
      <w:tr w:rsidR="000829C4" w14:paraId="31E0B577" w14:textId="77777777">
        <w:tc>
          <w:tcPr>
            <w:tcW w:w="1561" w:type="dxa"/>
          </w:tcPr>
          <w:p w14:paraId="024035BF" w14:textId="77777777" w:rsidR="000829C4" w:rsidRDefault="00000000">
            <w:r>
              <w:rPr>
                <w:rFonts w:hint="eastAsia"/>
              </w:rPr>
              <w:t>备注</w:t>
            </w:r>
          </w:p>
        </w:tc>
        <w:tc>
          <w:tcPr>
            <w:tcW w:w="1110" w:type="dxa"/>
          </w:tcPr>
          <w:p w14:paraId="745AA312" w14:textId="77777777" w:rsidR="000829C4" w:rsidRDefault="00000000">
            <w:pPr>
              <w:jc w:val="center"/>
            </w:pPr>
            <w:r>
              <w:rPr>
                <w:rFonts w:hint="eastAsia"/>
              </w:rPr>
              <w:t>字符</w:t>
            </w:r>
            <w:r>
              <w:rPr>
                <w:rFonts w:hint="eastAsia"/>
              </w:rPr>
              <w:lastRenderedPageBreak/>
              <w:t>（</w:t>
            </w:r>
            <w:r>
              <w:rPr>
                <w:rFonts w:hint="eastAsia"/>
              </w:rPr>
              <w:t>500</w:t>
            </w:r>
            <w:r>
              <w:rPr>
                <w:rFonts w:hint="eastAsia"/>
              </w:rPr>
              <w:t>）</w:t>
            </w:r>
          </w:p>
        </w:tc>
        <w:tc>
          <w:tcPr>
            <w:tcW w:w="1089" w:type="dxa"/>
          </w:tcPr>
          <w:p w14:paraId="542EDCB5" w14:textId="77777777" w:rsidR="000829C4" w:rsidRDefault="00000000">
            <w:pPr>
              <w:jc w:val="center"/>
            </w:pPr>
            <w:r>
              <w:rPr>
                <w:rFonts w:hint="eastAsia"/>
              </w:rPr>
              <w:lastRenderedPageBreak/>
              <w:t>手工录</w:t>
            </w:r>
            <w:r>
              <w:rPr>
                <w:rFonts w:hint="eastAsia"/>
              </w:rPr>
              <w:lastRenderedPageBreak/>
              <w:t>入</w:t>
            </w:r>
          </w:p>
        </w:tc>
        <w:tc>
          <w:tcPr>
            <w:tcW w:w="1429" w:type="dxa"/>
          </w:tcPr>
          <w:p w14:paraId="24D5DD34" w14:textId="77777777" w:rsidR="000829C4" w:rsidRDefault="00000000">
            <w:pPr>
              <w:jc w:val="center"/>
            </w:pPr>
            <w:r>
              <w:rPr>
                <w:rFonts w:hint="eastAsia"/>
              </w:rPr>
              <w:lastRenderedPageBreak/>
              <w:t>否</w:t>
            </w:r>
          </w:p>
        </w:tc>
        <w:tc>
          <w:tcPr>
            <w:tcW w:w="3330" w:type="dxa"/>
          </w:tcPr>
          <w:p w14:paraId="3B93D860" w14:textId="77777777" w:rsidR="000829C4" w:rsidRDefault="000829C4"/>
        </w:tc>
      </w:tr>
      <w:tr w:rsidR="000829C4" w14:paraId="237BDFAA" w14:textId="77777777">
        <w:tc>
          <w:tcPr>
            <w:tcW w:w="1561" w:type="dxa"/>
          </w:tcPr>
          <w:p w14:paraId="149E60DD" w14:textId="77777777" w:rsidR="000829C4" w:rsidRDefault="00000000">
            <w:r>
              <w:rPr>
                <w:rFonts w:hint="eastAsia"/>
              </w:rPr>
              <w:t>来源系统</w:t>
            </w:r>
          </w:p>
        </w:tc>
        <w:tc>
          <w:tcPr>
            <w:tcW w:w="1110" w:type="dxa"/>
          </w:tcPr>
          <w:p w14:paraId="1AF6AE77" w14:textId="77777777" w:rsidR="000829C4" w:rsidRDefault="00000000">
            <w:pPr>
              <w:jc w:val="center"/>
            </w:pPr>
            <w:r>
              <w:rPr>
                <w:rFonts w:hint="eastAsia"/>
              </w:rPr>
              <w:t>参照</w:t>
            </w:r>
          </w:p>
        </w:tc>
        <w:tc>
          <w:tcPr>
            <w:tcW w:w="1089" w:type="dxa"/>
          </w:tcPr>
          <w:p w14:paraId="048FDD35" w14:textId="77777777" w:rsidR="000829C4" w:rsidRDefault="00000000">
            <w:pPr>
              <w:jc w:val="center"/>
            </w:pPr>
            <w:r>
              <w:rPr>
                <w:rFonts w:hint="eastAsia"/>
                <w:lang w:eastAsia="zh"/>
              </w:rPr>
              <w:t>手动选择</w:t>
            </w:r>
          </w:p>
        </w:tc>
        <w:tc>
          <w:tcPr>
            <w:tcW w:w="1429" w:type="dxa"/>
          </w:tcPr>
          <w:p w14:paraId="1E25E2CB" w14:textId="77777777" w:rsidR="000829C4" w:rsidRDefault="00000000">
            <w:pPr>
              <w:jc w:val="center"/>
            </w:pPr>
            <w:r>
              <w:rPr>
                <w:rFonts w:hint="eastAsia"/>
              </w:rPr>
              <w:t>是</w:t>
            </w:r>
          </w:p>
        </w:tc>
        <w:tc>
          <w:tcPr>
            <w:tcW w:w="3330" w:type="dxa"/>
          </w:tcPr>
          <w:p w14:paraId="2E7A437D" w14:textId="77777777" w:rsidR="000829C4" w:rsidRDefault="00000000">
            <w:r>
              <w:rPr>
                <w:rFonts w:hint="eastAsia"/>
              </w:rPr>
              <w:t>默认手工录入，可编辑</w:t>
            </w:r>
          </w:p>
        </w:tc>
      </w:tr>
      <w:tr w:rsidR="000829C4" w14:paraId="4A83008C" w14:textId="77777777">
        <w:tc>
          <w:tcPr>
            <w:tcW w:w="1561" w:type="dxa"/>
          </w:tcPr>
          <w:p w14:paraId="62403AA6" w14:textId="77777777" w:rsidR="000829C4" w:rsidRDefault="00000000">
            <w:r>
              <w:rPr>
                <w:rFonts w:hint="eastAsia"/>
              </w:rPr>
              <w:t>单据状态</w:t>
            </w:r>
          </w:p>
        </w:tc>
        <w:tc>
          <w:tcPr>
            <w:tcW w:w="1110" w:type="dxa"/>
          </w:tcPr>
          <w:p w14:paraId="5516CD7E" w14:textId="77777777" w:rsidR="000829C4" w:rsidRDefault="00000000">
            <w:pPr>
              <w:jc w:val="center"/>
            </w:pPr>
            <w:r>
              <w:rPr>
                <w:rFonts w:hint="eastAsia"/>
              </w:rPr>
              <w:t>字符</w:t>
            </w:r>
          </w:p>
        </w:tc>
        <w:tc>
          <w:tcPr>
            <w:tcW w:w="1089" w:type="dxa"/>
          </w:tcPr>
          <w:p w14:paraId="66D636C9" w14:textId="77777777" w:rsidR="000829C4" w:rsidRDefault="00000000">
            <w:pPr>
              <w:jc w:val="center"/>
            </w:pPr>
            <w:r>
              <w:rPr>
                <w:rFonts w:hint="eastAsia"/>
              </w:rPr>
              <w:t>自动带出</w:t>
            </w:r>
          </w:p>
        </w:tc>
        <w:tc>
          <w:tcPr>
            <w:tcW w:w="1429" w:type="dxa"/>
          </w:tcPr>
          <w:p w14:paraId="430098F5" w14:textId="77777777" w:rsidR="000829C4" w:rsidRDefault="00000000">
            <w:pPr>
              <w:jc w:val="center"/>
            </w:pPr>
            <w:r>
              <w:rPr>
                <w:rFonts w:hint="eastAsia"/>
              </w:rPr>
              <w:t>是</w:t>
            </w:r>
          </w:p>
        </w:tc>
        <w:tc>
          <w:tcPr>
            <w:tcW w:w="3330" w:type="dxa"/>
          </w:tcPr>
          <w:p w14:paraId="08F8C3FA" w14:textId="77777777" w:rsidR="000829C4" w:rsidRDefault="00000000">
            <w:r>
              <w:rPr>
                <w:rFonts w:hint="eastAsia"/>
              </w:rPr>
              <w:t>默认保存，不可编辑</w:t>
            </w:r>
          </w:p>
        </w:tc>
      </w:tr>
      <w:tr w:rsidR="000829C4" w14:paraId="5158671F" w14:textId="77777777">
        <w:tc>
          <w:tcPr>
            <w:tcW w:w="1561" w:type="dxa"/>
          </w:tcPr>
          <w:p w14:paraId="1EB8D394" w14:textId="77777777" w:rsidR="000829C4" w:rsidRDefault="00000000">
            <w:r>
              <w:rPr>
                <w:rFonts w:hint="eastAsia"/>
              </w:rPr>
              <w:t>计算状态</w:t>
            </w:r>
          </w:p>
        </w:tc>
        <w:tc>
          <w:tcPr>
            <w:tcW w:w="1110" w:type="dxa"/>
          </w:tcPr>
          <w:p w14:paraId="33998AA4" w14:textId="77777777" w:rsidR="000829C4" w:rsidRDefault="00000000">
            <w:pPr>
              <w:jc w:val="center"/>
            </w:pPr>
            <w:r>
              <w:rPr>
                <w:rFonts w:hint="eastAsia"/>
              </w:rPr>
              <w:t>枚举</w:t>
            </w:r>
          </w:p>
        </w:tc>
        <w:tc>
          <w:tcPr>
            <w:tcW w:w="1089" w:type="dxa"/>
          </w:tcPr>
          <w:p w14:paraId="2468800F" w14:textId="77777777" w:rsidR="000829C4" w:rsidRDefault="00000000">
            <w:pPr>
              <w:jc w:val="center"/>
            </w:pPr>
            <w:r>
              <w:rPr>
                <w:rFonts w:hint="eastAsia"/>
              </w:rPr>
              <w:t>自动带出</w:t>
            </w:r>
          </w:p>
        </w:tc>
        <w:tc>
          <w:tcPr>
            <w:tcW w:w="1429" w:type="dxa"/>
          </w:tcPr>
          <w:p w14:paraId="5805880E" w14:textId="77777777" w:rsidR="000829C4" w:rsidRDefault="00000000">
            <w:pPr>
              <w:jc w:val="center"/>
            </w:pPr>
            <w:r>
              <w:rPr>
                <w:rFonts w:hint="eastAsia"/>
              </w:rPr>
              <w:t>否</w:t>
            </w:r>
          </w:p>
        </w:tc>
        <w:tc>
          <w:tcPr>
            <w:tcW w:w="3330" w:type="dxa"/>
          </w:tcPr>
          <w:p w14:paraId="67415B4C" w14:textId="77777777" w:rsidR="000829C4" w:rsidRDefault="00000000">
            <w:r>
              <w:rPr>
                <w:rFonts w:hint="eastAsia"/>
              </w:rPr>
              <w:t>未计算</w:t>
            </w:r>
            <w:r>
              <w:rPr>
                <w:rFonts w:hint="eastAsia"/>
              </w:rPr>
              <w:t>/</w:t>
            </w:r>
            <w:r>
              <w:rPr>
                <w:rFonts w:hint="eastAsia"/>
              </w:rPr>
              <w:t>已计算，不可编辑。</w:t>
            </w:r>
          </w:p>
        </w:tc>
      </w:tr>
      <w:tr w:rsidR="000829C4" w14:paraId="602A2676" w14:textId="77777777">
        <w:tc>
          <w:tcPr>
            <w:tcW w:w="1561" w:type="dxa"/>
          </w:tcPr>
          <w:p w14:paraId="4778FB69" w14:textId="77777777" w:rsidR="000829C4" w:rsidRDefault="00000000">
            <w:r>
              <w:rPr>
                <w:rFonts w:hint="eastAsia"/>
              </w:rPr>
              <w:t>计算期间</w:t>
            </w:r>
          </w:p>
        </w:tc>
        <w:tc>
          <w:tcPr>
            <w:tcW w:w="1110" w:type="dxa"/>
          </w:tcPr>
          <w:p w14:paraId="0751BB3F" w14:textId="77777777" w:rsidR="000829C4" w:rsidRDefault="00000000">
            <w:pPr>
              <w:jc w:val="center"/>
            </w:pPr>
            <w:r>
              <w:rPr>
                <w:rFonts w:hint="eastAsia"/>
              </w:rPr>
              <w:t>参照</w:t>
            </w:r>
          </w:p>
        </w:tc>
        <w:tc>
          <w:tcPr>
            <w:tcW w:w="1089" w:type="dxa"/>
          </w:tcPr>
          <w:p w14:paraId="65891A07" w14:textId="77777777" w:rsidR="000829C4" w:rsidRDefault="00000000">
            <w:pPr>
              <w:jc w:val="center"/>
            </w:pPr>
            <w:r>
              <w:rPr>
                <w:rFonts w:hint="eastAsia"/>
              </w:rPr>
              <w:t>自动带出</w:t>
            </w:r>
          </w:p>
        </w:tc>
        <w:tc>
          <w:tcPr>
            <w:tcW w:w="1429" w:type="dxa"/>
          </w:tcPr>
          <w:p w14:paraId="57B87CF2" w14:textId="77777777" w:rsidR="000829C4" w:rsidRDefault="00000000">
            <w:pPr>
              <w:jc w:val="center"/>
            </w:pPr>
            <w:r>
              <w:rPr>
                <w:rFonts w:hint="eastAsia"/>
              </w:rPr>
              <w:t>否</w:t>
            </w:r>
          </w:p>
        </w:tc>
        <w:tc>
          <w:tcPr>
            <w:tcW w:w="3330" w:type="dxa"/>
          </w:tcPr>
          <w:p w14:paraId="5B9E3A29" w14:textId="77777777" w:rsidR="000829C4" w:rsidRDefault="00000000">
            <w:r>
              <w:rPr>
                <w:rFonts w:hint="eastAsia"/>
              </w:rPr>
              <w:t>不可编辑，会计月份</w:t>
            </w:r>
          </w:p>
        </w:tc>
      </w:tr>
      <w:tr w:rsidR="000829C4" w14:paraId="0944CB0E" w14:textId="77777777">
        <w:tc>
          <w:tcPr>
            <w:tcW w:w="0" w:type="auto"/>
          </w:tcPr>
          <w:p w14:paraId="4C126877" w14:textId="77777777" w:rsidR="000829C4" w:rsidRDefault="00000000">
            <w:r>
              <w:rPr>
                <w:rFonts w:hint="eastAsia"/>
              </w:rPr>
              <w:t>制单人</w:t>
            </w:r>
          </w:p>
        </w:tc>
        <w:tc>
          <w:tcPr>
            <w:tcW w:w="0" w:type="auto"/>
          </w:tcPr>
          <w:p w14:paraId="793E70C6" w14:textId="77777777" w:rsidR="000829C4" w:rsidRDefault="00000000">
            <w:pPr>
              <w:jc w:val="center"/>
            </w:pPr>
            <w:r>
              <w:rPr>
                <w:rFonts w:hint="eastAsia"/>
              </w:rPr>
              <w:t>字符</w:t>
            </w:r>
          </w:p>
        </w:tc>
        <w:tc>
          <w:tcPr>
            <w:tcW w:w="0" w:type="auto"/>
          </w:tcPr>
          <w:p w14:paraId="6B794A12" w14:textId="77777777" w:rsidR="000829C4" w:rsidRDefault="00000000">
            <w:pPr>
              <w:jc w:val="center"/>
            </w:pPr>
            <w:r>
              <w:rPr>
                <w:rFonts w:hint="eastAsia"/>
              </w:rPr>
              <w:t>自动带出</w:t>
            </w:r>
          </w:p>
        </w:tc>
        <w:tc>
          <w:tcPr>
            <w:tcW w:w="0" w:type="auto"/>
          </w:tcPr>
          <w:p w14:paraId="271B9558" w14:textId="77777777" w:rsidR="000829C4" w:rsidRDefault="00000000">
            <w:pPr>
              <w:jc w:val="center"/>
            </w:pPr>
            <w:r>
              <w:rPr>
                <w:rFonts w:hint="eastAsia"/>
              </w:rPr>
              <w:t>否</w:t>
            </w:r>
          </w:p>
        </w:tc>
        <w:tc>
          <w:tcPr>
            <w:tcW w:w="0" w:type="auto"/>
          </w:tcPr>
          <w:p w14:paraId="683D0DBC" w14:textId="77777777" w:rsidR="000829C4" w:rsidRDefault="00000000">
            <w:r>
              <w:rPr>
                <w:rFonts w:hint="eastAsia"/>
              </w:rPr>
              <w:t>不可编辑</w:t>
            </w:r>
          </w:p>
        </w:tc>
      </w:tr>
      <w:tr w:rsidR="000829C4" w14:paraId="11EE3AF7" w14:textId="77777777">
        <w:tc>
          <w:tcPr>
            <w:tcW w:w="0" w:type="auto"/>
          </w:tcPr>
          <w:p w14:paraId="2F2E7ED3" w14:textId="77777777" w:rsidR="000829C4" w:rsidRDefault="00000000">
            <w:r>
              <w:rPr>
                <w:rFonts w:hint="eastAsia"/>
              </w:rPr>
              <w:t>制单日期</w:t>
            </w:r>
          </w:p>
        </w:tc>
        <w:tc>
          <w:tcPr>
            <w:tcW w:w="0" w:type="auto"/>
          </w:tcPr>
          <w:p w14:paraId="25C43AF9" w14:textId="77777777" w:rsidR="000829C4" w:rsidRDefault="00000000">
            <w:pPr>
              <w:jc w:val="center"/>
            </w:pPr>
            <w:r>
              <w:rPr>
                <w:rFonts w:hint="eastAsia"/>
              </w:rPr>
              <w:t>字符</w:t>
            </w:r>
          </w:p>
        </w:tc>
        <w:tc>
          <w:tcPr>
            <w:tcW w:w="0" w:type="auto"/>
          </w:tcPr>
          <w:p w14:paraId="74171F85" w14:textId="77777777" w:rsidR="000829C4" w:rsidRDefault="00000000">
            <w:pPr>
              <w:jc w:val="center"/>
            </w:pPr>
            <w:r>
              <w:rPr>
                <w:rFonts w:hint="eastAsia"/>
              </w:rPr>
              <w:t>自动带出</w:t>
            </w:r>
          </w:p>
        </w:tc>
        <w:tc>
          <w:tcPr>
            <w:tcW w:w="0" w:type="auto"/>
          </w:tcPr>
          <w:p w14:paraId="362132F1" w14:textId="77777777" w:rsidR="000829C4" w:rsidRDefault="00000000">
            <w:pPr>
              <w:jc w:val="center"/>
            </w:pPr>
            <w:r>
              <w:rPr>
                <w:rFonts w:hint="eastAsia"/>
              </w:rPr>
              <w:t>否</w:t>
            </w:r>
          </w:p>
        </w:tc>
        <w:tc>
          <w:tcPr>
            <w:tcW w:w="0" w:type="auto"/>
          </w:tcPr>
          <w:p w14:paraId="32AC2AAF" w14:textId="77777777" w:rsidR="000829C4" w:rsidRDefault="00000000">
            <w:r>
              <w:rPr>
                <w:rFonts w:hint="eastAsia"/>
              </w:rPr>
              <w:t>不可编辑</w:t>
            </w:r>
          </w:p>
        </w:tc>
      </w:tr>
      <w:tr w:rsidR="000829C4" w14:paraId="31F48913" w14:textId="77777777">
        <w:tc>
          <w:tcPr>
            <w:tcW w:w="0" w:type="auto"/>
          </w:tcPr>
          <w:p w14:paraId="7B58E2D4" w14:textId="77777777" w:rsidR="000829C4" w:rsidRDefault="00000000">
            <w:r>
              <w:rPr>
                <w:rFonts w:hint="eastAsia"/>
              </w:rPr>
              <w:t>最后修改人</w:t>
            </w:r>
          </w:p>
        </w:tc>
        <w:tc>
          <w:tcPr>
            <w:tcW w:w="0" w:type="auto"/>
          </w:tcPr>
          <w:p w14:paraId="1C02DBB3" w14:textId="77777777" w:rsidR="000829C4" w:rsidRDefault="00000000">
            <w:pPr>
              <w:jc w:val="center"/>
            </w:pPr>
            <w:r>
              <w:rPr>
                <w:rFonts w:hint="eastAsia"/>
              </w:rPr>
              <w:t>字符</w:t>
            </w:r>
          </w:p>
        </w:tc>
        <w:tc>
          <w:tcPr>
            <w:tcW w:w="0" w:type="auto"/>
          </w:tcPr>
          <w:p w14:paraId="34B31F18" w14:textId="77777777" w:rsidR="000829C4" w:rsidRDefault="00000000">
            <w:pPr>
              <w:jc w:val="center"/>
            </w:pPr>
            <w:r>
              <w:rPr>
                <w:rFonts w:hint="eastAsia"/>
              </w:rPr>
              <w:t>自动带出</w:t>
            </w:r>
          </w:p>
        </w:tc>
        <w:tc>
          <w:tcPr>
            <w:tcW w:w="0" w:type="auto"/>
          </w:tcPr>
          <w:p w14:paraId="56BCB6FB" w14:textId="77777777" w:rsidR="000829C4" w:rsidRDefault="00000000">
            <w:pPr>
              <w:jc w:val="center"/>
            </w:pPr>
            <w:r>
              <w:rPr>
                <w:rFonts w:hint="eastAsia"/>
              </w:rPr>
              <w:t>否</w:t>
            </w:r>
          </w:p>
        </w:tc>
        <w:tc>
          <w:tcPr>
            <w:tcW w:w="0" w:type="auto"/>
          </w:tcPr>
          <w:p w14:paraId="20C49E2B" w14:textId="77777777" w:rsidR="000829C4" w:rsidRDefault="00000000">
            <w:r>
              <w:rPr>
                <w:rFonts w:hint="eastAsia"/>
              </w:rPr>
              <w:t>不可编辑</w:t>
            </w:r>
          </w:p>
        </w:tc>
      </w:tr>
      <w:tr w:rsidR="000829C4" w14:paraId="7285A984" w14:textId="77777777">
        <w:tc>
          <w:tcPr>
            <w:tcW w:w="0" w:type="auto"/>
          </w:tcPr>
          <w:p w14:paraId="0D3B7340" w14:textId="77777777" w:rsidR="000829C4" w:rsidRDefault="00000000">
            <w:r>
              <w:rPr>
                <w:rFonts w:hint="eastAsia"/>
              </w:rPr>
              <w:t>最后修改日期</w:t>
            </w:r>
          </w:p>
        </w:tc>
        <w:tc>
          <w:tcPr>
            <w:tcW w:w="0" w:type="auto"/>
          </w:tcPr>
          <w:p w14:paraId="3CC10D75" w14:textId="77777777" w:rsidR="000829C4" w:rsidRDefault="00000000">
            <w:pPr>
              <w:jc w:val="center"/>
            </w:pPr>
            <w:r>
              <w:rPr>
                <w:rFonts w:hint="eastAsia"/>
              </w:rPr>
              <w:t>字符</w:t>
            </w:r>
          </w:p>
        </w:tc>
        <w:tc>
          <w:tcPr>
            <w:tcW w:w="0" w:type="auto"/>
          </w:tcPr>
          <w:p w14:paraId="552E059D" w14:textId="77777777" w:rsidR="000829C4" w:rsidRDefault="00000000">
            <w:pPr>
              <w:jc w:val="center"/>
            </w:pPr>
            <w:r>
              <w:rPr>
                <w:rFonts w:hint="eastAsia"/>
              </w:rPr>
              <w:t>自动带出</w:t>
            </w:r>
          </w:p>
        </w:tc>
        <w:tc>
          <w:tcPr>
            <w:tcW w:w="0" w:type="auto"/>
          </w:tcPr>
          <w:p w14:paraId="619A3625" w14:textId="77777777" w:rsidR="000829C4" w:rsidRDefault="00000000">
            <w:pPr>
              <w:jc w:val="center"/>
            </w:pPr>
            <w:r>
              <w:rPr>
                <w:rFonts w:hint="eastAsia"/>
              </w:rPr>
              <w:t>否</w:t>
            </w:r>
          </w:p>
        </w:tc>
        <w:tc>
          <w:tcPr>
            <w:tcW w:w="0" w:type="auto"/>
          </w:tcPr>
          <w:p w14:paraId="741C08AC" w14:textId="77777777" w:rsidR="000829C4" w:rsidRDefault="00000000">
            <w:r>
              <w:rPr>
                <w:rFonts w:hint="eastAsia"/>
              </w:rPr>
              <w:t>不可编辑</w:t>
            </w:r>
          </w:p>
        </w:tc>
      </w:tr>
    </w:tbl>
    <w:p w14:paraId="0CC510B0" w14:textId="77777777" w:rsidR="000829C4" w:rsidRDefault="00000000">
      <w:pPr>
        <w:pStyle w:val="4"/>
      </w:pPr>
      <w:r>
        <w:rPr>
          <w:rFonts w:hint="eastAsia"/>
        </w:rPr>
        <w:t>业务处理</w:t>
      </w:r>
    </w:p>
    <w:p w14:paraId="7F1DDA6B" w14:textId="77777777" w:rsidR="000829C4" w:rsidRDefault="00000000">
      <w:pPr>
        <w:pStyle w:val="5"/>
      </w:pPr>
      <w:r>
        <w:rPr>
          <w:rFonts w:hint="eastAsia"/>
        </w:rPr>
        <w:t>业务说明与流程</w:t>
      </w:r>
    </w:p>
    <w:p w14:paraId="37513AB3" w14:textId="77777777" w:rsidR="000829C4" w:rsidRDefault="00000000">
      <w:pPr>
        <w:numPr>
          <w:ilvl w:val="0"/>
          <w:numId w:val="12"/>
        </w:numPr>
      </w:pPr>
      <w:r>
        <w:rPr>
          <w:rFonts w:hint="eastAsia"/>
        </w:rPr>
        <w:t>当企业发生应税业务时，在纳税所属期内通过本功能录入或导入应税凭证信息；</w:t>
      </w:r>
    </w:p>
    <w:p w14:paraId="4245BA5F" w14:textId="77777777" w:rsidR="000829C4" w:rsidRDefault="00000000">
      <w:pPr>
        <w:numPr>
          <w:ilvl w:val="0"/>
          <w:numId w:val="12"/>
        </w:numPr>
      </w:pPr>
      <w:r>
        <w:rPr>
          <w:rFonts w:hint="eastAsia"/>
        </w:rPr>
        <w:t>无确定金额的合同可联查合同补录信息；</w:t>
      </w:r>
    </w:p>
    <w:p w14:paraId="080BA415" w14:textId="77777777" w:rsidR="000829C4" w:rsidRDefault="00000000">
      <w:pPr>
        <w:pStyle w:val="5"/>
      </w:pPr>
      <w:r>
        <w:rPr>
          <w:rFonts w:hint="eastAsia"/>
        </w:rPr>
        <w:t>功能按钮</w:t>
      </w:r>
    </w:p>
    <w:p w14:paraId="41A27DBD" w14:textId="77777777" w:rsidR="000829C4" w:rsidRDefault="00000000">
      <w:pPr>
        <w:numPr>
          <w:ilvl w:val="0"/>
          <w:numId w:val="13"/>
        </w:numPr>
      </w:pPr>
      <w:r>
        <w:rPr>
          <w:rFonts w:hint="eastAsia"/>
        </w:rPr>
        <w:t>【新增】：点击【新增】按钮，弹出新增卡片界面；</w:t>
      </w:r>
    </w:p>
    <w:p w14:paraId="11BE99C6" w14:textId="77777777" w:rsidR="000829C4" w:rsidRDefault="00000000">
      <w:pPr>
        <w:numPr>
          <w:ilvl w:val="0"/>
          <w:numId w:val="13"/>
        </w:numPr>
      </w:pPr>
      <w:r>
        <w:rPr>
          <w:rFonts w:hint="eastAsia"/>
        </w:rPr>
        <w:t>【导入】：导入</w:t>
      </w:r>
      <w:r>
        <w:rPr>
          <w:rFonts w:hint="eastAsia"/>
        </w:rPr>
        <w:t>EXCEL</w:t>
      </w:r>
      <w:r>
        <w:rPr>
          <w:rFonts w:hint="eastAsia"/>
        </w:rPr>
        <w:t>的数据，如果枚举项或参照项无效，则导入失败，提示“导入失败，编码为</w:t>
      </w:r>
      <w:r>
        <w:rPr>
          <w:rFonts w:hint="eastAsia"/>
        </w:rPr>
        <w:t>xxx</w:t>
      </w:r>
      <w:r>
        <w:rPr>
          <w:rFonts w:hint="eastAsia"/>
        </w:rPr>
        <w:t>的</w:t>
      </w:r>
      <w:r>
        <w:rPr>
          <w:rFonts w:hint="eastAsia"/>
        </w:rPr>
        <w:t>xx</w:t>
      </w:r>
      <w:r>
        <w:rPr>
          <w:rFonts w:hint="eastAsia"/>
        </w:rPr>
        <w:t>（如税目）不存在，请修改。”；</w:t>
      </w:r>
    </w:p>
    <w:p w14:paraId="581DF9CD" w14:textId="77777777" w:rsidR="000829C4" w:rsidRDefault="00000000">
      <w:pPr>
        <w:numPr>
          <w:ilvl w:val="0"/>
          <w:numId w:val="13"/>
        </w:numPr>
      </w:pPr>
      <w:r>
        <w:rPr>
          <w:rFonts w:hint="eastAsia"/>
        </w:rPr>
        <w:lastRenderedPageBreak/>
        <w:t>【导出】：导出当前查询出的数据结果</w:t>
      </w:r>
    </w:p>
    <w:p w14:paraId="11050225" w14:textId="77777777" w:rsidR="000829C4" w:rsidRDefault="00000000">
      <w:pPr>
        <w:numPr>
          <w:ilvl w:val="0"/>
          <w:numId w:val="13"/>
        </w:numPr>
      </w:pPr>
      <w:r>
        <w:rPr>
          <w:rFonts w:hint="eastAsia"/>
        </w:rPr>
        <w:t>【下载导入模板】：下载导入模板，模板如下：</w:t>
      </w:r>
    </w:p>
    <w:p w14:paraId="083002A9" w14:textId="77777777" w:rsidR="000829C4" w:rsidRDefault="00000000">
      <w:pPr>
        <w:numPr>
          <w:ilvl w:val="255"/>
          <w:numId w:val="0"/>
        </w:numPr>
      </w:pPr>
      <w:r>
        <w:rPr>
          <w:rFonts w:hint="eastAsia"/>
        </w:rPr>
        <w:object w:dxaOrig="1455" w:dyaOrig="1320" w14:anchorId="326373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55pt;height:65.9pt" o:ole="">
            <v:imagedata r:id="rId20" o:title=""/>
          </v:shape>
          <o:OLEObject Type="Embed" ProgID="Excel.Sheet.8" ShapeID="_x0000_i1025" DrawAspect="Icon" ObjectID="_1845889003" r:id="rId21"/>
        </w:object>
      </w:r>
    </w:p>
    <w:p w14:paraId="79CE1DA1" w14:textId="77777777" w:rsidR="000829C4" w:rsidRDefault="00000000">
      <w:pPr>
        <w:numPr>
          <w:ilvl w:val="0"/>
          <w:numId w:val="13"/>
        </w:numPr>
      </w:pPr>
      <w:r>
        <w:rPr>
          <w:rFonts w:hint="eastAsia"/>
        </w:rPr>
        <w:t>【详情】：点击该按钮，弹出卡片界面，界面为查看状态；</w:t>
      </w:r>
    </w:p>
    <w:p w14:paraId="73539C33" w14:textId="77777777" w:rsidR="000829C4" w:rsidRDefault="00000000">
      <w:pPr>
        <w:numPr>
          <w:ilvl w:val="0"/>
          <w:numId w:val="13"/>
        </w:numPr>
      </w:pPr>
      <w:r>
        <w:rPr>
          <w:rFonts w:hint="eastAsia"/>
        </w:rPr>
        <w:t>【修改】：修改所选保存状态的数据；</w:t>
      </w:r>
    </w:p>
    <w:p w14:paraId="699C5453" w14:textId="77777777" w:rsidR="000829C4" w:rsidRDefault="00000000">
      <w:pPr>
        <w:numPr>
          <w:ilvl w:val="0"/>
          <w:numId w:val="13"/>
        </w:numPr>
      </w:pPr>
      <w:r>
        <w:rPr>
          <w:rFonts w:hint="eastAsia"/>
        </w:rPr>
        <w:t>【删除】：删除所选保存状态的数据；</w:t>
      </w:r>
    </w:p>
    <w:p w14:paraId="2D5BE179" w14:textId="77777777" w:rsidR="000829C4" w:rsidRDefault="00000000">
      <w:r>
        <w:rPr>
          <w:rFonts w:hint="eastAsia"/>
        </w:rPr>
        <w:t>卡片按钮</w:t>
      </w:r>
      <w:r>
        <w:rPr>
          <w:rFonts w:hint="eastAsia"/>
        </w:rPr>
        <w:t>:</w:t>
      </w:r>
    </w:p>
    <w:p w14:paraId="38E5B952" w14:textId="77777777" w:rsidR="000829C4" w:rsidRDefault="00000000">
      <w:pPr>
        <w:numPr>
          <w:ilvl w:val="0"/>
          <w:numId w:val="14"/>
        </w:numPr>
      </w:pPr>
      <w:r>
        <w:rPr>
          <w:rFonts w:hint="eastAsia"/>
        </w:rPr>
        <w:t>【保存】：保存修改或新增的内容；</w:t>
      </w:r>
    </w:p>
    <w:p w14:paraId="60035AE0" w14:textId="77777777" w:rsidR="000829C4" w:rsidRDefault="00000000">
      <w:pPr>
        <w:numPr>
          <w:ilvl w:val="0"/>
          <w:numId w:val="14"/>
        </w:numPr>
      </w:pPr>
      <w:r>
        <w:rPr>
          <w:rFonts w:hint="eastAsia"/>
        </w:rPr>
        <w:t>【取消】：取消修改或新增的内容；</w:t>
      </w:r>
    </w:p>
    <w:p w14:paraId="7BC22647" w14:textId="77777777" w:rsidR="000829C4" w:rsidRDefault="00000000">
      <w:pPr>
        <w:pStyle w:val="5"/>
      </w:pPr>
      <w:r>
        <w:rPr>
          <w:rFonts w:hint="eastAsia"/>
        </w:rPr>
        <w:t>算法说明</w:t>
      </w:r>
    </w:p>
    <w:p w14:paraId="62436901" w14:textId="77777777" w:rsidR="000829C4" w:rsidRDefault="00000000">
      <w:pPr>
        <w:numPr>
          <w:ilvl w:val="0"/>
          <w:numId w:val="15"/>
        </w:numPr>
      </w:pPr>
      <w:r>
        <w:rPr>
          <w:rFonts w:hint="eastAsia"/>
        </w:rPr>
        <w:t>无合同金额为否（</w:t>
      </w:r>
      <w:proofErr w:type="gramStart"/>
      <w:r>
        <w:t>未勾选</w:t>
      </w:r>
      <w:proofErr w:type="gramEnd"/>
      <w:r>
        <w:rPr>
          <w:rFonts w:hint="eastAsia"/>
        </w:rPr>
        <w:t>)</w:t>
      </w:r>
      <w:r>
        <w:rPr>
          <w:rFonts w:hint="eastAsia"/>
        </w:rPr>
        <w:t>时，</w:t>
      </w:r>
    </w:p>
    <w:p w14:paraId="4F2024E7" w14:textId="77777777" w:rsidR="000829C4" w:rsidRDefault="00000000">
      <w:pPr>
        <w:numPr>
          <w:ilvl w:val="0"/>
          <w:numId w:val="16"/>
        </w:numPr>
      </w:pPr>
      <w:r>
        <w:rPr>
          <w:rFonts w:hint="eastAsia"/>
        </w:rPr>
        <w:t>含税金额</w:t>
      </w:r>
      <w:r>
        <w:rPr>
          <w:rFonts w:hint="eastAsia"/>
        </w:rPr>
        <w:t>-</w:t>
      </w:r>
      <w:r>
        <w:rPr>
          <w:rFonts w:hint="eastAsia"/>
        </w:rPr>
        <w:t>原币、不含税金额</w:t>
      </w:r>
      <w:r>
        <w:rPr>
          <w:rFonts w:hint="eastAsia"/>
        </w:rPr>
        <w:t>-</w:t>
      </w:r>
      <w:proofErr w:type="gramStart"/>
      <w:r>
        <w:rPr>
          <w:rFonts w:hint="eastAsia"/>
        </w:rPr>
        <w:t>原币可</w:t>
      </w:r>
      <w:proofErr w:type="gramEnd"/>
      <w:r>
        <w:rPr>
          <w:rFonts w:hint="eastAsia"/>
        </w:rPr>
        <w:t>编辑且至少有一个必须有值；</w:t>
      </w:r>
    </w:p>
    <w:p w14:paraId="1F348E15" w14:textId="77777777" w:rsidR="000829C4" w:rsidRDefault="00000000">
      <w:pPr>
        <w:numPr>
          <w:ilvl w:val="0"/>
          <w:numId w:val="16"/>
        </w:numPr>
      </w:pPr>
      <w:r>
        <w:rPr>
          <w:rFonts w:hint="eastAsia"/>
        </w:rPr>
        <w:t>纳税方式可编辑，可选择预缴</w:t>
      </w:r>
      <w:r>
        <w:rPr>
          <w:rFonts w:hint="eastAsia"/>
        </w:rPr>
        <w:t>/</w:t>
      </w:r>
      <w:r>
        <w:rPr>
          <w:rFonts w:hint="eastAsia"/>
        </w:rPr>
        <w:t>贴花</w:t>
      </w:r>
      <w:r>
        <w:rPr>
          <w:rFonts w:hint="eastAsia"/>
        </w:rPr>
        <w:t>/</w:t>
      </w:r>
      <w:r>
        <w:rPr>
          <w:rFonts w:hint="eastAsia"/>
        </w:rPr>
        <w:t>空；</w:t>
      </w:r>
    </w:p>
    <w:p w14:paraId="3E3B7F24" w14:textId="77777777" w:rsidR="000829C4" w:rsidRDefault="00000000">
      <w:pPr>
        <w:numPr>
          <w:ilvl w:val="0"/>
          <w:numId w:val="16"/>
        </w:numPr>
      </w:pPr>
      <w:r>
        <w:rPr>
          <w:rFonts w:hint="eastAsia"/>
        </w:rPr>
        <w:t>缴纳方式为预缴</w:t>
      </w:r>
      <w:r>
        <w:rPr>
          <w:rFonts w:hint="eastAsia"/>
        </w:rPr>
        <w:t>/</w:t>
      </w:r>
      <w:r>
        <w:rPr>
          <w:rFonts w:hint="eastAsia"/>
        </w:rPr>
        <w:t>贴花时，预缴</w:t>
      </w:r>
      <w:r>
        <w:rPr>
          <w:rFonts w:hint="eastAsia"/>
        </w:rPr>
        <w:t>/</w:t>
      </w:r>
      <w:r>
        <w:rPr>
          <w:rFonts w:hint="eastAsia"/>
        </w:rPr>
        <w:t>贴花金额必录，否则预缴</w:t>
      </w:r>
      <w:r>
        <w:rPr>
          <w:rFonts w:hint="eastAsia"/>
        </w:rPr>
        <w:t>/</w:t>
      </w:r>
      <w:r>
        <w:rPr>
          <w:rFonts w:hint="eastAsia"/>
        </w:rPr>
        <w:t>贴花金额不可编辑且置空（缴纳方式为预缴，则税额录入的是预缴税额，纳税方式为贴花时，税额为贴花金额</w:t>
      </w:r>
      <w:r>
        <w:rPr>
          <w:rFonts w:hint="eastAsia"/>
        </w:rPr>
        <w:t>)</w:t>
      </w:r>
    </w:p>
    <w:p w14:paraId="0B8954CF" w14:textId="77777777" w:rsidR="000829C4" w:rsidRDefault="00000000">
      <w:pPr>
        <w:numPr>
          <w:ilvl w:val="0"/>
          <w:numId w:val="15"/>
        </w:numPr>
      </w:pPr>
      <w:r>
        <w:rPr>
          <w:rFonts w:hint="eastAsia"/>
        </w:rPr>
        <w:t>无合同金额为是（已勾选）时，</w:t>
      </w:r>
    </w:p>
    <w:p w14:paraId="2E873CAD" w14:textId="77777777" w:rsidR="000829C4" w:rsidRDefault="00000000">
      <w:pPr>
        <w:numPr>
          <w:ilvl w:val="0"/>
          <w:numId w:val="17"/>
        </w:numPr>
      </w:pPr>
      <w:r>
        <w:rPr>
          <w:rFonts w:hint="eastAsia"/>
        </w:rPr>
        <w:t>含税金额</w:t>
      </w:r>
      <w:r>
        <w:rPr>
          <w:rFonts w:hint="eastAsia"/>
        </w:rPr>
        <w:t>-</w:t>
      </w:r>
      <w:r>
        <w:rPr>
          <w:rFonts w:hint="eastAsia"/>
        </w:rPr>
        <w:t>原币、不含税金额</w:t>
      </w:r>
      <w:r>
        <w:rPr>
          <w:rFonts w:hint="eastAsia"/>
        </w:rPr>
        <w:t>-</w:t>
      </w:r>
      <w:proofErr w:type="gramStart"/>
      <w:r>
        <w:rPr>
          <w:rFonts w:hint="eastAsia"/>
        </w:rPr>
        <w:t>原币不可</w:t>
      </w:r>
      <w:proofErr w:type="gramEnd"/>
      <w:r>
        <w:rPr>
          <w:rFonts w:hint="eastAsia"/>
        </w:rPr>
        <w:t>编辑且置空；</w:t>
      </w:r>
    </w:p>
    <w:p w14:paraId="152F8A86" w14:textId="77777777" w:rsidR="000829C4" w:rsidRDefault="00000000">
      <w:pPr>
        <w:numPr>
          <w:ilvl w:val="0"/>
          <w:numId w:val="17"/>
        </w:numPr>
      </w:pPr>
      <w:r>
        <w:rPr>
          <w:rFonts w:hint="eastAsia"/>
        </w:rPr>
        <w:t>纳税方式不可编辑且置空；</w:t>
      </w:r>
    </w:p>
    <w:p w14:paraId="5BE1E9B4" w14:textId="77777777" w:rsidR="000829C4" w:rsidRDefault="00000000">
      <w:pPr>
        <w:numPr>
          <w:ilvl w:val="0"/>
          <w:numId w:val="17"/>
        </w:numPr>
      </w:pPr>
      <w:r>
        <w:rPr>
          <w:rFonts w:hint="eastAsia"/>
        </w:rPr>
        <w:t>预缴</w:t>
      </w:r>
      <w:r>
        <w:rPr>
          <w:rFonts w:hint="eastAsia"/>
        </w:rPr>
        <w:t>/</w:t>
      </w:r>
      <w:r>
        <w:rPr>
          <w:rFonts w:hint="eastAsia"/>
        </w:rPr>
        <w:t>贴花金额不可编辑且置空。</w:t>
      </w:r>
    </w:p>
    <w:p w14:paraId="04CF92FC" w14:textId="77777777" w:rsidR="000829C4" w:rsidRDefault="00000000">
      <w:pPr>
        <w:numPr>
          <w:ilvl w:val="0"/>
          <w:numId w:val="15"/>
        </w:numPr>
      </w:pPr>
      <w:r>
        <w:rPr>
          <w:rFonts w:hint="eastAsia"/>
        </w:rPr>
        <w:t>选择合同性质后，根据税目规则自动带出对应的税目，税目可修改；</w:t>
      </w:r>
    </w:p>
    <w:p w14:paraId="2A4672F0" w14:textId="77777777" w:rsidR="000829C4" w:rsidRDefault="00000000">
      <w:pPr>
        <w:numPr>
          <w:ilvl w:val="0"/>
          <w:numId w:val="15"/>
        </w:numPr>
      </w:pPr>
      <w:r>
        <w:rPr>
          <w:rFonts w:hint="eastAsia"/>
        </w:rPr>
        <w:t>无金额合同的台账在列表界面自动显示补录信息。</w:t>
      </w:r>
    </w:p>
    <w:p w14:paraId="6BB42D2A" w14:textId="77777777" w:rsidR="000829C4" w:rsidRDefault="00000000">
      <w:pPr>
        <w:pStyle w:val="5"/>
      </w:pPr>
      <w:r>
        <w:rPr>
          <w:rFonts w:hint="eastAsia"/>
        </w:rPr>
        <w:t>逻辑校验</w:t>
      </w:r>
    </w:p>
    <w:p w14:paraId="7A358523" w14:textId="77777777" w:rsidR="000829C4" w:rsidRDefault="00000000">
      <w:pPr>
        <w:numPr>
          <w:ilvl w:val="0"/>
          <w:numId w:val="18"/>
        </w:numPr>
      </w:pPr>
      <w:r>
        <w:rPr>
          <w:rFonts w:hint="eastAsia"/>
        </w:rPr>
        <w:t>保存时，如果合同签订日期所在期间已计算印花税，则不能保存，提示“签订日期所在期间已计算印花税，是否继续？”如选择确定则继续保存，否则不保存；</w:t>
      </w:r>
    </w:p>
    <w:p w14:paraId="72418AAB" w14:textId="77777777" w:rsidR="000829C4" w:rsidRDefault="00000000">
      <w:pPr>
        <w:pStyle w:val="4"/>
      </w:pPr>
      <w:r>
        <w:rPr>
          <w:rFonts w:hint="eastAsia"/>
        </w:rPr>
        <w:lastRenderedPageBreak/>
        <w:t>输出</w:t>
      </w:r>
    </w:p>
    <w:p w14:paraId="5771C52B" w14:textId="77777777" w:rsidR="000829C4" w:rsidRDefault="00000000">
      <w:r>
        <w:rPr>
          <w:rFonts w:hint="eastAsia"/>
        </w:rPr>
        <w:t>无。</w:t>
      </w:r>
    </w:p>
    <w:p w14:paraId="42A5F6FC" w14:textId="77777777" w:rsidR="000829C4" w:rsidRDefault="000829C4"/>
    <w:p w14:paraId="7400FEC1" w14:textId="77777777" w:rsidR="000829C4" w:rsidRDefault="00000000">
      <w:pPr>
        <w:pStyle w:val="3"/>
      </w:pPr>
      <w:bookmarkStart w:id="51" w:name="_Toc6408"/>
      <w:bookmarkStart w:id="52" w:name="_Toc1341260664"/>
      <w:bookmarkStart w:id="53" w:name="_Toc3146"/>
      <w:bookmarkStart w:id="54" w:name="_Toc20410"/>
      <w:r>
        <w:rPr>
          <w:rFonts w:hint="eastAsia"/>
          <w:color w:val="FF0000"/>
          <w:shd w:val="clear" w:color="auto" w:fill="FFFF00"/>
        </w:rPr>
        <w:t>（新增）</w:t>
      </w:r>
      <w:r>
        <w:rPr>
          <w:rFonts w:hint="eastAsia"/>
        </w:rPr>
        <w:t>小</w:t>
      </w:r>
      <w:proofErr w:type="gramStart"/>
      <w:r>
        <w:rPr>
          <w:rFonts w:hint="eastAsia"/>
        </w:rPr>
        <w:t>微企业贷款免税台</w:t>
      </w:r>
      <w:proofErr w:type="gramEnd"/>
      <w:r>
        <w:rPr>
          <w:rFonts w:hint="eastAsia"/>
        </w:rPr>
        <w:t>账</w:t>
      </w:r>
    </w:p>
    <w:p w14:paraId="653A30D1" w14:textId="77777777" w:rsidR="000829C4" w:rsidRDefault="00000000">
      <w:pPr>
        <w:pStyle w:val="4"/>
      </w:pPr>
      <w:r>
        <w:rPr>
          <w:rFonts w:hint="eastAsia"/>
        </w:rPr>
        <w:t>功能描述</w:t>
      </w:r>
    </w:p>
    <w:p w14:paraId="046FA1C3" w14:textId="77777777" w:rsidR="000829C4" w:rsidRDefault="00000000">
      <w:pPr>
        <w:ind w:firstLine="420"/>
      </w:pPr>
      <w:r>
        <w:rPr>
          <w:rFonts w:hint="eastAsia"/>
        </w:rPr>
        <w:t>本功能为印花税小</w:t>
      </w:r>
      <w:proofErr w:type="gramStart"/>
      <w:r>
        <w:rPr>
          <w:rFonts w:hint="eastAsia"/>
        </w:rPr>
        <w:t>微企业贷款免税台</w:t>
      </w:r>
      <w:proofErr w:type="gramEnd"/>
      <w:r>
        <w:rPr>
          <w:rFonts w:hint="eastAsia"/>
        </w:rPr>
        <w:t>账查询功能。支持接口对接的方式。</w:t>
      </w:r>
      <w:commentRangeStart w:id="55"/>
      <w:r>
        <w:rPr>
          <w:rFonts w:hint="eastAsia"/>
          <w:color w:val="FF0000"/>
          <w:shd w:val="clear" w:color="auto" w:fill="FFFF00"/>
        </w:rPr>
        <w:t>当对接信贷系统时，获取到客户规模为“小微客户”的借款合同时，数据存入小</w:t>
      </w:r>
      <w:proofErr w:type="gramStart"/>
      <w:r>
        <w:rPr>
          <w:rFonts w:hint="eastAsia"/>
          <w:color w:val="FF0000"/>
          <w:shd w:val="clear" w:color="auto" w:fill="FFFF00"/>
        </w:rPr>
        <w:t>微企业贷款免税台</w:t>
      </w:r>
      <w:proofErr w:type="gramEnd"/>
      <w:r>
        <w:rPr>
          <w:rFonts w:hint="eastAsia"/>
          <w:color w:val="FF0000"/>
          <w:shd w:val="clear" w:color="auto" w:fill="FFFF00"/>
        </w:rPr>
        <w:t>账，不在应税</w:t>
      </w:r>
      <w:proofErr w:type="gramStart"/>
      <w:r>
        <w:rPr>
          <w:rFonts w:hint="eastAsia"/>
          <w:color w:val="FF0000"/>
          <w:shd w:val="clear" w:color="auto" w:fill="FFFF00"/>
        </w:rPr>
        <w:t>凭证台</w:t>
      </w:r>
      <w:proofErr w:type="gramEnd"/>
      <w:r>
        <w:rPr>
          <w:rFonts w:hint="eastAsia"/>
          <w:color w:val="FF0000"/>
          <w:shd w:val="clear" w:color="auto" w:fill="FFFF00"/>
        </w:rPr>
        <w:t>账中显示。</w:t>
      </w:r>
      <w:commentRangeEnd w:id="55"/>
      <w:r>
        <w:commentReference w:id="55"/>
      </w:r>
    </w:p>
    <w:p w14:paraId="38B2A505" w14:textId="77777777" w:rsidR="000829C4" w:rsidRDefault="00000000">
      <w:pPr>
        <w:pStyle w:val="4"/>
      </w:pPr>
      <w:r>
        <w:rPr>
          <w:rFonts w:hint="eastAsia"/>
        </w:rPr>
        <w:t>输入列表</w:t>
      </w:r>
    </w:p>
    <w:p w14:paraId="387176A6"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00CE49D2" w14:textId="77777777">
        <w:tc>
          <w:tcPr>
            <w:tcW w:w="1561" w:type="dxa"/>
            <w:shd w:val="clear" w:color="auto" w:fill="DEEBF6" w:themeFill="accent1" w:themeFillTint="32"/>
          </w:tcPr>
          <w:p w14:paraId="73E1A33B"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324001F9"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5C988AE4"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3153A12"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4061BE4C" w14:textId="77777777" w:rsidR="000829C4" w:rsidRDefault="00000000">
            <w:pPr>
              <w:jc w:val="center"/>
              <w:rPr>
                <w:b/>
                <w:bCs/>
              </w:rPr>
            </w:pPr>
            <w:r>
              <w:rPr>
                <w:rFonts w:hint="eastAsia"/>
                <w:b/>
                <w:bCs/>
              </w:rPr>
              <w:t>备注</w:t>
            </w:r>
          </w:p>
        </w:tc>
      </w:tr>
      <w:tr w:rsidR="000829C4" w14:paraId="463198D9" w14:textId="77777777">
        <w:tc>
          <w:tcPr>
            <w:tcW w:w="1561" w:type="dxa"/>
          </w:tcPr>
          <w:p w14:paraId="04F2B976" w14:textId="77777777" w:rsidR="000829C4" w:rsidRDefault="00000000">
            <w:r>
              <w:rPr>
                <w:rFonts w:hint="eastAsia"/>
              </w:rPr>
              <w:t>机构</w:t>
            </w:r>
          </w:p>
        </w:tc>
        <w:tc>
          <w:tcPr>
            <w:tcW w:w="1110" w:type="dxa"/>
          </w:tcPr>
          <w:p w14:paraId="6EC191DF" w14:textId="77777777" w:rsidR="000829C4" w:rsidRDefault="00000000">
            <w:r>
              <w:rPr>
                <w:rFonts w:hint="eastAsia"/>
              </w:rPr>
              <w:t>参照</w:t>
            </w:r>
          </w:p>
        </w:tc>
        <w:tc>
          <w:tcPr>
            <w:tcW w:w="1089" w:type="dxa"/>
          </w:tcPr>
          <w:p w14:paraId="13061195" w14:textId="77777777" w:rsidR="000829C4" w:rsidRDefault="00000000">
            <w:r>
              <w:rPr>
                <w:rFonts w:hint="eastAsia"/>
              </w:rPr>
              <w:t>手工录入</w:t>
            </w:r>
          </w:p>
        </w:tc>
        <w:tc>
          <w:tcPr>
            <w:tcW w:w="1429" w:type="dxa"/>
          </w:tcPr>
          <w:p w14:paraId="6ADD3534" w14:textId="77777777" w:rsidR="000829C4" w:rsidRDefault="00000000">
            <w:r>
              <w:rPr>
                <w:rFonts w:hint="eastAsia"/>
              </w:rPr>
              <w:t>是</w:t>
            </w:r>
          </w:p>
        </w:tc>
        <w:tc>
          <w:tcPr>
            <w:tcW w:w="3330" w:type="dxa"/>
          </w:tcPr>
          <w:p w14:paraId="434EEEF2" w14:textId="77777777" w:rsidR="000829C4" w:rsidRDefault="00000000">
            <w:r>
              <w:rPr>
                <w:rFonts w:hint="eastAsia"/>
              </w:rPr>
              <w:t>参照机构，增加用户权限</w:t>
            </w:r>
          </w:p>
        </w:tc>
      </w:tr>
      <w:tr w:rsidR="000829C4" w14:paraId="12CBA0CD" w14:textId="77777777">
        <w:tc>
          <w:tcPr>
            <w:tcW w:w="1561" w:type="dxa"/>
          </w:tcPr>
          <w:p w14:paraId="77C19BFD" w14:textId="77777777" w:rsidR="000829C4" w:rsidRDefault="00000000">
            <w:r>
              <w:rPr>
                <w:rFonts w:hint="eastAsia"/>
              </w:rPr>
              <w:t>合同编码</w:t>
            </w:r>
            <w:r>
              <w:rPr>
                <w:rFonts w:hint="eastAsia"/>
              </w:rPr>
              <w:t>/</w:t>
            </w:r>
            <w:r>
              <w:rPr>
                <w:rFonts w:hint="eastAsia"/>
              </w:rPr>
              <w:t>名称</w:t>
            </w:r>
          </w:p>
        </w:tc>
        <w:tc>
          <w:tcPr>
            <w:tcW w:w="1110" w:type="dxa"/>
          </w:tcPr>
          <w:p w14:paraId="598A2CF9" w14:textId="77777777" w:rsidR="000829C4" w:rsidRDefault="00000000">
            <w:r>
              <w:rPr>
                <w:rFonts w:hint="eastAsia"/>
              </w:rPr>
              <w:t>字符</w:t>
            </w:r>
          </w:p>
        </w:tc>
        <w:tc>
          <w:tcPr>
            <w:tcW w:w="1089" w:type="dxa"/>
          </w:tcPr>
          <w:p w14:paraId="24EC343C" w14:textId="77777777" w:rsidR="000829C4" w:rsidRDefault="00000000">
            <w:r>
              <w:rPr>
                <w:rFonts w:hint="eastAsia"/>
              </w:rPr>
              <w:t>手工录入</w:t>
            </w:r>
          </w:p>
        </w:tc>
        <w:tc>
          <w:tcPr>
            <w:tcW w:w="1429" w:type="dxa"/>
          </w:tcPr>
          <w:p w14:paraId="149CAB3B" w14:textId="77777777" w:rsidR="000829C4" w:rsidRDefault="00000000">
            <w:r>
              <w:rPr>
                <w:rFonts w:hint="eastAsia"/>
              </w:rPr>
              <w:t>否</w:t>
            </w:r>
          </w:p>
        </w:tc>
        <w:tc>
          <w:tcPr>
            <w:tcW w:w="3330" w:type="dxa"/>
          </w:tcPr>
          <w:p w14:paraId="5961AA35" w14:textId="77777777" w:rsidR="000829C4" w:rsidRDefault="00000000">
            <w:r>
              <w:rPr>
                <w:rFonts w:hint="eastAsia"/>
              </w:rPr>
              <w:t>模糊匹配</w:t>
            </w:r>
          </w:p>
        </w:tc>
      </w:tr>
      <w:tr w:rsidR="000829C4" w14:paraId="4420B836" w14:textId="77777777">
        <w:tc>
          <w:tcPr>
            <w:tcW w:w="1561" w:type="dxa"/>
          </w:tcPr>
          <w:p w14:paraId="28E4A161" w14:textId="77777777" w:rsidR="000829C4" w:rsidRDefault="00000000">
            <w:r>
              <w:rPr>
                <w:rFonts w:hint="eastAsia"/>
              </w:rPr>
              <w:t>签订日期起</w:t>
            </w:r>
          </w:p>
        </w:tc>
        <w:tc>
          <w:tcPr>
            <w:tcW w:w="1110" w:type="dxa"/>
          </w:tcPr>
          <w:p w14:paraId="660FD5F6" w14:textId="77777777" w:rsidR="000829C4" w:rsidRDefault="00000000">
            <w:r>
              <w:rPr>
                <w:rFonts w:hint="eastAsia"/>
              </w:rPr>
              <w:t>字符</w:t>
            </w:r>
          </w:p>
        </w:tc>
        <w:tc>
          <w:tcPr>
            <w:tcW w:w="1089" w:type="dxa"/>
          </w:tcPr>
          <w:p w14:paraId="08902266" w14:textId="77777777" w:rsidR="000829C4" w:rsidRDefault="00000000">
            <w:r>
              <w:rPr>
                <w:rFonts w:hint="eastAsia"/>
              </w:rPr>
              <w:t>手工录入</w:t>
            </w:r>
          </w:p>
        </w:tc>
        <w:tc>
          <w:tcPr>
            <w:tcW w:w="1429" w:type="dxa"/>
          </w:tcPr>
          <w:p w14:paraId="1C846957" w14:textId="77777777" w:rsidR="000829C4" w:rsidRDefault="00000000">
            <w:r>
              <w:rPr>
                <w:rFonts w:hint="eastAsia"/>
              </w:rPr>
              <w:t>否</w:t>
            </w:r>
          </w:p>
        </w:tc>
        <w:tc>
          <w:tcPr>
            <w:tcW w:w="3330" w:type="dxa"/>
          </w:tcPr>
          <w:p w14:paraId="1EC9F09F" w14:textId="77777777" w:rsidR="000829C4" w:rsidRDefault="00000000">
            <w:r>
              <w:rPr>
                <w:rFonts w:hint="eastAsia"/>
              </w:rPr>
              <w:t>可按合同签订日期起止日期范围查询小</w:t>
            </w:r>
            <w:proofErr w:type="gramStart"/>
            <w:r>
              <w:rPr>
                <w:rFonts w:hint="eastAsia"/>
              </w:rPr>
              <w:t>微企业</w:t>
            </w:r>
            <w:proofErr w:type="gramEnd"/>
            <w:r>
              <w:rPr>
                <w:rFonts w:hint="eastAsia"/>
              </w:rPr>
              <w:t>贷款合同</w:t>
            </w:r>
          </w:p>
        </w:tc>
      </w:tr>
      <w:tr w:rsidR="000829C4" w14:paraId="64EBA919" w14:textId="77777777">
        <w:tc>
          <w:tcPr>
            <w:tcW w:w="1561" w:type="dxa"/>
          </w:tcPr>
          <w:p w14:paraId="3647CF27" w14:textId="77777777" w:rsidR="000829C4" w:rsidRDefault="00000000">
            <w:r>
              <w:rPr>
                <w:rFonts w:hint="eastAsia"/>
              </w:rPr>
              <w:t>签订日期止</w:t>
            </w:r>
          </w:p>
        </w:tc>
        <w:tc>
          <w:tcPr>
            <w:tcW w:w="1110" w:type="dxa"/>
          </w:tcPr>
          <w:p w14:paraId="7BE2D558" w14:textId="77777777" w:rsidR="000829C4" w:rsidRDefault="00000000">
            <w:r>
              <w:rPr>
                <w:rFonts w:hint="eastAsia"/>
              </w:rPr>
              <w:t>字符</w:t>
            </w:r>
          </w:p>
        </w:tc>
        <w:tc>
          <w:tcPr>
            <w:tcW w:w="1089" w:type="dxa"/>
          </w:tcPr>
          <w:p w14:paraId="481F8A6D" w14:textId="77777777" w:rsidR="000829C4" w:rsidRDefault="00000000">
            <w:r>
              <w:rPr>
                <w:rFonts w:hint="eastAsia"/>
              </w:rPr>
              <w:t>手工录入</w:t>
            </w:r>
          </w:p>
        </w:tc>
        <w:tc>
          <w:tcPr>
            <w:tcW w:w="1429" w:type="dxa"/>
          </w:tcPr>
          <w:p w14:paraId="7D0E625E" w14:textId="77777777" w:rsidR="000829C4" w:rsidRDefault="00000000">
            <w:r>
              <w:rPr>
                <w:rFonts w:hint="eastAsia"/>
              </w:rPr>
              <w:t>否</w:t>
            </w:r>
          </w:p>
        </w:tc>
        <w:tc>
          <w:tcPr>
            <w:tcW w:w="3330" w:type="dxa"/>
          </w:tcPr>
          <w:p w14:paraId="2BE0AA22" w14:textId="77777777" w:rsidR="000829C4" w:rsidRDefault="000829C4"/>
        </w:tc>
      </w:tr>
    </w:tbl>
    <w:p w14:paraId="3FC3209D" w14:textId="77777777" w:rsidR="000829C4" w:rsidRDefault="000829C4"/>
    <w:p w14:paraId="3BC6FC87" w14:textId="77777777" w:rsidR="000829C4" w:rsidRDefault="00000000">
      <w:r>
        <w:rPr>
          <w:rFonts w:hint="eastAsia"/>
        </w:rPr>
        <w:t>列表字段：</w:t>
      </w:r>
    </w:p>
    <w:tbl>
      <w:tblPr>
        <w:tblStyle w:val="ab"/>
        <w:tblW w:w="0" w:type="auto"/>
        <w:tblLook w:val="04A0" w:firstRow="1" w:lastRow="0" w:firstColumn="1" w:lastColumn="0" w:noHBand="0" w:noVBand="1"/>
      </w:tblPr>
      <w:tblGrid>
        <w:gridCol w:w="1505"/>
        <w:gridCol w:w="1075"/>
        <w:gridCol w:w="1055"/>
        <w:gridCol w:w="1378"/>
        <w:gridCol w:w="3283"/>
      </w:tblGrid>
      <w:tr w:rsidR="000829C4" w14:paraId="44A77508" w14:textId="77777777">
        <w:tc>
          <w:tcPr>
            <w:tcW w:w="1561" w:type="dxa"/>
            <w:shd w:val="clear" w:color="auto" w:fill="DEEBF6" w:themeFill="accent1" w:themeFillTint="32"/>
          </w:tcPr>
          <w:p w14:paraId="5BD2AA8C"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3BE59F17"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73151436"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0AB55A2D"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6A511BE1" w14:textId="77777777" w:rsidR="000829C4" w:rsidRDefault="00000000">
            <w:pPr>
              <w:jc w:val="center"/>
              <w:rPr>
                <w:b/>
                <w:bCs/>
              </w:rPr>
            </w:pPr>
            <w:r>
              <w:rPr>
                <w:rFonts w:hint="eastAsia"/>
                <w:b/>
                <w:bCs/>
              </w:rPr>
              <w:t>备注</w:t>
            </w:r>
          </w:p>
        </w:tc>
      </w:tr>
      <w:tr w:rsidR="000829C4" w14:paraId="2C302D8E" w14:textId="77777777">
        <w:tc>
          <w:tcPr>
            <w:tcW w:w="1561" w:type="dxa"/>
          </w:tcPr>
          <w:p w14:paraId="67419C21" w14:textId="77777777" w:rsidR="000829C4" w:rsidRDefault="00000000">
            <w:r>
              <w:rPr>
                <w:rFonts w:hint="eastAsia"/>
              </w:rPr>
              <w:t>单据编码</w:t>
            </w:r>
          </w:p>
        </w:tc>
        <w:tc>
          <w:tcPr>
            <w:tcW w:w="1110" w:type="dxa"/>
          </w:tcPr>
          <w:p w14:paraId="5B0F913A" w14:textId="77777777" w:rsidR="000829C4" w:rsidRDefault="00000000">
            <w:r>
              <w:rPr>
                <w:rFonts w:hint="eastAsia"/>
              </w:rPr>
              <w:t>字符</w:t>
            </w:r>
          </w:p>
        </w:tc>
        <w:tc>
          <w:tcPr>
            <w:tcW w:w="1089" w:type="dxa"/>
          </w:tcPr>
          <w:p w14:paraId="7F4345D8" w14:textId="77777777" w:rsidR="000829C4" w:rsidRDefault="00000000">
            <w:r>
              <w:rPr>
                <w:rFonts w:hint="eastAsia"/>
              </w:rPr>
              <w:t>自动生成</w:t>
            </w:r>
          </w:p>
        </w:tc>
        <w:tc>
          <w:tcPr>
            <w:tcW w:w="1429" w:type="dxa"/>
          </w:tcPr>
          <w:p w14:paraId="52DB5F43" w14:textId="77777777" w:rsidR="000829C4" w:rsidRDefault="000829C4"/>
        </w:tc>
        <w:tc>
          <w:tcPr>
            <w:tcW w:w="3330" w:type="dxa"/>
          </w:tcPr>
          <w:p w14:paraId="44E2677B" w14:textId="77777777" w:rsidR="000829C4" w:rsidRDefault="00000000">
            <w:pPr>
              <w:spacing w:before="120"/>
              <w:jc w:val="left"/>
            </w:pPr>
            <w:r>
              <w:rPr>
                <w:rFonts w:hint="eastAsia"/>
              </w:rPr>
              <w:t>自动生成，编码规则为</w:t>
            </w:r>
            <w:r>
              <w:rPr>
                <w:rFonts w:hint="eastAsia"/>
              </w:rPr>
              <w:t>XWQYMS</w:t>
            </w:r>
            <w:r>
              <w:rPr>
                <w:rFonts w:ascii="Times New Roman" w:eastAsia="楷体" w:hint="eastAsia"/>
              </w:rPr>
              <w:t>+</w:t>
            </w:r>
            <w:r>
              <w:rPr>
                <w:rFonts w:hint="eastAsia"/>
              </w:rPr>
              <w:t>日期</w:t>
            </w:r>
            <w:r>
              <w:rPr>
                <w:rFonts w:hint="eastAsia"/>
              </w:rPr>
              <w:t>+</w:t>
            </w:r>
            <w:r>
              <w:rPr>
                <w:rFonts w:hint="eastAsia"/>
              </w:rPr>
              <w:t>序号，如</w:t>
            </w:r>
            <w:r>
              <w:rPr>
                <w:rFonts w:hint="eastAsia"/>
              </w:rPr>
              <w:t>XWQYMS2021011300001</w:t>
            </w:r>
          </w:p>
          <w:p w14:paraId="3CA8A0DE" w14:textId="77777777" w:rsidR="000829C4" w:rsidRDefault="00000000">
            <w:r>
              <w:rPr>
                <w:rFonts w:hint="eastAsia"/>
              </w:rPr>
              <w:lastRenderedPageBreak/>
              <w:t>【管理中心】</w:t>
            </w:r>
            <w:r>
              <w:rPr>
                <w:rFonts w:hint="eastAsia"/>
              </w:rPr>
              <w:t>-</w:t>
            </w:r>
            <w:r>
              <w:rPr>
                <w:rFonts w:hint="eastAsia"/>
              </w:rPr>
              <w:t>【编码规则】</w:t>
            </w:r>
            <w:r>
              <w:rPr>
                <w:rFonts w:hint="eastAsia"/>
              </w:rPr>
              <w:t>-</w:t>
            </w:r>
            <w:r>
              <w:rPr>
                <w:rFonts w:hint="eastAsia"/>
              </w:rPr>
              <w:t>【编码规则定义】</w:t>
            </w:r>
          </w:p>
        </w:tc>
      </w:tr>
      <w:tr w:rsidR="000829C4" w14:paraId="19EE0F8C" w14:textId="77777777">
        <w:tc>
          <w:tcPr>
            <w:tcW w:w="1561" w:type="dxa"/>
          </w:tcPr>
          <w:p w14:paraId="4F50704F" w14:textId="77777777" w:rsidR="000829C4" w:rsidRDefault="00000000">
            <w:r>
              <w:rPr>
                <w:rFonts w:hint="eastAsia"/>
              </w:rPr>
              <w:lastRenderedPageBreak/>
              <w:t>机构</w:t>
            </w:r>
          </w:p>
        </w:tc>
        <w:tc>
          <w:tcPr>
            <w:tcW w:w="1110" w:type="dxa"/>
          </w:tcPr>
          <w:p w14:paraId="5BF16ABA" w14:textId="77777777" w:rsidR="000829C4" w:rsidRDefault="00000000">
            <w:r>
              <w:rPr>
                <w:rFonts w:hint="eastAsia"/>
              </w:rPr>
              <w:t>参照</w:t>
            </w:r>
          </w:p>
        </w:tc>
        <w:tc>
          <w:tcPr>
            <w:tcW w:w="1089" w:type="dxa"/>
          </w:tcPr>
          <w:p w14:paraId="57984E37" w14:textId="77777777" w:rsidR="000829C4" w:rsidRDefault="00000000">
            <w:r>
              <w:rPr>
                <w:rFonts w:hint="eastAsia"/>
              </w:rPr>
              <w:t>数据同步</w:t>
            </w:r>
          </w:p>
        </w:tc>
        <w:tc>
          <w:tcPr>
            <w:tcW w:w="1429" w:type="dxa"/>
          </w:tcPr>
          <w:p w14:paraId="08FD7C5C" w14:textId="77777777" w:rsidR="000829C4" w:rsidRDefault="00000000">
            <w:r>
              <w:rPr>
                <w:rFonts w:hint="eastAsia"/>
              </w:rPr>
              <w:t>是</w:t>
            </w:r>
          </w:p>
        </w:tc>
        <w:tc>
          <w:tcPr>
            <w:tcW w:w="3330" w:type="dxa"/>
          </w:tcPr>
          <w:p w14:paraId="7F9889DE" w14:textId="77777777" w:rsidR="000829C4" w:rsidRDefault="000829C4"/>
        </w:tc>
      </w:tr>
      <w:tr w:rsidR="000829C4" w14:paraId="44E46D2E" w14:textId="77777777">
        <w:tc>
          <w:tcPr>
            <w:tcW w:w="1561" w:type="dxa"/>
          </w:tcPr>
          <w:p w14:paraId="5CD7381D" w14:textId="77777777" w:rsidR="000829C4" w:rsidRDefault="00000000">
            <w:r>
              <w:rPr>
                <w:rFonts w:hint="eastAsia"/>
              </w:rPr>
              <w:t>合同承办部门</w:t>
            </w:r>
          </w:p>
        </w:tc>
        <w:tc>
          <w:tcPr>
            <w:tcW w:w="1110" w:type="dxa"/>
          </w:tcPr>
          <w:p w14:paraId="47908A99" w14:textId="77777777" w:rsidR="000829C4" w:rsidRDefault="00000000">
            <w:r>
              <w:rPr>
                <w:rFonts w:hint="eastAsia"/>
              </w:rPr>
              <w:t>字符</w:t>
            </w:r>
          </w:p>
        </w:tc>
        <w:tc>
          <w:tcPr>
            <w:tcW w:w="1089" w:type="dxa"/>
          </w:tcPr>
          <w:p w14:paraId="0F21F62A" w14:textId="77777777" w:rsidR="000829C4" w:rsidRDefault="00000000">
            <w:r>
              <w:rPr>
                <w:rFonts w:hint="eastAsia"/>
              </w:rPr>
              <w:t>数据同步</w:t>
            </w:r>
          </w:p>
        </w:tc>
        <w:tc>
          <w:tcPr>
            <w:tcW w:w="1429" w:type="dxa"/>
          </w:tcPr>
          <w:p w14:paraId="24ED4FEC" w14:textId="77777777" w:rsidR="000829C4" w:rsidRDefault="00000000">
            <w:r>
              <w:rPr>
                <w:rFonts w:hint="eastAsia"/>
              </w:rPr>
              <w:t>是</w:t>
            </w:r>
          </w:p>
        </w:tc>
        <w:tc>
          <w:tcPr>
            <w:tcW w:w="3330" w:type="dxa"/>
          </w:tcPr>
          <w:p w14:paraId="3F1FE015" w14:textId="77777777" w:rsidR="000829C4" w:rsidRDefault="000829C4"/>
        </w:tc>
      </w:tr>
      <w:tr w:rsidR="000829C4" w14:paraId="1725A120" w14:textId="77777777">
        <w:tc>
          <w:tcPr>
            <w:tcW w:w="1561" w:type="dxa"/>
          </w:tcPr>
          <w:p w14:paraId="0A3D589A" w14:textId="77777777" w:rsidR="000829C4" w:rsidRDefault="00000000">
            <w:r>
              <w:rPr>
                <w:rFonts w:hint="eastAsia"/>
              </w:rPr>
              <w:t>合同承办人</w:t>
            </w:r>
          </w:p>
        </w:tc>
        <w:tc>
          <w:tcPr>
            <w:tcW w:w="1110" w:type="dxa"/>
          </w:tcPr>
          <w:p w14:paraId="6E7CCC15" w14:textId="77777777" w:rsidR="000829C4" w:rsidRDefault="00000000">
            <w:r>
              <w:rPr>
                <w:rFonts w:hint="eastAsia"/>
              </w:rPr>
              <w:t>字符</w:t>
            </w:r>
          </w:p>
        </w:tc>
        <w:tc>
          <w:tcPr>
            <w:tcW w:w="1089" w:type="dxa"/>
          </w:tcPr>
          <w:p w14:paraId="44AE2E0D" w14:textId="77777777" w:rsidR="000829C4" w:rsidRDefault="00000000">
            <w:r>
              <w:rPr>
                <w:rFonts w:hint="eastAsia"/>
              </w:rPr>
              <w:t>数据同步</w:t>
            </w:r>
          </w:p>
        </w:tc>
        <w:tc>
          <w:tcPr>
            <w:tcW w:w="1429" w:type="dxa"/>
          </w:tcPr>
          <w:p w14:paraId="69297C44" w14:textId="77777777" w:rsidR="000829C4" w:rsidRDefault="00000000">
            <w:r>
              <w:rPr>
                <w:rFonts w:hint="eastAsia"/>
              </w:rPr>
              <w:t>是</w:t>
            </w:r>
          </w:p>
        </w:tc>
        <w:tc>
          <w:tcPr>
            <w:tcW w:w="3330" w:type="dxa"/>
          </w:tcPr>
          <w:p w14:paraId="77912AD8" w14:textId="77777777" w:rsidR="000829C4" w:rsidRDefault="000829C4"/>
        </w:tc>
      </w:tr>
      <w:tr w:rsidR="000829C4" w14:paraId="354A3CE0" w14:textId="77777777">
        <w:tc>
          <w:tcPr>
            <w:tcW w:w="1561" w:type="dxa"/>
          </w:tcPr>
          <w:p w14:paraId="19A2F775" w14:textId="77777777" w:rsidR="000829C4" w:rsidRDefault="00000000">
            <w:r>
              <w:rPr>
                <w:rFonts w:hint="eastAsia"/>
              </w:rPr>
              <w:t>合同编码</w:t>
            </w:r>
          </w:p>
        </w:tc>
        <w:tc>
          <w:tcPr>
            <w:tcW w:w="1110" w:type="dxa"/>
          </w:tcPr>
          <w:p w14:paraId="1BFC0B23" w14:textId="77777777" w:rsidR="000829C4" w:rsidRDefault="00000000">
            <w:r>
              <w:rPr>
                <w:rFonts w:hint="eastAsia"/>
              </w:rPr>
              <w:t>字符</w:t>
            </w:r>
          </w:p>
        </w:tc>
        <w:tc>
          <w:tcPr>
            <w:tcW w:w="1089" w:type="dxa"/>
          </w:tcPr>
          <w:p w14:paraId="2F440A11" w14:textId="77777777" w:rsidR="000829C4" w:rsidRDefault="00000000">
            <w:r>
              <w:rPr>
                <w:rFonts w:hint="eastAsia"/>
              </w:rPr>
              <w:t>数据同步</w:t>
            </w:r>
          </w:p>
        </w:tc>
        <w:tc>
          <w:tcPr>
            <w:tcW w:w="1429" w:type="dxa"/>
          </w:tcPr>
          <w:p w14:paraId="60430B89" w14:textId="77777777" w:rsidR="000829C4" w:rsidRDefault="00000000">
            <w:r>
              <w:rPr>
                <w:rFonts w:hint="eastAsia"/>
              </w:rPr>
              <w:t>是</w:t>
            </w:r>
          </w:p>
        </w:tc>
        <w:tc>
          <w:tcPr>
            <w:tcW w:w="3330" w:type="dxa"/>
          </w:tcPr>
          <w:p w14:paraId="071E6D0D" w14:textId="77777777" w:rsidR="000829C4" w:rsidRDefault="00000000">
            <w:r>
              <w:rPr>
                <w:rFonts w:hint="eastAsia"/>
              </w:rPr>
              <w:t>不可重复</w:t>
            </w:r>
          </w:p>
        </w:tc>
      </w:tr>
      <w:tr w:rsidR="000829C4" w14:paraId="4C06BFA9" w14:textId="77777777">
        <w:tc>
          <w:tcPr>
            <w:tcW w:w="1561" w:type="dxa"/>
          </w:tcPr>
          <w:p w14:paraId="7C0E3D34" w14:textId="77777777" w:rsidR="000829C4" w:rsidRDefault="00000000">
            <w:r>
              <w:rPr>
                <w:rFonts w:hint="eastAsia"/>
              </w:rPr>
              <w:t>合同名称</w:t>
            </w:r>
          </w:p>
        </w:tc>
        <w:tc>
          <w:tcPr>
            <w:tcW w:w="1110" w:type="dxa"/>
          </w:tcPr>
          <w:p w14:paraId="494F004E" w14:textId="77777777" w:rsidR="000829C4" w:rsidRDefault="00000000">
            <w:r>
              <w:rPr>
                <w:rFonts w:hint="eastAsia"/>
              </w:rPr>
              <w:t>字符</w:t>
            </w:r>
          </w:p>
        </w:tc>
        <w:tc>
          <w:tcPr>
            <w:tcW w:w="1089" w:type="dxa"/>
          </w:tcPr>
          <w:p w14:paraId="76CB9975" w14:textId="77777777" w:rsidR="000829C4" w:rsidRDefault="00000000">
            <w:r>
              <w:rPr>
                <w:rFonts w:hint="eastAsia"/>
              </w:rPr>
              <w:t>数据同步</w:t>
            </w:r>
          </w:p>
        </w:tc>
        <w:tc>
          <w:tcPr>
            <w:tcW w:w="1429" w:type="dxa"/>
          </w:tcPr>
          <w:p w14:paraId="7BCB17A2" w14:textId="77777777" w:rsidR="000829C4" w:rsidRDefault="00000000">
            <w:r>
              <w:rPr>
                <w:rFonts w:hint="eastAsia"/>
              </w:rPr>
              <w:t>是</w:t>
            </w:r>
          </w:p>
        </w:tc>
        <w:tc>
          <w:tcPr>
            <w:tcW w:w="3330" w:type="dxa"/>
          </w:tcPr>
          <w:p w14:paraId="3956A50D" w14:textId="77777777" w:rsidR="000829C4" w:rsidRDefault="000829C4"/>
        </w:tc>
      </w:tr>
      <w:tr w:rsidR="000829C4" w14:paraId="44986F81" w14:textId="77777777">
        <w:tc>
          <w:tcPr>
            <w:tcW w:w="1561" w:type="dxa"/>
          </w:tcPr>
          <w:p w14:paraId="39F38B5D" w14:textId="77777777" w:rsidR="000829C4" w:rsidRDefault="00000000">
            <w:r>
              <w:rPr>
                <w:rFonts w:hint="eastAsia"/>
              </w:rPr>
              <w:t>客户编码</w:t>
            </w:r>
          </w:p>
        </w:tc>
        <w:tc>
          <w:tcPr>
            <w:tcW w:w="1110" w:type="dxa"/>
          </w:tcPr>
          <w:p w14:paraId="4F3647E0" w14:textId="77777777" w:rsidR="000829C4" w:rsidRDefault="00000000">
            <w:r>
              <w:rPr>
                <w:rFonts w:hint="eastAsia"/>
              </w:rPr>
              <w:t>字符</w:t>
            </w:r>
          </w:p>
        </w:tc>
        <w:tc>
          <w:tcPr>
            <w:tcW w:w="1089" w:type="dxa"/>
          </w:tcPr>
          <w:p w14:paraId="70703516" w14:textId="77777777" w:rsidR="000829C4" w:rsidRDefault="00000000">
            <w:r>
              <w:rPr>
                <w:rFonts w:hint="eastAsia"/>
              </w:rPr>
              <w:t>数据同步</w:t>
            </w:r>
          </w:p>
        </w:tc>
        <w:tc>
          <w:tcPr>
            <w:tcW w:w="1429" w:type="dxa"/>
          </w:tcPr>
          <w:p w14:paraId="1BB18F98" w14:textId="77777777" w:rsidR="000829C4" w:rsidRDefault="00000000">
            <w:r>
              <w:rPr>
                <w:rFonts w:hint="eastAsia"/>
              </w:rPr>
              <w:t>是</w:t>
            </w:r>
          </w:p>
        </w:tc>
        <w:tc>
          <w:tcPr>
            <w:tcW w:w="3330" w:type="dxa"/>
          </w:tcPr>
          <w:p w14:paraId="05DE84C7" w14:textId="77777777" w:rsidR="000829C4" w:rsidRDefault="000829C4"/>
        </w:tc>
      </w:tr>
      <w:tr w:rsidR="000829C4" w14:paraId="112B9138" w14:textId="77777777">
        <w:tc>
          <w:tcPr>
            <w:tcW w:w="1561" w:type="dxa"/>
          </w:tcPr>
          <w:p w14:paraId="26FA7DF5" w14:textId="77777777" w:rsidR="000829C4" w:rsidRDefault="00000000">
            <w:r>
              <w:rPr>
                <w:rFonts w:hint="eastAsia"/>
              </w:rPr>
              <w:t>客户名称</w:t>
            </w:r>
          </w:p>
        </w:tc>
        <w:tc>
          <w:tcPr>
            <w:tcW w:w="1110" w:type="dxa"/>
          </w:tcPr>
          <w:p w14:paraId="72BEEE87" w14:textId="77777777" w:rsidR="000829C4" w:rsidRDefault="00000000">
            <w:r>
              <w:rPr>
                <w:rFonts w:hint="eastAsia"/>
              </w:rPr>
              <w:t>字符</w:t>
            </w:r>
          </w:p>
        </w:tc>
        <w:tc>
          <w:tcPr>
            <w:tcW w:w="1089" w:type="dxa"/>
          </w:tcPr>
          <w:p w14:paraId="21D198AC" w14:textId="77777777" w:rsidR="000829C4" w:rsidRDefault="00000000">
            <w:r>
              <w:rPr>
                <w:rFonts w:hint="eastAsia"/>
              </w:rPr>
              <w:t>数据同步</w:t>
            </w:r>
          </w:p>
        </w:tc>
        <w:tc>
          <w:tcPr>
            <w:tcW w:w="1429" w:type="dxa"/>
          </w:tcPr>
          <w:p w14:paraId="00DABA0E" w14:textId="77777777" w:rsidR="000829C4" w:rsidRDefault="00000000">
            <w:r>
              <w:rPr>
                <w:rFonts w:hint="eastAsia"/>
              </w:rPr>
              <w:t>否</w:t>
            </w:r>
          </w:p>
        </w:tc>
        <w:tc>
          <w:tcPr>
            <w:tcW w:w="3330" w:type="dxa"/>
          </w:tcPr>
          <w:p w14:paraId="62206E12" w14:textId="77777777" w:rsidR="000829C4" w:rsidRDefault="000829C4"/>
        </w:tc>
      </w:tr>
      <w:tr w:rsidR="000829C4" w14:paraId="32912EFD" w14:textId="77777777">
        <w:tc>
          <w:tcPr>
            <w:tcW w:w="1561" w:type="dxa"/>
          </w:tcPr>
          <w:p w14:paraId="4F6EC6C4" w14:textId="77777777" w:rsidR="000829C4" w:rsidRDefault="00000000">
            <w:r>
              <w:rPr>
                <w:rFonts w:hint="eastAsia"/>
              </w:rPr>
              <w:t>签订日期</w:t>
            </w:r>
          </w:p>
        </w:tc>
        <w:tc>
          <w:tcPr>
            <w:tcW w:w="1110" w:type="dxa"/>
          </w:tcPr>
          <w:p w14:paraId="67CC3A99" w14:textId="77777777" w:rsidR="000829C4" w:rsidRDefault="00000000">
            <w:r>
              <w:rPr>
                <w:rFonts w:hint="eastAsia"/>
              </w:rPr>
              <w:t>字符</w:t>
            </w:r>
          </w:p>
        </w:tc>
        <w:tc>
          <w:tcPr>
            <w:tcW w:w="1089" w:type="dxa"/>
          </w:tcPr>
          <w:p w14:paraId="20F0E0EB" w14:textId="77777777" w:rsidR="000829C4" w:rsidRDefault="00000000">
            <w:r>
              <w:rPr>
                <w:rFonts w:hint="eastAsia"/>
              </w:rPr>
              <w:t>数据同步</w:t>
            </w:r>
          </w:p>
        </w:tc>
        <w:tc>
          <w:tcPr>
            <w:tcW w:w="1429" w:type="dxa"/>
          </w:tcPr>
          <w:p w14:paraId="53F148F9" w14:textId="77777777" w:rsidR="000829C4" w:rsidRDefault="00000000">
            <w:r>
              <w:rPr>
                <w:rFonts w:hint="eastAsia"/>
              </w:rPr>
              <w:t>是</w:t>
            </w:r>
          </w:p>
        </w:tc>
        <w:tc>
          <w:tcPr>
            <w:tcW w:w="3330" w:type="dxa"/>
          </w:tcPr>
          <w:p w14:paraId="6A895BBC" w14:textId="77777777" w:rsidR="000829C4" w:rsidRDefault="000829C4"/>
        </w:tc>
      </w:tr>
      <w:tr w:rsidR="000829C4" w14:paraId="3B507DF4" w14:textId="77777777">
        <w:tc>
          <w:tcPr>
            <w:tcW w:w="1561" w:type="dxa"/>
            <w:vAlign w:val="center"/>
          </w:tcPr>
          <w:p w14:paraId="06C464C6" w14:textId="77777777" w:rsidR="000829C4" w:rsidRDefault="00000000">
            <w:r>
              <w:rPr>
                <w:rFonts w:hint="eastAsia"/>
              </w:rPr>
              <w:t>合同不含税金额</w:t>
            </w:r>
          </w:p>
        </w:tc>
        <w:tc>
          <w:tcPr>
            <w:tcW w:w="1110" w:type="dxa"/>
            <w:vAlign w:val="center"/>
          </w:tcPr>
          <w:p w14:paraId="375AB0A2" w14:textId="77777777" w:rsidR="000829C4" w:rsidRDefault="00000000">
            <w:r>
              <w:rPr>
                <w:rFonts w:hint="eastAsia"/>
              </w:rPr>
              <w:t>数值</w:t>
            </w:r>
          </w:p>
        </w:tc>
        <w:tc>
          <w:tcPr>
            <w:tcW w:w="1089" w:type="dxa"/>
            <w:vAlign w:val="center"/>
          </w:tcPr>
          <w:p w14:paraId="2D37133D" w14:textId="77777777" w:rsidR="000829C4" w:rsidRDefault="00000000">
            <w:r>
              <w:rPr>
                <w:rFonts w:hint="eastAsia"/>
              </w:rPr>
              <w:t>数据同步</w:t>
            </w:r>
          </w:p>
        </w:tc>
        <w:tc>
          <w:tcPr>
            <w:tcW w:w="1429" w:type="dxa"/>
            <w:vAlign w:val="center"/>
          </w:tcPr>
          <w:p w14:paraId="34E9E394" w14:textId="77777777" w:rsidR="000829C4" w:rsidRDefault="00000000">
            <w:r>
              <w:rPr>
                <w:rFonts w:hint="eastAsia"/>
              </w:rPr>
              <w:t>否</w:t>
            </w:r>
          </w:p>
        </w:tc>
        <w:tc>
          <w:tcPr>
            <w:tcW w:w="3330" w:type="dxa"/>
            <w:vAlign w:val="center"/>
          </w:tcPr>
          <w:p w14:paraId="0BCC6522" w14:textId="77777777" w:rsidR="000829C4" w:rsidRDefault="00000000">
            <w:r>
              <w:rPr>
                <w:rFonts w:hint="eastAsia"/>
              </w:rPr>
              <w:t>合同不含税金额、合同含税金额至少一个有值</w:t>
            </w:r>
          </w:p>
        </w:tc>
      </w:tr>
      <w:tr w:rsidR="000829C4" w14:paraId="5C76BB44" w14:textId="77777777">
        <w:tc>
          <w:tcPr>
            <w:tcW w:w="1561" w:type="dxa"/>
            <w:vAlign w:val="center"/>
          </w:tcPr>
          <w:p w14:paraId="19FCC0C0" w14:textId="77777777" w:rsidR="000829C4" w:rsidRDefault="00000000">
            <w:r>
              <w:rPr>
                <w:rFonts w:hint="eastAsia"/>
              </w:rPr>
              <w:t>合同含税金额</w:t>
            </w:r>
          </w:p>
        </w:tc>
        <w:tc>
          <w:tcPr>
            <w:tcW w:w="1110" w:type="dxa"/>
            <w:vAlign w:val="center"/>
          </w:tcPr>
          <w:p w14:paraId="107B47B1" w14:textId="77777777" w:rsidR="000829C4" w:rsidRDefault="00000000">
            <w:r>
              <w:rPr>
                <w:rFonts w:hint="eastAsia"/>
              </w:rPr>
              <w:t>数值</w:t>
            </w:r>
          </w:p>
        </w:tc>
        <w:tc>
          <w:tcPr>
            <w:tcW w:w="1089" w:type="dxa"/>
            <w:vAlign w:val="center"/>
          </w:tcPr>
          <w:p w14:paraId="6479FEC8" w14:textId="77777777" w:rsidR="000829C4" w:rsidRDefault="00000000">
            <w:r>
              <w:rPr>
                <w:rFonts w:hint="eastAsia"/>
              </w:rPr>
              <w:t>数据同步</w:t>
            </w:r>
          </w:p>
        </w:tc>
        <w:tc>
          <w:tcPr>
            <w:tcW w:w="1429" w:type="dxa"/>
            <w:vAlign w:val="center"/>
          </w:tcPr>
          <w:p w14:paraId="37302250" w14:textId="77777777" w:rsidR="000829C4" w:rsidRDefault="00000000">
            <w:r>
              <w:rPr>
                <w:rFonts w:hint="eastAsia"/>
              </w:rPr>
              <w:t>否</w:t>
            </w:r>
          </w:p>
        </w:tc>
        <w:tc>
          <w:tcPr>
            <w:tcW w:w="3330" w:type="dxa"/>
            <w:vAlign w:val="center"/>
          </w:tcPr>
          <w:p w14:paraId="4CA120DE" w14:textId="77777777" w:rsidR="000829C4" w:rsidRDefault="00000000">
            <w:r>
              <w:rPr>
                <w:rFonts w:hint="eastAsia"/>
              </w:rPr>
              <w:t>合同不含税金额、合同含税金额至少一个有值</w:t>
            </w:r>
          </w:p>
        </w:tc>
      </w:tr>
      <w:tr w:rsidR="000829C4" w14:paraId="14A5EBD0" w14:textId="77777777">
        <w:tc>
          <w:tcPr>
            <w:tcW w:w="1561" w:type="dxa"/>
            <w:vAlign w:val="center"/>
          </w:tcPr>
          <w:p w14:paraId="51FAF8A4" w14:textId="77777777" w:rsidR="000829C4" w:rsidRDefault="00000000">
            <w:r>
              <w:rPr>
                <w:rFonts w:hint="eastAsia"/>
              </w:rPr>
              <w:t>减免税额</w:t>
            </w:r>
          </w:p>
        </w:tc>
        <w:tc>
          <w:tcPr>
            <w:tcW w:w="1110" w:type="dxa"/>
            <w:vAlign w:val="center"/>
          </w:tcPr>
          <w:p w14:paraId="24219CB9" w14:textId="77777777" w:rsidR="000829C4" w:rsidRDefault="00000000">
            <w:r>
              <w:rPr>
                <w:rFonts w:hint="eastAsia"/>
              </w:rPr>
              <w:t>数值</w:t>
            </w:r>
          </w:p>
        </w:tc>
        <w:tc>
          <w:tcPr>
            <w:tcW w:w="1089" w:type="dxa"/>
            <w:vAlign w:val="center"/>
          </w:tcPr>
          <w:p w14:paraId="38862353" w14:textId="77777777" w:rsidR="000829C4" w:rsidRDefault="00000000">
            <w:r>
              <w:rPr>
                <w:rFonts w:hint="eastAsia"/>
              </w:rPr>
              <w:t>自动带出</w:t>
            </w:r>
          </w:p>
        </w:tc>
        <w:tc>
          <w:tcPr>
            <w:tcW w:w="1429" w:type="dxa"/>
            <w:vAlign w:val="center"/>
          </w:tcPr>
          <w:p w14:paraId="0D05F0E3" w14:textId="77777777" w:rsidR="000829C4" w:rsidRDefault="00000000">
            <w:r>
              <w:rPr>
                <w:rFonts w:hint="eastAsia"/>
              </w:rPr>
              <w:t>否</w:t>
            </w:r>
          </w:p>
        </w:tc>
        <w:tc>
          <w:tcPr>
            <w:tcW w:w="3330" w:type="dxa"/>
            <w:vAlign w:val="center"/>
          </w:tcPr>
          <w:p w14:paraId="37F6DDC0" w14:textId="77777777" w:rsidR="000829C4" w:rsidRDefault="00000000">
            <w:r>
              <w:rPr>
                <w:rFonts w:hint="eastAsia"/>
              </w:rPr>
              <w:t>减免税额</w:t>
            </w:r>
            <w:r>
              <w:rPr>
                <w:rFonts w:hint="eastAsia"/>
              </w:rPr>
              <w:t>=</w:t>
            </w:r>
            <w:r>
              <w:rPr>
                <w:rFonts w:hint="eastAsia"/>
                <w:color w:val="FF0000"/>
              </w:rPr>
              <w:t>合同不含税金额</w:t>
            </w:r>
            <w:r>
              <w:rPr>
                <w:rFonts w:hint="eastAsia"/>
                <w:color w:val="FF0000"/>
              </w:rPr>
              <w:t>*0.005%</w:t>
            </w:r>
            <w:r>
              <w:rPr>
                <w:rFonts w:hint="eastAsia"/>
              </w:rPr>
              <w:t>（</w:t>
            </w:r>
            <w:r>
              <w:t>不含税金额为空时，</w:t>
            </w:r>
            <w:proofErr w:type="gramStart"/>
            <w:r>
              <w:rPr>
                <w:rFonts w:hint="eastAsia"/>
              </w:rPr>
              <w:t>取</w:t>
            </w:r>
            <w:r>
              <w:t>含税金</w:t>
            </w:r>
            <w:proofErr w:type="gramEnd"/>
            <w:r>
              <w:t>额</w:t>
            </w:r>
            <w:r>
              <w:rPr>
                <w:rFonts w:hint="eastAsia"/>
              </w:rPr>
              <w:t>，借款合同税率为</w:t>
            </w:r>
            <w:r>
              <w:rPr>
                <w:rFonts w:hint="eastAsia"/>
              </w:rPr>
              <w:t>0.005%</w:t>
            </w:r>
            <w:r>
              <w:rPr>
                <w:rFonts w:hint="eastAsia"/>
              </w:rPr>
              <w:t>）</w:t>
            </w:r>
          </w:p>
        </w:tc>
      </w:tr>
      <w:tr w:rsidR="000829C4" w14:paraId="53F0B5A2" w14:textId="77777777">
        <w:tc>
          <w:tcPr>
            <w:tcW w:w="1561" w:type="dxa"/>
          </w:tcPr>
          <w:p w14:paraId="3C5454F8" w14:textId="77777777" w:rsidR="000829C4" w:rsidRDefault="00000000">
            <w:r>
              <w:rPr>
                <w:rFonts w:hint="eastAsia"/>
              </w:rPr>
              <w:t>来源系统</w:t>
            </w:r>
          </w:p>
        </w:tc>
        <w:tc>
          <w:tcPr>
            <w:tcW w:w="1110" w:type="dxa"/>
          </w:tcPr>
          <w:p w14:paraId="0A4C6FBC" w14:textId="77777777" w:rsidR="000829C4" w:rsidRDefault="00000000">
            <w:r>
              <w:rPr>
                <w:rFonts w:hint="eastAsia"/>
              </w:rPr>
              <w:t>参照</w:t>
            </w:r>
          </w:p>
        </w:tc>
        <w:tc>
          <w:tcPr>
            <w:tcW w:w="1089" w:type="dxa"/>
          </w:tcPr>
          <w:p w14:paraId="31673745" w14:textId="77777777" w:rsidR="000829C4" w:rsidRDefault="00000000">
            <w:r>
              <w:rPr>
                <w:rFonts w:hint="eastAsia"/>
              </w:rPr>
              <w:t>自动带出</w:t>
            </w:r>
            <w:r>
              <w:rPr>
                <w:rFonts w:hint="eastAsia"/>
              </w:rPr>
              <w:t xml:space="preserve"> </w:t>
            </w:r>
          </w:p>
        </w:tc>
        <w:tc>
          <w:tcPr>
            <w:tcW w:w="1429" w:type="dxa"/>
          </w:tcPr>
          <w:p w14:paraId="5FC01FD7" w14:textId="77777777" w:rsidR="000829C4" w:rsidRDefault="00000000">
            <w:r>
              <w:rPr>
                <w:rFonts w:hint="eastAsia"/>
              </w:rPr>
              <w:t>是</w:t>
            </w:r>
          </w:p>
        </w:tc>
        <w:tc>
          <w:tcPr>
            <w:tcW w:w="3330" w:type="dxa"/>
          </w:tcPr>
          <w:p w14:paraId="689269C6" w14:textId="77777777" w:rsidR="000829C4" w:rsidRDefault="00000000">
            <w:r>
              <w:rPr>
                <w:rFonts w:hint="eastAsia"/>
              </w:rPr>
              <w:t>默认“信贷系统”</w:t>
            </w:r>
          </w:p>
        </w:tc>
      </w:tr>
    </w:tbl>
    <w:p w14:paraId="5474E67C" w14:textId="77777777" w:rsidR="000829C4" w:rsidRDefault="00000000">
      <w:pPr>
        <w:pStyle w:val="4"/>
      </w:pPr>
      <w:r>
        <w:rPr>
          <w:rFonts w:hint="eastAsia"/>
        </w:rPr>
        <w:lastRenderedPageBreak/>
        <w:t>原型界面</w:t>
      </w:r>
    </w:p>
    <w:p w14:paraId="23BB0CB3" w14:textId="77777777" w:rsidR="000829C4" w:rsidRDefault="00000000">
      <w:r>
        <w:rPr>
          <w:rFonts w:hint="eastAsia"/>
        </w:rPr>
        <w:t>列表界面：</w:t>
      </w:r>
    </w:p>
    <w:p w14:paraId="59E2E6D9" w14:textId="77777777" w:rsidR="000829C4" w:rsidRDefault="00000000">
      <w:r>
        <w:rPr>
          <w:noProof/>
        </w:rPr>
        <w:drawing>
          <wp:inline distT="0" distB="0" distL="114300" distR="114300" wp14:anchorId="3E06B39F" wp14:editId="2225C0B4">
            <wp:extent cx="5273040" cy="2247265"/>
            <wp:effectExtent l="0" t="0" r="10160" b="13335"/>
            <wp:docPr id="1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3"/>
                    <pic:cNvPicPr>
                      <a:picLocks noChangeAspect="1"/>
                    </pic:cNvPicPr>
                  </pic:nvPicPr>
                  <pic:blipFill>
                    <a:blip r:embed="rId22"/>
                    <a:stretch>
                      <a:fillRect/>
                    </a:stretch>
                  </pic:blipFill>
                  <pic:spPr>
                    <a:xfrm>
                      <a:off x="0" y="0"/>
                      <a:ext cx="5273040" cy="2247265"/>
                    </a:xfrm>
                    <a:prstGeom prst="rect">
                      <a:avLst/>
                    </a:prstGeom>
                    <a:noFill/>
                    <a:ln>
                      <a:noFill/>
                    </a:ln>
                  </pic:spPr>
                </pic:pic>
              </a:graphicData>
            </a:graphic>
          </wp:inline>
        </w:drawing>
      </w:r>
    </w:p>
    <w:p w14:paraId="70BEF908" w14:textId="77777777" w:rsidR="000829C4" w:rsidRDefault="00000000">
      <w:r>
        <w:rPr>
          <w:rFonts w:hint="eastAsia"/>
        </w:rPr>
        <w:t>详情卡片界面：</w:t>
      </w:r>
    </w:p>
    <w:p w14:paraId="69649ED1" w14:textId="77777777" w:rsidR="000829C4" w:rsidRDefault="00000000">
      <w:r>
        <w:rPr>
          <w:noProof/>
        </w:rPr>
        <w:drawing>
          <wp:inline distT="0" distB="0" distL="114300" distR="114300" wp14:anchorId="1D5E84C5" wp14:editId="4E184911">
            <wp:extent cx="5273040" cy="2247265"/>
            <wp:effectExtent l="0" t="0" r="10160" b="13335"/>
            <wp:docPr id="1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4"/>
                    <pic:cNvPicPr>
                      <a:picLocks noChangeAspect="1"/>
                    </pic:cNvPicPr>
                  </pic:nvPicPr>
                  <pic:blipFill>
                    <a:blip r:embed="rId23"/>
                    <a:stretch>
                      <a:fillRect/>
                    </a:stretch>
                  </pic:blipFill>
                  <pic:spPr>
                    <a:xfrm>
                      <a:off x="0" y="0"/>
                      <a:ext cx="5273040" cy="2247265"/>
                    </a:xfrm>
                    <a:prstGeom prst="rect">
                      <a:avLst/>
                    </a:prstGeom>
                    <a:noFill/>
                    <a:ln>
                      <a:noFill/>
                    </a:ln>
                  </pic:spPr>
                </pic:pic>
              </a:graphicData>
            </a:graphic>
          </wp:inline>
        </w:drawing>
      </w:r>
    </w:p>
    <w:p w14:paraId="542D9BF4" w14:textId="77777777" w:rsidR="000829C4" w:rsidRDefault="00000000">
      <w:pPr>
        <w:pStyle w:val="4"/>
      </w:pPr>
      <w:r>
        <w:rPr>
          <w:rFonts w:hint="eastAsia"/>
        </w:rPr>
        <w:t>业务处理</w:t>
      </w:r>
    </w:p>
    <w:p w14:paraId="74C4CC49" w14:textId="77777777" w:rsidR="000829C4" w:rsidRDefault="00000000">
      <w:pPr>
        <w:pStyle w:val="5"/>
      </w:pPr>
      <w:r>
        <w:rPr>
          <w:rFonts w:hint="eastAsia"/>
        </w:rPr>
        <w:t>业务说明与流程</w:t>
      </w:r>
    </w:p>
    <w:p w14:paraId="3CDDF4E5" w14:textId="77777777" w:rsidR="000829C4" w:rsidRDefault="00000000">
      <w:pPr>
        <w:numPr>
          <w:ilvl w:val="0"/>
          <w:numId w:val="19"/>
        </w:numPr>
      </w:pPr>
      <w:r>
        <w:rPr>
          <w:rFonts w:hint="eastAsia"/>
        </w:rPr>
        <w:t>按月当对接信贷系统，获取客户规模为“小微客户”的借款合同，数据存入小</w:t>
      </w:r>
      <w:proofErr w:type="gramStart"/>
      <w:r>
        <w:rPr>
          <w:rFonts w:hint="eastAsia"/>
        </w:rPr>
        <w:t>微企业贷款免税台</w:t>
      </w:r>
      <w:proofErr w:type="gramEnd"/>
      <w:r>
        <w:rPr>
          <w:rFonts w:hint="eastAsia"/>
        </w:rPr>
        <w:t>账，可按机构、</w:t>
      </w:r>
      <w:proofErr w:type="gramStart"/>
      <w:r>
        <w:rPr>
          <w:rFonts w:hint="eastAsia"/>
        </w:rPr>
        <w:t>按签订</w:t>
      </w:r>
      <w:proofErr w:type="gramEnd"/>
      <w:r>
        <w:rPr>
          <w:rFonts w:hint="eastAsia"/>
        </w:rPr>
        <w:t>日期查询小</w:t>
      </w:r>
      <w:proofErr w:type="gramStart"/>
      <w:r>
        <w:rPr>
          <w:rFonts w:hint="eastAsia"/>
        </w:rPr>
        <w:t>微企业贷款免税台</w:t>
      </w:r>
      <w:proofErr w:type="gramEnd"/>
      <w:r>
        <w:rPr>
          <w:rFonts w:hint="eastAsia"/>
        </w:rPr>
        <w:t>账；</w:t>
      </w:r>
    </w:p>
    <w:p w14:paraId="2A08D015" w14:textId="77777777" w:rsidR="000829C4" w:rsidRDefault="00000000">
      <w:pPr>
        <w:numPr>
          <w:ilvl w:val="0"/>
          <w:numId w:val="19"/>
        </w:numPr>
        <w:rPr>
          <w:color w:val="FF0000"/>
        </w:rPr>
      </w:pPr>
      <w:r>
        <w:rPr>
          <w:rFonts w:hint="eastAsia"/>
          <w:color w:val="FF0000"/>
        </w:rPr>
        <w:t>同步数据时自动计算免税凭证的减免税额。</w:t>
      </w:r>
    </w:p>
    <w:p w14:paraId="2F2375C5" w14:textId="77777777" w:rsidR="000829C4" w:rsidRDefault="00000000">
      <w:pPr>
        <w:pStyle w:val="5"/>
      </w:pPr>
      <w:r>
        <w:rPr>
          <w:rFonts w:hint="eastAsia"/>
        </w:rPr>
        <w:lastRenderedPageBreak/>
        <w:t>功能按钮</w:t>
      </w:r>
    </w:p>
    <w:p w14:paraId="7E69CC9F" w14:textId="77777777" w:rsidR="000829C4" w:rsidRDefault="00000000">
      <w:pPr>
        <w:numPr>
          <w:ilvl w:val="0"/>
          <w:numId w:val="20"/>
        </w:numPr>
      </w:pPr>
      <w:r>
        <w:rPr>
          <w:rFonts w:hint="eastAsia"/>
        </w:rPr>
        <w:t>【导出】：导出当前查询出的数据结果</w:t>
      </w:r>
    </w:p>
    <w:p w14:paraId="3BDBE999" w14:textId="77777777" w:rsidR="000829C4" w:rsidRDefault="00000000">
      <w:pPr>
        <w:numPr>
          <w:ilvl w:val="0"/>
          <w:numId w:val="20"/>
        </w:numPr>
      </w:pPr>
      <w:r>
        <w:rPr>
          <w:rFonts w:hint="eastAsia"/>
        </w:rPr>
        <w:t>【详情】：点击该按钮，弹出卡片界面，界面为查看状态；</w:t>
      </w:r>
    </w:p>
    <w:p w14:paraId="7E9D538B" w14:textId="77777777" w:rsidR="000829C4" w:rsidRDefault="00000000">
      <w:pPr>
        <w:pStyle w:val="5"/>
      </w:pPr>
      <w:r>
        <w:rPr>
          <w:rFonts w:hint="eastAsia"/>
        </w:rPr>
        <w:t>算法说明</w:t>
      </w:r>
    </w:p>
    <w:p w14:paraId="749AE7D7" w14:textId="77777777" w:rsidR="000829C4" w:rsidRDefault="00000000">
      <w:r>
        <w:rPr>
          <w:rFonts w:hint="eastAsia"/>
        </w:rPr>
        <w:t>同步数据时自动计算免税凭证的减免税额，减免税额</w:t>
      </w:r>
      <w:r>
        <w:rPr>
          <w:rFonts w:hint="eastAsia"/>
        </w:rPr>
        <w:t>=</w:t>
      </w:r>
      <w:r>
        <w:rPr>
          <w:rFonts w:hint="eastAsia"/>
          <w:color w:val="FF0000"/>
        </w:rPr>
        <w:t>合同不含税金额</w:t>
      </w:r>
      <w:r>
        <w:rPr>
          <w:rFonts w:hint="eastAsia"/>
          <w:color w:val="FF0000"/>
        </w:rPr>
        <w:t>*0.005%</w:t>
      </w:r>
      <w:r>
        <w:rPr>
          <w:rFonts w:hint="eastAsia"/>
        </w:rPr>
        <w:t>（</w:t>
      </w:r>
      <w:r>
        <w:t>不含税金额为空时，</w:t>
      </w:r>
      <w:proofErr w:type="gramStart"/>
      <w:r>
        <w:rPr>
          <w:rFonts w:hint="eastAsia"/>
        </w:rPr>
        <w:t>取</w:t>
      </w:r>
      <w:r>
        <w:t>含税金</w:t>
      </w:r>
      <w:proofErr w:type="gramEnd"/>
      <w:r>
        <w:t>额</w:t>
      </w:r>
      <w:r>
        <w:rPr>
          <w:rFonts w:hint="eastAsia"/>
        </w:rPr>
        <w:t>，借款合同税率为</w:t>
      </w:r>
      <w:r>
        <w:rPr>
          <w:rFonts w:hint="eastAsia"/>
        </w:rPr>
        <w:t>0.005%</w:t>
      </w:r>
      <w:r>
        <w:rPr>
          <w:rFonts w:hint="eastAsia"/>
        </w:rPr>
        <w:t>）；</w:t>
      </w:r>
    </w:p>
    <w:p w14:paraId="75BD161E" w14:textId="77777777" w:rsidR="000829C4" w:rsidRDefault="00000000">
      <w:pPr>
        <w:pStyle w:val="5"/>
      </w:pPr>
      <w:r>
        <w:rPr>
          <w:rFonts w:hint="eastAsia"/>
        </w:rPr>
        <w:t>逻辑校验</w:t>
      </w:r>
    </w:p>
    <w:p w14:paraId="72067634" w14:textId="77777777" w:rsidR="000829C4" w:rsidRDefault="00000000">
      <w:r>
        <w:rPr>
          <w:rFonts w:hint="eastAsia"/>
        </w:rPr>
        <w:t>无。</w:t>
      </w:r>
    </w:p>
    <w:p w14:paraId="7CF1AC16" w14:textId="77777777" w:rsidR="000829C4" w:rsidRDefault="00000000">
      <w:pPr>
        <w:pStyle w:val="4"/>
      </w:pPr>
      <w:r>
        <w:rPr>
          <w:rFonts w:hint="eastAsia"/>
        </w:rPr>
        <w:t>输出</w:t>
      </w:r>
    </w:p>
    <w:p w14:paraId="5E63CA4A" w14:textId="77777777" w:rsidR="000829C4" w:rsidRDefault="00000000">
      <w:r>
        <w:rPr>
          <w:rFonts w:hint="eastAsia"/>
        </w:rPr>
        <w:t>无。</w:t>
      </w:r>
    </w:p>
    <w:p w14:paraId="3554744A" w14:textId="77777777" w:rsidR="000829C4" w:rsidRDefault="00000000">
      <w:pPr>
        <w:pStyle w:val="3"/>
      </w:pPr>
      <w:r>
        <w:rPr>
          <w:rFonts w:hint="eastAsia"/>
        </w:rPr>
        <w:t>未确定合同信息补录</w:t>
      </w:r>
      <w:bookmarkEnd w:id="51"/>
      <w:bookmarkEnd w:id="52"/>
    </w:p>
    <w:p w14:paraId="03FE1AF2" w14:textId="77777777" w:rsidR="000829C4" w:rsidRDefault="00000000">
      <w:pPr>
        <w:pStyle w:val="4"/>
      </w:pPr>
      <w:r>
        <w:rPr>
          <w:rFonts w:hint="eastAsia"/>
        </w:rPr>
        <w:t>功能描述</w:t>
      </w:r>
    </w:p>
    <w:p w14:paraId="465C6425" w14:textId="77777777" w:rsidR="000829C4" w:rsidRDefault="00000000">
      <w:pPr>
        <w:ind w:firstLine="420"/>
      </w:pPr>
      <w:r>
        <w:rPr>
          <w:rFonts w:hint="eastAsia"/>
        </w:rPr>
        <w:t>本功能为未确定合同在合同执行期间的补录合同信息功能。</w:t>
      </w:r>
    </w:p>
    <w:p w14:paraId="617ABC0D" w14:textId="77777777" w:rsidR="000829C4" w:rsidRDefault="00000000">
      <w:pPr>
        <w:pStyle w:val="4"/>
      </w:pPr>
      <w:r>
        <w:rPr>
          <w:rFonts w:hint="eastAsia"/>
        </w:rPr>
        <w:t>原型界面</w:t>
      </w:r>
    </w:p>
    <w:p w14:paraId="3C8D2C0B" w14:textId="77777777" w:rsidR="000829C4" w:rsidRDefault="00000000">
      <w:r>
        <w:rPr>
          <w:rFonts w:hint="eastAsia"/>
        </w:rPr>
        <w:t>列表界面：</w:t>
      </w:r>
    </w:p>
    <w:p w14:paraId="0EDF7C5D" w14:textId="77777777" w:rsidR="000829C4" w:rsidRDefault="00000000">
      <w:r>
        <w:rPr>
          <w:noProof/>
        </w:rPr>
        <w:lastRenderedPageBreak/>
        <w:drawing>
          <wp:inline distT="0" distB="0" distL="114300" distR="114300" wp14:anchorId="14B7E04E" wp14:editId="6D24BC9E">
            <wp:extent cx="5267960" cy="2317750"/>
            <wp:effectExtent l="0" t="0" r="15240" b="19050"/>
            <wp:docPr id="24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2"/>
                    <pic:cNvPicPr>
                      <a:picLocks noChangeAspect="1"/>
                    </pic:cNvPicPr>
                  </pic:nvPicPr>
                  <pic:blipFill>
                    <a:blip r:embed="rId24"/>
                    <a:stretch>
                      <a:fillRect/>
                    </a:stretch>
                  </pic:blipFill>
                  <pic:spPr>
                    <a:xfrm>
                      <a:off x="0" y="0"/>
                      <a:ext cx="5267960" cy="2317750"/>
                    </a:xfrm>
                    <a:prstGeom prst="rect">
                      <a:avLst/>
                    </a:prstGeom>
                    <a:noFill/>
                    <a:ln>
                      <a:noFill/>
                    </a:ln>
                  </pic:spPr>
                </pic:pic>
              </a:graphicData>
            </a:graphic>
          </wp:inline>
        </w:drawing>
      </w:r>
    </w:p>
    <w:p w14:paraId="2EB2B183" w14:textId="77777777" w:rsidR="000829C4" w:rsidRDefault="00000000">
      <w:r>
        <w:rPr>
          <w:rFonts w:hint="eastAsia"/>
        </w:rPr>
        <w:t>卡片界面：</w:t>
      </w:r>
    </w:p>
    <w:p w14:paraId="1850AB22" w14:textId="77777777" w:rsidR="000829C4" w:rsidRDefault="00000000">
      <w:r>
        <w:rPr>
          <w:noProof/>
        </w:rPr>
        <w:drawing>
          <wp:inline distT="0" distB="0" distL="114300" distR="114300" wp14:anchorId="3564E0A7" wp14:editId="7A0B25D4">
            <wp:extent cx="5266055" cy="2169160"/>
            <wp:effectExtent l="12700" t="12700" r="29845" b="27940"/>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5"/>
                    <a:stretch>
                      <a:fillRect/>
                    </a:stretch>
                  </pic:blipFill>
                  <pic:spPr>
                    <a:xfrm>
                      <a:off x="0" y="0"/>
                      <a:ext cx="5266055" cy="2169160"/>
                    </a:xfrm>
                    <a:prstGeom prst="rect">
                      <a:avLst/>
                    </a:prstGeom>
                    <a:noFill/>
                    <a:ln>
                      <a:solidFill>
                        <a:schemeClr val="tx1"/>
                      </a:solidFill>
                    </a:ln>
                  </pic:spPr>
                </pic:pic>
              </a:graphicData>
            </a:graphic>
          </wp:inline>
        </w:drawing>
      </w:r>
    </w:p>
    <w:p w14:paraId="69C20832" w14:textId="77777777" w:rsidR="000829C4" w:rsidRDefault="00000000">
      <w:pPr>
        <w:pStyle w:val="4"/>
      </w:pPr>
      <w:r>
        <w:rPr>
          <w:rFonts w:hint="eastAsia"/>
        </w:rPr>
        <w:t>输入列表</w:t>
      </w:r>
    </w:p>
    <w:p w14:paraId="53C165FE"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1A9710B2" w14:textId="77777777">
        <w:tc>
          <w:tcPr>
            <w:tcW w:w="1561" w:type="dxa"/>
            <w:shd w:val="clear" w:color="auto" w:fill="DEEBF6" w:themeFill="accent1" w:themeFillTint="32"/>
          </w:tcPr>
          <w:p w14:paraId="3D729678"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70034139"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47EA1A6C"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7B047EAB"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767C535D" w14:textId="77777777" w:rsidR="000829C4" w:rsidRDefault="00000000">
            <w:pPr>
              <w:jc w:val="center"/>
              <w:rPr>
                <w:b/>
                <w:bCs/>
              </w:rPr>
            </w:pPr>
            <w:r>
              <w:rPr>
                <w:rFonts w:hint="eastAsia"/>
                <w:b/>
                <w:bCs/>
              </w:rPr>
              <w:t>备注</w:t>
            </w:r>
          </w:p>
        </w:tc>
      </w:tr>
      <w:tr w:rsidR="000829C4" w14:paraId="7A4A0CE2" w14:textId="77777777">
        <w:tc>
          <w:tcPr>
            <w:tcW w:w="1561" w:type="dxa"/>
          </w:tcPr>
          <w:p w14:paraId="30684486" w14:textId="77777777" w:rsidR="000829C4" w:rsidRDefault="00000000">
            <w:r>
              <w:rPr>
                <w:rFonts w:hint="eastAsia"/>
              </w:rPr>
              <w:t>机构</w:t>
            </w:r>
          </w:p>
        </w:tc>
        <w:tc>
          <w:tcPr>
            <w:tcW w:w="1110" w:type="dxa"/>
          </w:tcPr>
          <w:p w14:paraId="2B198393" w14:textId="77777777" w:rsidR="000829C4" w:rsidRDefault="00000000">
            <w:pPr>
              <w:jc w:val="center"/>
            </w:pPr>
            <w:r>
              <w:rPr>
                <w:rFonts w:hint="eastAsia"/>
              </w:rPr>
              <w:t>参照</w:t>
            </w:r>
          </w:p>
        </w:tc>
        <w:tc>
          <w:tcPr>
            <w:tcW w:w="1089" w:type="dxa"/>
          </w:tcPr>
          <w:p w14:paraId="0CD96F67" w14:textId="77777777" w:rsidR="000829C4" w:rsidRDefault="00000000">
            <w:pPr>
              <w:jc w:val="center"/>
            </w:pPr>
            <w:r>
              <w:rPr>
                <w:rFonts w:hint="eastAsia"/>
              </w:rPr>
              <w:t>手工录入</w:t>
            </w:r>
          </w:p>
        </w:tc>
        <w:tc>
          <w:tcPr>
            <w:tcW w:w="1429" w:type="dxa"/>
          </w:tcPr>
          <w:p w14:paraId="0C938376" w14:textId="77777777" w:rsidR="000829C4" w:rsidRDefault="00000000">
            <w:pPr>
              <w:jc w:val="center"/>
            </w:pPr>
            <w:r>
              <w:rPr>
                <w:rFonts w:hint="eastAsia"/>
              </w:rPr>
              <w:t>是</w:t>
            </w:r>
          </w:p>
        </w:tc>
        <w:tc>
          <w:tcPr>
            <w:tcW w:w="3330" w:type="dxa"/>
          </w:tcPr>
          <w:p w14:paraId="1226EC75" w14:textId="77777777" w:rsidR="000829C4" w:rsidRDefault="00000000">
            <w:r>
              <w:rPr>
                <w:rFonts w:hint="eastAsia"/>
              </w:rPr>
              <w:t>参照机构，增加用户权限</w:t>
            </w:r>
          </w:p>
        </w:tc>
      </w:tr>
      <w:tr w:rsidR="000829C4" w14:paraId="3A2D7238" w14:textId="77777777">
        <w:tc>
          <w:tcPr>
            <w:tcW w:w="1561" w:type="dxa"/>
          </w:tcPr>
          <w:p w14:paraId="05DD25C7" w14:textId="77777777" w:rsidR="000829C4" w:rsidRDefault="00000000">
            <w:r>
              <w:rPr>
                <w:rFonts w:hint="eastAsia"/>
              </w:rPr>
              <w:t>凭证编码</w:t>
            </w:r>
            <w:r>
              <w:rPr>
                <w:rFonts w:hint="eastAsia"/>
              </w:rPr>
              <w:t>/</w:t>
            </w:r>
            <w:r>
              <w:rPr>
                <w:rFonts w:hint="eastAsia"/>
              </w:rPr>
              <w:t>名称</w:t>
            </w:r>
          </w:p>
        </w:tc>
        <w:tc>
          <w:tcPr>
            <w:tcW w:w="1110" w:type="dxa"/>
          </w:tcPr>
          <w:p w14:paraId="0FFEF785" w14:textId="77777777" w:rsidR="000829C4" w:rsidRDefault="00000000">
            <w:pPr>
              <w:jc w:val="center"/>
            </w:pPr>
            <w:r>
              <w:rPr>
                <w:rFonts w:hint="eastAsia"/>
              </w:rPr>
              <w:t>字符</w:t>
            </w:r>
          </w:p>
        </w:tc>
        <w:tc>
          <w:tcPr>
            <w:tcW w:w="1089" w:type="dxa"/>
          </w:tcPr>
          <w:p w14:paraId="436A73F2" w14:textId="77777777" w:rsidR="000829C4" w:rsidRDefault="00000000">
            <w:pPr>
              <w:jc w:val="center"/>
            </w:pPr>
            <w:r>
              <w:rPr>
                <w:rFonts w:hint="eastAsia"/>
              </w:rPr>
              <w:t>手工录入</w:t>
            </w:r>
          </w:p>
        </w:tc>
        <w:tc>
          <w:tcPr>
            <w:tcW w:w="1429" w:type="dxa"/>
          </w:tcPr>
          <w:p w14:paraId="65EEE174" w14:textId="77777777" w:rsidR="000829C4" w:rsidRDefault="00000000">
            <w:pPr>
              <w:jc w:val="center"/>
            </w:pPr>
            <w:r>
              <w:rPr>
                <w:rFonts w:hint="eastAsia"/>
              </w:rPr>
              <w:t>否</w:t>
            </w:r>
          </w:p>
        </w:tc>
        <w:tc>
          <w:tcPr>
            <w:tcW w:w="3330" w:type="dxa"/>
          </w:tcPr>
          <w:p w14:paraId="184C177A" w14:textId="77777777" w:rsidR="000829C4" w:rsidRDefault="00000000">
            <w:r>
              <w:rPr>
                <w:rFonts w:hint="eastAsia"/>
              </w:rPr>
              <w:t>模糊匹配</w:t>
            </w:r>
          </w:p>
        </w:tc>
      </w:tr>
      <w:tr w:rsidR="000829C4" w14:paraId="53B94AE7" w14:textId="77777777">
        <w:tc>
          <w:tcPr>
            <w:tcW w:w="1561" w:type="dxa"/>
          </w:tcPr>
          <w:p w14:paraId="7C83B272" w14:textId="77777777" w:rsidR="000829C4" w:rsidRDefault="00000000">
            <w:r>
              <w:rPr>
                <w:rFonts w:hint="eastAsia"/>
              </w:rPr>
              <w:t>合同性质</w:t>
            </w:r>
          </w:p>
        </w:tc>
        <w:tc>
          <w:tcPr>
            <w:tcW w:w="1110" w:type="dxa"/>
          </w:tcPr>
          <w:p w14:paraId="6361B307" w14:textId="77777777" w:rsidR="000829C4" w:rsidRDefault="00000000">
            <w:pPr>
              <w:jc w:val="center"/>
            </w:pPr>
            <w:r>
              <w:rPr>
                <w:rFonts w:hint="eastAsia"/>
              </w:rPr>
              <w:t>参照</w:t>
            </w:r>
          </w:p>
        </w:tc>
        <w:tc>
          <w:tcPr>
            <w:tcW w:w="1089" w:type="dxa"/>
          </w:tcPr>
          <w:p w14:paraId="361DF7DF" w14:textId="77777777" w:rsidR="000829C4" w:rsidRDefault="00000000">
            <w:pPr>
              <w:jc w:val="center"/>
            </w:pPr>
            <w:r>
              <w:rPr>
                <w:rFonts w:hint="eastAsia"/>
              </w:rPr>
              <w:t>手动选择</w:t>
            </w:r>
          </w:p>
        </w:tc>
        <w:tc>
          <w:tcPr>
            <w:tcW w:w="1429" w:type="dxa"/>
          </w:tcPr>
          <w:p w14:paraId="36BB082B" w14:textId="77777777" w:rsidR="000829C4" w:rsidRDefault="00000000">
            <w:pPr>
              <w:jc w:val="center"/>
            </w:pPr>
            <w:r>
              <w:rPr>
                <w:rFonts w:hint="eastAsia"/>
              </w:rPr>
              <w:t>否</w:t>
            </w:r>
          </w:p>
        </w:tc>
        <w:tc>
          <w:tcPr>
            <w:tcW w:w="3330" w:type="dxa"/>
          </w:tcPr>
          <w:p w14:paraId="40353183" w14:textId="77777777" w:rsidR="000829C4" w:rsidRDefault="000829C4"/>
        </w:tc>
      </w:tr>
      <w:tr w:rsidR="000829C4" w14:paraId="0A974BB4" w14:textId="77777777">
        <w:tc>
          <w:tcPr>
            <w:tcW w:w="1561" w:type="dxa"/>
          </w:tcPr>
          <w:p w14:paraId="067B515E" w14:textId="77777777" w:rsidR="000829C4" w:rsidRDefault="00000000">
            <w:r>
              <w:rPr>
                <w:rFonts w:hint="eastAsia"/>
              </w:rPr>
              <w:t>签订日期起</w:t>
            </w:r>
          </w:p>
        </w:tc>
        <w:tc>
          <w:tcPr>
            <w:tcW w:w="1110" w:type="dxa"/>
          </w:tcPr>
          <w:p w14:paraId="43ED47A2" w14:textId="77777777" w:rsidR="000829C4" w:rsidRDefault="00000000">
            <w:pPr>
              <w:jc w:val="center"/>
            </w:pPr>
            <w:r>
              <w:rPr>
                <w:rFonts w:hint="eastAsia"/>
              </w:rPr>
              <w:t>日历控件</w:t>
            </w:r>
          </w:p>
        </w:tc>
        <w:tc>
          <w:tcPr>
            <w:tcW w:w="1089" w:type="dxa"/>
          </w:tcPr>
          <w:p w14:paraId="00E1EC72" w14:textId="77777777" w:rsidR="000829C4" w:rsidRDefault="00000000">
            <w:pPr>
              <w:jc w:val="center"/>
            </w:pPr>
            <w:r>
              <w:rPr>
                <w:rFonts w:hint="eastAsia"/>
              </w:rPr>
              <w:t>手动选择</w:t>
            </w:r>
          </w:p>
        </w:tc>
        <w:tc>
          <w:tcPr>
            <w:tcW w:w="1429" w:type="dxa"/>
          </w:tcPr>
          <w:p w14:paraId="763875AD" w14:textId="77777777" w:rsidR="000829C4" w:rsidRDefault="00000000">
            <w:pPr>
              <w:jc w:val="center"/>
            </w:pPr>
            <w:r>
              <w:rPr>
                <w:rFonts w:hint="eastAsia"/>
              </w:rPr>
              <w:t>否</w:t>
            </w:r>
          </w:p>
        </w:tc>
        <w:tc>
          <w:tcPr>
            <w:tcW w:w="3330" w:type="dxa"/>
          </w:tcPr>
          <w:p w14:paraId="6F076AC0" w14:textId="77777777" w:rsidR="000829C4" w:rsidRDefault="000829C4"/>
        </w:tc>
      </w:tr>
      <w:tr w:rsidR="000829C4" w14:paraId="434719B4" w14:textId="77777777">
        <w:tc>
          <w:tcPr>
            <w:tcW w:w="1561" w:type="dxa"/>
          </w:tcPr>
          <w:p w14:paraId="693FE6EB" w14:textId="77777777" w:rsidR="000829C4" w:rsidRDefault="00000000">
            <w:r>
              <w:rPr>
                <w:rFonts w:hint="eastAsia"/>
              </w:rPr>
              <w:t>签订日期止</w:t>
            </w:r>
          </w:p>
        </w:tc>
        <w:tc>
          <w:tcPr>
            <w:tcW w:w="1110" w:type="dxa"/>
          </w:tcPr>
          <w:p w14:paraId="538ABDDB" w14:textId="77777777" w:rsidR="000829C4" w:rsidRDefault="00000000">
            <w:pPr>
              <w:jc w:val="center"/>
            </w:pPr>
            <w:r>
              <w:rPr>
                <w:rFonts w:hint="eastAsia"/>
              </w:rPr>
              <w:t>日历控件</w:t>
            </w:r>
          </w:p>
        </w:tc>
        <w:tc>
          <w:tcPr>
            <w:tcW w:w="1089" w:type="dxa"/>
          </w:tcPr>
          <w:p w14:paraId="0CA25766" w14:textId="77777777" w:rsidR="000829C4" w:rsidRDefault="00000000">
            <w:pPr>
              <w:jc w:val="center"/>
            </w:pPr>
            <w:r>
              <w:rPr>
                <w:rFonts w:hint="eastAsia"/>
              </w:rPr>
              <w:t>手动选择</w:t>
            </w:r>
          </w:p>
        </w:tc>
        <w:tc>
          <w:tcPr>
            <w:tcW w:w="1429" w:type="dxa"/>
          </w:tcPr>
          <w:p w14:paraId="4AFF998E" w14:textId="77777777" w:rsidR="000829C4" w:rsidRDefault="00000000">
            <w:pPr>
              <w:jc w:val="center"/>
            </w:pPr>
            <w:r>
              <w:rPr>
                <w:rFonts w:hint="eastAsia"/>
              </w:rPr>
              <w:t>否</w:t>
            </w:r>
          </w:p>
        </w:tc>
        <w:tc>
          <w:tcPr>
            <w:tcW w:w="3330" w:type="dxa"/>
          </w:tcPr>
          <w:p w14:paraId="4AB2AA96" w14:textId="77777777" w:rsidR="000829C4" w:rsidRDefault="000829C4"/>
        </w:tc>
      </w:tr>
    </w:tbl>
    <w:p w14:paraId="19B1E6BC" w14:textId="77777777" w:rsidR="000829C4" w:rsidRDefault="00000000">
      <w:r>
        <w:rPr>
          <w:rFonts w:hint="eastAsia"/>
        </w:rPr>
        <w:t>列表字段：</w:t>
      </w:r>
    </w:p>
    <w:tbl>
      <w:tblPr>
        <w:tblStyle w:val="ab"/>
        <w:tblW w:w="0" w:type="auto"/>
        <w:tblLook w:val="04A0" w:firstRow="1" w:lastRow="0" w:firstColumn="1" w:lastColumn="0" w:noHBand="0" w:noVBand="1"/>
      </w:tblPr>
      <w:tblGrid>
        <w:gridCol w:w="1516"/>
        <w:gridCol w:w="1104"/>
        <w:gridCol w:w="1063"/>
        <w:gridCol w:w="1389"/>
        <w:gridCol w:w="3224"/>
      </w:tblGrid>
      <w:tr w:rsidR="000829C4" w14:paraId="47EAA2EB" w14:textId="77777777">
        <w:tc>
          <w:tcPr>
            <w:tcW w:w="1561" w:type="dxa"/>
            <w:shd w:val="clear" w:color="auto" w:fill="DEEBF6" w:themeFill="accent1" w:themeFillTint="32"/>
          </w:tcPr>
          <w:p w14:paraId="58ED73B1"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287C2C63"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3EBF98B3"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5751D07C"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78B80D7E" w14:textId="77777777" w:rsidR="000829C4" w:rsidRDefault="00000000">
            <w:pPr>
              <w:jc w:val="center"/>
              <w:rPr>
                <w:b/>
                <w:bCs/>
              </w:rPr>
            </w:pPr>
            <w:r>
              <w:rPr>
                <w:rFonts w:hint="eastAsia"/>
                <w:b/>
                <w:bCs/>
              </w:rPr>
              <w:t>备注</w:t>
            </w:r>
          </w:p>
        </w:tc>
      </w:tr>
      <w:tr w:rsidR="000829C4" w14:paraId="4A871DF0" w14:textId="77777777">
        <w:tc>
          <w:tcPr>
            <w:tcW w:w="1561" w:type="dxa"/>
          </w:tcPr>
          <w:p w14:paraId="0F78ECDD" w14:textId="77777777" w:rsidR="000829C4" w:rsidRDefault="00000000">
            <w:r>
              <w:rPr>
                <w:rFonts w:hint="eastAsia"/>
              </w:rPr>
              <w:lastRenderedPageBreak/>
              <w:t>机构</w:t>
            </w:r>
          </w:p>
        </w:tc>
        <w:tc>
          <w:tcPr>
            <w:tcW w:w="1110" w:type="dxa"/>
          </w:tcPr>
          <w:p w14:paraId="2D238572" w14:textId="77777777" w:rsidR="000829C4" w:rsidRDefault="00000000">
            <w:pPr>
              <w:jc w:val="center"/>
            </w:pPr>
            <w:r>
              <w:rPr>
                <w:rFonts w:hint="eastAsia"/>
              </w:rPr>
              <w:t>参照</w:t>
            </w:r>
          </w:p>
        </w:tc>
        <w:tc>
          <w:tcPr>
            <w:tcW w:w="1089" w:type="dxa"/>
          </w:tcPr>
          <w:p w14:paraId="46C331DE" w14:textId="77777777" w:rsidR="000829C4" w:rsidRDefault="00000000">
            <w:pPr>
              <w:jc w:val="center"/>
            </w:pPr>
            <w:r>
              <w:rPr>
                <w:rFonts w:hint="eastAsia"/>
              </w:rPr>
              <w:t>手动选择</w:t>
            </w:r>
          </w:p>
        </w:tc>
        <w:tc>
          <w:tcPr>
            <w:tcW w:w="1429" w:type="dxa"/>
          </w:tcPr>
          <w:p w14:paraId="495CE81E" w14:textId="77777777" w:rsidR="000829C4" w:rsidRDefault="00000000">
            <w:pPr>
              <w:jc w:val="center"/>
            </w:pPr>
            <w:r>
              <w:rPr>
                <w:rFonts w:hint="eastAsia"/>
              </w:rPr>
              <w:t>是</w:t>
            </w:r>
          </w:p>
        </w:tc>
        <w:tc>
          <w:tcPr>
            <w:tcW w:w="3330" w:type="dxa"/>
          </w:tcPr>
          <w:p w14:paraId="0C4191E8" w14:textId="77777777" w:rsidR="000829C4" w:rsidRDefault="00000000">
            <w:r>
              <w:rPr>
                <w:rFonts w:hint="eastAsia"/>
              </w:rPr>
              <w:t>参照机构，增加用户权限</w:t>
            </w:r>
          </w:p>
        </w:tc>
      </w:tr>
      <w:tr w:rsidR="000829C4" w14:paraId="314CF123" w14:textId="77777777">
        <w:tc>
          <w:tcPr>
            <w:tcW w:w="1561" w:type="dxa"/>
          </w:tcPr>
          <w:p w14:paraId="3C9463EB" w14:textId="77777777" w:rsidR="000829C4" w:rsidRDefault="00000000">
            <w:r>
              <w:rPr>
                <w:rFonts w:hint="eastAsia"/>
              </w:rPr>
              <w:t>凭证</w:t>
            </w:r>
            <w:r>
              <w:rPr>
                <w:rFonts w:hint="eastAsia"/>
              </w:rPr>
              <w:t>/</w:t>
            </w:r>
            <w:r>
              <w:rPr>
                <w:rFonts w:hint="eastAsia"/>
              </w:rPr>
              <w:t>借款合同编码</w:t>
            </w:r>
          </w:p>
        </w:tc>
        <w:tc>
          <w:tcPr>
            <w:tcW w:w="1110" w:type="dxa"/>
          </w:tcPr>
          <w:p w14:paraId="23C9FF25" w14:textId="77777777" w:rsidR="000829C4" w:rsidRDefault="00000000">
            <w:pPr>
              <w:jc w:val="center"/>
            </w:pPr>
            <w:r>
              <w:rPr>
                <w:rFonts w:hint="eastAsia"/>
              </w:rPr>
              <w:t>参照</w:t>
            </w:r>
          </w:p>
        </w:tc>
        <w:tc>
          <w:tcPr>
            <w:tcW w:w="1089" w:type="dxa"/>
          </w:tcPr>
          <w:p w14:paraId="174E00F1" w14:textId="77777777" w:rsidR="000829C4" w:rsidRDefault="00000000">
            <w:pPr>
              <w:jc w:val="center"/>
            </w:pPr>
            <w:r>
              <w:rPr>
                <w:rFonts w:hint="eastAsia"/>
              </w:rPr>
              <w:t>手动选择</w:t>
            </w:r>
          </w:p>
        </w:tc>
        <w:tc>
          <w:tcPr>
            <w:tcW w:w="1429" w:type="dxa"/>
          </w:tcPr>
          <w:p w14:paraId="2686D081" w14:textId="77777777" w:rsidR="000829C4" w:rsidRDefault="00000000">
            <w:pPr>
              <w:jc w:val="center"/>
            </w:pPr>
            <w:r>
              <w:rPr>
                <w:rFonts w:hint="eastAsia"/>
              </w:rPr>
              <w:t>是</w:t>
            </w:r>
          </w:p>
        </w:tc>
        <w:tc>
          <w:tcPr>
            <w:tcW w:w="3330" w:type="dxa"/>
          </w:tcPr>
          <w:p w14:paraId="1CF9AC1F" w14:textId="77777777" w:rsidR="000829C4" w:rsidRDefault="00000000">
            <w:r>
              <w:rPr>
                <w:rFonts w:hint="eastAsia"/>
              </w:rPr>
              <w:t>参照应税</w:t>
            </w:r>
            <w:proofErr w:type="gramStart"/>
            <w:r>
              <w:rPr>
                <w:rFonts w:hint="eastAsia"/>
              </w:rPr>
              <w:t>凭证台</w:t>
            </w:r>
            <w:proofErr w:type="gramEnd"/>
            <w:r>
              <w:rPr>
                <w:rFonts w:hint="eastAsia"/>
              </w:rPr>
              <w:t>账，只参照已审批且无合同金额的凭证，根据所选机构进行过滤</w:t>
            </w:r>
          </w:p>
        </w:tc>
      </w:tr>
      <w:tr w:rsidR="000829C4" w14:paraId="315D4322" w14:textId="77777777">
        <w:tc>
          <w:tcPr>
            <w:tcW w:w="1561" w:type="dxa"/>
          </w:tcPr>
          <w:p w14:paraId="6FCB9751" w14:textId="77777777" w:rsidR="000829C4" w:rsidRDefault="00000000">
            <w:r>
              <w:rPr>
                <w:rFonts w:hint="eastAsia"/>
              </w:rPr>
              <w:t>凭证</w:t>
            </w:r>
            <w:r>
              <w:rPr>
                <w:rFonts w:hint="eastAsia"/>
              </w:rPr>
              <w:t>/</w:t>
            </w:r>
            <w:r>
              <w:rPr>
                <w:rFonts w:hint="eastAsia"/>
              </w:rPr>
              <w:t>借款合同名称</w:t>
            </w:r>
          </w:p>
        </w:tc>
        <w:tc>
          <w:tcPr>
            <w:tcW w:w="1110" w:type="dxa"/>
          </w:tcPr>
          <w:p w14:paraId="7078E2D4" w14:textId="77777777" w:rsidR="000829C4" w:rsidRDefault="00000000">
            <w:pPr>
              <w:jc w:val="center"/>
            </w:pPr>
            <w:r>
              <w:rPr>
                <w:rFonts w:hint="eastAsia"/>
              </w:rPr>
              <w:t>字符</w:t>
            </w:r>
          </w:p>
        </w:tc>
        <w:tc>
          <w:tcPr>
            <w:tcW w:w="1089" w:type="dxa"/>
          </w:tcPr>
          <w:p w14:paraId="68A2C823" w14:textId="77777777" w:rsidR="000829C4" w:rsidRDefault="00000000">
            <w:pPr>
              <w:jc w:val="center"/>
            </w:pPr>
            <w:r>
              <w:rPr>
                <w:rFonts w:hint="eastAsia"/>
              </w:rPr>
              <w:t>自动带出</w:t>
            </w:r>
          </w:p>
        </w:tc>
        <w:tc>
          <w:tcPr>
            <w:tcW w:w="1429" w:type="dxa"/>
          </w:tcPr>
          <w:p w14:paraId="47E4E0EC" w14:textId="77777777" w:rsidR="000829C4" w:rsidRDefault="00000000">
            <w:pPr>
              <w:jc w:val="center"/>
            </w:pPr>
            <w:r>
              <w:rPr>
                <w:rFonts w:hint="eastAsia"/>
              </w:rPr>
              <w:t>是</w:t>
            </w:r>
          </w:p>
        </w:tc>
        <w:tc>
          <w:tcPr>
            <w:tcW w:w="3330" w:type="dxa"/>
          </w:tcPr>
          <w:p w14:paraId="3295A164" w14:textId="77777777" w:rsidR="000829C4" w:rsidRDefault="00000000">
            <w:r>
              <w:rPr>
                <w:rFonts w:hint="eastAsia"/>
              </w:rPr>
              <w:t>自动带出，不可编辑</w:t>
            </w:r>
          </w:p>
        </w:tc>
      </w:tr>
      <w:tr w:rsidR="000829C4" w14:paraId="67817664" w14:textId="77777777">
        <w:tc>
          <w:tcPr>
            <w:tcW w:w="1561" w:type="dxa"/>
          </w:tcPr>
          <w:p w14:paraId="61E545F8" w14:textId="77777777" w:rsidR="000829C4" w:rsidRDefault="00000000">
            <w:r>
              <w:rPr>
                <w:rFonts w:hint="eastAsia"/>
              </w:rPr>
              <w:t>合同性质</w:t>
            </w:r>
          </w:p>
        </w:tc>
        <w:tc>
          <w:tcPr>
            <w:tcW w:w="1110" w:type="dxa"/>
          </w:tcPr>
          <w:p w14:paraId="33BA1409" w14:textId="77777777" w:rsidR="000829C4" w:rsidRDefault="00000000">
            <w:pPr>
              <w:jc w:val="center"/>
            </w:pPr>
            <w:r>
              <w:rPr>
                <w:rFonts w:hint="eastAsia"/>
              </w:rPr>
              <w:t>字符</w:t>
            </w:r>
          </w:p>
        </w:tc>
        <w:tc>
          <w:tcPr>
            <w:tcW w:w="1089" w:type="dxa"/>
          </w:tcPr>
          <w:p w14:paraId="049F680D" w14:textId="77777777" w:rsidR="000829C4" w:rsidRDefault="00000000">
            <w:pPr>
              <w:jc w:val="center"/>
            </w:pPr>
            <w:r>
              <w:rPr>
                <w:rFonts w:hint="eastAsia"/>
              </w:rPr>
              <w:t>自动带出</w:t>
            </w:r>
          </w:p>
        </w:tc>
        <w:tc>
          <w:tcPr>
            <w:tcW w:w="1429" w:type="dxa"/>
          </w:tcPr>
          <w:p w14:paraId="726778D6" w14:textId="77777777" w:rsidR="000829C4" w:rsidRDefault="00000000">
            <w:pPr>
              <w:jc w:val="center"/>
            </w:pPr>
            <w:r>
              <w:rPr>
                <w:rFonts w:hint="eastAsia"/>
              </w:rPr>
              <w:t>是</w:t>
            </w:r>
          </w:p>
        </w:tc>
        <w:tc>
          <w:tcPr>
            <w:tcW w:w="3330" w:type="dxa"/>
          </w:tcPr>
          <w:p w14:paraId="069399D7" w14:textId="77777777" w:rsidR="000829C4" w:rsidRDefault="00000000">
            <w:r>
              <w:rPr>
                <w:rFonts w:hint="eastAsia"/>
              </w:rPr>
              <w:t>自动带出，不可编辑</w:t>
            </w:r>
          </w:p>
        </w:tc>
      </w:tr>
      <w:tr w:rsidR="000829C4" w14:paraId="17E74BE3" w14:textId="77777777">
        <w:tc>
          <w:tcPr>
            <w:tcW w:w="1561" w:type="dxa"/>
          </w:tcPr>
          <w:p w14:paraId="6CA7B763" w14:textId="77777777" w:rsidR="000829C4" w:rsidRDefault="00000000">
            <w:r>
              <w:rPr>
                <w:rFonts w:hint="eastAsia"/>
              </w:rPr>
              <w:t>税目</w:t>
            </w:r>
          </w:p>
        </w:tc>
        <w:tc>
          <w:tcPr>
            <w:tcW w:w="1110" w:type="dxa"/>
          </w:tcPr>
          <w:p w14:paraId="793341BB" w14:textId="77777777" w:rsidR="000829C4" w:rsidRDefault="00000000">
            <w:pPr>
              <w:jc w:val="center"/>
            </w:pPr>
            <w:r>
              <w:rPr>
                <w:rFonts w:hint="eastAsia"/>
              </w:rPr>
              <w:t>字符</w:t>
            </w:r>
          </w:p>
        </w:tc>
        <w:tc>
          <w:tcPr>
            <w:tcW w:w="1089" w:type="dxa"/>
          </w:tcPr>
          <w:p w14:paraId="3E6D8B02" w14:textId="77777777" w:rsidR="000829C4" w:rsidRDefault="00000000">
            <w:pPr>
              <w:jc w:val="center"/>
            </w:pPr>
            <w:r>
              <w:rPr>
                <w:rFonts w:hint="eastAsia"/>
              </w:rPr>
              <w:t>自动带出</w:t>
            </w:r>
          </w:p>
        </w:tc>
        <w:tc>
          <w:tcPr>
            <w:tcW w:w="1429" w:type="dxa"/>
          </w:tcPr>
          <w:p w14:paraId="0B7AB11C" w14:textId="77777777" w:rsidR="000829C4" w:rsidRDefault="00000000">
            <w:pPr>
              <w:jc w:val="center"/>
            </w:pPr>
            <w:r>
              <w:rPr>
                <w:rFonts w:hint="eastAsia"/>
              </w:rPr>
              <w:t>是</w:t>
            </w:r>
          </w:p>
        </w:tc>
        <w:tc>
          <w:tcPr>
            <w:tcW w:w="3330" w:type="dxa"/>
          </w:tcPr>
          <w:p w14:paraId="7CE9296E" w14:textId="77777777" w:rsidR="000829C4" w:rsidRDefault="00000000">
            <w:r>
              <w:rPr>
                <w:rFonts w:hint="eastAsia"/>
              </w:rPr>
              <w:t>自动带出，不可编辑</w:t>
            </w:r>
          </w:p>
        </w:tc>
      </w:tr>
      <w:tr w:rsidR="000829C4" w14:paraId="3090BC64" w14:textId="77777777">
        <w:tc>
          <w:tcPr>
            <w:tcW w:w="1561" w:type="dxa"/>
          </w:tcPr>
          <w:p w14:paraId="1F56FEBC" w14:textId="77777777" w:rsidR="000829C4" w:rsidRDefault="00000000">
            <w:r>
              <w:rPr>
                <w:rFonts w:hint="eastAsia"/>
              </w:rPr>
              <w:t>子目</w:t>
            </w:r>
          </w:p>
        </w:tc>
        <w:tc>
          <w:tcPr>
            <w:tcW w:w="1110" w:type="dxa"/>
          </w:tcPr>
          <w:p w14:paraId="67773FC5" w14:textId="77777777" w:rsidR="000829C4" w:rsidRDefault="00000000">
            <w:pPr>
              <w:jc w:val="center"/>
            </w:pPr>
            <w:r>
              <w:rPr>
                <w:rFonts w:hint="eastAsia"/>
              </w:rPr>
              <w:t>字符</w:t>
            </w:r>
          </w:p>
        </w:tc>
        <w:tc>
          <w:tcPr>
            <w:tcW w:w="1089" w:type="dxa"/>
          </w:tcPr>
          <w:p w14:paraId="64D661B9" w14:textId="77777777" w:rsidR="000829C4" w:rsidRDefault="00000000">
            <w:pPr>
              <w:jc w:val="center"/>
            </w:pPr>
            <w:r>
              <w:rPr>
                <w:rFonts w:hint="eastAsia"/>
              </w:rPr>
              <w:t>自动带出</w:t>
            </w:r>
          </w:p>
        </w:tc>
        <w:tc>
          <w:tcPr>
            <w:tcW w:w="1429" w:type="dxa"/>
          </w:tcPr>
          <w:p w14:paraId="0F6FEB66" w14:textId="77777777" w:rsidR="000829C4" w:rsidRDefault="00000000">
            <w:pPr>
              <w:jc w:val="center"/>
            </w:pPr>
            <w:r>
              <w:rPr>
                <w:rFonts w:hint="eastAsia"/>
              </w:rPr>
              <w:t>是</w:t>
            </w:r>
          </w:p>
        </w:tc>
        <w:tc>
          <w:tcPr>
            <w:tcW w:w="3330" w:type="dxa"/>
          </w:tcPr>
          <w:p w14:paraId="53A65ED4" w14:textId="77777777" w:rsidR="000829C4" w:rsidRDefault="00000000">
            <w:r>
              <w:rPr>
                <w:rFonts w:hint="eastAsia"/>
              </w:rPr>
              <w:t>自动带出，不可编辑</w:t>
            </w:r>
          </w:p>
        </w:tc>
      </w:tr>
      <w:tr w:rsidR="000829C4" w14:paraId="7F8C1FEB" w14:textId="77777777">
        <w:tc>
          <w:tcPr>
            <w:tcW w:w="1561" w:type="dxa"/>
          </w:tcPr>
          <w:p w14:paraId="3B9805D8" w14:textId="77777777" w:rsidR="000829C4" w:rsidRDefault="00000000">
            <w:r>
              <w:rPr>
                <w:rFonts w:hint="eastAsia"/>
              </w:rPr>
              <w:t>应税凭证类型</w:t>
            </w:r>
          </w:p>
        </w:tc>
        <w:tc>
          <w:tcPr>
            <w:tcW w:w="1110" w:type="dxa"/>
          </w:tcPr>
          <w:p w14:paraId="52250E2D" w14:textId="77777777" w:rsidR="000829C4" w:rsidRDefault="00000000">
            <w:pPr>
              <w:jc w:val="center"/>
            </w:pPr>
            <w:r>
              <w:rPr>
                <w:rFonts w:hint="eastAsia"/>
              </w:rPr>
              <w:t>字符</w:t>
            </w:r>
          </w:p>
        </w:tc>
        <w:tc>
          <w:tcPr>
            <w:tcW w:w="1089" w:type="dxa"/>
          </w:tcPr>
          <w:p w14:paraId="729DC4F6" w14:textId="77777777" w:rsidR="000829C4" w:rsidRDefault="00000000">
            <w:pPr>
              <w:jc w:val="center"/>
            </w:pPr>
            <w:r>
              <w:rPr>
                <w:rFonts w:hint="eastAsia"/>
              </w:rPr>
              <w:t>自动带出</w:t>
            </w:r>
          </w:p>
        </w:tc>
        <w:tc>
          <w:tcPr>
            <w:tcW w:w="1429" w:type="dxa"/>
          </w:tcPr>
          <w:p w14:paraId="299A11CC" w14:textId="77777777" w:rsidR="000829C4" w:rsidRDefault="00000000">
            <w:pPr>
              <w:jc w:val="center"/>
            </w:pPr>
            <w:r>
              <w:rPr>
                <w:rFonts w:hint="eastAsia"/>
              </w:rPr>
              <w:t>是</w:t>
            </w:r>
          </w:p>
        </w:tc>
        <w:tc>
          <w:tcPr>
            <w:tcW w:w="3330" w:type="dxa"/>
          </w:tcPr>
          <w:p w14:paraId="16A97F7A" w14:textId="77777777" w:rsidR="000829C4" w:rsidRDefault="00000000">
            <w:r>
              <w:rPr>
                <w:rFonts w:hint="eastAsia"/>
              </w:rPr>
              <w:t>自动带出，不可编辑</w:t>
            </w:r>
          </w:p>
        </w:tc>
      </w:tr>
      <w:tr w:rsidR="000829C4" w14:paraId="465EC3B9" w14:textId="77777777">
        <w:tc>
          <w:tcPr>
            <w:tcW w:w="1561" w:type="dxa"/>
          </w:tcPr>
          <w:p w14:paraId="3DB167D8" w14:textId="77777777" w:rsidR="000829C4" w:rsidRDefault="00000000">
            <w:r>
              <w:rPr>
                <w:rFonts w:hint="eastAsia"/>
              </w:rPr>
              <w:t>对方书立人名称</w:t>
            </w:r>
          </w:p>
        </w:tc>
        <w:tc>
          <w:tcPr>
            <w:tcW w:w="1110" w:type="dxa"/>
          </w:tcPr>
          <w:p w14:paraId="59E98B7B" w14:textId="77777777" w:rsidR="000829C4" w:rsidRDefault="00000000">
            <w:pPr>
              <w:jc w:val="center"/>
            </w:pPr>
            <w:r>
              <w:rPr>
                <w:rFonts w:hint="eastAsia"/>
              </w:rPr>
              <w:t>字符</w:t>
            </w:r>
          </w:p>
        </w:tc>
        <w:tc>
          <w:tcPr>
            <w:tcW w:w="1089" w:type="dxa"/>
          </w:tcPr>
          <w:p w14:paraId="6F98C87E" w14:textId="77777777" w:rsidR="000829C4" w:rsidRDefault="00000000">
            <w:pPr>
              <w:jc w:val="center"/>
            </w:pPr>
            <w:r>
              <w:rPr>
                <w:rFonts w:hint="eastAsia"/>
              </w:rPr>
              <w:t>自动带出</w:t>
            </w:r>
          </w:p>
        </w:tc>
        <w:tc>
          <w:tcPr>
            <w:tcW w:w="1429" w:type="dxa"/>
          </w:tcPr>
          <w:p w14:paraId="53508FAB" w14:textId="77777777" w:rsidR="000829C4" w:rsidRDefault="00000000">
            <w:pPr>
              <w:jc w:val="center"/>
            </w:pPr>
            <w:r>
              <w:rPr>
                <w:rFonts w:hint="eastAsia"/>
              </w:rPr>
              <w:t>是</w:t>
            </w:r>
          </w:p>
        </w:tc>
        <w:tc>
          <w:tcPr>
            <w:tcW w:w="3330" w:type="dxa"/>
          </w:tcPr>
          <w:p w14:paraId="54A483BD" w14:textId="77777777" w:rsidR="000829C4" w:rsidRDefault="00000000">
            <w:r>
              <w:rPr>
                <w:rFonts w:hint="eastAsia"/>
              </w:rPr>
              <w:t>自动带出，不可编辑</w:t>
            </w:r>
          </w:p>
        </w:tc>
      </w:tr>
      <w:tr w:rsidR="000829C4" w14:paraId="0CB02007" w14:textId="77777777">
        <w:tc>
          <w:tcPr>
            <w:tcW w:w="1561" w:type="dxa"/>
          </w:tcPr>
          <w:p w14:paraId="3C8776C9" w14:textId="77777777" w:rsidR="000829C4" w:rsidRDefault="00000000">
            <w:r>
              <w:rPr>
                <w:rFonts w:hint="eastAsia"/>
              </w:rPr>
              <w:t>对方书立人纳税人识别号</w:t>
            </w:r>
          </w:p>
        </w:tc>
        <w:tc>
          <w:tcPr>
            <w:tcW w:w="1110" w:type="dxa"/>
          </w:tcPr>
          <w:p w14:paraId="33E4CA0C" w14:textId="77777777" w:rsidR="000829C4" w:rsidRDefault="00000000">
            <w:pPr>
              <w:jc w:val="center"/>
            </w:pPr>
            <w:r>
              <w:rPr>
                <w:rFonts w:hint="eastAsia"/>
              </w:rPr>
              <w:t>字符</w:t>
            </w:r>
          </w:p>
        </w:tc>
        <w:tc>
          <w:tcPr>
            <w:tcW w:w="1089" w:type="dxa"/>
          </w:tcPr>
          <w:p w14:paraId="6B27FDB5" w14:textId="77777777" w:rsidR="000829C4" w:rsidRDefault="00000000">
            <w:pPr>
              <w:jc w:val="center"/>
            </w:pPr>
            <w:r>
              <w:rPr>
                <w:rFonts w:hint="eastAsia"/>
              </w:rPr>
              <w:t>自动带出</w:t>
            </w:r>
          </w:p>
        </w:tc>
        <w:tc>
          <w:tcPr>
            <w:tcW w:w="1429" w:type="dxa"/>
          </w:tcPr>
          <w:p w14:paraId="783CF04D" w14:textId="77777777" w:rsidR="000829C4" w:rsidRDefault="00000000">
            <w:pPr>
              <w:jc w:val="center"/>
            </w:pPr>
            <w:r>
              <w:rPr>
                <w:rFonts w:hint="eastAsia"/>
              </w:rPr>
              <w:t>是</w:t>
            </w:r>
          </w:p>
        </w:tc>
        <w:tc>
          <w:tcPr>
            <w:tcW w:w="3330" w:type="dxa"/>
          </w:tcPr>
          <w:p w14:paraId="54DBBB5F" w14:textId="77777777" w:rsidR="000829C4" w:rsidRDefault="00000000">
            <w:r>
              <w:rPr>
                <w:rFonts w:hint="eastAsia"/>
              </w:rPr>
              <w:t>自动带出，不可编辑</w:t>
            </w:r>
          </w:p>
        </w:tc>
      </w:tr>
      <w:tr w:rsidR="000829C4" w14:paraId="15F9E506" w14:textId="77777777">
        <w:tc>
          <w:tcPr>
            <w:tcW w:w="1561" w:type="dxa"/>
          </w:tcPr>
          <w:p w14:paraId="5BC97153" w14:textId="77777777" w:rsidR="000829C4" w:rsidRDefault="00000000">
            <w:r>
              <w:rPr>
                <w:rFonts w:hint="eastAsia"/>
              </w:rPr>
              <w:t>客户规模</w:t>
            </w:r>
          </w:p>
        </w:tc>
        <w:tc>
          <w:tcPr>
            <w:tcW w:w="1110" w:type="dxa"/>
          </w:tcPr>
          <w:p w14:paraId="5A0D739D" w14:textId="77777777" w:rsidR="000829C4" w:rsidRDefault="00000000">
            <w:pPr>
              <w:jc w:val="center"/>
            </w:pPr>
            <w:r>
              <w:rPr>
                <w:rFonts w:hint="eastAsia"/>
              </w:rPr>
              <w:t>字符</w:t>
            </w:r>
          </w:p>
        </w:tc>
        <w:tc>
          <w:tcPr>
            <w:tcW w:w="1089" w:type="dxa"/>
          </w:tcPr>
          <w:p w14:paraId="51192E8B" w14:textId="77777777" w:rsidR="000829C4" w:rsidRDefault="00000000">
            <w:pPr>
              <w:jc w:val="center"/>
            </w:pPr>
            <w:r>
              <w:rPr>
                <w:rFonts w:hint="eastAsia"/>
              </w:rPr>
              <w:t>自动带出</w:t>
            </w:r>
          </w:p>
        </w:tc>
        <w:tc>
          <w:tcPr>
            <w:tcW w:w="1429" w:type="dxa"/>
          </w:tcPr>
          <w:p w14:paraId="4E1B6289" w14:textId="77777777" w:rsidR="000829C4" w:rsidRDefault="00000000">
            <w:pPr>
              <w:jc w:val="center"/>
            </w:pPr>
            <w:r>
              <w:rPr>
                <w:rFonts w:hint="eastAsia"/>
              </w:rPr>
              <w:t>是</w:t>
            </w:r>
          </w:p>
        </w:tc>
        <w:tc>
          <w:tcPr>
            <w:tcW w:w="3330" w:type="dxa"/>
          </w:tcPr>
          <w:p w14:paraId="0BA00C05" w14:textId="77777777" w:rsidR="000829C4" w:rsidRDefault="00000000">
            <w:r>
              <w:rPr>
                <w:rFonts w:hint="eastAsia"/>
              </w:rPr>
              <w:t>自动带出，不可编辑</w:t>
            </w:r>
          </w:p>
        </w:tc>
      </w:tr>
      <w:tr w:rsidR="000829C4" w14:paraId="2D1DE35D" w14:textId="77777777">
        <w:tc>
          <w:tcPr>
            <w:tcW w:w="1561" w:type="dxa"/>
          </w:tcPr>
          <w:p w14:paraId="2ED3DC6A" w14:textId="77777777" w:rsidR="000829C4" w:rsidRDefault="00000000">
            <w:r>
              <w:rPr>
                <w:rFonts w:hint="eastAsia"/>
              </w:rPr>
              <w:t>签订日期</w:t>
            </w:r>
          </w:p>
        </w:tc>
        <w:tc>
          <w:tcPr>
            <w:tcW w:w="1110" w:type="dxa"/>
          </w:tcPr>
          <w:p w14:paraId="10BBA20E" w14:textId="77777777" w:rsidR="000829C4" w:rsidRDefault="00000000">
            <w:pPr>
              <w:jc w:val="center"/>
            </w:pPr>
            <w:r>
              <w:rPr>
                <w:rFonts w:hint="eastAsia"/>
              </w:rPr>
              <w:t>字符</w:t>
            </w:r>
          </w:p>
        </w:tc>
        <w:tc>
          <w:tcPr>
            <w:tcW w:w="1089" w:type="dxa"/>
          </w:tcPr>
          <w:p w14:paraId="0944BADF" w14:textId="77777777" w:rsidR="000829C4" w:rsidRDefault="00000000">
            <w:pPr>
              <w:jc w:val="center"/>
            </w:pPr>
            <w:r>
              <w:rPr>
                <w:rFonts w:hint="eastAsia"/>
              </w:rPr>
              <w:t>自动带出</w:t>
            </w:r>
          </w:p>
        </w:tc>
        <w:tc>
          <w:tcPr>
            <w:tcW w:w="1429" w:type="dxa"/>
          </w:tcPr>
          <w:p w14:paraId="2CC1B0F0" w14:textId="77777777" w:rsidR="000829C4" w:rsidRDefault="00000000">
            <w:pPr>
              <w:jc w:val="center"/>
            </w:pPr>
            <w:r>
              <w:rPr>
                <w:rFonts w:hint="eastAsia"/>
              </w:rPr>
              <w:t>是</w:t>
            </w:r>
          </w:p>
        </w:tc>
        <w:tc>
          <w:tcPr>
            <w:tcW w:w="3330" w:type="dxa"/>
          </w:tcPr>
          <w:p w14:paraId="1DADBC4F" w14:textId="77777777" w:rsidR="000829C4" w:rsidRDefault="00000000">
            <w:r>
              <w:rPr>
                <w:rFonts w:hint="eastAsia"/>
              </w:rPr>
              <w:t>自动带出，不可编辑</w:t>
            </w:r>
          </w:p>
        </w:tc>
      </w:tr>
      <w:tr w:rsidR="000829C4" w14:paraId="14B2EE08" w14:textId="77777777">
        <w:tc>
          <w:tcPr>
            <w:tcW w:w="1561" w:type="dxa"/>
          </w:tcPr>
          <w:p w14:paraId="6EA83741" w14:textId="77777777" w:rsidR="000829C4" w:rsidRDefault="00000000">
            <w:r>
              <w:rPr>
                <w:rFonts w:hint="eastAsia"/>
              </w:rPr>
              <w:t>来源系统</w:t>
            </w:r>
          </w:p>
        </w:tc>
        <w:tc>
          <w:tcPr>
            <w:tcW w:w="1110" w:type="dxa"/>
          </w:tcPr>
          <w:p w14:paraId="465CBBF6" w14:textId="77777777" w:rsidR="000829C4" w:rsidRDefault="00000000">
            <w:pPr>
              <w:jc w:val="center"/>
            </w:pPr>
            <w:r>
              <w:rPr>
                <w:rFonts w:hint="eastAsia"/>
              </w:rPr>
              <w:t>字符</w:t>
            </w:r>
          </w:p>
        </w:tc>
        <w:tc>
          <w:tcPr>
            <w:tcW w:w="1089" w:type="dxa"/>
          </w:tcPr>
          <w:p w14:paraId="6EA3B63D" w14:textId="77777777" w:rsidR="000829C4" w:rsidRDefault="00000000">
            <w:pPr>
              <w:jc w:val="center"/>
            </w:pPr>
            <w:r>
              <w:rPr>
                <w:rFonts w:hint="eastAsia"/>
              </w:rPr>
              <w:t>自动带出</w:t>
            </w:r>
          </w:p>
        </w:tc>
        <w:tc>
          <w:tcPr>
            <w:tcW w:w="1429" w:type="dxa"/>
          </w:tcPr>
          <w:p w14:paraId="19933541" w14:textId="77777777" w:rsidR="000829C4" w:rsidRDefault="00000000">
            <w:pPr>
              <w:jc w:val="center"/>
            </w:pPr>
            <w:r>
              <w:rPr>
                <w:rFonts w:hint="eastAsia"/>
              </w:rPr>
              <w:t>是</w:t>
            </w:r>
          </w:p>
        </w:tc>
        <w:tc>
          <w:tcPr>
            <w:tcW w:w="3330" w:type="dxa"/>
          </w:tcPr>
          <w:p w14:paraId="3F6EB217" w14:textId="77777777" w:rsidR="000829C4" w:rsidRDefault="00000000">
            <w:r>
              <w:rPr>
                <w:rFonts w:hint="eastAsia"/>
              </w:rPr>
              <w:t>自动带出，不可编辑</w:t>
            </w:r>
          </w:p>
        </w:tc>
      </w:tr>
      <w:tr w:rsidR="000829C4" w14:paraId="5FC04C2E" w14:textId="77777777">
        <w:tc>
          <w:tcPr>
            <w:tcW w:w="1561" w:type="dxa"/>
          </w:tcPr>
          <w:p w14:paraId="2F625BEF" w14:textId="77777777" w:rsidR="000829C4" w:rsidRDefault="00000000">
            <w:r>
              <w:rPr>
                <w:rFonts w:hint="eastAsia"/>
              </w:rPr>
              <w:t>补录日期</w:t>
            </w:r>
          </w:p>
        </w:tc>
        <w:tc>
          <w:tcPr>
            <w:tcW w:w="1110" w:type="dxa"/>
          </w:tcPr>
          <w:p w14:paraId="6B6DAE0C" w14:textId="77777777" w:rsidR="000829C4" w:rsidRDefault="00000000">
            <w:pPr>
              <w:jc w:val="center"/>
            </w:pPr>
            <w:r>
              <w:rPr>
                <w:rFonts w:hint="eastAsia"/>
              </w:rPr>
              <w:t>日历控件</w:t>
            </w:r>
          </w:p>
        </w:tc>
        <w:tc>
          <w:tcPr>
            <w:tcW w:w="1089" w:type="dxa"/>
          </w:tcPr>
          <w:p w14:paraId="69BAF479" w14:textId="77777777" w:rsidR="000829C4" w:rsidRDefault="00000000">
            <w:pPr>
              <w:jc w:val="center"/>
            </w:pPr>
            <w:r>
              <w:rPr>
                <w:rFonts w:hint="eastAsia"/>
              </w:rPr>
              <w:t>手动选择</w:t>
            </w:r>
          </w:p>
        </w:tc>
        <w:tc>
          <w:tcPr>
            <w:tcW w:w="1429" w:type="dxa"/>
          </w:tcPr>
          <w:p w14:paraId="4441B85F" w14:textId="77777777" w:rsidR="000829C4" w:rsidRDefault="00000000">
            <w:pPr>
              <w:jc w:val="center"/>
            </w:pPr>
            <w:r>
              <w:rPr>
                <w:rFonts w:hint="eastAsia"/>
              </w:rPr>
              <w:t>是</w:t>
            </w:r>
          </w:p>
        </w:tc>
        <w:tc>
          <w:tcPr>
            <w:tcW w:w="3330" w:type="dxa"/>
          </w:tcPr>
          <w:p w14:paraId="284AFC5D" w14:textId="77777777" w:rsidR="000829C4" w:rsidRDefault="000829C4"/>
        </w:tc>
      </w:tr>
      <w:tr w:rsidR="000829C4" w14:paraId="3668E16E" w14:textId="77777777">
        <w:tc>
          <w:tcPr>
            <w:tcW w:w="1561" w:type="dxa"/>
            <w:vAlign w:val="center"/>
          </w:tcPr>
          <w:p w14:paraId="6F377D17" w14:textId="77777777" w:rsidR="000829C4" w:rsidRDefault="00000000">
            <w:r>
              <w:rPr>
                <w:rFonts w:hint="eastAsia"/>
              </w:rPr>
              <w:t>币种</w:t>
            </w:r>
          </w:p>
        </w:tc>
        <w:tc>
          <w:tcPr>
            <w:tcW w:w="1110" w:type="dxa"/>
            <w:vAlign w:val="center"/>
          </w:tcPr>
          <w:p w14:paraId="3EC6C947" w14:textId="77777777" w:rsidR="000829C4" w:rsidRDefault="00000000">
            <w:pPr>
              <w:jc w:val="center"/>
            </w:pPr>
            <w:r>
              <w:rPr>
                <w:rFonts w:hint="eastAsia"/>
              </w:rPr>
              <w:t>字符</w:t>
            </w:r>
          </w:p>
        </w:tc>
        <w:tc>
          <w:tcPr>
            <w:tcW w:w="1089" w:type="dxa"/>
            <w:vAlign w:val="center"/>
          </w:tcPr>
          <w:p w14:paraId="6B246E40" w14:textId="77777777" w:rsidR="000829C4" w:rsidRDefault="00000000">
            <w:pPr>
              <w:jc w:val="center"/>
            </w:pPr>
            <w:r>
              <w:rPr>
                <w:rFonts w:hint="eastAsia"/>
              </w:rPr>
              <w:t>自动带出</w:t>
            </w:r>
          </w:p>
        </w:tc>
        <w:tc>
          <w:tcPr>
            <w:tcW w:w="1429" w:type="dxa"/>
            <w:vAlign w:val="center"/>
          </w:tcPr>
          <w:p w14:paraId="6FA675B3" w14:textId="77777777" w:rsidR="000829C4" w:rsidRDefault="00000000">
            <w:pPr>
              <w:jc w:val="center"/>
            </w:pPr>
            <w:r>
              <w:rPr>
                <w:rFonts w:hint="eastAsia"/>
              </w:rPr>
              <w:t>是</w:t>
            </w:r>
          </w:p>
        </w:tc>
        <w:tc>
          <w:tcPr>
            <w:tcW w:w="3330" w:type="dxa"/>
            <w:vAlign w:val="center"/>
          </w:tcPr>
          <w:p w14:paraId="5FFE35F5" w14:textId="77777777" w:rsidR="000829C4" w:rsidRDefault="00000000">
            <w:r>
              <w:rPr>
                <w:rFonts w:hint="eastAsia"/>
              </w:rPr>
              <w:t>默认带出原凭证对应的币种，不可修改</w:t>
            </w:r>
          </w:p>
        </w:tc>
      </w:tr>
      <w:tr w:rsidR="000829C4" w14:paraId="4FEF76AC" w14:textId="77777777">
        <w:tc>
          <w:tcPr>
            <w:tcW w:w="1561" w:type="dxa"/>
            <w:vAlign w:val="center"/>
          </w:tcPr>
          <w:p w14:paraId="709D023D" w14:textId="77777777" w:rsidR="000829C4" w:rsidRDefault="00000000">
            <w:r>
              <w:rPr>
                <w:rFonts w:hint="eastAsia"/>
              </w:rPr>
              <w:t>汇率</w:t>
            </w:r>
          </w:p>
        </w:tc>
        <w:tc>
          <w:tcPr>
            <w:tcW w:w="1110" w:type="dxa"/>
            <w:vAlign w:val="center"/>
          </w:tcPr>
          <w:p w14:paraId="526BD0BA" w14:textId="77777777" w:rsidR="000829C4" w:rsidRDefault="00000000">
            <w:pPr>
              <w:jc w:val="center"/>
            </w:pPr>
            <w:r>
              <w:rPr>
                <w:rFonts w:hint="eastAsia"/>
              </w:rPr>
              <w:t>数值</w:t>
            </w:r>
            <w:r>
              <w:rPr>
                <w:rFonts w:hint="eastAsia"/>
              </w:rPr>
              <w:t>(30,10)</w:t>
            </w:r>
          </w:p>
        </w:tc>
        <w:tc>
          <w:tcPr>
            <w:tcW w:w="1089" w:type="dxa"/>
            <w:vAlign w:val="center"/>
          </w:tcPr>
          <w:p w14:paraId="0D333F13" w14:textId="77777777" w:rsidR="000829C4" w:rsidRDefault="00000000">
            <w:pPr>
              <w:jc w:val="center"/>
            </w:pPr>
            <w:r>
              <w:rPr>
                <w:rFonts w:hint="eastAsia"/>
              </w:rPr>
              <w:t>手工录入</w:t>
            </w:r>
          </w:p>
        </w:tc>
        <w:tc>
          <w:tcPr>
            <w:tcW w:w="1429" w:type="dxa"/>
            <w:vAlign w:val="center"/>
          </w:tcPr>
          <w:p w14:paraId="020764AB" w14:textId="77777777" w:rsidR="000829C4" w:rsidRDefault="00000000">
            <w:pPr>
              <w:jc w:val="center"/>
            </w:pPr>
            <w:r>
              <w:rPr>
                <w:rFonts w:hint="eastAsia"/>
              </w:rPr>
              <w:t>是</w:t>
            </w:r>
          </w:p>
        </w:tc>
        <w:tc>
          <w:tcPr>
            <w:tcW w:w="3330" w:type="dxa"/>
            <w:vAlign w:val="center"/>
          </w:tcPr>
          <w:p w14:paraId="70ADA067" w14:textId="77777777" w:rsidR="000829C4" w:rsidRDefault="00000000">
            <w:r>
              <w:rPr>
                <w:rFonts w:hint="eastAsia"/>
              </w:rPr>
              <w:t>默认带出原凭证对应的汇率，可修改</w:t>
            </w:r>
          </w:p>
        </w:tc>
      </w:tr>
      <w:tr w:rsidR="000829C4" w14:paraId="718ECA85" w14:textId="77777777">
        <w:tc>
          <w:tcPr>
            <w:tcW w:w="1561" w:type="dxa"/>
            <w:vAlign w:val="center"/>
          </w:tcPr>
          <w:p w14:paraId="30A87A94" w14:textId="77777777" w:rsidR="000829C4" w:rsidRDefault="00000000">
            <w:r>
              <w:rPr>
                <w:rFonts w:hint="eastAsia"/>
              </w:rPr>
              <w:t>含税金额</w:t>
            </w:r>
            <w:r>
              <w:rPr>
                <w:rFonts w:hint="eastAsia"/>
              </w:rPr>
              <w:t>-</w:t>
            </w:r>
            <w:proofErr w:type="gramStart"/>
            <w:r>
              <w:rPr>
                <w:rFonts w:hint="eastAsia"/>
              </w:rPr>
              <w:t>原币</w:t>
            </w:r>
            <w:proofErr w:type="gramEnd"/>
          </w:p>
        </w:tc>
        <w:tc>
          <w:tcPr>
            <w:tcW w:w="1110" w:type="dxa"/>
            <w:vAlign w:val="center"/>
          </w:tcPr>
          <w:p w14:paraId="4A734E4A" w14:textId="77777777" w:rsidR="000829C4" w:rsidRDefault="00000000">
            <w:pPr>
              <w:jc w:val="center"/>
            </w:pPr>
            <w:r>
              <w:rPr>
                <w:rFonts w:hint="eastAsia"/>
              </w:rPr>
              <w:t>数值</w:t>
            </w:r>
            <w:r>
              <w:rPr>
                <w:rFonts w:hint="eastAsia"/>
              </w:rPr>
              <w:t>(30,10)</w:t>
            </w:r>
          </w:p>
        </w:tc>
        <w:tc>
          <w:tcPr>
            <w:tcW w:w="1089" w:type="dxa"/>
            <w:vAlign w:val="center"/>
          </w:tcPr>
          <w:p w14:paraId="448F5482" w14:textId="77777777" w:rsidR="000829C4" w:rsidRDefault="00000000">
            <w:pPr>
              <w:jc w:val="center"/>
            </w:pPr>
            <w:r>
              <w:rPr>
                <w:rFonts w:hint="eastAsia"/>
              </w:rPr>
              <w:t>手工录入</w:t>
            </w:r>
          </w:p>
        </w:tc>
        <w:tc>
          <w:tcPr>
            <w:tcW w:w="1429" w:type="dxa"/>
            <w:vAlign w:val="center"/>
          </w:tcPr>
          <w:p w14:paraId="49A9E115" w14:textId="77777777" w:rsidR="000829C4" w:rsidRDefault="00000000">
            <w:pPr>
              <w:jc w:val="center"/>
            </w:pPr>
            <w:r>
              <w:rPr>
                <w:rFonts w:hint="eastAsia"/>
              </w:rPr>
              <w:t>否</w:t>
            </w:r>
          </w:p>
        </w:tc>
        <w:tc>
          <w:tcPr>
            <w:tcW w:w="3330" w:type="dxa"/>
            <w:vAlign w:val="center"/>
          </w:tcPr>
          <w:p w14:paraId="152CC503" w14:textId="77777777" w:rsidR="000829C4" w:rsidRDefault="00000000">
            <w:r>
              <w:rPr>
                <w:rFonts w:hint="eastAsia"/>
              </w:rPr>
              <w:t>≥</w:t>
            </w:r>
            <w:r>
              <w:rPr>
                <w:rFonts w:hint="eastAsia"/>
              </w:rPr>
              <w:t>0</w:t>
            </w:r>
          </w:p>
        </w:tc>
      </w:tr>
      <w:tr w:rsidR="000829C4" w14:paraId="4C6083DA" w14:textId="77777777">
        <w:tc>
          <w:tcPr>
            <w:tcW w:w="1561" w:type="dxa"/>
            <w:vAlign w:val="center"/>
          </w:tcPr>
          <w:p w14:paraId="0DFC46A2" w14:textId="77777777" w:rsidR="000829C4" w:rsidRDefault="00000000">
            <w:r>
              <w:rPr>
                <w:rFonts w:hint="eastAsia"/>
              </w:rPr>
              <w:t>含税金额</w:t>
            </w:r>
            <w:r>
              <w:rPr>
                <w:rFonts w:hint="eastAsia"/>
              </w:rPr>
              <w:t>-</w:t>
            </w:r>
            <w:r>
              <w:rPr>
                <w:rFonts w:hint="eastAsia"/>
              </w:rPr>
              <w:t>本币</w:t>
            </w:r>
          </w:p>
        </w:tc>
        <w:tc>
          <w:tcPr>
            <w:tcW w:w="1110" w:type="dxa"/>
            <w:vAlign w:val="center"/>
          </w:tcPr>
          <w:p w14:paraId="222E6123" w14:textId="77777777" w:rsidR="000829C4" w:rsidRDefault="00000000">
            <w:pPr>
              <w:jc w:val="center"/>
            </w:pPr>
            <w:r>
              <w:rPr>
                <w:rFonts w:hint="eastAsia"/>
              </w:rPr>
              <w:t>数值</w:t>
            </w:r>
          </w:p>
        </w:tc>
        <w:tc>
          <w:tcPr>
            <w:tcW w:w="1089" w:type="dxa"/>
            <w:vAlign w:val="center"/>
          </w:tcPr>
          <w:p w14:paraId="68513C9A" w14:textId="77777777" w:rsidR="000829C4" w:rsidRDefault="00000000">
            <w:pPr>
              <w:jc w:val="center"/>
            </w:pPr>
            <w:r>
              <w:rPr>
                <w:rFonts w:hint="eastAsia"/>
              </w:rPr>
              <w:t>自动带出</w:t>
            </w:r>
          </w:p>
        </w:tc>
        <w:tc>
          <w:tcPr>
            <w:tcW w:w="1429" w:type="dxa"/>
            <w:vAlign w:val="center"/>
          </w:tcPr>
          <w:p w14:paraId="0F8EC554" w14:textId="77777777" w:rsidR="000829C4" w:rsidRDefault="00000000">
            <w:pPr>
              <w:jc w:val="center"/>
            </w:pPr>
            <w:r>
              <w:rPr>
                <w:rFonts w:hint="eastAsia"/>
              </w:rPr>
              <w:t>否</w:t>
            </w:r>
          </w:p>
        </w:tc>
        <w:tc>
          <w:tcPr>
            <w:tcW w:w="3330" w:type="dxa"/>
            <w:vAlign w:val="center"/>
          </w:tcPr>
          <w:p w14:paraId="7334D1C6" w14:textId="77777777" w:rsidR="000829C4" w:rsidRDefault="00000000">
            <w:r>
              <w:rPr>
                <w:rFonts w:hint="eastAsia"/>
              </w:rPr>
              <w:t>含税金额</w:t>
            </w:r>
            <w:r>
              <w:rPr>
                <w:rFonts w:hint="eastAsia"/>
              </w:rPr>
              <w:t>-</w:t>
            </w:r>
            <w:r>
              <w:rPr>
                <w:rFonts w:hint="eastAsia"/>
              </w:rPr>
              <w:t>本币</w:t>
            </w:r>
            <w:r>
              <w:rPr>
                <w:rFonts w:hint="eastAsia"/>
              </w:rPr>
              <w:t>=</w:t>
            </w:r>
            <w:r>
              <w:rPr>
                <w:rFonts w:hint="eastAsia"/>
              </w:rPr>
              <w:t>含税金额</w:t>
            </w:r>
            <w:r>
              <w:rPr>
                <w:rFonts w:hint="eastAsia"/>
              </w:rPr>
              <w:t>-</w:t>
            </w:r>
            <w:proofErr w:type="gramStart"/>
            <w:r>
              <w:rPr>
                <w:rFonts w:hint="eastAsia"/>
              </w:rPr>
              <w:t>原币</w:t>
            </w:r>
            <w:proofErr w:type="gramEnd"/>
            <w:r>
              <w:rPr>
                <w:rFonts w:hint="eastAsia"/>
              </w:rPr>
              <w:t>*</w:t>
            </w:r>
            <w:r>
              <w:rPr>
                <w:rFonts w:hint="eastAsia"/>
              </w:rPr>
              <w:t>汇率，不可编辑</w:t>
            </w:r>
          </w:p>
        </w:tc>
      </w:tr>
      <w:tr w:rsidR="000829C4" w14:paraId="01B8B39C" w14:textId="77777777">
        <w:tc>
          <w:tcPr>
            <w:tcW w:w="1561" w:type="dxa"/>
            <w:vAlign w:val="center"/>
          </w:tcPr>
          <w:p w14:paraId="2DAF23D4" w14:textId="77777777" w:rsidR="000829C4" w:rsidRDefault="00000000">
            <w:r>
              <w:rPr>
                <w:rFonts w:hint="eastAsia"/>
              </w:rPr>
              <w:t>不含税金额</w:t>
            </w:r>
            <w:r>
              <w:rPr>
                <w:rFonts w:hint="eastAsia"/>
              </w:rPr>
              <w:t>-</w:t>
            </w:r>
            <w:proofErr w:type="gramStart"/>
            <w:r>
              <w:rPr>
                <w:rFonts w:hint="eastAsia"/>
              </w:rPr>
              <w:t>原币</w:t>
            </w:r>
            <w:proofErr w:type="gramEnd"/>
          </w:p>
        </w:tc>
        <w:tc>
          <w:tcPr>
            <w:tcW w:w="1110" w:type="dxa"/>
            <w:vAlign w:val="center"/>
          </w:tcPr>
          <w:p w14:paraId="32FE497E" w14:textId="77777777" w:rsidR="000829C4" w:rsidRDefault="00000000">
            <w:pPr>
              <w:jc w:val="center"/>
            </w:pPr>
            <w:r>
              <w:rPr>
                <w:rFonts w:hint="eastAsia"/>
              </w:rPr>
              <w:t>数值</w:t>
            </w:r>
            <w:r>
              <w:rPr>
                <w:rFonts w:hint="eastAsia"/>
              </w:rPr>
              <w:t>(30,10)</w:t>
            </w:r>
          </w:p>
        </w:tc>
        <w:tc>
          <w:tcPr>
            <w:tcW w:w="1089" w:type="dxa"/>
            <w:vAlign w:val="center"/>
          </w:tcPr>
          <w:p w14:paraId="60563991" w14:textId="77777777" w:rsidR="000829C4" w:rsidRDefault="00000000">
            <w:pPr>
              <w:jc w:val="center"/>
            </w:pPr>
            <w:r>
              <w:rPr>
                <w:rFonts w:hint="eastAsia"/>
              </w:rPr>
              <w:t>手工录入</w:t>
            </w:r>
          </w:p>
        </w:tc>
        <w:tc>
          <w:tcPr>
            <w:tcW w:w="1429" w:type="dxa"/>
            <w:vAlign w:val="center"/>
          </w:tcPr>
          <w:p w14:paraId="66EB64DD" w14:textId="77777777" w:rsidR="000829C4" w:rsidRDefault="00000000">
            <w:pPr>
              <w:jc w:val="center"/>
            </w:pPr>
            <w:r>
              <w:rPr>
                <w:rFonts w:hint="eastAsia"/>
              </w:rPr>
              <w:t>否</w:t>
            </w:r>
          </w:p>
        </w:tc>
        <w:tc>
          <w:tcPr>
            <w:tcW w:w="3330" w:type="dxa"/>
            <w:vAlign w:val="center"/>
          </w:tcPr>
          <w:p w14:paraId="6F894F6B" w14:textId="77777777" w:rsidR="000829C4" w:rsidRDefault="00000000">
            <w:r>
              <w:rPr>
                <w:rFonts w:hint="eastAsia"/>
              </w:rPr>
              <w:t>≥</w:t>
            </w:r>
            <w:r>
              <w:rPr>
                <w:rFonts w:hint="eastAsia"/>
              </w:rPr>
              <w:t>0</w:t>
            </w:r>
          </w:p>
        </w:tc>
      </w:tr>
      <w:tr w:rsidR="000829C4" w14:paraId="7AB3C42C" w14:textId="77777777">
        <w:tc>
          <w:tcPr>
            <w:tcW w:w="1561" w:type="dxa"/>
            <w:vAlign w:val="center"/>
          </w:tcPr>
          <w:p w14:paraId="25CF2557" w14:textId="77777777" w:rsidR="000829C4" w:rsidRDefault="00000000">
            <w:r>
              <w:rPr>
                <w:rFonts w:hint="eastAsia"/>
              </w:rPr>
              <w:t>不含税金额</w:t>
            </w:r>
            <w:r>
              <w:rPr>
                <w:rFonts w:hint="eastAsia"/>
              </w:rPr>
              <w:t>-</w:t>
            </w:r>
            <w:r>
              <w:rPr>
                <w:rFonts w:hint="eastAsia"/>
              </w:rPr>
              <w:lastRenderedPageBreak/>
              <w:t>本币</w:t>
            </w:r>
          </w:p>
        </w:tc>
        <w:tc>
          <w:tcPr>
            <w:tcW w:w="1110" w:type="dxa"/>
            <w:vAlign w:val="center"/>
          </w:tcPr>
          <w:p w14:paraId="16D840E5" w14:textId="77777777" w:rsidR="000829C4" w:rsidRDefault="00000000">
            <w:pPr>
              <w:jc w:val="center"/>
            </w:pPr>
            <w:r>
              <w:rPr>
                <w:rFonts w:hint="eastAsia"/>
              </w:rPr>
              <w:lastRenderedPageBreak/>
              <w:t>数值</w:t>
            </w:r>
          </w:p>
        </w:tc>
        <w:tc>
          <w:tcPr>
            <w:tcW w:w="1089" w:type="dxa"/>
            <w:vAlign w:val="center"/>
          </w:tcPr>
          <w:p w14:paraId="013E43D9" w14:textId="77777777" w:rsidR="000829C4" w:rsidRDefault="00000000">
            <w:pPr>
              <w:jc w:val="center"/>
            </w:pPr>
            <w:r>
              <w:rPr>
                <w:rFonts w:hint="eastAsia"/>
              </w:rPr>
              <w:t>自动带出</w:t>
            </w:r>
          </w:p>
        </w:tc>
        <w:tc>
          <w:tcPr>
            <w:tcW w:w="1429" w:type="dxa"/>
            <w:vAlign w:val="center"/>
          </w:tcPr>
          <w:p w14:paraId="4CBD8737" w14:textId="77777777" w:rsidR="000829C4" w:rsidRDefault="00000000">
            <w:pPr>
              <w:jc w:val="center"/>
            </w:pPr>
            <w:r>
              <w:rPr>
                <w:rFonts w:hint="eastAsia"/>
              </w:rPr>
              <w:t>否</w:t>
            </w:r>
          </w:p>
        </w:tc>
        <w:tc>
          <w:tcPr>
            <w:tcW w:w="3330" w:type="dxa"/>
            <w:vAlign w:val="center"/>
          </w:tcPr>
          <w:p w14:paraId="1DF92958" w14:textId="77777777" w:rsidR="000829C4" w:rsidRDefault="00000000">
            <w:r>
              <w:rPr>
                <w:rFonts w:hint="eastAsia"/>
              </w:rPr>
              <w:t>不含税金额</w:t>
            </w:r>
            <w:r>
              <w:rPr>
                <w:rFonts w:hint="eastAsia"/>
              </w:rPr>
              <w:t>-</w:t>
            </w:r>
            <w:r>
              <w:rPr>
                <w:rFonts w:hint="eastAsia"/>
              </w:rPr>
              <w:t>本币</w:t>
            </w:r>
            <w:r>
              <w:rPr>
                <w:rFonts w:hint="eastAsia"/>
              </w:rPr>
              <w:t>=</w:t>
            </w:r>
            <w:r>
              <w:rPr>
                <w:rFonts w:hint="eastAsia"/>
              </w:rPr>
              <w:t>不含税金额</w:t>
            </w:r>
            <w:r>
              <w:rPr>
                <w:rFonts w:hint="eastAsia"/>
              </w:rPr>
              <w:t>-</w:t>
            </w:r>
            <w:proofErr w:type="gramStart"/>
            <w:r>
              <w:rPr>
                <w:rFonts w:hint="eastAsia"/>
              </w:rPr>
              <w:t>原</w:t>
            </w:r>
            <w:r>
              <w:rPr>
                <w:rFonts w:hint="eastAsia"/>
              </w:rPr>
              <w:lastRenderedPageBreak/>
              <w:t>币</w:t>
            </w:r>
            <w:proofErr w:type="gramEnd"/>
            <w:r>
              <w:rPr>
                <w:rFonts w:hint="eastAsia"/>
              </w:rPr>
              <w:t>*</w:t>
            </w:r>
            <w:r>
              <w:rPr>
                <w:rFonts w:hint="eastAsia"/>
              </w:rPr>
              <w:t>汇率，不可编辑</w:t>
            </w:r>
          </w:p>
        </w:tc>
      </w:tr>
      <w:tr w:rsidR="000829C4" w14:paraId="547A60F2" w14:textId="77777777">
        <w:tc>
          <w:tcPr>
            <w:tcW w:w="1561" w:type="dxa"/>
          </w:tcPr>
          <w:p w14:paraId="5D79B675" w14:textId="77777777" w:rsidR="000829C4" w:rsidRDefault="00000000">
            <w:r>
              <w:rPr>
                <w:rFonts w:hint="eastAsia"/>
              </w:rPr>
              <w:lastRenderedPageBreak/>
              <w:t>缴纳方式</w:t>
            </w:r>
          </w:p>
        </w:tc>
        <w:tc>
          <w:tcPr>
            <w:tcW w:w="1110" w:type="dxa"/>
          </w:tcPr>
          <w:p w14:paraId="215984B1" w14:textId="77777777" w:rsidR="000829C4" w:rsidRDefault="00000000">
            <w:pPr>
              <w:jc w:val="center"/>
            </w:pPr>
            <w:r>
              <w:rPr>
                <w:rFonts w:hint="eastAsia"/>
              </w:rPr>
              <w:t>枚举</w:t>
            </w:r>
          </w:p>
        </w:tc>
        <w:tc>
          <w:tcPr>
            <w:tcW w:w="1089" w:type="dxa"/>
          </w:tcPr>
          <w:p w14:paraId="02443A25" w14:textId="77777777" w:rsidR="000829C4" w:rsidRDefault="00000000">
            <w:pPr>
              <w:jc w:val="center"/>
            </w:pPr>
            <w:r>
              <w:rPr>
                <w:rFonts w:hint="eastAsia"/>
              </w:rPr>
              <w:t>手动选择</w:t>
            </w:r>
          </w:p>
        </w:tc>
        <w:tc>
          <w:tcPr>
            <w:tcW w:w="1429" w:type="dxa"/>
          </w:tcPr>
          <w:p w14:paraId="0E7747A1" w14:textId="77777777" w:rsidR="000829C4" w:rsidRDefault="00000000">
            <w:pPr>
              <w:jc w:val="center"/>
            </w:pPr>
            <w:r>
              <w:rPr>
                <w:rFonts w:hint="eastAsia"/>
              </w:rPr>
              <w:t>否</w:t>
            </w:r>
          </w:p>
        </w:tc>
        <w:tc>
          <w:tcPr>
            <w:tcW w:w="3330" w:type="dxa"/>
          </w:tcPr>
          <w:p w14:paraId="1103A916" w14:textId="77777777" w:rsidR="000829C4" w:rsidRDefault="00000000">
            <w:r>
              <w:rPr>
                <w:rFonts w:hint="eastAsia"/>
              </w:rPr>
              <w:t>贴花</w:t>
            </w:r>
            <w:r>
              <w:rPr>
                <w:rFonts w:hint="eastAsia"/>
              </w:rPr>
              <w:t>\</w:t>
            </w:r>
            <w:r>
              <w:rPr>
                <w:rFonts w:hint="eastAsia"/>
              </w:rPr>
              <w:t>空</w:t>
            </w:r>
          </w:p>
        </w:tc>
      </w:tr>
      <w:tr w:rsidR="000829C4" w14:paraId="1D8F70DB" w14:textId="77777777">
        <w:tc>
          <w:tcPr>
            <w:tcW w:w="1561" w:type="dxa"/>
          </w:tcPr>
          <w:p w14:paraId="75E60757" w14:textId="77777777" w:rsidR="000829C4" w:rsidRDefault="00000000">
            <w:r>
              <w:rPr>
                <w:rFonts w:hint="eastAsia"/>
              </w:rPr>
              <w:t>贴花税额</w:t>
            </w:r>
          </w:p>
        </w:tc>
        <w:tc>
          <w:tcPr>
            <w:tcW w:w="1110" w:type="dxa"/>
          </w:tcPr>
          <w:p w14:paraId="14B4963C" w14:textId="77777777" w:rsidR="000829C4" w:rsidRDefault="00000000">
            <w:pPr>
              <w:jc w:val="center"/>
            </w:pPr>
            <w:r>
              <w:rPr>
                <w:rFonts w:hint="eastAsia"/>
              </w:rPr>
              <w:t>数值</w:t>
            </w:r>
            <w:r>
              <w:rPr>
                <w:rFonts w:hint="eastAsia"/>
              </w:rPr>
              <w:t>(30,10)</w:t>
            </w:r>
          </w:p>
        </w:tc>
        <w:tc>
          <w:tcPr>
            <w:tcW w:w="1089" w:type="dxa"/>
          </w:tcPr>
          <w:p w14:paraId="6EF43890" w14:textId="77777777" w:rsidR="000829C4" w:rsidRDefault="00000000">
            <w:pPr>
              <w:jc w:val="center"/>
            </w:pPr>
            <w:r>
              <w:rPr>
                <w:rFonts w:hint="eastAsia"/>
              </w:rPr>
              <w:t>手工录入</w:t>
            </w:r>
          </w:p>
        </w:tc>
        <w:tc>
          <w:tcPr>
            <w:tcW w:w="1429" w:type="dxa"/>
          </w:tcPr>
          <w:p w14:paraId="2A2AD211" w14:textId="77777777" w:rsidR="000829C4" w:rsidRDefault="00000000">
            <w:pPr>
              <w:jc w:val="center"/>
            </w:pPr>
            <w:r>
              <w:rPr>
                <w:rFonts w:hint="eastAsia"/>
              </w:rPr>
              <w:t>否</w:t>
            </w:r>
          </w:p>
        </w:tc>
        <w:tc>
          <w:tcPr>
            <w:tcW w:w="3330" w:type="dxa"/>
          </w:tcPr>
          <w:p w14:paraId="47C9A36D" w14:textId="77777777" w:rsidR="000829C4" w:rsidRDefault="00000000">
            <w:r>
              <w:rPr>
                <w:rFonts w:hint="eastAsia"/>
              </w:rPr>
              <w:t>纳税方式为贴花时，贴花税额可编辑，否则不可编辑，≥</w:t>
            </w:r>
            <w:r>
              <w:rPr>
                <w:rFonts w:hint="eastAsia"/>
              </w:rPr>
              <w:t>0</w:t>
            </w:r>
          </w:p>
        </w:tc>
      </w:tr>
      <w:tr w:rsidR="000829C4" w14:paraId="5E835EA7" w14:textId="77777777">
        <w:tc>
          <w:tcPr>
            <w:tcW w:w="1561" w:type="dxa"/>
          </w:tcPr>
          <w:p w14:paraId="22E93663" w14:textId="77777777" w:rsidR="000829C4" w:rsidRDefault="00000000">
            <w:r>
              <w:rPr>
                <w:rFonts w:hint="eastAsia"/>
              </w:rPr>
              <w:t>备注</w:t>
            </w:r>
          </w:p>
        </w:tc>
        <w:tc>
          <w:tcPr>
            <w:tcW w:w="1110" w:type="dxa"/>
          </w:tcPr>
          <w:p w14:paraId="67D8299D" w14:textId="77777777" w:rsidR="000829C4" w:rsidRDefault="00000000">
            <w:pPr>
              <w:jc w:val="center"/>
            </w:pPr>
            <w:r>
              <w:rPr>
                <w:rFonts w:hint="eastAsia"/>
              </w:rPr>
              <w:t>字符（</w:t>
            </w:r>
            <w:r>
              <w:rPr>
                <w:rFonts w:hint="eastAsia"/>
              </w:rPr>
              <w:t>500</w:t>
            </w:r>
            <w:r>
              <w:rPr>
                <w:rFonts w:hint="eastAsia"/>
              </w:rPr>
              <w:t>）</w:t>
            </w:r>
          </w:p>
        </w:tc>
        <w:tc>
          <w:tcPr>
            <w:tcW w:w="1089" w:type="dxa"/>
          </w:tcPr>
          <w:p w14:paraId="6AC147F8" w14:textId="77777777" w:rsidR="000829C4" w:rsidRDefault="00000000">
            <w:pPr>
              <w:jc w:val="center"/>
            </w:pPr>
            <w:r>
              <w:rPr>
                <w:rFonts w:hint="eastAsia"/>
              </w:rPr>
              <w:t>手工录入</w:t>
            </w:r>
          </w:p>
        </w:tc>
        <w:tc>
          <w:tcPr>
            <w:tcW w:w="1429" w:type="dxa"/>
          </w:tcPr>
          <w:p w14:paraId="13F2F06E" w14:textId="77777777" w:rsidR="000829C4" w:rsidRDefault="00000000">
            <w:pPr>
              <w:jc w:val="center"/>
            </w:pPr>
            <w:r>
              <w:rPr>
                <w:rFonts w:hint="eastAsia"/>
              </w:rPr>
              <w:t>否</w:t>
            </w:r>
          </w:p>
        </w:tc>
        <w:tc>
          <w:tcPr>
            <w:tcW w:w="3330" w:type="dxa"/>
          </w:tcPr>
          <w:p w14:paraId="69FE5EAF" w14:textId="77777777" w:rsidR="000829C4" w:rsidRDefault="000829C4"/>
        </w:tc>
      </w:tr>
      <w:tr w:rsidR="000829C4" w14:paraId="3983DAA9" w14:textId="77777777">
        <w:tc>
          <w:tcPr>
            <w:tcW w:w="1561" w:type="dxa"/>
          </w:tcPr>
          <w:p w14:paraId="70D308E7" w14:textId="77777777" w:rsidR="000829C4" w:rsidRDefault="00000000">
            <w:r>
              <w:rPr>
                <w:rFonts w:hint="eastAsia"/>
              </w:rPr>
              <w:t>计算状态</w:t>
            </w:r>
          </w:p>
        </w:tc>
        <w:tc>
          <w:tcPr>
            <w:tcW w:w="1110" w:type="dxa"/>
          </w:tcPr>
          <w:p w14:paraId="6B0976C2" w14:textId="77777777" w:rsidR="000829C4" w:rsidRDefault="00000000">
            <w:pPr>
              <w:jc w:val="center"/>
            </w:pPr>
            <w:r>
              <w:rPr>
                <w:rFonts w:hint="eastAsia"/>
              </w:rPr>
              <w:t>枚举</w:t>
            </w:r>
          </w:p>
        </w:tc>
        <w:tc>
          <w:tcPr>
            <w:tcW w:w="1089" w:type="dxa"/>
          </w:tcPr>
          <w:p w14:paraId="651DDF98" w14:textId="77777777" w:rsidR="000829C4" w:rsidRDefault="00000000">
            <w:pPr>
              <w:jc w:val="center"/>
            </w:pPr>
            <w:r>
              <w:rPr>
                <w:rFonts w:hint="eastAsia"/>
              </w:rPr>
              <w:t>自动带出</w:t>
            </w:r>
          </w:p>
        </w:tc>
        <w:tc>
          <w:tcPr>
            <w:tcW w:w="1429" w:type="dxa"/>
          </w:tcPr>
          <w:p w14:paraId="4617B272" w14:textId="77777777" w:rsidR="000829C4" w:rsidRDefault="00000000">
            <w:pPr>
              <w:jc w:val="center"/>
            </w:pPr>
            <w:r>
              <w:rPr>
                <w:rFonts w:hint="eastAsia"/>
              </w:rPr>
              <w:t>否</w:t>
            </w:r>
          </w:p>
        </w:tc>
        <w:tc>
          <w:tcPr>
            <w:tcW w:w="3330" w:type="dxa"/>
          </w:tcPr>
          <w:p w14:paraId="16258C4B" w14:textId="77777777" w:rsidR="000829C4" w:rsidRDefault="00000000">
            <w:r>
              <w:rPr>
                <w:rFonts w:hint="eastAsia"/>
              </w:rPr>
              <w:t>未计算</w:t>
            </w:r>
            <w:r>
              <w:rPr>
                <w:rFonts w:hint="eastAsia"/>
              </w:rPr>
              <w:t>/</w:t>
            </w:r>
            <w:r>
              <w:rPr>
                <w:rFonts w:hint="eastAsia"/>
              </w:rPr>
              <w:t>已计算，不可编辑。</w:t>
            </w:r>
          </w:p>
        </w:tc>
      </w:tr>
      <w:tr w:rsidR="000829C4" w14:paraId="1538F30B" w14:textId="77777777">
        <w:tc>
          <w:tcPr>
            <w:tcW w:w="1561" w:type="dxa"/>
          </w:tcPr>
          <w:p w14:paraId="12684ED4" w14:textId="77777777" w:rsidR="000829C4" w:rsidRDefault="00000000">
            <w:r>
              <w:rPr>
                <w:rFonts w:hint="eastAsia"/>
              </w:rPr>
              <w:t>计算期间</w:t>
            </w:r>
          </w:p>
        </w:tc>
        <w:tc>
          <w:tcPr>
            <w:tcW w:w="1110" w:type="dxa"/>
          </w:tcPr>
          <w:p w14:paraId="46A4CECA" w14:textId="77777777" w:rsidR="000829C4" w:rsidRDefault="00000000">
            <w:pPr>
              <w:jc w:val="center"/>
            </w:pPr>
            <w:r>
              <w:rPr>
                <w:rFonts w:hint="eastAsia"/>
              </w:rPr>
              <w:t>参照</w:t>
            </w:r>
          </w:p>
        </w:tc>
        <w:tc>
          <w:tcPr>
            <w:tcW w:w="1089" w:type="dxa"/>
          </w:tcPr>
          <w:p w14:paraId="3B9E08EE" w14:textId="77777777" w:rsidR="000829C4" w:rsidRDefault="00000000">
            <w:pPr>
              <w:jc w:val="center"/>
            </w:pPr>
            <w:r>
              <w:rPr>
                <w:rFonts w:hint="eastAsia"/>
              </w:rPr>
              <w:t>自动带出</w:t>
            </w:r>
          </w:p>
        </w:tc>
        <w:tc>
          <w:tcPr>
            <w:tcW w:w="1429" w:type="dxa"/>
          </w:tcPr>
          <w:p w14:paraId="38C95B5E" w14:textId="77777777" w:rsidR="000829C4" w:rsidRDefault="00000000">
            <w:pPr>
              <w:jc w:val="center"/>
            </w:pPr>
            <w:r>
              <w:rPr>
                <w:rFonts w:hint="eastAsia"/>
              </w:rPr>
              <w:t>否</w:t>
            </w:r>
          </w:p>
        </w:tc>
        <w:tc>
          <w:tcPr>
            <w:tcW w:w="3330" w:type="dxa"/>
          </w:tcPr>
          <w:p w14:paraId="1FC2F4E0" w14:textId="77777777" w:rsidR="000829C4" w:rsidRDefault="00000000">
            <w:r>
              <w:rPr>
                <w:rFonts w:hint="eastAsia"/>
              </w:rPr>
              <w:t>不可编辑</w:t>
            </w:r>
          </w:p>
        </w:tc>
      </w:tr>
      <w:tr w:rsidR="000829C4" w14:paraId="0FDAFA8B" w14:textId="77777777">
        <w:tc>
          <w:tcPr>
            <w:tcW w:w="1561" w:type="dxa"/>
          </w:tcPr>
          <w:p w14:paraId="44D0B347" w14:textId="77777777" w:rsidR="000829C4" w:rsidRDefault="00000000">
            <w:r>
              <w:rPr>
                <w:rFonts w:hint="eastAsia"/>
              </w:rPr>
              <w:t>单据状态</w:t>
            </w:r>
          </w:p>
        </w:tc>
        <w:tc>
          <w:tcPr>
            <w:tcW w:w="1110" w:type="dxa"/>
          </w:tcPr>
          <w:p w14:paraId="157A932C" w14:textId="77777777" w:rsidR="000829C4" w:rsidRDefault="00000000">
            <w:pPr>
              <w:jc w:val="center"/>
            </w:pPr>
            <w:r>
              <w:rPr>
                <w:rFonts w:hint="eastAsia"/>
              </w:rPr>
              <w:t>字符</w:t>
            </w:r>
          </w:p>
        </w:tc>
        <w:tc>
          <w:tcPr>
            <w:tcW w:w="1089" w:type="dxa"/>
          </w:tcPr>
          <w:p w14:paraId="1A6CB370" w14:textId="77777777" w:rsidR="000829C4" w:rsidRDefault="00000000">
            <w:pPr>
              <w:jc w:val="center"/>
            </w:pPr>
            <w:r>
              <w:rPr>
                <w:rFonts w:hint="eastAsia"/>
              </w:rPr>
              <w:t>自动带出</w:t>
            </w:r>
          </w:p>
        </w:tc>
        <w:tc>
          <w:tcPr>
            <w:tcW w:w="1429" w:type="dxa"/>
          </w:tcPr>
          <w:p w14:paraId="572C88DB" w14:textId="77777777" w:rsidR="000829C4" w:rsidRDefault="00000000">
            <w:pPr>
              <w:jc w:val="center"/>
            </w:pPr>
            <w:r>
              <w:rPr>
                <w:rFonts w:hint="eastAsia"/>
              </w:rPr>
              <w:t>是</w:t>
            </w:r>
          </w:p>
        </w:tc>
        <w:tc>
          <w:tcPr>
            <w:tcW w:w="3330" w:type="dxa"/>
          </w:tcPr>
          <w:p w14:paraId="628B2A19" w14:textId="77777777" w:rsidR="000829C4" w:rsidRDefault="00000000">
            <w:r>
              <w:rPr>
                <w:rFonts w:hint="eastAsia"/>
              </w:rPr>
              <w:t>默认保存，不可编辑</w:t>
            </w:r>
          </w:p>
        </w:tc>
      </w:tr>
      <w:tr w:rsidR="000829C4" w14:paraId="3AE2EA7A" w14:textId="77777777">
        <w:tc>
          <w:tcPr>
            <w:tcW w:w="0" w:type="auto"/>
          </w:tcPr>
          <w:p w14:paraId="5ECA6AD4" w14:textId="77777777" w:rsidR="000829C4" w:rsidRDefault="00000000">
            <w:r>
              <w:rPr>
                <w:rFonts w:hint="eastAsia"/>
              </w:rPr>
              <w:t>制单人</w:t>
            </w:r>
          </w:p>
        </w:tc>
        <w:tc>
          <w:tcPr>
            <w:tcW w:w="0" w:type="auto"/>
          </w:tcPr>
          <w:p w14:paraId="16713A09" w14:textId="77777777" w:rsidR="000829C4" w:rsidRDefault="00000000">
            <w:pPr>
              <w:jc w:val="center"/>
            </w:pPr>
            <w:r>
              <w:rPr>
                <w:rFonts w:hint="eastAsia"/>
              </w:rPr>
              <w:t>字符</w:t>
            </w:r>
          </w:p>
        </w:tc>
        <w:tc>
          <w:tcPr>
            <w:tcW w:w="0" w:type="auto"/>
          </w:tcPr>
          <w:p w14:paraId="10CC17C8" w14:textId="77777777" w:rsidR="000829C4" w:rsidRDefault="00000000">
            <w:pPr>
              <w:jc w:val="center"/>
            </w:pPr>
            <w:r>
              <w:rPr>
                <w:rFonts w:hint="eastAsia"/>
              </w:rPr>
              <w:t>自动带出</w:t>
            </w:r>
          </w:p>
        </w:tc>
        <w:tc>
          <w:tcPr>
            <w:tcW w:w="0" w:type="auto"/>
          </w:tcPr>
          <w:p w14:paraId="00B90317" w14:textId="77777777" w:rsidR="000829C4" w:rsidRDefault="00000000">
            <w:pPr>
              <w:jc w:val="center"/>
            </w:pPr>
            <w:r>
              <w:rPr>
                <w:rFonts w:hint="eastAsia"/>
              </w:rPr>
              <w:t>否</w:t>
            </w:r>
          </w:p>
        </w:tc>
        <w:tc>
          <w:tcPr>
            <w:tcW w:w="0" w:type="auto"/>
          </w:tcPr>
          <w:p w14:paraId="54B83C02" w14:textId="77777777" w:rsidR="000829C4" w:rsidRDefault="00000000">
            <w:r>
              <w:rPr>
                <w:rFonts w:hint="eastAsia"/>
              </w:rPr>
              <w:t>不可编辑</w:t>
            </w:r>
          </w:p>
        </w:tc>
      </w:tr>
      <w:tr w:rsidR="000829C4" w14:paraId="3AC47469" w14:textId="77777777">
        <w:tc>
          <w:tcPr>
            <w:tcW w:w="0" w:type="auto"/>
          </w:tcPr>
          <w:p w14:paraId="2E4A0FC8" w14:textId="77777777" w:rsidR="000829C4" w:rsidRDefault="00000000">
            <w:r>
              <w:rPr>
                <w:rFonts w:hint="eastAsia"/>
              </w:rPr>
              <w:t>制单日期</w:t>
            </w:r>
          </w:p>
        </w:tc>
        <w:tc>
          <w:tcPr>
            <w:tcW w:w="0" w:type="auto"/>
          </w:tcPr>
          <w:p w14:paraId="6A4C2DBE" w14:textId="77777777" w:rsidR="000829C4" w:rsidRDefault="00000000">
            <w:pPr>
              <w:jc w:val="center"/>
            </w:pPr>
            <w:r>
              <w:rPr>
                <w:rFonts w:hint="eastAsia"/>
              </w:rPr>
              <w:t>字符</w:t>
            </w:r>
          </w:p>
        </w:tc>
        <w:tc>
          <w:tcPr>
            <w:tcW w:w="0" w:type="auto"/>
          </w:tcPr>
          <w:p w14:paraId="0783B3CF" w14:textId="77777777" w:rsidR="000829C4" w:rsidRDefault="00000000">
            <w:pPr>
              <w:jc w:val="center"/>
            </w:pPr>
            <w:r>
              <w:rPr>
                <w:rFonts w:hint="eastAsia"/>
              </w:rPr>
              <w:t>自动带出</w:t>
            </w:r>
          </w:p>
        </w:tc>
        <w:tc>
          <w:tcPr>
            <w:tcW w:w="0" w:type="auto"/>
          </w:tcPr>
          <w:p w14:paraId="6295C13F" w14:textId="77777777" w:rsidR="000829C4" w:rsidRDefault="00000000">
            <w:pPr>
              <w:jc w:val="center"/>
            </w:pPr>
            <w:r>
              <w:rPr>
                <w:rFonts w:hint="eastAsia"/>
              </w:rPr>
              <w:t>否</w:t>
            </w:r>
          </w:p>
        </w:tc>
        <w:tc>
          <w:tcPr>
            <w:tcW w:w="0" w:type="auto"/>
          </w:tcPr>
          <w:p w14:paraId="26237ECE" w14:textId="77777777" w:rsidR="000829C4" w:rsidRDefault="00000000">
            <w:r>
              <w:rPr>
                <w:rFonts w:hint="eastAsia"/>
              </w:rPr>
              <w:t>不可编辑</w:t>
            </w:r>
          </w:p>
        </w:tc>
      </w:tr>
      <w:tr w:rsidR="000829C4" w14:paraId="4BFC8BDF" w14:textId="77777777">
        <w:tc>
          <w:tcPr>
            <w:tcW w:w="0" w:type="auto"/>
          </w:tcPr>
          <w:p w14:paraId="1DB2B63D" w14:textId="77777777" w:rsidR="000829C4" w:rsidRDefault="00000000">
            <w:r>
              <w:rPr>
                <w:rFonts w:hint="eastAsia"/>
              </w:rPr>
              <w:t>最后修改人</w:t>
            </w:r>
          </w:p>
        </w:tc>
        <w:tc>
          <w:tcPr>
            <w:tcW w:w="0" w:type="auto"/>
          </w:tcPr>
          <w:p w14:paraId="6C0610AF" w14:textId="77777777" w:rsidR="000829C4" w:rsidRDefault="00000000">
            <w:pPr>
              <w:jc w:val="center"/>
            </w:pPr>
            <w:r>
              <w:rPr>
                <w:rFonts w:hint="eastAsia"/>
              </w:rPr>
              <w:t>字符</w:t>
            </w:r>
          </w:p>
        </w:tc>
        <w:tc>
          <w:tcPr>
            <w:tcW w:w="0" w:type="auto"/>
          </w:tcPr>
          <w:p w14:paraId="3FBAF133" w14:textId="77777777" w:rsidR="000829C4" w:rsidRDefault="00000000">
            <w:pPr>
              <w:jc w:val="center"/>
            </w:pPr>
            <w:r>
              <w:rPr>
                <w:rFonts w:hint="eastAsia"/>
              </w:rPr>
              <w:t>自动带出</w:t>
            </w:r>
          </w:p>
        </w:tc>
        <w:tc>
          <w:tcPr>
            <w:tcW w:w="0" w:type="auto"/>
          </w:tcPr>
          <w:p w14:paraId="01C41376" w14:textId="77777777" w:rsidR="000829C4" w:rsidRDefault="00000000">
            <w:pPr>
              <w:jc w:val="center"/>
            </w:pPr>
            <w:r>
              <w:rPr>
                <w:rFonts w:hint="eastAsia"/>
              </w:rPr>
              <w:t>否</w:t>
            </w:r>
          </w:p>
        </w:tc>
        <w:tc>
          <w:tcPr>
            <w:tcW w:w="0" w:type="auto"/>
          </w:tcPr>
          <w:p w14:paraId="5A2B58DA" w14:textId="77777777" w:rsidR="000829C4" w:rsidRDefault="00000000">
            <w:r>
              <w:rPr>
                <w:rFonts w:hint="eastAsia"/>
              </w:rPr>
              <w:t>不可编辑</w:t>
            </w:r>
          </w:p>
        </w:tc>
      </w:tr>
      <w:tr w:rsidR="000829C4" w14:paraId="636E68FC" w14:textId="77777777">
        <w:tc>
          <w:tcPr>
            <w:tcW w:w="0" w:type="auto"/>
          </w:tcPr>
          <w:p w14:paraId="328ED157" w14:textId="77777777" w:rsidR="000829C4" w:rsidRDefault="00000000">
            <w:r>
              <w:rPr>
                <w:rFonts w:hint="eastAsia"/>
              </w:rPr>
              <w:t>最后修改日期</w:t>
            </w:r>
          </w:p>
        </w:tc>
        <w:tc>
          <w:tcPr>
            <w:tcW w:w="0" w:type="auto"/>
          </w:tcPr>
          <w:p w14:paraId="2C01BC97" w14:textId="77777777" w:rsidR="000829C4" w:rsidRDefault="00000000">
            <w:pPr>
              <w:jc w:val="center"/>
            </w:pPr>
            <w:r>
              <w:rPr>
                <w:rFonts w:hint="eastAsia"/>
              </w:rPr>
              <w:t>字符</w:t>
            </w:r>
          </w:p>
        </w:tc>
        <w:tc>
          <w:tcPr>
            <w:tcW w:w="0" w:type="auto"/>
          </w:tcPr>
          <w:p w14:paraId="59ACB95B" w14:textId="77777777" w:rsidR="000829C4" w:rsidRDefault="00000000">
            <w:pPr>
              <w:jc w:val="center"/>
            </w:pPr>
            <w:r>
              <w:rPr>
                <w:rFonts w:hint="eastAsia"/>
              </w:rPr>
              <w:t>自动带出</w:t>
            </w:r>
          </w:p>
        </w:tc>
        <w:tc>
          <w:tcPr>
            <w:tcW w:w="0" w:type="auto"/>
          </w:tcPr>
          <w:p w14:paraId="524FC35B" w14:textId="77777777" w:rsidR="000829C4" w:rsidRDefault="00000000">
            <w:pPr>
              <w:jc w:val="center"/>
            </w:pPr>
            <w:r>
              <w:rPr>
                <w:rFonts w:hint="eastAsia"/>
              </w:rPr>
              <w:t>否</w:t>
            </w:r>
          </w:p>
        </w:tc>
        <w:tc>
          <w:tcPr>
            <w:tcW w:w="0" w:type="auto"/>
          </w:tcPr>
          <w:p w14:paraId="59065818" w14:textId="77777777" w:rsidR="000829C4" w:rsidRDefault="00000000">
            <w:r>
              <w:rPr>
                <w:rFonts w:hint="eastAsia"/>
              </w:rPr>
              <w:t>不可编辑</w:t>
            </w:r>
          </w:p>
        </w:tc>
      </w:tr>
      <w:tr w:rsidR="000829C4" w14:paraId="4FC6DCF7" w14:textId="77777777">
        <w:tc>
          <w:tcPr>
            <w:tcW w:w="0" w:type="auto"/>
          </w:tcPr>
          <w:p w14:paraId="1DBE6457" w14:textId="77777777" w:rsidR="000829C4" w:rsidRDefault="00000000">
            <w:r>
              <w:rPr>
                <w:rFonts w:hint="eastAsia"/>
              </w:rPr>
              <w:t>审批人</w:t>
            </w:r>
          </w:p>
        </w:tc>
        <w:tc>
          <w:tcPr>
            <w:tcW w:w="0" w:type="auto"/>
          </w:tcPr>
          <w:p w14:paraId="2C1C1A73" w14:textId="77777777" w:rsidR="000829C4" w:rsidRDefault="00000000">
            <w:pPr>
              <w:jc w:val="center"/>
            </w:pPr>
            <w:r>
              <w:rPr>
                <w:rFonts w:hint="eastAsia"/>
              </w:rPr>
              <w:t>字符</w:t>
            </w:r>
          </w:p>
        </w:tc>
        <w:tc>
          <w:tcPr>
            <w:tcW w:w="0" w:type="auto"/>
          </w:tcPr>
          <w:p w14:paraId="4D2F7422" w14:textId="77777777" w:rsidR="000829C4" w:rsidRDefault="00000000">
            <w:pPr>
              <w:jc w:val="center"/>
            </w:pPr>
            <w:r>
              <w:rPr>
                <w:rFonts w:hint="eastAsia"/>
              </w:rPr>
              <w:t>自动带出</w:t>
            </w:r>
          </w:p>
        </w:tc>
        <w:tc>
          <w:tcPr>
            <w:tcW w:w="0" w:type="auto"/>
          </w:tcPr>
          <w:p w14:paraId="30872BB2" w14:textId="77777777" w:rsidR="000829C4" w:rsidRDefault="00000000">
            <w:pPr>
              <w:jc w:val="center"/>
            </w:pPr>
            <w:r>
              <w:rPr>
                <w:rFonts w:hint="eastAsia"/>
              </w:rPr>
              <w:t>否</w:t>
            </w:r>
          </w:p>
        </w:tc>
        <w:tc>
          <w:tcPr>
            <w:tcW w:w="0" w:type="auto"/>
          </w:tcPr>
          <w:p w14:paraId="4CA4225B" w14:textId="77777777" w:rsidR="000829C4" w:rsidRDefault="00000000">
            <w:r>
              <w:rPr>
                <w:rFonts w:hint="eastAsia"/>
              </w:rPr>
              <w:t>不可编辑</w:t>
            </w:r>
          </w:p>
        </w:tc>
      </w:tr>
      <w:tr w:rsidR="000829C4" w14:paraId="522E1B1B" w14:textId="77777777">
        <w:tc>
          <w:tcPr>
            <w:tcW w:w="0" w:type="auto"/>
          </w:tcPr>
          <w:p w14:paraId="1B17DCC1" w14:textId="77777777" w:rsidR="000829C4" w:rsidRDefault="00000000">
            <w:r>
              <w:rPr>
                <w:rFonts w:hint="eastAsia"/>
              </w:rPr>
              <w:t>审批日期</w:t>
            </w:r>
          </w:p>
        </w:tc>
        <w:tc>
          <w:tcPr>
            <w:tcW w:w="0" w:type="auto"/>
          </w:tcPr>
          <w:p w14:paraId="7D7C969A" w14:textId="77777777" w:rsidR="000829C4" w:rsidRDefault="00000000">
            <w:pPr>
              <w:jc w:val="center"/>
            </w:pPr>
            <w:r>
              <w:rPr>
                <w:rFonts w:hint="eastAsia"/>
              </w:rPr>
              <w:t>字符</w:t>
            </w:r>
          </w:p>
        </w:tc>
        <w:tc>
          <w:tcPr>
            <w:tcW w:w="0" w:type="auto"/>
          </w:tcPr>
          <w:p w14:paraId="2FAA7E85" w14:textId="77777777" w:rsidR="000829C4" w:rsidRDefault="00000000">
            <w:pPr>
              <w:jc w:val="center"/>
            </w:pPr>
            <w:r>
              <w:rPr>
                <w:rFonts w:hint="eastAsia"/>
              </w:rPr>
              <w:t>自动带出</w:t>
            </w:r>
          </w:p>
        </w:tc>
        <w:tc>
          <w:tcPr>
            <w:tcW w:w="0" w:type="auto"/>
          </w:tcPr>
          <w:p w14:paraId="3AC46F6F" w14:textId="77777777" w:rsidR="000829C4" w:rsidRDefault="00000000">
            <w:pPr>
              <w:jc w:val="center"/>
            </w:pPr>
            <w:r>
              <w:rPr>
                <w:rFonts w:hint="eastAsia"/>
              </w:rPr>
              <w:t>否</w:t>
            </w:r>
          </w:p>
        </w:tc>
        <w:tc>
          <w:tcPr>
            <w:tcW w:w="0" w:type="auto"/>
          </w:tcPr>
          <w:p w14:paraId="1CF3DB3B" w14:textId="77777777" w:rsidR="000829C4" w:rsidRDefault="00000000">
            <w:r>
              <w:rPr>
                <w:rFonts w:hint="eastAsia"/>
              </w:rPr>
              <w:t>不可编辑</w:t>
            </w:r>
          </w:p>
        </w:tc>
      </w:tr>
    </w:tbl>
    <w:p w14:paraId="4DD2CF3F" w14:textId="77777777" w:rsidR="000829C4" w:rsidRDefault="000829C4"/>
    <w:p w14:paraId="2B658811" w14:textId="77777777" w:rsidR="000829C4" w:rsidRDefault="00000000">
      <w:pPr>
        <w:pStyle w:val="4"/>
      </w:pPr>
      <w:r>
        <w:rPr>
          <w:rFonts w:hint="eastAsia"/>
        </w:rPr>
        <w:t>业务处理</w:t>
      </w:r>
    </w:p>
    <w:p w14:paraId="7121C864" w14:textId="77777777" w:rsidR="000829C4" w:rsidRDefault="00000000">
      <w:pPr>
        <w:pStyle w:val="5"/>
      </w:pPr>
      <w:r>
        <w:rPr>
          <w:rFonts w:hint="eastAsia"/>
        </w:rPr>
        <w:t>业务说明与流程</w:t>
      </w:r>
    </w:p>
    <w:p w14:paraId="3811AAD3" w14:textId="77777777" w:rsidR="000829C4" w:rsidRDefault="00000000">
      <w:pPr>
        <w:numPr>
          <w:ilvl w:val="0"/>
          <w:numId w:val="21"/>
        </w:numPr>
      </w:pPr>
      <w:r>
        <w:rPr>
          <w:rFonts w:hint="eastAsia"/>
        </w:rPr>
        <w:t>当无合同金额的应税凭证发生收款或付款业务时，通过本功能在纳税所属期内录入收款或付款信息作为应税凭证的补录信息；</w:t>
      </w:r>
    </w:p>
    <w:p w14:paraId="18D33C4B" w14:textId="77777777" w:rsidR="000829C4" w:rsidRDefault="00000000">
      <w:pPr>
        <w:numPr>
          <w:ilvl w:val="0"/>
          <w:numId w:val="21"/>
        </w:numPr>
      </w:pPr>
      <w:r>
        <w:rPr>
          <w:rFonts w:hint="eastAsia"/>
        </w:rPr>
        <w:t>补录日期所在期间如果已计算税额，则不能继续补录，需回退计算后才能补录。</w:t>
      </w:r>
    </w:p>
    <w:p w14:paraId="7ABCC257" w14:textId="77777777" w:rsidR="000829C4" w:rsidRDefault="00000000">
      <w:pPr>
        <w:pStyle w:val="5"/>
      </w:pPr>
      <w:r>
        <w:rPr>
          <w:rFonts w:hint="eastAsia"/>
        </w:rPr>
        <w:t>功能按钮</w:t>
      </w:r>
    </w:p>
    <w:p w14:paraId="36786D2E" w14:textId="77777777" w:rsidR="000829C4" w:rsidRDefault="00000000">
      <w:pPr>
        <w:numPr>
          <w:ilvl w:val="0"/>
          <w:numId w:val="22"/>
        </w:numPr>
      </w:pPr>
      <w:r>
        <w:rPr>
          <w:rFonts w:hint="eastAsia"/>
        </w:rPr>
        <w:t>【新增】：新增一笔空白数据；</w:t>
      </w:r>
    </w:p>
    <w:p w14:paraId="45015501" w14:textId="77777777" w:rsidR="000829C4" w:rsidRDefault="00000000">
      <w:pPr>
        <w:numPr>
          <w:ilvl w:val="0"/>
          <w:numId w:val="22"/>
        </w:numPr>
      </w:pPr>
      <w:r>
        <w:rPr>
          <w:rFonts w:hint="eastAsia"/>
        </w:rPr>
        <w:t>【修改】：修改所选保存状态的数据；</w:t>
      </w:r>
    </w:p>
    <w:p w14:paraId="5F26D24A" w14:textId="77777777" w:rsidR="000829C4" w:rsidRDefault="00000000">
      <w:pPr>
        <w:numPr>
          <w:ilvl w:val="0"/>
          <w:numId w:val="22"/>
        </w:numPr>
      </w:pPr>
      <w:r>
        <w:rPr>
          <w:rFonts w:hint="eastAsia"/>
        </w:rPr>
        <w:t>【取消】：取消修改或新增的内容；</w:t>
      </w:r>
    </w:p>
    <w:p w14:paraId="6F5E534C" w14:textId="77777777" w:rsidR="000829C4" w:rsidRDefault="00000000">
      <w:pPr>
        <w:numPr>
          <w:ilvl w:val="0"/>
          <w:numId w:val="22"/>
        </w:numPr>
      </w:pPr>
      <w:r>
        <w:rPr>
          <w:rFonts w:hint="eastAsia"/>
        </w:rPr>
        <w:lastRenderedPageBreak/>
        <w:t>【保存】：保存修改或新增的内容，；</w:t>
      </w:r>
    </w:p>
    <w:p w14:paraId="10AE7277" w14:textId="77777777" w:rsidR="000829C4" w:rsidRDefault="00000000">
      <w:pPr>
        <w:numPr>
          <w:ilvl w:val="0"/>
          <w:numId w:val="22"/>
        </w:numPr>
      </w:pPr>
      <w:r>
        <w:rPr>
          <w:rFonts w:hint="eastAsia"/>
        </w:rPr>
        <w:t>【删除】：删除所选保存状态的数据；</w:t>
      </w:r>
    </w:p>
    <w:p w14:paraId="0F69E96B" w14:textId="77777777" w:rsidR="000829C4" w:rsidRDefault="00000000">
      <w:pPr>
        <w:numPr>
          <w:ilvl w:val="0"/>
          <w:numId w:val="22"/>
        </w:numPr>
      </w:pPr>
      <w:r>
        <w:rPr>
          <w:rFonts w:hint="eastAsia"/>
        </w:rPr>
        <w:t>【提交】：提交保存状态的数据；</w:t>
      </w:r>
    </w:p>
    <w:p w14:paraId="6D2C6B76" w14:textId="77777777" w:rsidR="000829C4" w:rsidRDefault="00000000">
      <w:pPr>
        <w:numPr>
          <w:ilvl w:val="0"/>
          <w:numId w:val="22"/>
        </w:numPr>
      </w:pPr>
      <w:r>
        <w:rPr>
          <w:rFonts w:hint="eastAsia"/>
        </w:rPr>
        <w:t>【审批】：审批，如果补录日期所在月份已计算印花税，则提示“该补录日期所在月份已计算印花税，是否继续？”，如果选择继续，则进行审批，否则不审批。（审批校验暂不做）</w:t>
      </w:r>
    </w:p>
    <w:p w14:paraId="5C23738B" w14:textId="77777777" w:rsidR="000829C4" w:rsidRDefault="00000000">
      <w:pPr>
        <w:numPr>
          <w:ilvl w:val="0"/>
          <w:numId w:val="22"/>
        </w:numPr>
      </w:pPr>
      <w:r>
        <w:rPr>
          <w:rFonts w:hint="eastAsia"/>
        </w:rPr>
        <w:t>【弃审】：如果已计算，则不可弃审，提示“该笔数据已计算印花税，不可弃审，请取消计算后再弃审”。</w:t>
      </w:r>
    </w:p>
    <w:p w14:paraId="57148811" w14:textId="77777777" w:rsidR="000829C4" w:rsidRDefault="000829C4"/>
    <w:p w14:paraId="49B4D595" w14:textId="77777777" w:rsidR="000829C4" w:rsidRDefault="00000000">
      <w:pPr>
        <w:pStyle w:val="5"/>
      </w:pPr>
      <w:r>
        <w:rPr>
          <w:rFonts w:hint="eastAsia"/>
        </w:rPr>
        <w:t>算法说明</w:t>
      </w:r>
    </w:p>
    <w:p w14:paraId="39729410" w14:textId="77777777" w:rsidR="000829C4" w:rsidRDefault="00000000">
      <w:pPr>
        <w:numPr>
          <w:ilvl w:val="0"/>
          <w:numId w:val="23"/>
        </w:numPr>
      </w:pPr>
      <w:r>
        <w:rPr>
          <w:rFonts w:hint="eastAsia"/>
        </w:rPr>
        <w:t>纳税方式为贴花时，贴花税额可编辑，否则不可编辑；</w:t>
      </w:r>
    </w:p>
    <w:p w14:paraId="7BA708F8" w14:textId="77777777" w:rsidR="000829C4" w:rsidRDefault="00000000">
      <w:pPr>
        <w:pStyle w:val="5"/>
      </w:pPr>
      <w:r>
        <w:rPr>
          <w:rFonts w:hint="eastAsia"/>
        </w:rPr>
        <w:t>逻辑校验</w:t>
      </w:r>
    </w:p>
    <w:p w14:paraId="52100628" w14:textId="77777777" w:rsidR="000829C4" w:rsidRDefault="00000000">
      <w:pPr>
        <w:numPr>
          <w:ilvl w:val="0"/>
          <w:numId w:val="24"/>
        </w:numPr>
      </w:pPr>
      <w:r>
        <w:rPr>
          <w:rFonts w:hint="eastAsia"/>
        </w:rPr>
        <w:t>保存时，如果补录日期所在期间已计算印花税，则不能保存，提示“补录日期所在期间已计算印花税，是否继续？”如选择确定则继续保存，否则不保存；</w:t>
      </w:r>
    </w:p>
    <w:p w14:paraId="4BC9144E" w14:textId="77777777" w:rsidR="000829C4" w:rsidRDefault="00000000">
      <w:pPr>
        <w:numPr>
          <w:ilvl w:val="0"/>
          <w:numId w:val="24"/>
        </w:numPr>
      </w:pPr>
      <w:r>
        <w:rPr>
          <w:rFonts w:hint="eastAsia"/>
        </w:rPr>
        <w:t>含税金额</w:t>
      </w:r>
      <w:r>
        <w:rPr>
          <w:rFonts w:hint="eastAsia"/>
        </w:rPr>
        <w:t>-</w:t>
      </w:r>
      <w:proofErr w:type="gramStart"/>
      <w:r>
        <w:rPr>
          <w:rFonts w:hint="eastAsia"/>
        </w:rPr>
        <w:t>原币与</w:t>
      </w:r>
      <w:proofErr w:type="gramEnd"/>
      <w:r>
        <w:rPr>
          <w:rFonts w:hint="eastAsia"/>
        </w:rPr>
        <w:t>不含税金额</w:t>
      </w:r>
      <w:r>
        <w:rPr>
          <w:rFonts w:hint="eastAsia"/>
        </w:rPr>
        <w:t>-</w:t>
      </w:r>
      <w:proofErr w:type="gramStart"/>
      <w:r>
        <w:rPr>
          <w:rFonts w:hint="eastAsia"/>
        </w:rPr>
        <w:t>原币至少</w:t>
      </w:r>
      <w:proofErr w:type="gramEnd"/>
      <w:r>
        <w:rPr>
          <w:rFonts w:hint="eastAsia"/>
        </w:rPr>
        <w:t>录入一个值，否则保存提示“请录入不含税金额或含税金额”。</w:t>
      </w:r>
    </w:p>
    <w:p w14:paraId="7C1CE420" w14:textId="77777777" w:rsidR="000829C4" w:rsidRDefault="00000000">
      <w:pPr>
        <w:pStyle w:val="4"/>
      </w:pPr>
      <w:r>
        <w:rPr>
          <w:rFonts w:hint="eastAsia"/>
        </w:rPr>
        <w:t>输出</w:t>
      </w:r>
    </w:p>
    <w:p w14:paraId="7B68A020" w14:textId="77777777" w:rsidR="000829C4" w:rsidRDefault="00000000">
      <w:r>
        <w:rPr>
          <w:rFonts w:hint="eastAsia"/>
        </w:rPr>
        <w:t>无。</w:t>
      </w:r>
    </w:p>
    <w:p w14:paraId="77D3D93E" w14:textId="77777777" w:rsidR="000829C4" w:rsidRDefault="00000000">
      <w:pPr>
        <w:pStyle w:val="3"/>
      </w:pPr>
      <w:bookmarkStart w:id="56" w:name="_Toc432137289"/>
      <w:r>
        <w:rPr>
          <w:rFonts w:hint="eastAsia"/>
        </w:rPr>
        <w:t>税目变更申请</w:t>
      </w:r>
      <w:bookmarkEnd w:id="56"/>
    </w:p>
    <w:bookmarkEnd w:id="53"/>
    <w:p w14:paraId="154215D7" w14:textId="77777777" w:rsidR="000829C4" w:rsidRDefault="00000000">
      <w:pPr>
        <w:pStyle w:val="4"/>
      </w:pPr>
      <w:r>
        <w:rPr>
          <w:rFonts w:hint="eastAsia"/>
        </w:rPr>
        <w:t>功能描述</w:t>
      </w:r>
    </w:p>
    <w:p w14:paraId="234C8564" w14:textId="77777777" w:rsidR="000829C4" w:rsidRDefault="00000000">
      <w:pPr>
        <w:ind w:firstLine="420"/>
      </w:pPr>
      <w:r>
        <w:rPr>
          <w:rFonts w:hint="eastAsia"/>
        </w:rPr>
        <w:t>印花税应税凭证征税项目发生变更时，如果对应应税凭证还未计算印花税，则通过本功能录入征税项目变更申请，审批通过后生效。</w:t>
      </w:r>
    </w:p>
    <w:p w14:paraId="49A60E37" w14:textId="77777777" w:rsidR="000829C4" w:rsidRDefault="00000000">
      <w:pPr>
        <w:pStyle w:val="4"/>
      </w:pPr>
      <w:r>
        <w:rPr>
          <w:rFonts w:hint="eastAsia"/>
        </w:rPr>
        <w:lastRenderedPageBreak/>
        <w:t>原型界面</w:t>
      </w:r>
    </w:p>
    <w:p w14:paraId="027C395D" w14:textId="77777777" w:rsidR="000829C4" w:rsidRDefault="00000000">
      <w:r>
        <w:rPr>
          <w:rFonts w:hint="eastAsia"/>
        </w:rPr>
        <w:t>列表：</w:t>
      </w:r>
    </w:p>
    <w:p w14:paraId="72B14F0B" w14:textId="77777777" w:rsidR="000829C4" w:rsidRDefault="00000000">
      <w:r>
        <w:rPr>
          <w:noProof/>
        </w:rPr>
        <w:drawing>
          <wp:inline distT="0" distB="0" distL="114300" distR="114300" wp14:anchorId="18B73AF1" wp14:editId="485CEC05">
            <wp:extent cx="5266690" cy="2308860"/>
            <wp:effectExtent l="0" t="0" r="16510" b="2540"/>
            <wp:docPr id="16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4"/>
                    <pic:cNvPicPr>
                      <a:picLocks noChangeAspect="1"/>
                    </pic:cNvPicPr>
                  </pic:nvPicPr>
                  <pic:blipFill>
                    <a:blip r:embed="rId26"/>
                    <a:stretch>
                      <a:fillRect/>
                    </a:stretch>
                  </pic:blipFill>
                  <pic:spPr>
                    <a:xfrm>
                      <a:off x="0" y="0"/>
                      <a:ext cx="5266690" cy="2308860"/>
                    </a:xfrm>
                    <a:prstGeom prst="rect">
                      <a:avLst/>
                    </a:prstGeom>
                    <a:noFill/>
                    <a:ln>
                      <a:noFill/>
                    </a:ln>
                  </pic:spPr>
                </pic:pic>
              </a:graphicData>
            </a:graphic>
          </wp:inline>
        </w:drawing>
      </w:r>
    </w:p>
    <w:p w14:paraId="173243ED" w14:textId="77777777" w:rsidR="000829C4" w:rsidRDefault="00000000">
      <w:r>
        <w:rPr>
          <w:rFonts w:hint="eastAsia"/>
        </w:rPr>
        <w:t>卡片：</w:t>
      </w:r>
    </w:p>
    <w:p w14:paraId="7E6486ED" w14:textId="77777777" w:rsidR="000829C4" w:rsidRDefault="00000000">
      <w:r>
        <w:rPr>
          <w:noProof/>
        </w:rPr>
        <w:drawing>
          <wp:inline distT="0" distB="0" distL="114300" distR="114300" wp14:anchorId="2FD745B2" wp14:editId="70999B3F">
            <wp:extent cx="5272405" cy="2322195"/>
            <wp:effectExtent l="0" t="0" r="10795" b="14605"/>
            <wp:docPr id="38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图片 15"/>
                    <pic:cNvPicPr>
                      <a:picLocks noChangeAspect="1"/>
                    </pic:cNvPicPr>
                  </pic:nvPicPr>
                  <pic:blipFill>
                    <a:blip r:embed="rId27"/>
                    <a:stretch>
                      <a:fillRect/>
                    </a:stretch>
                  </pic:blipFill>
                  <pic:spPr>
                    <a:xfrm>
                      <a:off x="0" y="0"/>
                      <a:ext cx="5272405" cy="2322195"/>
                    </a:xfrm>
                    <a:prstGeom prst="rect">
                      <a:avLst/>
                    </a:prstGeom>
                    <a:noFill/>
                    <a:ln>
                      <a:noFill/>
                    </a:ln>
                  </pic:spPr>
                </pic:pic>
              </a:graphicData>
            </a:graphic>
          </wp:inline>
        </w:drawing>
      </w:r>
    </w:p>
    <w:p w14:paraId="71993C43" w14:textId="77777777" w:rsidR="000829C4" w:rsidRDefault="00000000">
      <w:pPr>
        <w:pStyle w:val="4"/>
      </w:pPr>
      <w:r>
        <w:rPr>
          <w:rFonts w:hint="eastAsia"/>
        </w:rPr>
        <w:t>输入列表</w:t>
      </w:r>
    </w:p>
    <w:p w14:paraId="1EA9D472"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3BAACACF" w14:textId="77777777">
        <w:tc>
          <w:tcPr>
            <w:tcW w:w="1561" w:type="dxa"/>
            <w:shd w:val="clear" w:color="auto" w:fill="DEEBF6" w:themeFill="accent1" w:themeFillTint="32"/>
          </w:tcPr>
          <w:p w14:paraId="7447E7DC"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0596E9F2"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0999A8AF"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6E8E4CA"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0F9E0176" w14:textId="77777777" w:rsidR="000829C4" w:rsidRDefault="00000000">
            <w:pPr>
              <w:jc w:val="center"/>
              <w:rPr>
                <w:b/>
                <w:bCs/>
              </w:rPr>
            </w:pPr>
            <w:r>
              <w:rPr>
                <w:rFonts w:hint="eastAsia"/>
                <w:b/>
                <w:bCs/>
              </w:rPr>
              <w:t>备注</w:t>
            </w:r>
          </w:p>
        </w:tc>
      </w:tr>
      <w:tr w:rsidR="000829C4" w14:paraId="53160F78" w14:textId="77777777">
        <w:tc>
          <w:tcPr>
            <w:tcW w:w="1561" w:type="dxa"/>
          </w:tcPr>
          <w:p w14:paraId="223330DB" w14:textId="77777777" w:rsidR="000829C4" w:rsidRDefault="00000000">
            <w:r>
              <w:rPr>
                <w:rFonts w:hint="eastAsia"/>
              </w:rPr>
              <w:t>机构</w:t>
            </w:r>
          </w:p>
        </w:tc>
        <w:tc>
          <w:tcPr>
            <w:tcW w:w="1110" w:type="dxa"/>
          </w:tcPr>
          <w:p w14:paraId="20E60A3E" w14:textId="77777777" w:rsidR="000829C4" w:rsidRDefault="00000000">
            <w:pPr>
              <w:jc w:val="center"/>
            </w:pPr>
            <w:r>
              <w:rPr>
                <w:rFonts w:hint="eastAsia"/>
              </w:rPr>
              <w:t>参照</w:t>
            </w:r>
          </w:p>
        </w:tc>
        <w:tc>
          <w:tcPr>
            <w:tcW w:w="1089" w:type="dxa"/>
          </w:tcPr>
          <w:p w14:paraId="3423A758" w14:textId="77777777" w:rsidR="000829C4" w:rsidRDefault="00000000">
            <w:pPr>
              <w:jc w:val="center"/>
            </w:pPr>
            <w:r>
              <w:rPr>
                <w:rFonts w:hint="eastAsia"/>
              </w:rPr>
              <w:t>手动选择</w:t>
            </w:r>
          </w:p>
        </w:tc>
        <w:tc>
          <w:tcPr>
            <w:tcW w:w="1429" w:type="dxa"/>
          </w:tcPr>
          <w:p w14:paraId="56D7A4FF" w14:textId="77777777" w:rsidR="000829C4" w:rsidRDefault="00000000">
            <w:pPr>
              <w:jc w:val="center"/>
            </w:pPr>
            <w:r>
              <w:rPr>
                <w:rFonts w:hint="eastAsia"/>
              </w:rPr>
              <w:t>是</w:t>
            </w:r>
          </w:p>
        </w:tc>
        <w:tc>
          <w:tcPr>
            <w:tcW w:w="3330" w:type="dxa"/>
          </w:tcPr>
          <w:p w14:paraId="29E1B629" w14:textId="77777777" w:rsidR="000829C4" w:rsidRDefault="00000000">
            <w:r>
              <w:rPr>
                <w:rFonts w:hint="eastAsia"/>
              </w:rPr>
              <w:t>参照机构，增加用户权限</w:t>
            </w:r>
          </w:p>
        </w:tc>
      </w:tr>
      <w:tr w:rsidR="000829C4" w14:paraId="64AD7B01" w14:textId="77777777">
        <w:tc>
          <w:tcPr>
            <w:tcW w:w="1561" w:type="dxa"/>
          </w:tcPr>
          <w:p w14:paraId="105C60DD" w14:textId="77777777" w:rsidR="000829C4" w:rsidRDefault="00000000">
            <w:r>
              <w:rPr>
                <w:rFonts w:hint="eastAsia"/>
              </w:rPr>
              <w:t>凭证编码</w:t>
            </w:r>
          </w:p>
        </w:tc>
        <w:tc>
          <w:tcPr>
            <w:tcW w:w="1110" w:type="dxa"/>
          </w:tcPr>
          <w:p w14:paraId="42FCB1D6" w14:textId="77777777" w:rsidR="000829C4" w:rsidRDefault="00000000">
            <w:pPr>
              <w:jc w:val="center"/>
            </w:pPr>
            <w:r>
              <w:rPr>
                <w:rFonts w:hint="eastAsia"/>
              </w:rPr>
              <w:t>字符</w:t>
            </w:r>
          </w:p>
        </w:tc>
        <w:tc>
          <w:tcPr>
            <w:tcW w:w="1089" w:type="dxa"/>
          </w:tcPr>
          <w:p w14:paraId="733F3761" w14:textId="77777777" w:rsidR="000829C4" w:rsidRDefault="00000000">
            <w:pPr>
              <w:jc w:val="center"/>
            </w:pPr>
            <w:r>
              <w:rPr>
                <w:rFonts w:hint="eastAsia"/>
              </w:rPr>
              <w:t>手工录入</w:t>
            </w:r>
          </w:p>
        </w:tc>
        <w:tc>
          <w:tcPr>
            <w:tcW w:w="1429" w:type="dxa"/>
          </w:tcPr>
          <w:p w14:paraId="5B3C7FDE" w14:textId="77777777" w:rsidR="000829C4" w:rsidRDefault="00000000">
            <w:pPr>
              <w:jc w:val="center"/>
            </w:pPr>
            <w:r>
              <w:rPr>
                <w:rFonts w:hint="eastAsia"/>
              </w:rPr>
              <w:t>否</w:t>
            </w:r>
          </w:p>
        </w:tc>
        <w:tc>
          <w:tcPr>
            <w:tcW w:w="3330" w:type="dxa"/>
          </w:tcPr>
          <w:p w14:paraId="3B025CC3" w14:textId="77777777" w:rsidR="000829C4" w:rsidRDefault="00000000">
            <w:r>
              <w:rPr>
                <w:rFonts w:hint="eastAsia"/>
              </w:rPr>
              <w:t>模糊匹配</w:t>
            </w:r>
          </w:p>
        </w:tc>
      </w:tr>
      <w:tr w:rsidR="000829C4" w14:paraId="611EFFAB" w14:textId="77777777">
        <w:tc>
          <w:tcPr>
            <w:tcW w:w="1561" w:type="dxa"/>
          </w:tcPr>
          <w:p w14:paraId="6E54D138" w14:textId="77777777" w:rsidR="000829C4" w:rsidRDefault="00000000">
            <w:r>
              <w:rPr>
                <w:rFonts w:hint="eastAsia"/>
              </w:rPr>
              <w:t>变更日期起</w:t>
            </w:r>
          </w:p>
        </w:tc>
        <w:tc>
          <w:tcPr>
            <w:tcW w:w="1110" w:type="dxa"/>
          </w:tcPr>
          <w:p w14:paraId="46EB34D9" w14:textId="77777777" w:rsidR="000829C4" w:rsidRDefault="00000000">
            <w:pPr>
              <w:jc w:val="center"/>
            </w:pPr>
            <w:r>
              <w:rPr>
                <w:rFonts w:hint="eastAsia"/>
              </w:rPr>
              <w:t>日历控件</w:t>
            </w:r>
          </w:p>
        </w:tc>
        <w:tc>
          <w:tcPr>
            <w:tcW w:w="1089" w:type="dxa"/>
          </w:tcPr>
          <w:p w14:paraId="48574B10" w14:textId="77777777" w:rsidR="000829C4" w:rsidRDefault="00000000">
            <w:pPr>
              <w:jc w:val="center"/>
            </w:pPr>
            <w:r>
              <w:rPr>
                <w:rFonts w:hint="eastAsia"/>
              </w:rPr>
              <w:t>手动选择</w:t>
            </w:r>
          </w:p>
        </w:tc>
        <w:tc>
          <w:tcPr>
            <w:tcW w:w="1429" w:type="dxa"/>
          </w:tcPr>
          <w:p w14:paraId="57E783AC" w14:textId="77777777" w:rsidR="000829C4" w:rsidRDefault="00000000">
            <w:pPr>
              <w:jc w:val="center"/>
            </w:pPr>
            <w:r>
              <w:rPr>
                <w:rFonts w:hint="eastAsia"/>
              </w:rPr>
              <w:t>否</w:t>
            </w:r>
          </w:p>
        </w:tc>
        <w:tc>
          <w:tcPr>
            <w:tcW w:w="3330" w:type="dxa"/>
          </w:tcPr>
          <w:p w14:paraId="67B335AC" w14:textId="77777777" w:rsidR="000829C4" w:rsidRDefault="000829C4"/>
        </w:tc>
      </w:tr>
      <w:tr w:rsidR="000829C4" w14:paraId="31761863" w14:textId="77777777">
        <w:tc>
          <w:tcPr>
            <w:tcW w:w="1561" w:type="dxa"/>
          </w:tcPr>
          <w:p w14:paraId="7D432A72" w14:textId="77777777" w:rsidR="000829C4" w:rsidRDefault="00000000">
            <w:r>
              <w:rPr>
                <w:rFonts w:hint="eastAsia"/>
              </w:rPr>
              <w:t>变更日期止</w:t>
            </w:r>
          </w:p>
        </w:tc>
        <w:tc>
          <w:tcPr>
            <w:tcW w:w="1110" w:type="dxa"/>
          </w:tcPr>
          <w:p w14:paraId="14C043C3" w14:textId="77777777" w:rsidR="000829C4" w:rsidRDefault="00000000">
            <w:pPr>
              <w:jc w:val="center"/>
            </w:pPr>
            <w:r>
              <w:rPr>
                <w:rFonts w:hint="eastAsia"/>
              </w:rPr>
              <w:t>日历控件</w:t>
            </w:r>
          </w:p>
        </w:tc>
        <w:tc>
          <w:tcPr>
            <w:tcW w:w="1089" w:type="dxa"/>
          </w:tcPr>
          <w:p w14:paraId="2EF45C7E" w14:textId="77777777" w:rsidR="000829C4" w:rsidRDefault="00000000">
            <w:pPr>
              <w:jc w:val="center"/>
            </w:pPr>
            <w:r>
              <w:rPr>
                <w:rFonts w:hint="eastAsia"/>
              </w:rPr>
              <w:t>手动选择</w:t>
            </w:r>
          </w:p>
        </w:tc>
        <w:tc>
          <w:tcPr>
            <w:tcW w:w="1429" w:type="dxa"/>
          </w:tcPr>
          <w:p w14:paraId="6F8D20A4" w14:textId="77777777" w:rsidR="000829C4" w:rsidRDefault="00000000">
            <w:pPr>
              <w:jc w:val="center"/>
            </w:pPr>
            <w:r>
              <w:rPr>
                <w:rFonts w:hint="eastAsia"/>
              </w:rPr>
              <w:t>否</w:t>
            </w:r>
          </w:p>
        </w:tc>
        <w:tc>
          <w:tcPr>
            <w:tcW w:w="3330" w:type="dxa"/>
          </w:tcPr>
          <w:p w14:paraId="142A2FBD" w14:textId="77777777" w:rsidR="000829C4" w:rsidRDefault="000829C4"/>
        </w:tc>
      </w:tr>
    </w:tbl>
    <w:p w14:paraId="1A9266AF" w14:textId="77777777" w:rsidR="000829C4" w:rsidRDefault="000829C4"/>
    <w:p w14:paraId="7D79FD72" w14:textId="77777777" w:rsidR="000829C4" w:rsidRDefault="00000000">
      <w:r>
        <w:rPr>
          <w:rFonts w:hint="eastAsia"/>
        </w:rPr>
        <w:lastRenderedPageBreak/>
        <w:t>列表字段：</w:t>
      </w:r>
    </w:p>
    <w:tbl>
      <w:tblPr>
        <w:tblStyle w:val="ab"/>
        <w:tblW w:w="0" w:type="auto"/>
        <w:tblLook w:val="04A0" w:firstRow="1" w:lastRow="0" w:firstColumn="1" w:lastColumn="0" w:noHBand="0" w:noVBand="1"/>
      </w:tblPr>
      <w:tblGrid>
        <w:gridCol w:w="1516"/>
        <w:gridCol w:w="1104"/>
        <w:gridCol w:w="1063"/>
        <w:gridCol w:w="1389"/>
        <w:gridCol w:w="3224"/>
      </w:tblGrid>
      <w:tr w:rsidR="000829C4" w14:paraId="4251D032" w14:textId="77777777">
        <w:tc>
          <w:tcPr>
            <w:tcW w:w="1561" w:type="dxa"/>
            <w:shd w:val="clear" w:color="auto" w:fill="DEEBF6" w:themeFill="accent1" w:themeFillTint="32"/>
          </w:tcPr>
          <w:p w14:paraId="4BFCEF41"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41737FBB"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06F81116"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75B43EE6"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1EDDE974" w14:textId="77777777" w:rsidR="000829C4" w:rsidRDefault="00000000">
            <w:pPr>
              <w:jc w:val="center"/>
              <w:rPr>
                <w:b/>
                <w:bCs/>
              </w:rPr>
            </w:pPr>
            <w:r>
              <w:rPr>
                <w:rFonts w:hint="eastAsia"/>
                <w:b/>
                <w:bCs/>
              </w:rPr>
              <w:t>备注</w:t>
            </w:r>
          </w:p>
        </w:tc>
      </w:tr>
      <w:tr w:rsidR="000829C4" w14:paraId="60DCCE28" w14:textId="77777777">
        <w:tc>
          <w:tcPr>
            <w:tcW w:w="1561" w:type="dxa"/>
          </w:tcPr>
          <w:p w14:paraId="57ACEBD3" w14:textId="77777777" w:rsidR="000829C4" w:rsidRDefault="00000000">
            <w:r>
              <w:rPr>
                <w:rFonts w:hint="eastAsia"/>
              </w:rPr>
              <w:t>单据编号</w:t>
            </w:r>
          </w:p>
        </w:tc>
        <w:tc>
          <w:tcPr>
            <w:tcW w:w="1110" w:type="dxa"/>
          </w:tcPr>
          <w:p w14:paraId="1FDFD971" w14:textId="77777777" w:rsidR="000829C4" w:rsidRDefault="00000000">
            <w:pPr>
              <w:jc w:val="center"/>
            </w:pPr>
            <w:r>
              <w:rPr>
                <w:rFonts w:hint="eastAsia"/>
              </w:rPr>
              <w:t>字符</w:t>
            </w:r>
          </w:p>
        </w:tc>
        <w:tc>
          <w:tcPr>
            <w:tcW w:w="1089" w:type="dxa"/>
          </w:tcPr>
          <w:p w14:paraId="69A58B15" w14:textId="77777777" w:rsidR="000829C4" w:rsidRDefault="00000000">
            <w:pPr>
              <w:jc w:val="center"/>
            </w:pPr>
            <w:r>
              <w:rPr>
                <w:rFonts w:hint="eastAsia"/>
              </w:rPr>
              <w:t>自动生成</w:t>
            </w:r>
          </w:p>
        </w:tc>
        <w:tc>
          <w:tcPr>
            <w:tcW w:w="1429" w:type="dxa"/>
          </w:tcPr>
          <w:p w14:paraId="0ED585F7" w14:textId="77777777" w:rsidR="000829C4" w:rsidRDefault="00000000">
            <w:pPr>
              <w:jc w:val="center"/>
            </w:pPr>
            <w:r>
              <w:rPr>
                <w:rFonts w:hint="eastAsia"/>
              </w:rPr>
              <w:t>是</w:t>
            </w:r>
          </w:p>
        </w:tc>
        <w:tc>
          <w:tcPr>
            <w:tcW w:w="3330" w:type="dxa"/>
          </w:tcPr>
          <w:p w14:paraId="30810656" w14:textId="77777777" w:rsidR="000829C4" w:rsidRDefault="000829C4"/>
        </w:tc>
      </w:tr>
      <w:tr w:rsidR="000829C4" w14:paraId="690651AC" w14:textId="77777777">
        <w:tc>
          <w:tcPr>
            <w:tcW w:w="1561" w:type="dxa"/>
          </w:tcPr>
          <w:p w14:paraId="11DDC839" w14:textId="77777777" w:rsidR="000829C4" w:rsidRDefault="00000000">
            <w:r>
              <w:rPr>
                <w:rFonts w:hint="eastAsia"/>
              </w:rPr>
              <w:t>机构</w:t>
            </w:r>
          </w:p>
        </w:tc>
        <w:tc>
          <w:tcPr>
            <w:tcW w:w="1110" w:type="dxa"/>
          </w:tcPr>
          <w:p w14:paraId="0456F792" w14:textId="77777777" w:rsidR="000829C4" w:rsidRDefault="00000000">
            <w:pPr>
              <w:jc w:val="center"/>
            </w:pPr>
            <w:r>
              <w:rPr>
                <w:rFonts w:hint="eastAsia"/>
              </w:rPr>
              <w:t>参照</w:t>
            </w:r>
          </w:p>
        </w:tc>
        <w:tc>
          <w:tcPr>
            <w:tcW w:w="1089" w:type="dxa"/>
          </w:tcPr>
          <w:p w14:paraId="17644CBF" w14:textId="77777777" w:rsidR="000829C4" w:rsidRDefault="00000000">
            <w:pPr>
              <w:jc w:val="center"/>
            </w:pPr>
            <w:r>
              <w:rPr>
                <w:rFonts w:hint="eastAsia"/>
              </w:rPr>
              <w:t>手动选择</w:t>
            </w:r>
          </w:p>
        </w:tc>
        <w:tc>
          <w:tcPr>
            <w:tcW w:w="1429" w:type="dxa"/>
          </w:tcPr>
          <w:p w14:paraId="7DE0F168" w14:textId="77777777" w:rsidR="000829C4" w:rsidRDefault="00000000">
            <w:pPr>
              <w:jc w:val="center"/>
            </w:pPr>
            <w:r>
              <w:rPr>
                <w:rFonts w:hint="eastAsia"/>
              </w:rPr>
              <w:t>是</w:t>
            </w:r>
          </w:p>
        </w:tc>
        <w:tc>
          <w:tcPr>
            <w:tcW w:w="3330" w:type="dxa"/>
          </w:tcPr>
          <w:p w14:paraId="399A2190" w14:textId="77777777" w:rsidR="000829C4" w:rsidRDefault="00000000">
            <w:r>
              <w:rPr>
                <w:rFonts w:hint="eastAsia"/>
              </w:rPr>
              <w:t>参照机构，增加用户权限</w:t>
            </w:r>
          </w:p>
        </w:tc>
      </w:tr>
      <w:tr w:rsidR="000829C4" w14:paraId="6C36FA89" w14:textId="77777777">
        <w:tc>
          <w:tcPr>
            <w:tcW w:w="1561" w:type="dxa"/>
          </w:tcPr>
          <w:p w14:paraId="327834D0" w14:textId="77777777" w:rsidR="000829C4" w:rsidRDefault="00000000">
            <w:r>
              <w:rPr>
                <w:rFonts w:hint="eastAsia"/>
              </w:rPr>
              <w:t>凭证编码</w:t>
            </w:r>
          </w:p>
        </w:tc>
        <w:tc>
          <w:tcPr>
            <w:tcW w:w="1110" w:type="dxa"/>
          </w:tcPr>
          <w:p w14:paraId="488ED6AB" w14:textId="77777777" w:rsidR="000829C4" w:rsidRDefault="00000000">
            <w:pPr>
              <w:jc w:val="center"/>
            </w:pPr>
            <w:r>
              <w:rPr>
                <w:rFonts w:hint="eastAsia"/>
              </w:rPr>
              <w:t>参照</w:t>
            </w:r>
          </w:p>
        </w:tc>
        <w:tc>
          <w:tcPr>
            <w:tcW w:w="1089" w:type="dxa"/>
          </w:tcPr>
          <w:p w14:paraId="2ACE466C" w14:textId="77777777" w:rsidR="000829C4" w:rsidRDefault="00000000">
            <w:pPr>
              <w:jc w:val="center"/>
            </w:pPr>
            <w:r>
              <w:rPr>
                <w:rFonts w:hint="eastAsia"/>
              </w:rPr>
              <w:t>手动选择</w:t>
            </w:r>
          </w:p>
        </w:tc>
        <w:tc>
          <w:tcPr>
            <w:tcW w:w="1429" w:type="dxa"/>
          </w:tcPr>
          <w:p w14:paraId="46707114" w14:textId="77777777" w:rsidR="000829C4" w:rsidRDefault="00000000">
            <w:pPr>
              <w:jc w:val="center"/>
            </w:pPr>
            <w:r>
              <w:rPr>
                <w:rFonts w:hint="eastAsia"/>
              </w:rPr>
              <w:t>是</w:t>
            </w:r>
          </w:p>
        </w:tc>
        <w:tc>
          <w:tcPr>
            <w:tcW w:w="3330" w:type="dxa"/>
          </w:tcPr>
          <w:p w14:paraId="62AEEFEB" w14:textId="77777777" w:rsidR="000829C4" w:rsidRDefault="00000000">
            <w:r>
              <w:rPr>
                <w:rFonts w:hint="eastAsia"/>
              </w:rPr>
              <w:t>参照应税</w:t>
            </w:r>
            <w:proofErr w:type="gramStart"/>
            <w:r>
              <w:rPr>
                <w:rFonts w:hint="eastAsia"/>
              </w:rPr>
              <w:t>凭证台</w:t>
            </w:r>
            <w:proofErr w:type="gramEnd"/>
            <w:r>
              <w:rPr>
                <w:rFonts w:hint="eastAsia"/>
              </w:rPr>
              <w:t>账，只参照所选</w:t>
            </w:r>
            <w:proofErr w:type="gramStart"/>
            <w:r>
              <w:rPr>
                <w:rFonts w:hint="eastAsia"/>
              </w:rPr>
              <w:t>机构下且未</w:t>
            </w:r>
            <w:proofErr w:type="gramEnd"/>
            <w:r>
              <w:rPr>
                <w:rFonts w:hint="eastAsia"/>
              </w:rPr>
              <w:t>计算印花税的凭证。</w:t>
            </w:r>
          </w:p>
        </w:tc>
      </w:tr>
      <w:tr w:rsidR="000829C4" w14:paraId="34D0DF8C" w14:textId="77777777">
        <w:tc>
          <w:tcPr>
            <w:tcW w:w="1561" w:type="dxa"/>
          </w:tcPr>
          <w:p w14:paraId="143656C1" w14:textId="77777777" w:rsidR="000829C4" w:rsidRDefault="00000000">
            <w:r>
              <w:rPr>
                <w:rFonts w:hint="eastAsia"/>
              </w:rPr>
              <w:t>凭证名称</w:t>
            </w:r>
          </w:p>
        </w:tc>
        <w:tc>
          <w:tcPr>
            <w:tcW w:w="1110" w:type="dxa"/>
          </w:tcPr>
          <w:p w14:paraId="03AADCB2" w14:textId="77777777" w:rsidR="000829C4" w:rsidRDefault="00000000">
            <w:pPr>
              <w:jc w:val="center"/>
            </w:pPr>
            <w:r>
              <w:rPr>
                <w:rFonts w:hint="eastAsia"/>
              </w:rPr>
              <w:t>字符</w:t>
            </w:r>
          </w:p>
        </w:tc>
        <w:tc>
          <w:tcPr>
            <w:tcW w:w="1089" w:type="dxa"/>
          </w:tcPr>
          <w:p w14:paraId="4CE13D14" w14:textId="77777777" w:rsidR="000829C4" w:rsidRDefault="00000000">
            <w:pPr>
              <w:jc w:val="center"/>
            </w:pPr>
            <w:r>
              <w:rPr>
                <w:rFonts w:hint="eastAsia"/>
              </w:rPr>
              <w:t>自动带出</w:t>
            </w:r>
          </w:p>
        </w:tc>
        <w:tc>
          <w:tcPr>
            <w:tcW w:w="1429" w:type="dxa"/>
          </w:tcPr>
          <w:p w14:paraId="77F10CBE" w14:textId="77777777" w:rsidR="000829C4" w:rsidRDefault="00000000">
            <w:pPr>
              <w:jc w:val="center"/>
            </w:pPr>
            <w:r>
              <w:rPr>
                <w:rFonts w:hint="eastAsia"/>
              </w:rPr>
              <w:t>是</w:t>
            </w:r>
          </w:p>
        </w:tc>
        <w:tc>
          <w:tcPr>
            <w:tcW w:w="3330" w:type="dxa"/>
          </w:tcPr>
          <w:p w14:paraId="7582C51D" w14:textId="77777777" w:rsidR="000829C4" w:rsidRDefault="00000000">
            <w:r>
              <w:rPr>
                <w:rFonts w:hint="eastAsia"/>
              </w:rPr>
              <w:t>自动带出，不可编辑</w:t>
            </w:r>
          </w:p>
        </w:tc>
      </w:tr>
      <w:tr w:rsidR="000829C4" w14:paraId="02B4999B" w14:textId="77777777">
        <w:tc>
          <w:tcPr>
            <w:tcW w:w="1561" w:type="dxa"/>
          </w:tcPr>
          <w:p w14:paraId="4C1CDAFF" w14:textId="77777777" w:rsidR="000829C4" w:rsidRDefault="00000000">
            <w:r>
              <w:rPr>
                <w:rFonts w:hint="eastAsia"/>
              </w:rPr>
              <w:t>合同性质</w:t>
            </w:r>
          </w:p>
        </w:tc>
        <w:tc>
          <w:tcPr>
            <w:tcW w:w="1110" w:type="dxa"/>
          </w:tcPr>
          <w:p w14:paraId="0A0A3A03" w14:textId="77777777" w:rsidR="000829C4" w:rsidRDefault="00000000">
            <w:pPr>
              <w:jc w:val="center"/>
            </w:pPr>
            <w:r>
              <w:rPr>
                <w:rFonts w:hint="eastAsia"/>
              </w:rPr>
              <w:t>字符</w:t>
            </w:r>
          </w:p>
        </w:tc>
        <w:tc>
          <w:tcPr>
            <w:tcW w:w="1089" w:type="dxa"/>
          </w:tcPr>
          <w:p w14:paraId="4560429B" w14:textId="77777777" w:rsidR="000829C4" w:rsidRDefault="00000000">
            <w:pPr>
              <w:jc w:val="center"/>
            </w:pPr>
            <w:r>
              <w:rPr>
                <w:rFonts w:hint="eastAsia"/>
              </w:rPr>
              <w:t>自动带出</w:t>
            </w:r>
          </w:p>
        </w:tc>
        <w:tc>
          <w:tcPr>
            <w:tcW w:w="1429" w:type="dxa"/>
          </w:tcPr>
          <w:p w14:paraId="18E81305" w14:textId="77777777" w:rsidR="000829C4" w:rsidRDefault="00000000">
            <w:pPr>
              <w:jc w:val="center"/>
            </w:pPr>
            <w:r>
              <w:rPr>
                <w:rFonts w:hint="eastAsia"/>
              </w:rPr>
              <w:t>是</w:t>
            </w:r>
          </w:p>
        </w:tc>
        <w:tc>
          <w:tcPr>
            <w:tcW w:w="3330" w:type="dxa"/>
          </w:tcPr>
          <w:p w14:paraId="1A2E7113" w14:textId="77777777" w:rsidR="000829C4" w:rsidRDefault="00000000">
            <w:r>
              <w:rPr>
                <w:rFonts w:hint="eastAsia"/>
              </w:rPr>
              <w:t>自动带出，不可编辑</w:t>
            </w:r>
          </w:p>
        </w:tc>
      </w:tr>
      <w:tr w:rsidR="000829C4" w14:paraId="0D3F214E" w14:textId="77777777">
        <w:tc>
          <w:tcPr>
            <w:tcW w:w="1561" w:type="dxa"/>
          </w:tcPr>
          <w:p w14:paraId="65758F85" w14:textId="77777777" w:rsidR="000829C4" w:rsidRDefault="00000000">
            <w:r>
              <w:rPr>
                <w:rFonts w:hint="eastAsia"/>
              </w:rPr>
              <w:t>变更前税目</w:t>
            </w:r>
          </w:p>
        </w:tc>
        <w:tc>
          <w:tcPr>
            <w:tcW w:w="1110" w:type="dxa"/>
          </w:tcPr>
          <w:p w14:paraId="6A0FD4B5" w14:textId="77777777" w:rsidR="000829C4" w:rsidRDefault="00000000">
            <w:pPr>
              <w:jc w:val="center"/>
            </w:pPr>
            <w:r>
              <w:rPr>
                <w:rFonts w:hint="eastAsia"/>
              </w:rPr>
              <w:t>字符</w:t>
            </w:r>
          </w:p>
        </w:tc>
        <w:tc>
          <w:tcPr>
            <w:tcW w:w="1089" w:type="dxa"/>
          </w:tcPr>
          <w:p w14:paraId="7C600A1A" w14:textId="77777777" w:rsidR="000829C4" w:rsidRDefault="00000000">
            <w:pPr>
              <w:jc w:val="center"/>
            </w:pPr>
            <w:r>
              <w:rPr>
                <w:rFonts w:hint="eastAsia"/>
              </w:rPr>
              <w:t>自动带出</w:t>
            </w:r>
          </w:p>
        </w:tc>
        <w:tc>
          <w:tcPr>
            <w:tcW w:w="1429" w:type="dxa"/>
          </w:tcPr>
          <w:p w14:paraId="0B708C4C" w14:textId="77777777" w:rsidR="000829C4" w:rsidRDefault="00000000">
            <w:pPr>
              <w:jc w:val="center"/>
            </w:pPr>
            <w:r>
              <w:rPr>
                <w:rFonts w:hint="eastAsia"/>
              </w:rPr>
              <w:t>是</w:t>
            </w:r>
          </w:p>
        </w:tc>
        <w:tc>
          <w:tcPr>
            <w:tcW w:w="3330" w:type="dxa"/>
          </w:tcPr>
          <w:p w14:paraId="77C2F508" w14:textId="77777777" w:rsidR="000829C4" w:rsidRDefault="00000000">
            <w:r>
              <w:rPr>
                <w:rFonts w:hint="eastAsia"/>
              </w:rPr>
              <w:t>自动带出，不可编辑</w:t>
            </w:r>
          </w:p>
        </w:tc>
      </w:tr>
      <w:tr w:rsidR="000829C4" w14:paraId="06898695" w14:textId="77777777">
        <w:tc>
          <w:tcPr>
            <w:tcW w:w="1561" w:type="dxa"/>
          </w:tcPr>
          <w:p w14:paraId="49ED684E" w14:textId="77777777" w:rsidR="000829C4" w:rsidRDefault="00000000">
            <w:r>
              <w:rPr>
                <w:rFonts w:hint="eastAsia"/>
              </w:rPr>
              <w:t>变更后税目</w:t>
            </w:r>
          </w:p>
        </w:tc>
        <w:tc>
          <w:tcPr>
            <w:tcW w:w="1110" w:type="dxa"/>
          </w:tcPr>
          <w:p w14:paraId="33C7504E" w14:textId="77777777" w:rsidR="000829C4" w:rsidRDefault="00000000">
            <w:pPr>
              <w:jc w:val="center"/>
            </w:pPr>
            <w:r>
              <w:rPr>
                <w:rFonts w:hint="eastAsia"/>
              </w:rPr>
              <w:t>参照</w:t>
            </w:r>
          </w:p>
        </w:tc>
        <w:tc>
          <w:tcPr>
            <w:tcW w:w="1089" w:type="dxa"/>
          </w:tcPr>
          <w:p w14:paraId="00607D42" w14:textId="77777777" w:rsidR="000829C4" w:rsidRDefault="00000000">
            <w:pPr>
              <w:jc w:val="center"/>
            </w:pPr>
            <w:r>
              <w:rPr>
                <w:rFonts w:hint="eastAsia"/>
              </w:rPr>
              <w:t>手动选择</w:t>
            </w:r>
          </w:p>
        </w:tc>
        <w:tc>
          <w:tcPr>
            <w:tcW w:w="1429" w:type="dxa"/>
          </w:tcPr>
          <w:p w14:paraId="10B1F3F1" w14:textId="77777777" w:rsidR="000829C4" w:rsidRDefault="00000000">
            <w:pPr>
              <w:jc w:val="center"/>
            </w:pPr>
            <w:r>
              <w:rPr>
                <w:rFonts w:hint="eastAsia"/>
              </w:rPr>
              <w:t>是</w:t>
            </w:r>
          </w:p>
        </w:tc>
        <w:tc>
          <w:tcPr>
            <w:tcW w:w="3330" w:type="dxa"/>
          </w:tcPr>
          <w:p w14:paraId="15E8296A" w14:textId="77777777" w:rsidR="000829C4" w:rsidRDefault="00000000">
            <w:r>
              <w:rPr>
                <w:rFonts w:hint="eastAsia"/>
              </w:rPr>
              <w:t>参照印花税目档案，不可与变更前税目相同</w:t>
            </w:r>
          </w:p>
        </w:tc>
      </w:tr>
      <w:tr w:rsidR="000829C4" w14:paraId="3FB9E6AE" w14:textId="77777777">
        <w:tc>
          <w:tcPr>
            <w:tcW w:w="1561" w:type="dxa"/>
          </w:tcPr>
          <w:p w14:paraId="64FCBB34" w14:textId="77777777" w:rsidR="000829C4" w:rsidRDefault="00000000">
            <w:r>
              <w:rPr>
                <w:rFonts w:hint="eastAsia"/>
              </w:rPr>
              <w:t>变更原因</w:t>
            </w:r>
          </w:p>
        </w:tc>
        <w:tc>
          <w:tcPr>
            <w:tcW w:w="1110" w:type="dxa"/>
          </w:tcPr>
          <w:p w14:paraId="4EA6AB50" w14:textId="77777777" w:rsidR="000829C4" w:rsidRDefault="00000000">
            <w:pPr>
              <w:jc w:val="center"/>
            </w:pPr>
            <w:r>
              <w:rPr>
                <w:rFonts w:hint="eastAsia"/>
              </w:rPr>
              <w:t>字符（</w:t>
            </w:r>
            <w:r>
              <w:rPr>
                <w:rFonts w:hint="eastAsia"/>
              </w:rPr>
              <w:t>500</w:t>
            </w:r>
            <w:r>
              <w:rPr>
                <w:rFonts w:hint="eastAsia"/>
              </w:rPr>
              <w:t>）</w:t>
            </w:r>
          </w:p>
        </w:tc>
        <w:tc>
          <w:tcPr>
            <w:tcW w:w="1089" w:type="dxa"/>
          </w:tcPr>
          <w:p w14:paraId="6B06FDEB" w14:textId="77777777" w:rsidR="000829C4" w:rsidRDefault="00000000">
            <w:pPr>
              <w:jc w:val="center"/>
            </w:pPr>
            <w:r>
              <w:rPr>
                <w:rFonts w:hint="eastAsia"/>
              </w:rPr>
              <w:t>手工录入</w:t>
            </w:r>
          </w:p>
        </w:tc>
        <w:tc>
          <w:tcPr>
            <w:tcW w:w="1429" w:type="dxa"/>
          </w:tcPr>
          <w:p w14:paraId="064802C1" w14:textId="77777777" w:rsidR="000829C4" w:rsidRDefault="00000000">
            <w:pPr>
              <w:jc w:val="center"/>
            </w:pPr>
            <w:r>
              <w:rPr>
                <w:rFonts w:hint="eastAsia"/>
              </w:rPr>
              <w:t>否</w:t>
            </w:r>
          </w:p>
        </w:tc>
        <w:tc>
          <w:tcPr>
            <w:tcW w:w="3330" w:type="dxa"/>
          </w:tcPr>
          <w:p w14:paraId="139E6CA0" w14:textId="77777777" w:rsidR="000829C4" w:rsidRDefault="000829C4"/>
        </w:tc>
      </w:tr>
      <w:tr w:rsidR="000829C4" w14:paraId="47A0B243" w14:textId="77777777">
        <w:tc>
          <w:tcPr>
            <w:tcW w:w="1561" w:type="dxa"/>
          </w:tcPr>
          <w:p w14:paraId="59D36FA9" w14:textId="77777777" w:rsidR="000829C4" w:rsidRDefault="00000000">
            <w:r>
              <w:rPr>
                <w:rFonts w:hint="eastAsia"/>
              </w:rPr>
              <w:t>变更日期</w:t>
            </w:r>
          </w:p>
        </w:tc>
        <w:tc>
          <w:tcPr>
            <w:tcW w:w="1110" w:type="dxa"/>
          </w:tcPr>
          <w:p w14:paraId="1F6F870E" w14:textId="77777777" w:rsidR="000829C4" w:rsidRDefault="00000000">
            <w:pPr>
              <w:jc w:val="center"/>
            </w:pPr>
            <w:r>
              <w:rPr>
                <w:rFonts w:hint="eastAsia"/>
              </w:rPr>
              <w:t>字符</w:t>
            </w:r>
          </w:p>
        </w:tc>
        <w:tc>
          <w:tcPr>
            <w:tcW w:w="1089" w:type="dxa"/>
          </w:tcPr>
          <w:p w14:paraId="149CE3B4" w14:textId="77777777" w:rsidR="000829C4" w:rsidRDefault="00000000">
            <w:pPr>
              <w:jc w:val="center"/>
            </w:pPr>
            <w:r>
              <w:rPr>
                <w:rFonts w:hint="eastAsia"/>
              </w:rPr>
              <w:t>自动带出</w:t>
            </w:r>
          </w:p>
        </w:tc>
        <w:tc>
          <w:tcPr>
            <w:tcW w:w="1429" w:type="dxa"/>
          </w:tcPr>
          <w:p w14:paraId="61D82C08" w14:textId="77777777" w:rsidR="000829C4" w:rsidRDefault="00000000">
            <w:pPr>
              <w:jc w:val="center"/>
            </w:pPr>
            <w:r>
              <w:rPr>
                <w:rFonts w:hint="eastAsia"/>
              </w:rPr>
              <w:t>是</w:t>
            </w:r>
          </w:p>
        </w:tc>
        <w:tc>
          <w:tcPr>
            <w:tcW w:w="3330" w:type="dxa"/>
          </w:tcPr>
          <w:p w14:paraId="3D1E1F39" w14:textId="77777777" w:rsidR="000829C4" w:rsidRDefault="00000000">
            <w:r>
              <w:rPr>
                <w:rFonts w:hint="eastAsia"/>
              </w:rPr>
              <w:t>默认系统日期，可编辑</w:t>
            </w:r>
          </w:p>
        </w:tc>
      </w:tr>
      <w:tr w:rsidR="000829C4" w14:paraId="0EF87B02" w14:textId="77777777">
        <w:tc>
          <w:tcPr>
            <w:tcW w:w="1561" w:type="dxa"/>
          </w:tcPr>
          <w:p w14:paraId="7AE38509" w14:textId="77777777" w:rsidR="000829C4" w:rsidRDefault="00000000">
            <w:r>
              <w:rPr>
                <w:rFonts w:hint="eastAsia"/>
              </w:rPr>
              <w:t>单据状态</w:t>
            </w:r>
          </w:p>
        </w:tc>
        <w:tc>
          <w:tcPr>
            <w:tcW w:w="1110" w:type="dxa"/>
          </w:tcPr>
          <w:p w14:paraId="05739C2A" w14:textId="77777777" w:rsidR="000829C4" w:rsidRDefault="00000000">
            <w:pPr>
              <w:jc w:val="center"/>
            </w:pPr>
            <w:r>
              <w:rPr>
                <w:rFonts w:hint="eastAsia"/>
              </w:rPr>
              <w:t>字符</w:t>
            </w:r>
          </w:p>
        </w:tc>
        <w:tc>
          <w:tcPr>
            <w:tcW w:w="1089" w:type="dxa"/>
          </w:tcPr>
          <w:p w14:paraId="3F3AAE55" w14:textId="77777777" w:rsidR="000829C4" w:rsidRDefault="00000000">
            <w:pPr>
              <w:jc w:val="center"/>
            </w:pPr>
            <w:r>
              <w:rPr>
                <w:rFonts w:hint="eastAsia"/>
              </w:rPr>
              <w:t>自动带出</w:t>
            </w:r>
          </w:p>
        </w:tc>
        <w:tc>
          <w:tcPr>
            <w:tcW w:w="1429" w:type="dxa"/>
          </w:tcPr>
          <w:p w14:paraId="493EB9C3" w14:textId="77777777" w:rsidR="000829C4" w:rsidRDefault="00000000">
            <w:pPr>
              <w:jc w:val="center"/>
            </w:pPr>
            <w:r>
              <w:rPr>
                <w:rFonts w:hint="eastAsia"/>
              </w:rPr>
              <w:t>是</w:t>
            </w:r>
          </w:p>
        </w:tc>
        <w:tc>
          <w:tcPr>
            <w:tcW w:w="3330" w:type="dxa"/>
          </w:tcPr>
          <w:p w14:paraId="0669413D" w14:textId="77777777" w:rsidR="000829C4" w:rsidRDefault="00000000">
            <w:r>
              <w:rPr>
                <w:rFonts w:hint="eastAsia"/>
              </w:rPr>
              <w:t>默认保存，不可编辑</w:t>
            </w:r>
          </w:p>
        </w:tc>
      </w:tr>
      <w:tr w:rsidR="000829C4" w14:paraId="620649B2" w14:textId="77777777">
        <w:tc>
          <w:tcPr>
            <w:tcW w:w="1561" w:type="dxa"/>
          </w:tcPr>
          <w:p w14:paraId="6D93B7E4" w14:textId="77777777" w:rsidR="000829C4" w:rsidRDefault="00000000">
            <w:r>
              <w:rPr>
                <w:rFonts w:hint="eastAsia"/>
              </w:rPr>
              <w:t>制单人</w:t>
            </w:r>
          </w:p>
        </w:tc>
        <w:tc>
          <w:tcPr>
            <w:tcW w:w="1110" w:type="dxa"/>
          </w:tcPr>
          <w:p w14:paraId="5702A08F" w14:textId="77777777" w:rsidR="000829C4" w:rsidRDefault="00000000">
            <w:pPr>
              <w:jc w:val="center"/>
            </w:pPr>
            <w:r>
              <w:rPr>
                <w:rFonts w:hint="eastAsia"/>
              </w:rPr>
              <w:t>字符</w:t>
            </w:r>
          </w:p>
        </w:tc>
        <w:tc>
          <w:tcPr>
            <w:tcW w:w="1089" w:type="dxa"/>
          </w:tcPr>
          <w:p w14:paraId="1AD67C2C" w14:textId="77777777" w:rsidR="000829C4" w:rsidRDefault="00000000">
            <w:pPr>
              <w:jc w:val="center"/>
            </w:pPr>
            <w:r>
              <w:rPr>
                <w:rFonts w:hint="eastAsia"/>
              </w:rPr>
              <w:t>自动带出</w:t>
            </w:r>
          </w:p>
        </w:tc>
        <w:tc>
          <w:tcPr>
            <w:tcW w:w="1429" w:type="dxa"/>
          </w:tcPr>
          <w:p w14:paraId="31665EE1" w14:textId="77777777" w:rsidR="000829C4" w:rsidRDefault="00000000">
            <w:pPr>
              <w:jc w:val="center"/>
            </w:pPr>
            <w:r>
              <w:rPr>
                <w:rFonts w:hint="eastAsia"/>
              </w:rPr>
              <w:t>否</w:t>
            </w:r>
          </w:p>
        </w:tc>
        <w:tc>
          <w:tcPr>
            <w:tcW w:w="3330" w:type="dxa"/>
          </w:tcPr>
          <w:p w14:paraId="3F52AEBC" w14:textId="77777777" w:rsidR="000829C4" w:rsidRDefault="00000000">
            <w:r>
              <w:rPr>
                <w:rFonts w:hint="eastAsia"/>
              </w:rPr>
              <w:t>不可编辑</w:t>
            </w:r>
          </w:p>
        </w:tc>
      </w:tr>
      <w:tr w:rsidR="000829C4" w14:paraId="656C9D82" w14:textId="77777777">
        <w:tc>
          <w:tcPr>
            <w:tcW w:w="1561" w:type="dxa"/>
          </w:tcPr>
          <w:p w14:paraId="264624FB" w14:textId="77777777" w:rsidR="000829C4" w:rsidRDefault="00000000">
            <w:r>
              <w:rPr>
                <w:rFonts w:hint="eastAsia"/>
              </w:rPr>
              <w:t>制单日期</w:t>
            </w:r>
          </w:p>
        </w:tc>
        <w:tc>
          <w:tcPr>
            <w:tcW w:w="1110" w:type="dxa"/>
          </w:tcPr>
          <w:p w14:paraId="6C057990" w14:textId="77777777" w:rsidR="000829C4" w:rsidRDefault="00000000">
            <w:pPr>
              <w:jc w:val="center"/>
            </w:pPr>
            <w:r>
              <w:rPr>
                <w:rFonts w:hint="eastAsia"/>
              </w:rPr>
              <w:t>字符</w:t>
            </w:r>
          </w:p>
        </w:tc>
        <w:tc>
          <w:tcPr>
            <w:tcW w:w="1089" w:type="dxa"/>
          </w:tcPr>
          <w:p w14:paraId="291574FC" w14:textId="77777777" w:rsidR="000829C4" w:rsidRDefault="00000000">
            <w:pPr>
              <w:jc w:val="center"/>
            </w:pPr>
            <w:r>
              <w:rPr>
                <w:rFonts w:hint="eastAsia"/>
              </w:rPr>
              <w:t>自动带出</w:t>
            </w:r>
          </w:p>
        </w:tc>
        <w:tc>
          <w:tcPr>
            <w:tcW w:w="1429" w:type="dxa"/>
          </w:tcPr>
          <w:p w14:paraId="3735C223" w14:textId="77777777" w:rsidR="000829C4" w:rsidRDefault="00000000">
            <w:pPr>
              <w:jc w:val="center"/>
            </w:pPr>
            <w:r>
              <w:rPr>
                <w:rFonts w:hint="eastAsia"/>
              </w:rPr>
              <w:t>否</w:t>
            </w:r>
          </w:p>
        </w:tc>
        <w:tc>
          <w:tcPr>
            <w:tcW w:w="3330" w:type="dxa"/>
          </w:tcPr>
          <w:p w14:paraId="24658358" w14:textId="77777777" w:rsidR="000829C4" w:rsidRDefault="00000000">
            <w:r>
              <w:rPr>
                <w:rFonts w:hint="eastAsia"/>
              </w:rPr>
              <w:t>不可编辑</w:t>
            </w:r>
          </w:p>
        </w:tc>
      </w:tr>
      <w:tr w:rsidR="000829C4" w14:paraId="2E10E5AA" w14:textId="77777777">
        <w:tc>
          <w:tcPr>
            <w:tcW w:w="0" w:type="auto"/>
          </w:tcPr>
          <w:p w14:paraId="12E37C91" w14:textId="77777777" w:rsidR="000829C4" w:rsidRDefault="00000000">
            <w:r>
              <w:rPr>
                <w:rFonts w:hint="eastAsia"/>
              </w:rPr>
              <w:t>最后修改人</w:t>
            </w:r>
          </w:p>
        </w:tc>
        <w:tc>
          <w:tcPr>
            <w:tcW w:w="0" w:type="auto"/>
          </w:tcPr>
          <w:p w14:paraId="3C2E6F36" w14:textId="77777777" w:rsidR="000829C4" w:rsidRDefault="00000000">
            <w:pPr>
              <w:jc w:val="center"/>
            </w:pPr>
            <w:r>
              <w:rPr>
                <w:rFonts w:hint="eastAsia"/>
              </w:rPr>
              <w:t>字符</w:t>
            </w:r>
          </w:p>
        </w:tc>
        <w:tc>
          <w:tcPr>
            <w:tcW w:w="0" w:type="auto"/>
          </w:tcPr>
          <w:p w14:paraId="5C6D4EB8" w14:textId="77777777" w:rsidR="000829C4" w:rsidRDefault="00000000">
            <w:pPr>
              <w:jc w:val="center"/>
            </w:pPr>
            <w:r>
              <w:rPr>
                <w:rFonts w:hint="eastAsia"/>
              </w:rPr>
              <w:t>自动带出</w:t>
            </w:r>
          </w:p>
        </w:tc>
        <w:tc>
          <w:tcPr>
            <w:tcW w:w="0" w:type="auto"/>
          </w:tcPr>
          <w:p w14:paraId="6871DC75" w14:textId="77777777" w:rsidR="000829C4" w:rsidRDefault="00000000">
            <w:pPr>
              <w:jc w:val="center"/>
            </w:pPr>
            <w:r>
              <w:rPr>
                <w:rFonts w:hint="eastAsia"/>
              </w:rPr>
              <w:t>否</w:t>
            </w:r>
          </w:p>
        </w:tc>
        <w:tc>
          <w:tcPr>
            <w:tcW w:w="0" w:type="auto"/>
          </w:tcPr>
          <w:p w14:paraId="732358C1" w14:textId="77777777" w:rsidR="000829C4" w:rsidRDefault="00000000">
            <w:r>
              <w:rPr>
                <w:rFonts w:hint="eastAsia"/>
              </w:rPr>
              <w:t>不可编辑</w:t>
            </w:r>
          </w:p>
        </w:tc>
      </w:tr>
      <w:tr w:rsidR="000829C4" w14:paraId="7EEBE9D7" w14:textId="77777777">
        <w:tc>
          <w:tcPr>
            <w:tcW w:w="0" w:type="auto"/>
          </w:tcPr>
          <w:p w14:paraId="594786D8" w14:textId="77777777" w:rsidR="000829C4" w:rsidRDefault="00000000">
            <w:r>
              <w:rPr>
                <w:rFonts w:hint="eastAsia"/>
              </w:rPr>
              <w:t>最后修改日期</w:t>
            </w:r>
          </w:p>
        </w:tc>
        <w:tc>
          <w:tcPr>
            <w:tcW w:w="0" w:type="auto"/>
          </w:tcPr>
          <w:p w14:paraId="280CEF60" w14:textId="77777777" w:rsidR="000829C4" w:rsidRDefault="00000000">
            <w:pPr>
              <w:jc w:val="center"/>
            </w:pPr>
            <w:r>
              <w:rPr>
                <w:rFonts w:hint="eastAsia"/>
              </w:rPr>
              <w:t>字符</w:t>
            </w:r>
          </w:p>
        </w:tc>
        <w:tc>
          <w:tcPr>
            <w:tcW w:w="0" w:type="auto"/>
          </w:tcPr>
          <w:p w14:paraId="134806BA" w14:textId="77777777" w:rsidR="000829C4" w:rsidRDefault="00000000">
            <w:pPr>
              <w:jc w:val="center"/>
            </w:pPr>
            <w:r>
              <w:rPr>
                <w:rFonts w:hint="eastAsia"/>
              </w:rPr>
              <w:t>自动带出</w:t>
            </w:r>
          </w:p>
        </w:tc>
        <w:tc>
          <w:tcPr>
            <w:tcW w:w="0" w:type="auto"/>
          </w:tcPr>
          <w:p w14:paraId="4D36C0AC" w14:textId="77777777" w:rsidR="000829C4" w:rsidRDefault="00000000">
            <w:pPr>
              <w:jc w:val="center"/>
            </w:pPr>
            <w:r>
              <w:rPr>
                <w:rFonts w:hint="eastAsia"/>
              </w:rPr>
              <w:t>否</w:t>
            </w:r>
          </w:p>
        </w:tc>
        <w:tc>
          <w:tcPr>
            <w:tcW w:w="0" w:type="auto"/>
          </w:tcPr>
          <w:p w14:paraId="488A5BAD" w14:textId="77777777" w:rsidR="000829C4" w:rsidRDefault="00000000">
            <w:r>
              <w:rPr>
                <w:rFonts w:hint="eastAsia"/>
              </w:rPr>
              <w:t>不可编辑</w:t>
            </w:r>
          </w:p>
        </w:tc>
      </w:tr>
      <w:tr w:rsidR="000829C4" w14:paraId="4E58A75A" w14:textId="77777777">
        <w:tc>
          <w:tcPr>
            <w:tcW w:w="0" w:type="auto"/>
          </w:tcPr>
          <w:p w14:paraId="3B76CFD2" w14:textId="77777777" w:rsidR="000829C4" w:rsidRDefault="00000000">
            <w:r>
              <w:rPr>
                <w:rFonts w:hint="eastAsia"/>
              </w:rPr>
              <w:t>审批人</w:t>
            </w:r>
          </w:p>
        </w:tc>
        <w:tc>
          <w:tcPr>
            <w:tcW w:w="0" w:type="auto"/>
          </w:tcPr>
          <w:p w14:paraId="580F88B9" w14:textId="77777777" w:rsidR="000829C4" w:rsidRDefault="00000000">
            <w:pPr>
              <w:jc w:val="center"/>
            </w:pPr>
            <w:r>
              <w:rPr>
                <w:rFonts w:hint="eastAsia"/>
              </w:rPr>
              <w:t>字符</w:t>
            </w:r>
          </w:p>
        </w:tc>
        <w:tc>
          <w:tcPr>
            <w:tcW w:w="0" w:type="auto"/>
          </w:tcPr>
          <w:p w14:paraId="66FD0E73" w14:textId="77777777" w:rsidR="000829C4" w:rsidRDefault="00000000">
            <w:pPr>
              <w:jc w:val="center"/>
            </w:pPr>
            <w:r>
              <w:rPr>
                <w:rFonts w:hint="eastAsia"/>
              </w:rPr>
              <w:t>自动带出</w:t>
            </w:r>
          </w:p>
        </w:tc>
        <w:tc>
          <w:tcPr>
            <w:tcW w:w="0" w:type="auto"/>
          </w:tcPr>
          <w:p w14:paraId="15204B8A" w14:textId="77777777" w:rsidR="000829C4" w:rsidRDefault="00000000">
            <w:pPr>
              <w:jc w:val="center"/>
            </w:pPr>
            <w:r>
              <w:rPr>
                <w:rFonts w:hint="eastAsia"/>
              </w:rPr>
              <w:t>否</w:t>
            </w:r>
          </w:p>
        </w:tc>
        <w:tc>
          <w:tcPr>
            <w:tcW w:w="0" w:type="auto"/>
          </w:tcPr>
          <w:p w14:paraId="12FEA6FB" w14:textId="77777777" w:rsidR="000829C4" w:rsidRDefault="00000000">
            <w:r>
              <w:rPr>
                <w:rFonts w:hint="eastAsia"/>
              </w:rPr>
              <w:t>不可编辑</w:t>
            </w:r>
          </w:p>
        </w:tc>
      </w:tr>
      <w:tr w:rsidR="000829C4" w14:paraId="3297E8AB" w14:textId="77777777">
        <w:tc>
          <w:tcPr>
            <w:tcW w:w="0" w:type="auto"/>
          </w:tcPr>
          <w:p w14:paraId="3A18FC11" w14:textId="77777777" w:rsidR="000829C4" w:rsidRDefault="00000000">
            <w:r>
              <w:rPr>
                <w:rFonts w:hint="eastAsia"/>
              </w:rPr>
              <w:t>审批日期</w:t>
            </w:r>
          </w:p>
        </w:tc>
        <w:tc>
          <w:tcPr>
            <w:tcW w:w="0" w:type="auto"/>
          </w:tcPr>
          <w:p w14:paraId="6B8ADFE1" w14:textId="77777777" w:rsidR="000829C4" w:rsidRDefault="00000000">
            <w:pPr>
              <w:jc w:val="center"/>
            </w:pPr>
            <w:r>
              <w:rPr>
                <w:rFonts w:hint="eastAsia"/>
              </w:rPr>
              <w:t>字符</w:t>
            </w:r>
          </w:p>
        </w:tc>
        <w:tc>
          <w:tcPr>
            <w:tcW w:w="0" w:type="auto"/>
          </w:tcPr>
          <w:p w14:paraId="49BBB46C" w14:textId="77777777" w:rsidR="000829C4" w:rsidRDefault="00000000">
            <w:pPr>
              <w:jc w:val="center"/>
            </w:pPr>
            <w:r>
              <w:rPr>
                <w:rFonts w:hint="eastAsia"/>
              </w:rPr>
              <w:t>自动带出</w:t>
            </w:r>
          </w:p>
        </w:tc>
        <w:tc>
          <w:tcPr>
            <w:tcW w:w="0" w:type="auto"/>
          </w:tcPr>
          <w:p w14:paraId="41056C79" w14:textId="77777777" w:rsidR="000829C4" w:rsidRDefault="00000000">
            <w:pPr>
              <w:jc w:val="center"/>
            </w:pPr>
            <w:r>
              <w:rPr>
                <w:rFonts w:hint="eastAsia"/>
              </w:rPr>
              <w:t>否</w:t>
            </w:r>
          </w:p>
        </w:tc>
        <w:tc>
          <w:tcPr>
            <w:tcW w:w="0" w:type="auto"/>
          </w:tcPr>
          <w:p w14:paraId="081F449D" w14:textId="77777777" w:rsidR="000829C4" w:rsidRDefault="00000000">
            <w:r>
              <w:rPr>
                <w:rFonts w:hint="eastAsia"/>
              </w:rPr>
              <w:t>不可编辑</w:t>
            </w:r>
          </w:p>
        </w:tc>
      </w:tr>
    </w:tbl>
    <w:p w14:paraId="08C5B35A" w14:textId="77777777" w:rsidR="000829C4" w:rsidRDefault="00000000">
      <w:pPr>
        <w:pStyle w:val="4"/>
      </w:pPr>
      <w:r>
        <w:rPr>
          <w:rFonts w:hint="eastAsia"/>
        </w:rPr>
        <w:t>业务处理</w:t>
      </w:r>
    </w:p>
    <w:p w14:paraId="237E4542" w14:textId="77777777" w:rsidR="000829C4" w:rsidRDefault="00000000">
      <w:pPr>
        <w:pStyle w:val="5"/>
      </w:pPr>
      <w:r>
        <w:rPr>
          <w:rFonts w:hint="eastAsia"/>
        </w:rPr>
        <w:t>业务说明与流程</w:t>
      </w:r>
    </w:p>
    <w:p w14:paraId="3E33CC58" w14:textId="77777777" w:rsidR="000829C4" w:rsidRDefault="00000000">
      <w:pPr>
        <w:numPr>
          <w:ilvl w:val="0"/>
          <w:numId w:val="25"/>
        </w:numPr>
        <w:ind w:firstLine="420"/>
      </w:pPr>
      <w:r>
        <w:rPr>
          <w:rFonts w:hint="eastAsia"/>
        </w:rPr>
        <w:t>印花税凭证征税项目发生变更时，通过本功能录入变更申请，审批后生效；</w:t>
      </w:r>
    </w:p>
    <w:p w14:paraId="64331DDD" w14:textId="77777777" w:rsidR="000829C4" w:rsidRDefault="00000000">
      <w:pPr>
        <w:numPr>
          <w:ilvl w:val="0"/>
          <w:numId w:val="25"/>
        </w:numPr>
        <w:ind w:firstLine="420"/>
      </w:pPr>
      <w:r>
        <w:rPr>
          <w:rFonts w:hint="eastAsia"/>
        </w:rPr>
        <w:t>已计算印花税的不能变更。</w:t>
      </w:r>
    </w:p>
    <w:p w14:paraId="180D9595" w14:textId="77777777" w:rsidR="000829C4" w:rsidRDefault="00000000">
      <w:pPr>
        <w:pStyle w:val="5"/>
      </w:pPr>
      <w:r>
        <w:rPr>
          <w:rFonts w:hint="eastAsia"/>
        </w:rPr>
        <w:lastRenderedPageBreak/>
        <w:t>功能按钮</w:t>
      </w:r>
    </w:p>
    <w:p w14:paraId="5C3036FD" w14:textId="77777777" w:rsidR="000829C4" w:rsidRDefault="00000000">
      <w:pPr>
        <w:numPr>
          <w:ilvl w:val="0"/>
          <w:numId w:val="26"/>
        </w:numPr>
      </w:pPr>
      <w:r>
        <w:rPr>
          <w:rFonts w:hint="eastAsia"/>
        </w:rPr>
        <w:t>【新增】：新增一笔空白数据；</w:t>
      </w:r>
    </w:p>
    <w:p w14:paraId="40BA7B26" w14:textId="77777777" w:rsidR="000829C4" w:rsidRDefault="00000000">
      <w:pPr>
        <w:numPr>
          <w:ilvl w:val="0"/>
          <w:numId w:val="26"/>
        </w:numPr>
      </w:pPr>
      <w:r>
        <w:rPr>
          <w:rFonts w:hint="eastAsia"/>
        </w:rPr>
        <w:t>【修改】：修改所选保存状态的数据；</w:t>
      </w:r>
    </w:p>
    <w:p w14:paraId="4D134894" w14:textId="77777777" w:rsidR="000829C4" w:rsidRDefault="00000000">
      <w:pPr>
        <w:numPr>
          <w:ilvl w:val="0"/>
          <w:numId w:val="26"/>
        </w:numPr>
      </w:pPr>
      <w:r>
        <w:rPr>
          <w:rFonts w:hint="eastAsia"/>
        </w:rPr>
        <w:t>【取消】：取消修改或新增的内容；</w:t>
      </w:r>
    </w:p>
    <w:p w14:paraId="77D4458E" w14:textId="77777777" w:rsidR="000829C4" w:rsidRDefault="00000000">
      <w:pPr>
        <w:numPr>
          <w:ilvl w:val="0"/>
          <w:numId w:val="26"/>
        </w:numPr>
      </w:pPr>
      <w:r>
        <w:rPr>
          <w:rFonts w:hint="eastAsia"/>
        </w:rPr>
        <w:t>【保存】：保存修改或新增的内容，；</w:t>
      </w:r>
    </w:p>
    <w:p w14:paraId="257D5917" w14:textId="77777777" w:rsidR="000829C4" w:rsidRDefault="00000000">
      <w:pPr>
        <w:numPr>
          <w:ilvl w:val="0"/>
          <w:numId w:val="26"/>
        </w:numPr>
      </w:pPr>
      <w:r>
        <w:rPr>
          <w:rFonts w:hint="eastAsia"/>
        </w:rPr>
        <w:t>【删除】：删除所选保存状态的数据；</w:t>
      </w:r>
    </w:p>
    <w:p w14:paraId="54CF8E9D" w14:textId="77777777" w:rsidR="000829C4" w:rsidRDefault="00000000">
      <w:pPr>
        <w:numPr>
          <w:ilvl w:val="0"/>
          <w:numId w:val="26"/>
        </w:numPr>
      </w:pPr>
      <w:r>
        <w:rPr>
          <w:rFonts w:hint="eastAsia"/>
        </w:rPr>
        <w:t>【提交】：提交保存状态的数据；</w:t>
      </w:r>
    </w:p>
    <w:p w14:paraId="399EECE9" w14:textId="77777777" w:rsidR="000829C4" w:rsidRDefault="00000000">
      <w:pPr>
        <w:numPr>
          <w:ilvl w:val="0"/>
          <w:numId w:val="26"/>
        </w:numPr>
      </w:pPr>
      <w:r>
        <w:rPr>
          <w:rFonts w:hint="eastAsia"/>
        </w:rPr>
        <w:t>【审批】：审批，如果补录日期所在月份已计算印花税，则提示“该变更日期所在月份已计算印花税，是否继续？”，如果选择继续，则进行审批，否则不审批。（审批校验暂不做）审批后更新凭证的税目为变更后税目。</w:t>
      </w:r>
    </w:p>
    <w:p w14:paraId="20F37240" w14:textId="77777777" w:rsidR="000829C4" w:rsidRDefault="00000000">
      <w:pPr>
        <w:numPr>
          <w:ilvl w:val="0"/>
          <w:numId w:val="26"/>
        </w:numPr>
      </w:pPr>
      <w:r>
        <w:rPr>
          <w:rFonts w:hint="eastAsia"/>
        </w:rPr>
        <w:t>【弃审】：如果已计算印花税，则不可弃审，提示“该笔数据已计算印花税，不可弃审，请取消计算后再弃审”；弃审后更新对应凭证的税目为变更前税目。</w:t>
      </w:r>
    </w:p>
    <w:p w14:paraId="3672BF4B" w14:textId="77777777" w:rsidR="000829C4" w:rsidRDefault="00000000">
      <w:pPr>
        <w:pStyle w:val="5"/>
      </w:pPr>
      <w:r>
        <w:rPr>
          <w:rFonts w:hint="eastAsia"/>
        </w:rPr>
        <w:t>算法说明</w:t>
      </w:r>
    </w:p>
    <w:p w14:paraId="6B216301" w14:textId="77777777" w:rsidR="000829C4" w:rsidRDefault="00000000">
      <w:r>
        <w:rPr>
          <w:rFonts w:hint="eastAsia"/>
        </w:rPr>
        <w:t>无。</w:t>
      </w:r>
    </w:p>
    <w:p w14:paraId="7AE0177E" w14:textId="77777777" w:rsidR="000829C4" w:rsidRDefault="00000000">
      <w:pPr>
        <w:pStyle w:val="5"/>
      </w:pPr>
      <w:r>
        <w:rPr>
          <w:rFonts w:hint="eastAsia"/>
        </w:rPr>
        <w:t>逻辑校验</w:t>
      </w:r>
    </w:p>
    <w:p w14:paraId="01F23FFA" w14:textId="77777777" w:rsidR="000829C4" w:rsidRDefault="00000000">
      <w:r>
        <w:rPr>
          <w:rFonts w:hint="eastAsia"/>
        </w:rPr>
        <w:t>无。</w:t>
      </w:r>
    </w:p>
    <w:p w14:paraId="458D0F65" w14:textId="77777777" w:rsidR="000829C4" w:rsidRDefault="00000000">
      <w:pPr>
        <w:pStyle w:val="4"/>
      </w:pPr>
      <w:r>
        <w:rPr>
          <w:rFonts w:hint="eastAsia"/>
        </w:rPr>
        <w:t>输出</w:t>
      </w:r>
    </w:p>
    <w:p w14:paraId="4F946AA9" w14:textId="77777777" w:rsidR="000829C4" w:rsidRDefault="00000000">
      <w:r>
        <w:rPr>
          <w:rFonts w:hint="eastAsia"/>
        </w:rPr>
        <w:t>无。</w:t>
      </w:r>
    </w:p>
    <w:p w14:paraId="0BCCC57E" w14:textId="77777777" w:rsidR="000829C4" w:rsidRDefault="00000000">
      <w:pPr>
        <w:pStyle w:val="2"/>
      </w:pPr>
      <w:bookmarkStart w:id="57" w:name="_Toc24127"/>
      <w:bookmarkStart w:id="58" w:name="_Toc141722069"/>
      <w:bookmarkStart w:id="59" w:name="_Toc15285"/>
      <w:bookmarkEnd w:id="54"/>
      <w:r>
        <w:rPr>
          <w:rFonts w:hint="eastAsia"/>
        </w:rPr>
        <w:lastRenderedPageBreak/>
        <w:t>印花税计算</w:t>
      </w:r>
      <w:bookmarkEnd w:id="57"/>
      <w:bookmarkEnd w:id="58"/>
      <w:bookmarkEnd w:id="59"/>
    </w:p>
    <w:p w14:paraId="49C11C0F" w14:textId="77777777" w:rsidR="000829C4" w:rsidRDefault="00000000">
      <w:pPr>
        <w:pStyle w:val="3"/>
      </w:pPr>
      <w:bookmarkStart w:id="60" w:name="_Toc363449160"/>
      <w:bookmarkStart w:id="61" w:name="_Toc20762"/>
      <w:bookmarkStart w:id="62" w:name="_Toc9846"/>
      <w:r>
        <w:rPr>
          <w:rFonts w:hint="eastAsia"/>
        </w:rPr>
        <w:t>减免适用政策</w:t>
      </w:r>
      <w:bookmarkEnd w:id="60"/>
    </w:p>
    <w:p w14:paraId="105E4883" w14:textId="77777777" w:rsidR="000829C4" w:rsidRDefault="00000000">
      <w:pPr>
        <w:pStyle w:val="4"/>
      </w:pPr>
      <w:r>
        <w:rPr>
          <w:rFonts w:hint="eastAsia"/>
        </w:rPr>
        <w:t>功能描述</w:t>
      </w:r>
    </w:p>
    <w:p w14:paraId="0C1093FF" w14:textId="77777777" w:rsidR="000829C4" w:rsidRDefault="00000000">
      <w:pPr>
        <w:ind w:firstLine="420"/>
      </w:pPr>
      <w:r>
        <w:rPr>
          <w:rFonts w:hint="eastAsia"/>
        </w:rPr>
        <w:t>本功能维护各机构印花税税适用的减免税政策，按税目维度维护。增加用户权限。</w:t>
      </w:r>
    </w:p>
    <w:p w14:paraId="730A5F45" w14:textId="77777777" w:rsidR="000829C4" w:rsidRDefault="00000000">
      <w:pPr>
        <w:pStyle w:val="4"/>
      </w:pPr>
      <w:r>
        <w:rPr>
          <w:rFonts w:hint="eastAsia"/>
        </w:rPr>
        <w:t>原型界面</w:t>
      </w:r>
    </w:p>
    <w:p w14:paraId="6FF5DEC3" w14:textId="77777777" w:rsidR="000829C4" w:rsidRDefault="00000000">
      <w:r>
        <w:rPr>
          <w:noProof/>
        </w:rPr>
        <w:drawing>
          <wp:inline distT="0" distB="0" distL="114300" distR="114300" wp14:anchorId="4FE5BB11" wp14:editId="3B466CB1">
            <wp:extent cx="5260975" cy="2679065"/>
            <wp:effectExtent l="0" t="0" r="22225" b="13335"/>
            <wp:docPr id="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8"/>
                    <pic:cNvPicPr>
                      <a:picLocks noChangeAspect="1"/>
                    </pic:cNvPicPr>
                  </pic:nvPicPr>
                  <pic:blipFill>
                    <a:blip r:embed="rId28"/>
                    <a:stretch>
                      <a:fillRect/>
                    </a:stretch>
                  </pic:blipFill>
                  <pic:spPr>
                    <a:xfrm>
                      <a:off x="0" y="0"/>
                      <a:ext cx="5260975" cy="2679065"/>
                    </a:xfrm>
                    <a:prstGeom prst="rect">
                      <a:avLst/>
                    </a:prstGeom>
                    <a:noFill/>
                    <a:ln>
                      <a:noFill/>
                    </a:ln>
                  </pic:spPr>
                </pic:pic>
              </a:graphicData>
            </a:graphic>
          </wp:inline>
        </w:drawing>
      </w:r>
    </w:p>
    <w:p w14:paraId="466FD30E" w14:textId="77777777" w:rsidR="000829C4" w:rsidRDefault="00000000">
      <w:pPr>
        <w:pStyle w:val="a3"/>
      </w:pPr>
      <w:r>
        <w:t>图</w:t>
      </w:r>
      <w:r>
        <w:t xml:space="preserve"> </w:t>
      </w:r>
      <w:r>
        <w:fldChar w:fldCharType="begin"/>
      </w:r>
      <w:r>
        <w:instrText xml:space="preserve"> SEQ </w:instrText>
      </w:r>
      <w:r>
        <w:instrText>图</w:instrText>
      </w:r>
      <w:r>
        <w:instrText xml:space="preserve"> \* ARABIC </w:instrText>
      </w:r>
      <w:r>
        <w:fldChar w:fldCharType="separate"/>
      </w:r>
      <w:r>
        <w:t>211614</w:t>
      </w:r>
      <w:r>
        <w:fldChar w:fldCharType="end"/>
      </w:r>
      <w:r>
        <w:rPr>
          <w:rFonts w:hint="eastAsia"/>
        </w:rPr>
        <w:t xml:space="preserve"> </w:t>
      </w:r>
      <w:r>
        <w:rPr>
          <w:rFonts w:hint="eastAsia"/>
        </w:rPr>
        <w:t>减免政策设置列表</w:t>
      </w:r>
    </w:p>
    <w:p w14:paraId="4B008F6F" w14:textId="77777777" w:rsidR="000829C4" w:rsidRDefault="00000000">
      <w:r>
        <w:rPr>
          <w:noProof/>
        </w:rPr>
        <w:drawing>
          <wp:inline distT="0" distB="0" distL="114300" distR="114300" wp14:anchorId="17C4A343" wp14:editId="6DB7F676">
            <wp:extent cx="5264150" cy="2463165"/>
            <wp:effectExtent l="0" t="0" r="19050" b="635"/>
            <wp:docPr id="9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
                    <pic:cNvPicPr>
                      <a:picLocks noChangeAspect="1"/>
                    </pic:cNvPicPr>
                  </pic:nvPicPr>
                  <pic:blipFill>
                    <a:blip r:embed="rId29"/>
                    <a:stretch>
                      <a:fillRect/>
                    </a:stretch>
                  </pic:blipFill>
                  <pic:spPr>
                    <a:xfrm>
                      <a:off x="0" y="0"/>
                      <a:ext cx="5264150" cy="2463165"/>
                    </a:xfrm>
                    <a:prstGeom prst="rect">
                      <a:avLst/>
                    </a:prstGeom>
                    <a:noFill/>
                    <a:ln>
                      <a:noFill/>
                    </a:ln>
                  </pic:spPr>
                </pic:pic>
              </a:graphicData>
            </a:graphic>
          </wp:inline>
        </w:drawing>
      </w:r>
    </w:p>
    <w:p w14:paraId="6F8B7CDF" w14:textId="77777777" w:rsidR="000829C4" w:rsidRDefault="00000000">
      <w:pPr>
        <w:pStyle w:val="a3"/>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221715</w:t>
      </w:r>
      <w:r>
        <w:fldChar w:fldCharType="end"/>
      </w:r>
      <w:r>
        <w:rPr>
          <w:rFonts w:hint="eastAsia"/>
        </w:rPr>
        <w:t xml:space="preserve"> </w:t>
      </w:r>
      <w:r>
        <w:rPr>
          <w:rFonts w:hint="eastAsia"/>
        </w:rPr>
        <w:t>减免政策设置详情</w:t>
      </w:r>
    </w:p>
    <w:p w14:paraId="55427843" w14:textId="77777777" w:rsidR="000829C4" w:rsidRDefault="00000000">
      <w:pPr>
        <w:pStyle w:val="4"/>
      </w:pPr>
      <w:r>
        <w:rPr>
          <w:rFonts w:hint="eastAsia"/>
        </w:rPr>
        <w:lastRenderedPageBreak/>
        <w:t>输入列表</w:t>
      </w:r>
    </w:p>
    <w:p w14:paraId="720C88EA"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5B9E22FE" w14:textId="77777777">
        <w:tc>
          <w:tcPr>
            <w:tcW w:w="1561" w:type="dxa"/>
            <w:shd w:val="clear" w:color="auto" w:fill="DEEBF6" w:themeFill="accent1" w:themeFillTint="32"/>
          </w:tcPr>
          <w:p w14:paraId="65ED6C65" w14:textId="77777777" w:rsidR="000829C4" w:rsidRDefault="00000000">
            <w:pPr>
              <w:jc w:val="center"/>
              <w:rPr>
                <w:b/>
                <w:bCs/>
                <w:szCs w:val="21"/>
              </w:rPr>
            </w:pPr>
            <w:r>
              <w:rPr>
                <w:rFonts w:hint="eastAsia"/>
                <w:b/>
                <w:bCs/>
                <w:szCs w:val="21"/>
              </w:rPr>
              <w:t>字段名称</w:t>
            </w:r>
          </w:p>
        </w:tc>
        <w:tc>
          <w:tcPr>
            <w:tcW w:w="1110" w:type="dxa"/>
            <w:shd w:val="clear" w:color="auto" w:fill="DEEBF6" w:themeFill="accent1" w:themeFillTint="32"/>
          </w:tcPr>
          <w:p w14:paraId="60645467" w14:textId="77777777" w:rsidR="000829C4" w:rsidRDefault="00000000">
            <w:pPr>
              <w:jc w:val="center"/>
              <w:rPr>
                <w:b/>
                <w:bCs/>
                <w:szCs w:val="21"/>
              </w:rPr>
            </w:pPr>
            <w:r>
              <w:rPr>
                <w:rFonts w:hint="eastAsia"/>
                <w:b/>
                <w:bCs/>
                <w:szCs w:val="21"/>
              </w:rPr>
              <w:t>字段类型</w:t>
            </w:r>
          </w:p>
        </w:tc>
        <w:tc>
          <w:tcPr>
            <w:tcW w:w="1089" w:type="dxa"/>
            <w:shd w:val="clear" w:color="auto" w:fill="DEEBF6" w:themeFill="accent1" w:themeFillTint="32"/>
          </w:tcPr>
          <w:p w14:paraId="0406DAF9" w14:textId="77777777" w:rsidR="000829C4" w:rsidRDefault="00000000">
            <w:pPr>
              <w:jc w:val="center"/>
              <w:rPr>
                <w:b/>
                <w:bCs/>
                <w:szCs w:val="21"/>
              </w:rPr>
            </w:pPr>
            <w:r>
              <w:rPr>
                <w:rFonts w:hint="eastAsia"/>
                <w:b/>
                <w:bCs/>
                <w:szCs w:val="21"/>
              </w:rPr>
              <w:t>录入方式</w:t>
            </w:r>
          </w:p>
        </w:tc>
        <w:tc>
          <w:tcPr>
            <w:tcW w:w="1429" w:type="dxa"/>
            <w:shd w:val="clear" w:color="auto" w:fill="DEEBF6" w:themeFill="accent1" w:themeFillTint="32"/>
          </w:tcPr>
          <w:p w14:paraId="160B36FC" w14:textId="77777777" w:rsidR="000829C4" w:rsidRDefault="00000000">
            <w:pPr>
              <w:jc w:val="center"/>
              <w:rPr>
                <w:b/>
                <w:bCs/>
                <w:szCs w:val="21"/>
              </w:rPr>
            </w:pPr>
            <w:r>
              <w:rPr>
                <w:rFonts w:hint="eastAsia"/>
                <w:b/>
                <w:bCs/>
                <w:szCs w:val="21"/>
              </w:rPr>
              <w:t>是否必录</w:t>
            </w:r>
          </w:p>
        </w:tc>
        <w:tc>
          <w:tcPr>
            <w:tcW w:w="3330" w:type="dxa"/>
            <w:shd w:val="clear" w:color="auto" w:fill="DEEBF6" w:themeFill="accent1" w:themeFillTint="32"/>
          </w:tcPr>
          <w:p w14:paraId="474921AF" w14:textId="77777777" w:rsidR="000829C4" w:rsidRDefault="00000000">
            <w:pPr>
              <w:jc w:val="center"/>
              <w:rPr>
                <w:b/>
                <w:bCs/>
                <w:szCs w:val="21"/>
              </w:rPr>
            </w:pPr>
            <w:r>
              <w:rPr>
                <w:rFonts w:hint="eastAsia"/>
                <w:b/>
                <w:bCs/>
                <w:szCs w:val="21"/>
              </w:rPr>
              <w:t>备注</w:t>
            </w:r>
          </w:p>
        </w:tc>
      </w:tr>
      <w:tr w:rsidR="000829C4" w14:paraId="46C4E8E7" w14:textId="77777777">
        <w:tc>
          <w:tcPr>
            <w:tcW w:w="1561" w:type="dxa"/>
          </w:tcPr>
          <w:p w14:paraId="5CB1641B" w14:textId="77777777" w:rsidR="000829C4" w:rsidRDefault="00000000">
            <w:pPr>
              <w:rPr>
                <w:szCs w:val="21"/>
              </w:rPr>
            </w:pPr>
            <w:r>
              <w:rPr>
                <w:rFonts w:hint="eastAsia"/>
                <w:szCs w:val="21"/>
              </w:rPr>
              <w:t>机构</w:t>
            </w:r>
          </w:p>
        </w:tc>
        <w:tc>
          <w:tcPr>
            <w:tcW w:w="1110" w:type="dxa"/>
          </w:tcPr>
          <w:p w14:paraId="1C5A46FD" w14:textId="77777777" w:rsidR="000829C4" w:rsidRDefault="00000000">
            <w:pPr>
              <w:jc w:val="center"/>
              <w:rPr>
                <w:szCs w:val="21"/>
              </w:rPr>
            </w:pPr>
            <w:r>
              <w:rPr>
                <w:rFonts w:hint="eastAsia"/>
                <w:szCs w:val="21"/>
              </w:rPr>
              <w:t>参照</w:t>
            </w:r>
          </w:p>
        </w:tc>
        <w:tc>
          <w:tcPr>
            <w:tcW w:w="1089" w:type="dxa"/>
          </w:tcPr>
          <w:p w14:paraId="4E620FF5" w14:textId="77777777" w:rsidR="000829C4" w:rsidRDefault="00000000">
            <w:pPr>
              <w:jc w:val="center"/>
              <w:rPr>
                <w:szCs w:val="21"/>
              </w:rPr>
            </w:pPr>
            <w:r>
              <w:rPr>
                <w:rFonts w:hint="eastAsia"/>
              </w:rPr>
              <w:t>手动选择</w:t>
            </w:r>
          </w:p>
        </w:tc>
        <w:tc>
          <w:tcPr>
            <w:tcW w:w="1429" w:type="dxa"/>
          </w:tcPr>
          <w:p w14:paraId="230AFEC0" w14:textId="77777777" w:rsidR="000829C4" w:rsidRDefault="00000000">
            <w:pPr>
              <w:jc w:val="center"/>
              <w:rPr>
                <w:szCs w:val="21"/>
              </w:rPr>
            </w:pPr>
            <w:r>
              <w:rPr>
                <w:rFonts w:hint="eastAsia"/>
                <w:szCs w:val="21"/>
              </w:rPr>
              <w:t>是</w:t>
            </w:r>
          </w:p>
        </w:tc>
        <w:tc>
          <w:tcPr>
            <w:tcW w:w="3330" w:type="dxa"/>
          </w:tcPr>
          <w:p w14:paraId="77DBCFEF" w14:textId="77777777" w:rsidR="000829C4" w:rsidRDefault="00000000">
            <w:pPr>
              <w:rPr>
                <w:szCs w:val="21"/>
              </w:rPr>
            </w:pPr>
            <w:r>
              <w:rPr>
                <w:rFonts w:hint="eastAsia"/>
                <w:szCs w:val="21"/>
              </w:rPr>
              <w:t>默认登录机构，增加用户权限</w:t>
            </w:r>
          </w:p>
        </w:tc>
      </w:tr>
      <w:tr w:rsidR="000829C4" w14:paraId="1107A800" w14:textId="77777777">
        <w:tc>
          <w:tcPr>
            <w:tcW w:w="1561" w:type="dxa"/>
          </w:tcPr>
          <w:p w14:paraId="0B27C11C" w14:textId="77777777" w:rsidR="000829C4" w:rsidRDefault="00000000">
            <w:pPr>
              <w:rPr>
                <w:szCs w:val="21"/>
              </w:rPr>
            </w:pPr>
            <w:r>
              <w:rPr>
                <w:rFonts w:hint="eastAsia"/>
                <w:szCs w:val="21"/>
                <w:lang w:eastAsia="zh-Hans"/>
              </w:rPr>
              <w:t>合同性质</w:t>
            </w:r>
          </w:p>
        </w:tc>
        <w:tc>
          <w:tcPr>
            <w:tcW w:w="1110" w:type="dxa"/>
          </w:tcPr>
          <w:p w14:paraId="0F2804D3" w14:textId="77777777" w:rsidR="000829C4" w:rsidRDefault="00000000">
            <w:pPr>
              <w:jc w:val="center"/>
              <w:rPr>
                <w:szCs w:val="21"/>
              </w:rPr>
            </w:pPr>
            <w:r>
              <w:rPr>
                <w:rFonts w:hint="eastAsia"/>
                <w:szCs w:val="21"/>
                <w:lang w:eastAsia="zh-Hans"/>
              </w:rPr>
              <w:t>参照</w:t>
            </w:r>
          </w:p>
        </w:tc>
        <w:tc>
          <w:tcPr>
            <w:tcW w:w="1089" w:type="dxa"/>
          </w:tcPr>
          <w:p w14:paraId="0D4DC83B" w14:textId="77777777" w:rsidR="000829C4" w:rsidRDefault="00000000">
            <w:pPr>
              <w:jc w:val="center"/>
              <w:rPr>
                <w:szCs w:val="21"/>
              </w:rPr>
            </w:pPr>
            <w:r>
              <w:rPr>
                <w:rFonts w:hint="eastAsia"/>
              </w:rPr>
              <w:t>手动选择</w:t>
            </w:r>
          </w:p>
        </w:tc>
        <w:tc>
          <w:tcPr>
            <w:tcW w:w="1429" w:type="dxa"/>
          </w:tcPr>
          <w:p w14:paraId="7C072E09" w14:textId="77777777" w:rsidR="000829C4" w:rsidRDefault="00000000">
            <w:pPr>
              <w:jc w:val="center"/>
              <w:rPr>
                <w:szCs w:val="21"/>
              </w:rPr>
            </w:pPr>
            <w:r>
              <w:rPr>
                <w:rFonts w:hint="eastAsia"/>
                <w:szCs w:val="21"/>
                <w:lang w:eastAsia="zh-Hans"/>
              </w:rPr>
              <w:t>否</w:t>
            </w:r>
          </w:p>
        </w:tc>
        <w:tc>
          <w:tcPr>
            <w:tcW w:w="3330" w:type="dxa"/>
          </w:tcPr>
          <w:p w14:paraId="3A7E0EB9" w14:textId="77777777" w:rsidR="000829C4" w:rsidRDefault="00000000">
            <w:pPr>
              <w:rPr>
                <w:szCs w:val="21"/>
              </w:rPr>
            </w:pPr>
            <w:r>
              <w:rPr>
                <w:rFonts w:hint="eastAsia"/>
                <w:szCs w:val="21"/>
                <w:lang w:eastAsia="zh-Hans"/>
              </w:rPr>
              <w:t>参照合同性质档案</w:t>
            </w:r>
          </w:p>
        </w:tc>
      </w:tr>
      <w:tr w:rsidR="000829C4" w14:paraId="3A521875" w14:textId="77777777">
        <w:tc>
          <w:tcPr>
            <w:tcW w:w="1561" w:type="dxa"/>
          </w:tcPr>
          <w:p w14:paraId="6DC4C4D7" w14:textId="77777777" w:rsidR="000829C4" w:rsidRDefault="00000000">
            <w:pPr>
              <w:rPr>
                <w:szCs w:val="21"/>
              </w:rPr>
            </w:pPr>
            <w:r>
              <w:rPr>
                <w:rFonts w:hint="eastAsia"/>
                <w:szCs w:val="21"/>
              </w:rPr>
              <w:t>税目</w:t>
            </w:r>
          </w:p>
        </w:tc>
        <w:tc>
          <w:tcPr>
            <w:tcW w:w="1110" w:type="dxa"/>
          </w:tcPr>
          <w:p w14:paraId="30C058D4" w14:textId="77777777" w:rsidR="000829C4" w:rsidRDefault="00000000">
            <w:pPr>
              <w:jc w:val="center"/>
              <w:rPr>
                <w:szCs w:val="21"/>
              </w:rPr>
            </w:pPr>
            <w:r>
              <w:rPr>
                <w:rFonts w:hint="eastAsia"/>
                <w:szCs w:val="21"/>
              </w:rPr>
              <w:t>参照</w:t>
            </w:r>
          </w:p>
        </w:tc>
        <w:tc>
          <w:tcPr>
            <w:tcW w:w="1089" w:type="dxa"/>
          </w:tcPr>
          <w:p w14:paraId="5E1C8612" w14:textId="77777777" w:rsidR="000829C4" w:rsidRDefault="00000000">
            <w:pPr>
              <w:jc w:val="center"/>
              <w:rPr>
                <w:szCs w:val="21"/>
              </w:rPr>
            </w:pPr>
            <w:r>
              <w:rPr>
                <w:rFonts w:hint="eastAsia"/>
              </w:rPr>
              <w:t>手动选择</w:t>
            </w:r>
          </w:p>
        </w:tc>
        <w:tc>
          <w:tcPr>
            <w:tcW w:w="1429" w:type="dxa"/>
          </w:tcPr>
          <w:p w14:paraId="07503E34" w14:textId="77777777" w:rsidR="000829C4" w:rsidRDefault="00000000">
            <w:pPr>
              <w:jc w:val="center"/>
              <w:rPr>
                <w:szCs w:val="21"/>
              </w:rPr>
            </w:pPr>
            <w:r>
              <w:rPr>
                <w:rFonts w:hint="eastAsia"/>
                <w:szCs w:val="21"/>
              </w:rPr>
              <w:t>否</w:t>
            </w:r>
          </w:p>
        </w:tc>
        <w:tc>
          <w:tcPr>
            <w:tcW w:w="3330" w:type="dxa"/>
          </w:tcPr>
          <w:p w14:paraId="2C6F0651" w14:textId="77777777" w:rsidR="000829C4" w:rsidRDefault="00000000">
            <w:pPr>
              <w:rPr>
                <w:szCs w:val="21"/>
              </w:rPr>
            </w:pPr>
            <w:r>
              <w:rPr>
                <w:rFonts w:hint="eastAsia"/>
                <w:szCs w:val="21"/>
              </w:rPr>
              <w:t>参照印花税税目</w:t>
            </w:r>
          </w:p>
        </w:tc>
      </w:tr>
      <w:tr w:rsidR="000829C4" w14:paraId="2494BB86" w14:textId="77777777">
        <w:tc>
          <w:tcPr>
            <w:tcW w:w="1561" w:type="dxa"/>
          </w:tcPr>
          <w:p w14:paraId="7A8121D5" w14:textId="77777777" w:rsidR="000829C4" w:rsidRDefault="00000000">
            <w:pPr>
              <w:rPr>
                <w:szCs w:val="21"/>
              </w:rPr>
            </w:pPr>
            <w:r>
              <w:rPr>
                <w:rFonts w:hint="eastAsia"/>
                <w:szCs w:val="21"/>
              </w:rPr>
              <w:t>政策开始日期</w:t>
            </w:r>
          </w:p>
        </w:tc>
        <w:tc>
          <w:tcPr>
            <w:tcW w:w="1110" w:type="dxa"/>
          </w:tcPr>
          <w:p w14:paraId="46FBE6B5" w14:textId="77777777" w:rsidR="000829C4" w:rsidRDefault="00000000">
            <w:pPr>
              <w:jc w:val="center"/>
              <w:rPr>
                <w:szCs w:val="21"/>
              </w:rPr>
            </w:pPr>
            <w:r>
              <w:rPr>
                <w:rFonts w:hint="eastAsia"/>
              </w:rPr>
              <w:t>日历控件</w:t>
            </w:r>
          </w:p>
        </w:tc>
        <w:tc>
          <w:tcPr>
            <w:tcW w:w="1089" w:type="dxa"/>
          </w:tcPr>
          <w:p w14:paraId="48CE912F" w14:textId="77777777" w:rsidR="000829C4" w:rsidRDefault="00000000">
            <w:pPr>
              <w:jc w:val="center"/>
              <w:rPr>
                <w:szCs w:val="21"/>
              </w:rPr>
            </w:pPr>
            <w:r>
              <w:rPr>
                <w:rFonts w:hint="eastAsia"/>
              </w:rPr>
              <w:t>手动选择</w:t>
            </w:r>
          </w:p>
        </w:tc>
        <w:tc>
          <w:tcPr>
            <w:tcW w:w="1429" w:type="dxa"/>
          </w:tcPr>
          <w:p w14:paraId="37A49356" w14:textId="77777777" w:rsidR="000829C4" w:rsidRDefault="00000000">
            <w:pPr>
              <w:jc w:val="center"/>
              <w:rPr>
                <w:szCs w:val="21"/>
              </w:rPr>
            </w:pPr>
            <w:r>
              <w:rPr>
                <w:rFonts w:hint="eastAsia"/>
                <w:szCs w:val="21"/>
              </w:rPr>
              <w:t>否</w:t>
            </w:r>
          </w:p>
        </w:tc>
        <w:tc>
          <w:tcPr>
            <w:tcW w:w="3330" w:type="dxa"/>
          </w:tcPr>
          <w:p w14:paraId="3FB52D39" w14:textId="77777777" w:rsidR="000829C4" w:rsidRDefault="00000000">
            <w:pPr>
              <w:rPr>
                <w:szCs w:val="21"/>
              </w:rPr>
            </w:pPr>
            <w:r>
              <w:rPr>
                <w:rFonts w:hint="eastAsia"/>
                <w:szCs w:val="21"/>
              </w:rPr>
              <w:t>默认系统日期</w:t>
            </w:r>
            <w:proofErr w:type="gramStart"/>
            <w:r>
              <w:rPr>
                <w:rFonts w:hint="eastAsia"/>
                <w:szCs w:val="21"/>
              </w:rPr>
              <w:t>所在月</w:t>
            </w:r>
            <w:proofErr w:type="gramEnd"/>
            <w:r>
              <w:rPr>
                <w:rFonts w:hint="eastAsia"/>
                <w:szCs w:val="21"/>
              </w:rPr>
              <w:t>第一天</w:t>
            </w:r>
          </w:p>
        </w:tc>
      </w:tr>
      <w:tr w:rsidR="000829C4" w14:paraId="2D7FA727" w14:textId="77777777">
        <w:tc>
          <w:tcPr>
            <w:tcW w:w="1561" w:type="dxa"/>
          </w:tcPr>
          <w:p w14:paraId="78EAD905" w14:textId="77777777" w:rsidR="000829C4" w:rsidRDefault="00000000">
            <w:pPr>
              <w:rPr>
                <w:szCs w:val="21"/>
              </w:rPr>
            </w:pPr>
            <w:r>
              <w:rPr>
                <w:rFonts w:hint="eastAsia"/>
                <w:szCs w:val="21"/>
              </w:rPr>
              <w:t>政策截止日期</w:t>
            </w:r>
          </w:p>
        </w:tc>
        <w:tc>
          <w:tcPr>
            <w:tcW w:w="1110" w:type="dxa"/>
          </w:tcPr>
          <w:p w14:paraId="649490BF" w14:textId="77777777" w:rsidR="000829C4" w:rsidRDefault="00000000">
            <w:pPr>
              <w:jc w:val="center"/>
              <w:rPr>
                <w:szCs w:val="21"/>
              </w:rPr>
            </w:pPr>
            <w:r>
              <w:rPr>
                <w:rFonts w:hint="eastAsia"/>
              </w:rPr>
              <w:t>日历控件</w:t>
            </w:r>
          </w:p>
        </w:tc>
        <w:tc>
          <w:tcPr>
            <w:tcW w:w="1089" w:type="dxa"/>
          </w:tcPr>
          <w:p w14:paraId="3281DA03" w14:textId="77777777" w:rsidR="000829C4" w:rsidRDefault="00000000">
            <w:pPr>
              <w:jc w:val="center"/>
              <w:rPr>
                <w:szCs w:val="21"/>
              </w:rPr>
            </w:pPr>
            <w:r>
              <w:rPr>
                <w:rFonts w:hint="eastAsia"/>
              </w:rPr>
              <w:t>手动选择</w:t>
            </w:r>
          </w:p>
        </w:tc>
        <w:tc>
          <w:tcPr>
            <w:tcW w:w="1429" w:type="dxa"/>
          </w:tcPr>
          <w:p w14:paraId="3A956AC6" w14:textId="77777777" w:rsidR="000829C4" w:rsidRDefault="00000000">
            <w:pPr>
              <w:jc w:val="center"/>
              <w:rPr>
                <w:szCs w:val="21"/>
              </w:rPr>
            </w:pPr>
            <w:r>
              <w:rPr>
                <w:rFonts w:hint="eastAsia"/>
                <w:szCs w:val="21"/>
              </w:rPr>
              <w:t>否</w:t>
            </w:r>
          </w:p>
        </w:tc>
        <w:tc>
          <w:tcPr>
            <w:tcW w:w="3330" w:type="dxa"/>
          </w:tcPr>
          <w:p w14:paraId="112E04ED" w14:textId="77777777" w:rsidR="000829C4" w:rsidRDefault="00000000">
            <w:pPr>
              <w:rPr>
                <w:szCs w:val="21"/>
              </w:rPr>
            </w:pPr>
            <w:r>
              <w:rPr>
                <w:rFonts w:hint="eastAsia"/>
                <w:szCs w:val="21"/>
              </w:rPr>
              <w:t>默认系统日期</w:t>
            </w:r>
            <w:proofErr w:type="gramStart"/>
            <w:r>
              <w:rPr>
                <w:rFonts w:hint="eastAsia"/>
                <w:szCs w:val="21"/>
              </w:rPr>
              <w:t>所在月</w:t>
            </w:r>
            <w:proofErr w:type="gramEnd"/>
            <w:r>
              <w:rPr>
                <w:rFonts w:hint="eastAsia"/>
                <w:szCs w:val="21"/>
              </w:rPr>
              <w:t>最后一天</w:t>
            </w:r>
          </w:p>
        </w:tc>
      </w:tr>
    </w:tbl>
    <w:p w14:paraId="153C5FB5" w14:textId="77777777" w:rsidR="000829C4" w:rsidRDefault="00000000">
      <w:r>
        <w:rPr>
          <w:rFonts w:hint="eastAsia"/>
        </w:rPr>
        <w:t>列表字段：</w:t>
      </w:r>
    </w:p>
    <w:tbl>
      <w:tblPr>
        <w:tblW w:w="8395" w:type="dxa"/>
        <w:tblLayout w:type="fixed"/>
        <w:tblCellMar>
          <w:left w:w="0" w:type="dxa"/>
          <w:right w:w="0" w:type="dxa"/>
        </w:tblCellMar>
        <w:tblLook w:val="04A0" w:firstRow="1" w:lastRow="0" w:firstColumn="1" w:lastColumn="0" w:noHBand="0" w:noVBand="1"/>
      </w:tblPr>
      <w:tblGrid>
        <w:gridCol w:w="1369"/>
        <w:gridCol w:w="922"/>
        <w:gridCol w:w="1154"/>
        <w:gridCol w:w="1092"/>
        <w:gridCol w:w="3858"/>
      </w:tblGrid>
      <w:tr w:rsidR="000829C4" w14:paraId="06B13B61" w14:textId="77777777">
        <w:trPr>
          <w:trHeight w:val="216"/>
        </w:trPr>
        <w:tc>
          <w:tcPr>
            <w:tcW w:w="1369"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483062BE"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字段名称</w:t>
            </w:r>
          </w:p>
        </w:tc>
        <w:tc>
          <w:tcPr>
            <w:tcW w:w="922" w:type="dxa"/>
            <w:tcBorders>
              <w:top w:val="single" w:sz="4" w:space="0" w:color="auto"/>
              <w:left w:val="single" w:sz="4" w:space="0" w:color="auto"/>
              <w:bottom w:val="single" w:sz="4" w:space="0" w:color="auto"/>
              <w:right w:val="single" w:sz="4" w:space="0" w:color="auto"/>
            </w:tcBorders>
            <w:shd w:val="clear" w:color="auto" w:fill="DEEBF6" w:themeFill="accent1" w:themeFillTint="32"/>
            <w:vAlign w:val="center"/>
          </w:tcPr>
          <w:p w14:paraId="0348F183"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字段类型</w:t>
            </w:r>
          </w:p>
        </w:tc>
        <w:tc>
          <w:tcPr>
            <w:tcW w:w="1154"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2065E3F1"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录入方式</w:t>
            </w:r>
          </w:p>
        </w:tc>
        <w:tc>
          <w:tcPr>
            <w:tcW w:w="1092"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7FE6549D"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是否必录</w:t>
            </w:r>
          </w:p>
        </w:tc>
        <w:tc>
          <w:tcPr>
            <w:tcW w:w="3858"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4249077E"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字段规则</w:t>
            </w:r>
          </w:p>
        </w:tc>
      </w:tr>
      <w:tr w:rsidR="000829C4" w14:paraId="09EAE66A" w14:textId="77777777">
        <w:trPr>
          <w:trHeight w:val="432"/>
        </w:trPr>
        <w:tc>
          <w:tcPr>
            <w:tcW w:w="1369"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583F9A1B"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机构</w:t>
            </w:r>
          </w:p>
        </w:tc>
        <w:tc>
          <w:tcPr>
            <w:tcW w:w="922" w:type="dxa"/>
            <w:tcBorders>
              <w:top w:val="single" w:sz="4" w:space="0" w:color="auto"/>
              <w:left w:val="single" w:sz="4" w:space="0" w:color="auto"/>
              <w:bottom w:val="single" w:sz="4" w:space="0" w:color="auto"/>
              <w:right w:val="single" w:sz="4" w:space="0" w:color="auto"/>
            </w:tcBorders>
            <w:vAlign w:val="center"/>
          </w:tcPr>
          <w:p w14:paraId="1B07DB8C"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154"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77E4641" w14:textId="77777777" w:rsidR="000829C4" w:rsidRDefault="00000000">
            <w:pPr>
              <w:widowControl/>
              <w:jc w:val="center"/>
              <w:textAlignment w:val="center"/>
              <w:rPr>
                <w:rFonts w:ascii="宋体" w:hAnsi="宋体" w:cs="宋体" w:hint="eastAsia"/>
                <w:iCs/>
                <w:szCs w:val="21"/>
              </w:rPr>
            </w:pPr>
            <w:r>
              <w:rPr>
                <w:rFonts w:hint="eastAsia"/>
              </w:rPr>
              <w:t>手动选择</w:t>
            </w:r>
          </w:p>
        </w:tc>
        <w:tc>
          <w:tcPr>
            <w:tcW w:w="1092"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6259EE86"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858"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2F206C63"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默认登录用户对应机构，增加用户权限</w:t>
            </w:r>
          </w:p>
        </w:tc>
      </w:tr>
      <w:tr w:rsidR="000829C4" w14:paraId="11B34B6A" w14:textId="77777777">
        <w:trPr>
          <w:trHeight w:val="432"/>
          <w:ins w:id="63" w:author="王艺澍" w:date="2023-02-09T09:45:00Z"/>
        </w:trPr>
        <w:tc>
          <w:tcPr>
            <w:tcW w:w="1369"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39618D3" w14:textId="77777777" w:rsidR="000829C4" w:rsidRDefault="00000000">
            <w:pPr>
              <w:widowControl/>
              <w:jc w:val="left"/>
              <w:textAlignment w:val="center"/>
              <w:rPr>
                <w:rFonts w:ascii="宋体" w:hAnsi="宋体" w:cs="宋体" w:hint="eastAsia"/>
                <w:iCs/>
                <w:szCs w:val="21"/>
                <w:lang w:eastAsia="zh-Hans"/>
              </w:rPr>
            </w:pPr>
            <w:r>
              <w:rPr>
                <w:rFonts w:ascii="宋体" w:hAnsi="宋体" w:cs="宋体" w:hint="eastAsia"/>
                <w:iCs/>
                <w:szCs w:val="21"/>
                <w:lang w:eastAsia="zh-Hans"/>
              </w:rPr>
              <w:t>合同性质</w:t>
            </w:r>
          </w:p>
        </w:tc>
        <w:tc>
          <w:tcPr>
            <w:tcW w:w="922" w:type="dxa"/>
            <w:tcBorders>
              <w:top w:val="single" w:sz="4" w:space="0" w:color="auto"/>
              <w:left w:val="single" w:sz="4" w:space="0" w:color="auto"/>
              <w:bottom w:val="single" w:sz="4" w:space="0" w:color="auto"/>
              <w:right w:val="single" w:sz="4" w:space="0" w:color="auto"/>
            </w:tcBorders>
            <w:vAlign w:val="center"/>
          </w:tcPr>
          <w:p w14:paraId="0042FF7E" w14:textId="77777777" w:rsidR="000829C4" w:rsidRDefault="00000000">
            <w:pPr>
              <w:widowControl/>
              <w:jc w:val="center"/>
              <w:textAlignment w:val="center"/>
              <w:rPr>
                <w:rFonts w:ascii="宋体" w:hAnsi="宋体" w:cs="宋体" w:hint="eastAsia"/>
                <w:iCs/>
                <w:szCs w:val="21"/>
                <w:lang w:eastAsia="zh-Hans"/>
              </w:rPr>
            </w:pPr>
            <w:r>
              <w:rPr>
                <w:rFonts w:ascii="宋体" w:hAnsi="宋体" w:cs="宋体" w:hint="eastAsia"/>
                <w:iCs/>
                <w:szCs w:val="21"/>
                <w:lang w:eastAsia="zh-Hans"/>
              </w:rPr>
              <w:t>参照</w:t>
            </w:r>
          </w:p>
        </w:tc>
        <w:tc>
          <w:tcPr>
            <w:tcW w:w="1154"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25503807" w14:textId="77777777" w:rsidR="000829C4" w:rsidRDefault="00000000">
            <w:pPr>
              <w:widowControl/>
              <w:jc w:val="center"/>
              <w:textAlignment w:val="center"/>
              <w:rPr>
                <w:rFonts w:ascii="宋体" w:hAnsi="宋体" w:cs="宋体" w:hint="eastAsia"/>
                <w:iCs/>
                <w:szCs w:val="21"/>
                <w:lang w:eastAsia="zh-Hans"/>
              </w:rPr>
            </w:pPr>
            <w:r>
              <w:rPr>
                <w:rFonts w:hint="eastAsia"/>
              </w:rPr>
              <w:t>手动选择</w:t>
            </w:r>
          </w:p>
        </w:tc>
        <w:tc>
          <w:tcPr>
            <w:tcW w:w="1092"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1822150" w14:textId="77777777" w:rsidR="000829C4" w:rsidRDefault="00000000">
            <w:pPr>
              <w:widowControl/>
              <w:jc w:val="center"/>
              <w:textAlignment w:val="center"/>
              <w:rPr>
                <w:rFonts w:ascii="宋体" w:hAnsi="宋体" w:cs="宋体" w:hint="eastAsia"/>
                <w:iCs/>
                <w:szCs w:val="21"/>
                <w:lang w:eastAsia="zh-Hans"/>
              </w:rPr>
            </w:pPr>
            <w:r>
              <w:rPr>
                <w:rFonts w:ascii="宋体" w:hAnsi="宋体" w:cs="宋体" w:hint="eastAsia"/>
                <w:iCs/>
                <w:szCs w:val="21"/>
                <w:lang w:eastAsia="zh-Hans"/>
              </w:rPr>
              <w:t>是</w:t>
            </w:r>
          </w:p>
        </w:tc>
        <w:tc>
          <w:tcPr>
            <w:tcW w:w="3858"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844C7D6" w14:textId="77777777" w:rsidR="000829C4" w:rsidRDefault="00000000">
            <w:pPr>
              <w:widowControl/>
              <w:jc w:val="left"/>
              <w:textAlignment w:val="center"/>
              <w:rPr>
                <w:rFonts w:ascii="宋体" w:hAnsi="宋体" w:cs="宋体" w:hint="eastAsia"/>
                <w:iCs/>
                <w:szCs w:val="21"/>
                <w:lang w:eastAsia="zh-Hans"/>
              </w:rPr>
            </w:pPr>
            <w:r>
              <w:rPr>
                <w:rFonts w:ascii="宋体" w:hAnsi="宋体" w:cs="宋体" w:hint="eastAsia"/>
                <w:iCs/>
                <w:szCs w:val="21"/>
                <w:lang w:eastAsia="zh-Hans"/>
              </w:rPr>
              <w:t>参照合同性质自定义档案</w:t>
            </w:r>
          </w:p>
        </w:tc>
      </w:tr>
      <w:tr w:rsidR="000829C4" w14:paraId="1F2AEBAB" w14:textId="77777777">
        <w:trPr>
          <w:trHeight w:val="432"/>
        </w:trPr>
        <w:tc>
          <w:tcPr>
            <w:tcW w:w="1369"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2660DFDA"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税目</w:t>
            </w:r>
          </w:p>
        </w:tc>
        <w:tc>
          <w:tcPr>
            <w:tcW w:w="922" w:type="dxa"/>
            <w:tcBorders>
              <w:top w:val="single" w:sz="4" w:space="0" w:color="auto"/>
              <w:left w:val="single" w:sz="4" w:space="0" w:color="auto"/>
              <w:bottom w:val="single" w:sz="4" w:space="0" w:color="auto"/>
              <w:right w:val="single" w:sz="4" w:space="0" w:color="auto"/>
            </w:tcBorders>
            <w:vAlign w:val="center"/>
          </w:tcPr>
          <w:p w14:paraId="6D786677"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154"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EFFCCE1"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lang w:eastAsia="zh-Hans"/>
              </w:rPr>
              <w:t>自动带出</w:t>
            </w:r>
          </w:p>
        </w:tc>
        <w:tc>
          <w:tcPr>
            <w:tcW w:w="1092"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7663B212"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858"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69B350AD"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参照印花税</w:t>
            </w:r>
            <w:r>
              <w:rPr>
                <w:rFonts w:ascii="宋体" w:hAnsi="宋体" w:cs="宋体" w:hint="eastAsia"/>
                <w:iCs/>
                <w:szCs w:val="21"/>
                <w:lang w:eastAsia="zh-Hans"/>
              </w:rPr>
              <w:t>税目规则设置合同性质与税目的映射关系</w:t>
            </w:r>
          </w:p>
        </w:tc>
      </w:tr>
      <w:tr w:rsidR="000829C4" w14:paraId="6D932AAE" w14:textId="77777777">
        <w:trPr>
          <w:trHeight w:val="432"/>
        </w:trPr>
        <w:tc>
          <w:tcPr>
            <w:tcW w:w="1369"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C9FCB66" w14:textId="77777777" w:rsidR="000829C4" w:rsidRDefault="00000000">
            <w:pPr>
              <w:jc w:val="left"/>
              <w:rPr>
                <w:rFonts w:ascii="宋体" w:hAnsi="宋体" w:cs="宋体" w:hint="eastAsia"/>
                <w:iCs/>
                <w:szCs w:val="21"/>
              </w:rPr>
            </w:pPr>
            <w:r>
              <w:rPr>
                <w:rFonts w:ascii="宋体" w:hAnsi="宋体" w:cs="宋体" w:hint="eastAsia"/>
                <w:iCs/>
                <w:szCs w:val="21"/>
              </w:rPr>
              <w:t>减免性质代码</w:t>
            </w:r>
          </w:p>
        </w:tc>
        <w:tc>
          <w:tcPr>
            <w:tcW w:w="922" w:type="dxa"/>
            <w:tcBorders>
              <w:top w:val="single" w:sz="4" w:space="0" w:color="auto"/>
              <w:left w:val="single" w:sz="4" w:space="0" w:color="auto"/>
              <w:bottom w:val="single" w:sz="4" w:space="0" w:color="auto"/>
              <w:right w:val="single" w:sz="4" w:space="0" w:color="auto"/>
            </w:tcBorders>
            <w:vAlign w:val="center"/>
          </w:tcPr>
          <w:p w14:paraId="294ADE7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154"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844A5D0" w14:textId="77777777" w:rsidR="000829C4" w:rsidRDefault="00000000">
            <w:pPr>
              <w:widowControl/>
              <w:jc w:val="center"/>
              <w:textAlignment w:val="center"/>
              <w:rPr>
                <w:rFonts w:ascii="宋体" w:hAnsi="宋体" w:cs="宋体" w:hint="eastAsia"/>
                <w:iCs/>
                <w:szCs w:val="21"/>
              </w:rPr>
            </w:pPr>
            <w:r>
              <w:rPr>
                <w:rFonts w:hint="eastAsia"/>
              </w:rPr>
              <w:t>手动选择</w:t>
            </w:r>
          </w:p>
        </w:tc>
        <w:tc>
          <w:tcPr>
            <w:tcW w:w="1092"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C99F3B4"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858"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792723BE"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参照减免税政策维护中印花税、税目为所选税目对应的政策的减免性质代码</w:t>
            </w:r>
          </w:p>
        </w:tc>
      </w:tr>
      <w:tr w:rsidR="000829C4" w14:paraId="778B6CC1" w14:textId="77777777">
        <w:trPr>
          <w:trHeight w:val="432"/>
        </w:trPr>
        <w:tc>
          <w:tcPr>
            <w:tcW w:w="1369" w:type="dxa"/>
            <w:tcBorders>
              <w:top w:val="single" w:sz="4" w:space="0" w:color="auto"/>
              <w:left w:val="single" w:sz="4" w:space="0" w:color="auto"/>
              <w:bottom w:val="single" w:sz="4" w:space="0" w:color="auto"/>
              <w:right w:val="single" w:sz="4" w:space="0" w:color="auto"/>
            </w:tcBorders>
            <w:vAlign w:val="center"/>
          </w:tcPr>
          <w:p w14:paraId="41D93C63" w14:textId="77777777" w:rsidR="000829C4" w:rsidRDefault="00000000">
            <w:pPr>
              <w:jc w:val="left"/>
              <w:rPr>
                <w:rFonts w:ascii="宋体" w:hAnsi="宋体" w:cs="宋体" w:hint="eastAsia"/>
                <w:iCs/>
                <w:szCs w:val="21"/>
              </w:rPr>
            </w:pPr>
            <w:r>
              <w:rPr>
                <w:rFonts w:ascii="宋体" w:hAnsi="宋体" w:cs="宋体" w:hint="eastAsia"/>
                <w:iCs/>
                <w:szCs w:val="21"/>
              </w:rPr>
              <w:t>减免项目名称</w:t>
            </w:r>
          </w:p>
        </w:tc>
        <w:tc>
          <w:tcPr>
            <w:tcW w:w="922" w:type="dxa"/>
            <w:tcBorders>
              <w:top w:val="single" w:sz="4" w:space="0" w:color="auto"/>
              <w:left w:val="single" w:sz="4" w:space="0" w:color="auto"/>
              <w:bottom w:val="single" w:sz="4" w:space="0" w:color="auto"/>
              <w:right w:val="single" w:sz="4" w:space="0" w:color="auto"/>
            </w:tcBorders>
          </w:tcPr>
          <w:p w14:paraId="45EE807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154" w:type="dxa"/>
            <w:tcBorders>
              <w:top w:val="single" w:sz="4" w:space="0" w:color="auto"/>
              <w:left w:val="single" w:sz="4" w:space="0" w:color="auto"/>
              <w:bottom w:val="single" w:sz="4" w:space="0" w:color="auto"/>
              <w:right w:val="single" w:sz="4" w:space="0" w:color="auto"/>
            </w:tcBorders>
          </w:tcPr>
          <w:p w14:paraId="69C2977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092" w:type="dxa"/>
            <w:tcBorders>
              <w:top w:val="single" w:sz="4" w:space="0" w:color="auto"/>
              <w:left w:val="single" w:sz="4" w:space="0" w:color="auto"/>
              <w:bottom w:val="single" w:sz="4" w:space="0" w:color="auto"/>
              <w:right w:val="single" w:sz="4" w:space="0" w:color="auto"/>
            </w:tcBorders>
          </w:tcPr>
          <w:p w14:paraId="693A7CD6"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858" w:type="dxa"/>
            <w:tcBorders>
              <w:top w:val="single" w:sz="4" w:space="0" w:color="auto"/>
              <w:left w:val="single" w:sz="4" w:space="0" w:color="auto"/>
              <w:bottom w:val="single" w:sz="4" w:space="0" w:color="auto"/>
              <w:right w:val="single" w:sz="4" w:space="0" w:color="auto"/>
            </w:tcBorders>
          </w:tcPr>
          <w:p w14:paraId="03D40333"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自动带出所选税目对应的政策的减免项目名称</w:t>
            </w:r>
          </w:p>
        </w:tc>
      </w:tr>
      <w:tr w:rsidR="000829C4" w14:paraId="2DB82AB6" w14:textId="77777777">
        <w:trPr>
          <w:trHeight w:val="432"/>
        </w:trPr>
        <w:tc>
          <w:tcPr>
            <w:tcW w:w="1369" w:type="dxa"/>
            <w:tcBorders>
              <w:top w:val="single" w:sz="4" w:space="0" w:color="auto"/>
              <w:left w:val="single" w:sz="4" w:space="0" w:color="auto"/>
              <w:bottom w:val="single" w:sz="4" w:space="0" w:color="auto"/>
              <w:right w:val="single" w:sz="4" w:space="0" w:color="auto"/>
            </w:tcBorders>
            <w:vAlign w:val="center"/>
          </w:tcPr>
          <w:p w14:paraId="3AD80EEA" w14:textId="77777777" w:rsidR="000829C4" w:rsidRDefault="00000000">
            <w:pPr>
              <w:jc w:val="left"/>
              <w:rPr>
                <w:rFonts w:ascii="宋体" w:hAnsi="宋体" w:cs="宋体" w:hint="eastAsia"/>
                <w:iCs/>
                <w:szCs w:val="21"/>
              </w:rPr>
            </w:pPr>
            <w:r>
              <w:rPr>
                <w:rFonts w:ascii="宋体" w:hAnsi="宋体" w:cs="宋体" w:hint="eastAsia"/>
                <w:iCs/>
                <w:szCs w:val="21"/>
              </w:rPr>
              <w:t>减免方式</w:t>
            </w:r>
          </w:p>
        </w:tc>
        <w:tc>
          <w:tcPr>
            <w:tcW w:w="922" w:type="dxa"/>
            <w:tcBorders>
              <w:top w:val="single" w:sz="4" w:space="0" w:color="auto"/>
              <w:left w:val="single" w:sz="4" w:space="0" w:color="auto"/>
              <w:bottom w:val="single" w:sz="4" w:space="0" w:color="auto"/>
              <w:right w:val="single" w:sz="4" w:space="0" w:color="auto"/>
            </w:tcBorders>
          </w:tcPr>
          <w:p w14:paraId="0DC108F1"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154" w:type="dxa"/>
            <w:tcBorders>
              <w:top w:val="single" w:sz="4" w:space="0" w:color="auto"/>
              <w:left w:val="single" w:sz="4" w:space="0" w:color="auto"/>
              <w:bottom w:val="single" w:sz="4" w:space="0" w:color="auto"/>
              <w:right w:val="single" w:sz="4" w:space="0" w:color="auto"/>
            </w:tcBorders>
          </w:tcPr>
          <w:p w14:paraId="4180C889"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092" w:type="dxa"/>
            <w:tcBorders>
              <w:top w:val="single" w:sz="4" w:space="0" w:color="auto"/>
              <w:left w:val="single" w:sz="4" w:space="0" w:color="auto"/>
              <w:bottom w:val="single" w:sz="4" w:space="0" w:color="auto"/>
              <w:right w:val="single" w:sz="4" w:space="0" w:color="auto"/>
            </w:tcBorders>
          </w:tcPr>
          <w:p w14:paraId="049A187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858" w:type="dxa"/>
            <w:tcBorders>
              <w:top w:val="single" w:sz="4" w:space="0" w:color="auto"/>
              <w:left w:val="single" w:sz="4" w:space="0" w:color="auto"/>
              <w:bottom w:val="single" w:sz="4" w:space="0" w:color="auto"/>
              <w:right w:val="single" w:sz="4" w:space="0" w:color="auto"/>
            </w:tcBorders>
          </w:tcPr>
          <w:p w14:paraId="26A89DBD"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自动带出所选税目对应的政策的减免方式</w:t>
            </w:r>
          </w:p>
        </w:tc>
      </w:tr>
      <w:tr w:rsidR="000829C4" w14:paraId="5E1C2B81" w14:textId="77777777">
        <w:trPr>
          <w:trHeight w:val="432"/>
        </w:trPr>
        <w:tc>
          <w:tcPr>
            <w:tcW w:w="1369" w:type="dxa"/>
            <w:tcBorders>
              <w:top w:val="single" w:sz="4" w:space="0" w:color="auto"/>
              <w:left w:val="single" w:sz="4" w:space="0" w:color="auto"/>
              <w:bottom w:val="single" w:sz="4" w:space="0" w:color="auto"/>
              <w:right w:val="single" w:sz="4" w:space="0" w:color="auto"/>
            </w:tcBorders>
            <w:vAlign w:val="center"/>
          </w:tcPr>
          <w:p w14:paraId="0D4B53CC" w14:textId="77777777" w:rsidR="000829C4" w:rsidRDefault="00000000">
            <w:pPr>
              <w:jc w:val="left"/>
              <w:rPr>
                <w:rFonts w:ascii="宋体" w:hAnsi="宋体" w:cs="宋体" w:hint="eastAsia"/>
                <w:iCs/>
                <w:szCs w:val="21"/>
              </w:rPr>
            </w:pPr>
            <w:r>
              <w:rPr>
                <w:rFonts w:ascii="宋体" w:hAnsi="宋体" w:cs="宋体" w:hint="eastAsia"/>
                <w:iCs/>
                <w:szCs w:val="21"/>
              </w:rPr>
              <w:t>减免比例（%）</w:t>
            </w:r>
          </w:p>
        </w:tc>
        <w:tc>
          <w:tcPr>
            <w:tcW w:w="922" w:type="dxa"/>
            <w:tcBorders>
              <w:top w:val="single" w:sz="4" w:space="0" w:color="auto"/>
              <w:left w:val="single" w:sz="4" w:space="0" w:color="auto"/>
              <w:bottom w:val="single" w:sz="4" w:space="0" w:color="auto"/>
              <w:right w:val="single" w:sz="4" w:space="0" w:color="auto"/>
            </w:tcBorders>
          </w:tcPr>
          <w:p w14:paraId="1DDA7E1F"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数值</w:t>
            </w:r>
          </w:p>
        </w:tc>
        <w:tc>
          <w:tcPr>
            <w:tcW w:w="1154" w:type="dxa"/>
            <w:tcBorders>
              <w:top w:val="single" w:sz="4" w:space="0" w:color="auto"/>
              <w:left w:val="single" w:sz="4" w:space="0" w:color="auto"/>
              <w:bottom w:val="single" w:sz="4" w:space="0" w:color="auto"/>
              <w:right w:val="single" w:sz="4" w:space="0" w:color="auto"/>
            </w:tcBorders>
          </w:tcPr>
          <w:p w14:paraId="622529E6"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092" w:type="dxa"/>
            <w:tcBorders>
              <w:top w:val="single" w:sz="4" w:space="0" w:color="auto"/>
              <w:left w:val="single" w:sz="4" w:space="0" w:color="auto"/>
              <w:bottom w:val="single" w:sz="4" w:space="0" w:color="auto"/>
              <w:right w:val="single" w:sz="4" w:space="0" w:color="auto"/>
            </w:tcBorders>
          </w:tcPr>
          <w:p w14:paraId="46C55710"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858" w:type="dxa"/>
            <w:tcBorders>
              <w:top w:val="single" w:sz="4" w:space="0" w:color="auto"/>
              <w:left w:val="single" w:sz="4" w:space="0" w:color="auto"/>
              <w:bottom w:val="single" w:sz="4" w:space="0" w:color="auto"/>
              <w:right w:val="single" w:sz="4" w:space="0" w:color="auto"/>
            </w:tcBorders>
          </w:tcPr>
          <w:p w14:paraId="1BA9D9FB"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动带出所选税目对应的政策的减免比例</w:t>
            </w:r>
          </w:p>
        </w:tc>
      </w:tr>
      <w:tr w:rsidR="000829C4" w14:paraId="7D511E25" w14:textId="77777777">
        <w:trPr>
          <w:trHeight w:val="432"/>
        </w:trPr>
        <w:tc>
          <w:tcPr>
            <w:tcW w:w="1369" w:type="dxa"/>
            <w:tcBorders>
              <w:top w:val="single" w:sz="4" w:space="0" w:color="auto"/>
              <w:left w:val="single" w:sz="4" w:space="0" w:color="auto"/>
              <w:bottom w:val="single" w:sz="4" w:space="0" w:color="auto"/>
              <w:right w:val="single" w:sz="4" w:space="0" w:color="auto"/>
            </w:tcBorders>
            <w:vAlign w:val="center"/>
          </w:tcPr>
          <w:p w14:paraId="79BDCBFA" w14:textId="77777777" w:rsidR="000829C4" w:rsidRDefault="00000000">
            <w:pPr>
              <w:jc w:val="left"/>
              <w:rPr>
                <w:rFonts w:ascii="宋体" w:hAnsi="宋体" w:cs="宋体" w:hint="eastAsia"/>
                <w:iCs/>
                <w:szCs w:val="21"/>
              </w:rPr>
            </w:pPr>
            <w:r>
              <w:rPr>
                <w:rFonts w:ascii="宋体" w:hAnsi="宋体" w:cs="宋体" w:hint="eastAsia"/>
                <w:iCs/>
                <w:szCs w:val="21"/>
              </w:rPr>
              <w:t>政策开始日期</w:t>
            </w:r>
          </w:p>
        </w:tc>
        <w:tc>
          <w:tcPr>
            <w:tcW w:w="922" w:type="dxa"/>
            <w:tcBorders>
              <w:top w:val="single" w:sz="4" w:space="0" w:color="auto"/>
              <w:left w:val="single" w:sz="4" w:space="0" w:color="auto"/>
              <w:bottom w:val="single" w:sz="4" w:space="0" w:color="auto"/>
              <w:right w:val="single" w:sz="4" w:space="0" w:color="auto"/>
            </w:tcBorders>
          </w:tcPr>
          <w:p w14:paraId="0147270B"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154" w:type="dxa"/>
            <w:tcBorders>
              <w:top w:val="single" w:sz="4" w:space="0" w:color="auto"/>
              <w:left w:val="single" w:sz="4" w:space="0" w:color="auto"/>
              <w:bottom w:val="single" w:sz="4" w:space="0" w:color="auto"/>
              <w:right w:val="single" w:sz="4" w:space="0" w:color="auto"/>
            </w:tcBorders>
          </w:tcPr>
          <w:p w14:paraId="21B16FCB"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092" w:type="dxa"/>
            <w:tcBorders>
              <w:top w:val="single" w:sz="4" w:space="0" w:color="auto"/>
              <w:left w:val="single" w:sz="4" w:space="0" w:color="auto"/>
              <w:bottom w:val="single" w:sz="4" w:space="0" w:color="auto"/>
              <w:right w:val="single" w:sz="4" w:space="0" w:color="auto"/>
            </w:tcBorders>
          </w:tcPr>
          <w:p w14:paraId="2F1A8B5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858" w:type="dxa"/>
            <w:tcBorders>
              <w:top w:val="single" w:sz="4" w:space="0" w:color="auto"/>
              <w:left w:val="single" w:sz="4" w:space="0" w:color="auto"/>
              <w:bottom w:val="single" w:sz="4" w:space="0" w:color="auto"/>
              <w:right w:val="single" w:sz="4" w:space="0" w:color="auto"/>
            </w:tcBorders>
          </w:tcPr>
          <w:p w14:paraId="285FC68F" w14:textId="77777777" w:rsidR="000829C4" w:rsidRDefault="000829C4">
            <w:pPr>
              <w:widowControl/>
              <w:jc w:val="left"/>
              <w:textAlignment w:val="center"/>
              <w:rPr>
                <w:rFonts w:ascii="宋体" w:hAnsi="宋体" w:cs="宋体" w:hint="eastAsia"/>
                <w:iCs/>
                <w:szCs w:val="21"/>
              </w:rPr>
            </w:pPr>
          </w:p>
        </w:tc>
      </w:tr>
      <w:tr w:rsidR="000829C4" w14:paraId="2845DB4C" w14:textId="77777777">
        <w:trPr>
          <w:trHeight w:val="432"/>
        </w:trPr>
        <w:tc>
          <w:tcPr>
            <w:tcW w:w="1369" w:type="dxa"/>
            <w:tcBorders>
              <w:top w:val="single" w:sz="4" w:space="0" w:color="auto"/>
              <w:left w:val="single" w:sz="4" w:space="0" w:color="auto"/>
              <w:bottom w:val="single" w:sz="4" w:space="0" w:color="auto"/>
              <w:right w:val="single" w:sz="4" w:space="0" w:color="auto"/>
            </w:tcBorders>
            <w:vAlign w:val="center"/>
          </w:tcPr>
          <w:p w14:paraId="2BFE70DC" w14:textId="77777777" w:rsidR="000829C4" w:rsidRDefault="00000000">
            <w:pPr>
              <w:jc w:val="left"/>
              <w:rPr>
                <w:rFonts w:ascii="宋体" w:hAnsi="宋体" w:cs="宋体" w:hint="eastAsia"/>
                <w:iCs/>
                <w:szCs w:val="21"/>
              </w:rPr>
            </w:pPr>
            <w:r>
              <w:rPr>
                <w:rFonts w:ascii="宋体" w:hAnsi="宋体" w:cs="宋体" w:hint="eastAsia"/>
                <w:iCs/>
                <w:szCs w:val="21"/>
              </w:rPr>
              <w:t>政策截止日期</w:t>
            </w:r>
          </w:p>
        </w:tc>
        <w:tc>
          <w:tcPr>
            <w:tcW w:w="922" w:type="dxa"/>
            <w:tcBorders>
              <w:top w:val="single" w:sz="4" w:space="0" w:color="auto"/>
              <w:left w:val="single" w:sz="4" w:space="0" w:color="auto"/>
              <w:bottom w:val="single" w:sz="4" w:space="0" w:color="auto"/>
              <w:right w:val="single" w:sz="4" w:space="0" w:color="auto"/>
            </w:tcBorders>
          </w:tcPr>
          <w:p w14:paraId="5B3C6A15"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154" w:type="dxa"/>
            <w:tcBorders>
              <w:top w:val="single" w:sz="4" w:space="0" w:color="auto"/>
              <w:left w:val="single" w:sz="4" w:space="0" w:color="auto"/>
              <w:bottom w:val="single" w:sz="4" w:space="0" w:color="auto"/>
              <w:right w:val="single" w:sz="4" w:space="0" w:color="auto"/>
            </w:tcBorders>
          </w:tcPr>
          <w:p w14:paraId="37BE9061"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092" w:type="dxa"/>
            <w:tcBorders>
              <w:top w:val="single" w:sz="4" w:space="0" w:color="auto"/>
              <w:left w:val="single" w:sz="4" w:space="0" w:color="auto"/>
              <w:bottom w:val="single" w:sz="4" w:space="0" w:color="auto"/>
              <w:right w:val="single" w:sz="4" w:space="0" w:color="auto"/>
            </w:tcBorders>
          </w:tcPr>
          <w:p w14:paraId="24B5B088"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858" w:type="dxa"/>
            <w:tcBorders>
              <w:top w:val="single" w:sz="4" w:space="0" w:color="auto"/>
              <w:left w:val="single" w:sz="4" w:space="0" w:color="auto"/>
              <w:bottom w:val="single" w:sz="4" w:space="0" w:color="auto"/>
              <w:right w:val="single" w:sz="4" w:space="0" w:color="auto"/>
            </w:tcBorders>
          </w:tcPr>
          <w:p w14:paraId="69421C55" w14:textId="77777777" w:rsidR="000829C4" w:rsidRDefault="000829C4">
            <w:pPr>
              <w:widowControl/>
              <w:jc w:val="left"/>
              <w:textAlignment w:val="center"/>
              <w:rPr>
                <w:rFonts w:ascii="宋体" w:hAnsi="宋体" w:cs="宋体" w:hint="eastAsia"/>
                <w:iCs/>
                <w:szCs w:val="21"/>
              </w:rPr>
            </w:pPr>
          </w:p>
        </w:tc>
      </w:tr>
      <w:tr w:rsidR="000829C4" w14:paraId="45099EBF" w14:textId="77777777">
        <w:trPr>
          <w:trHeight w:val="432"/>
        </w:trPr>
        <w:tc>
          <w:tcPr>
            <w:tcW w:w="1369" w:type="dxa"/>
            <w:tcBorders>
              <w:top w:val="single" w:sz="4" w:space="0" w:color="auto"/>
              <w:left w:val="single" w:sz="4" w:space="0" w:color="auto"/>
              <w:bottom w:val="single" w:sz="4" w:space="0" w:color="auto"/>
              <w:right w:val="single" w:sz="4" w:space="0" w:color="auto"/>
            </w:tcBorders>
            <w:vAlign w:val="center"/>
          </w:tcPr>
          <w:p w14:paraId="1AFAB419" w14:textId="77777777" w:rsidR="000829C4" w:rsidRDefault="00000000">
            <w:pPr>
              <w:jc w:val="left"/>
              <w:rPr>
                <w:rFonts w:ascii="宋体" w:hAnsi="宋体" w:cs="宋体" w:hint="eastAsia"/>
                <w:iCs/>
                <w:szCs w:val="21"/>
              </w:rPr>
            </w:pPr>
            <w:r>
              <w:rPr>
                <w:rFonts w:ascii="宋体" w:hAnsi="宋体" w:cs="宋体" w:hint="eastAsia"/>
                <w:iCs/>
                <w:szCs w:val="21"/>
              </w:rPr>
              <w:t>备注</w:t>
            </w:r>
          </w:p>
        </w:tc>
        <w:tc>
          <w:tcPr>
            <w:tcW w:w="922" w:type="dxa"/>
            <w:tcBorders>
              <w:top w:val="single" w:sz="4" w:space="0" w:color="auto"/>
              <w:left w:val="single" w:sz="4" w:space="0" w:color="auto"/>
              <w:bottom w:val="single" w:sz="4" w:space="0" w:color="auto"/>
              <w:right w:val="single" w:sz="4" w:space="0" w:color="auto"/>
            </w:tcBorders>
          </w:tcPr>
          <w:p w14:paraId="1EDBF37C"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r>
              <w:rPr>
                <w:rFonts w:hint="eastAsia"/>
              </w:rPr>
              <w:t>（</w:t>
            </w:r>
            <w:r>
              <w:rPr>
                <w:rFonts w:hint="eastAsia"/>
              </w:rPr>
              <w:t>500</w:t>
            </w:r>
            <w:r>
              <w:rPr>
                <w:rFonts w:hint="eastAsia"/>
              </w:rPr>
              <w:t>）</w:t>
            </w:r>
          </w:p>
        </w:tc>
        <w:tc>
          <w:tcPr>
            <w:tcW w:w="1154" w:type="dxa"/>
            <w:tcBorders>
              <w:top w:val="single" w:sz="4" w:space="0" w:color="auto"/>
              <w:left w:val="single" w:sz="4" w:space="0" w:color="auto"/>
              <w:bottom w:val="single" w:sz="4" w:space="0" w:color="auto"/>
              <w:right w:val="single" w:sz="4" w:space="0" w:color="auto"/>
            </w:tcBorders>
          </w:tcPr>
          <w:p w14:paraId="77188BB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092" w:type="dxa"/>
            <w:tcBorders>
              <w:top w:val="single" w:sz="4" w:space="0" w:color="auto"/>
              <w:left w:val="single" w:sz="4" w:space="0" w:color="auto"/>
              <w:bottom w:val="single" w:sz="4" w:space="0" w:color="auto"/>
              <w:right w:val="single" w:sz="4" w:space="0" w:color="auto"/>
            </w:tcBorders>
          </w:tcPr>
          <w:p w14:paraId="03B43FF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858" w:type="dxa"/>
            <w:tcBorders>
              <w:top w:val="single" w:sz="4" w:space="0" w:color="auto"/>
              <w:left w:val="single" w:sz="4" w:space="0" w:color="auto"/>
              <w:bottom w:val="single" w:sz="4" w:space="0" w:color="auto"/>
              <w:right w:val="single" w:sz="4" w:space="0" w:color="auto"/>
            </w:tcBorders>
          </w:tcPr>
          <w:p w14:paraId="350612BD" w14:textId="77777777" w:rsidR="000829C4" w:rsidRDefault="000829C4">
            <w:pPr>
              <w:widowControl/>
              <w:jc w:val="left"/>
              <w:textAlignment w:val="center"/>
              <w:rPr>
                <w:rFonts w:ascii="宋体" w:hAnsi="宋体" w:cs="宋体" w:hint="eastAsia"/>
                <w:iCs/>
                <w:szCs w:val="21"/>
              </w:rPr>
            </w:pPr>
          </w:p>
        </w:tc>
      </w:tr>
      <w:tr w:rsidR="000829C4" w14:paraId="35DBE9C9" w14:textId="77777777">
        <w:trPr>
          <w:trHeight w:val="432"/>
        </w:trPr>
        <w:tc>
          <w:tcPr>
            <w:tcW w:w="1369" w:type="dxa"/>
            <w:tcBorders>
              <w:top w:val="single" w:sz="4" w:space="0" w:color="auto"/>
              <w:left w:val="single" w:sz="4" w:space="0" w:color="auto"/>
              <w:bottom w:val="single" w:sz="4" w:space="0" w:color="auto"/>
              <w:right w:val="single" w:sz="4" w:space="0" w:color="auto"/>
            </w:tcBorders>
            <w:vAlign w:val="center"/>
          </w:tcPr>
          <w:p w14:paraId="1D1BE72C" w14:textId="77777777" w:rsidR="000829C4" w:rsidRDefault="00000000">
            <w:pPr>
              <w:jc w:val="left"/>
              <w:rPr>
                <w:rFonts w:ascii="宋体" w:hAnsi="宋体" w:cs="宋体" w:hint="eastAsia"/>
                <w:iCs/>
                <w:szCs w:val="21"/>
              </w:rPr>
            </w:pPr>
            <w:r>
              <w:rPr>
                <w:rFonts w:ascii="宋体" w:hAnsi="宋体" w:cs="宋体" w:hint="eastAsia"/>
                <w:iCs/>
                <w:szCs w:val="21"/>
              </w:rPr>
              <w:t>录入日期</w:t>
            </w:r>
          </w:p>
        </w:tc>
        <w:tc>
          <w:tcPr>
            <w:tcW w:w="922" w:type="dxa"/>
            <w:tcBorders>
              <w:top w:val="single" w:sz="4" w:space="0" w:color="auto"/>
              <w:left w:val="single" w:sz="4" w:space="0" w:color="auto"/>
              <w:bottom w:val="single" w:sz="4" w:space="0" w:color="auto"/>
              <w:right w:val="single" w:sz="4" w:space="0" w:color="auto"/>
            </w:tcBorders>
          </w:tcPr>
          <w:p w14:paraId="52803808"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154" w:type="dxa"/>
            <w:tcBorders>
              <w:top w:val="single" w:sz="4" w:space="0" w:color="auto"/>
              <w:left w:val="single" w:sz="4" w:space="0" w:color="auto"/>
              <w:bottom w:val="single" w:sz="4" w:space="0" w:color="auto"/>
              <w:right w:val="single" w:sz="4" w:space="0" w:color="auto"/>
            </w:tcBorders>
          </w:tcPr>
          <w:p w14:paraId="1BF27BD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092" w:type="dxa"/>
            <w:tcBorders>
              <w:top w:val="single" w:sz="4" w:space="0" w:color="auto"/>
              <w:left w:val="single" w:sz="4" w:space="0" w:color="auto"/>
              <w:bottom w:val="single" w:sz="4" w:space="0" w:color="auto"/>
              <w:right w:val="single" w:sz="4" w:space="0" w:color="auto"/>
            </w:tcBorders>
          </w:tcPr>
          <w:p w14:paraId="40851D3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858" w:type="dxa"/>
            <w:tcBorders>
              <w:top w:val="single" w:sz="4" w:space="0" w:color="auto"/>
              <w:left w:val="single" w:sz="4" w:space="0" w:color="auto"/>
              <w:bottom w:val="single" w:sz="4" w:space="0" w:color="auto"/>
              <w:right w:val="single" w:sz="4" w:space="0" w:color="auto"/>
            </w:tcBorders>
          </w:tcPr>
          <w:p w14:paraId="4DBF102A"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默认系统日期，不可编辑</w:t>
            </w:r>
          </w:p>
        </w:tc>
      </w:tr>
    </w:tbl>
    <w:p w14:paraId="50A48548" w14:textId="77777777" w:rsidR="000829C4" w:rsidRDefault="00000000">
      <w:pPr>
        <w:pStyle w:val="4"/>
      </w:pPr>
      <w:r>
        <w:rPr>
          <w:rFonts w:hint="eastAsia"/>
        </w:rPr>
        <w:lastRenderedPageBreak/>
        <w:t>业务处理</w:t>
      </w:r>
    </w:p>
    <w:p w14:paraId="5299FD03" w14:textId="77777777" w:rsidR="000829C4" w:rsidRDefault="00000000">
      <w:pPr>
        <w:pStyle w:val="5"/>
      </w:pPr>
      <w:r>
        <w:rPr>
          <w:rFonts w:hint="eastAsia"/>
        </w:rPr>
        <w:t>业务处理与说明</w:t>
      </w:r>
    </w:p>
    <w:p w14:paraId="788C3E78" w14:textId="77777777" w:rsidR="000829C4" w:rsidRDefault="00000000">
      <w:pPr>
        <w:numPr>
          <w:ilvl w:val="0"/>
          <w:numId w:val="27"/>
        </w:numPr>
      </w:pPr>
      <w:r>
        <w:rPr>
          <w:rFonts w:hint="eastAsia"/>
        </w:rPr>
        <w:t>机构享受印花税减免政策时，通过本功能录入享受减免政策的</w:t>
      </w:r>
      <w:r>
        <w:rPr>
          <w:rFonts w:hint="eastAsia"/>
          <w:lang w:eastAsia="zh-Hans"/>
        </w:rPr>
        <w:t>合同性质、</w:t>
      </w:r>
      <w:r>
        <w:rPr>
          <w:rFonts w:hint="eastAsia"/>
        </w:rPr>
        <w:t>税目及减免政策；</w:t>
      </w:r>
    </w:p>
    <w:p w14:paraId="37456E64" w14:textId="77777777" w:rsidR="000829C4" w:rsidRDefault="00000000">
      <w:pPr>
        <w:numPr>
          <w:ilvl w:val="0"/>
          <w:numId w:val="27"/>
        </w:numPr>
      </w:pPr>
      <w:r>
        <w:rPr>
          <w:rFonts w:hint="eastAsia"/>
        </w:rPr>
        <w:t>系统自动根据交易日期判断印花税所适应的优惠政策，交易日期不在政策起始日期、截止日期范围内的，不再享受减免政策；</w:t>
      </w:r>
    </w:p>
    <w:p w14:paraId="7DA8C246" w14:textId="77777777" w:rsidR="000829C4" w:rsidRDefault="00000000">
      <w:pPr>
        <w:numPr>
          <w:ilvl w:val="0"/>
          <w:numId w:val="27"/>
        </w:numPr>
      </w:pPr>
      <w:r>
        <w:rPr>
          <w:rFonts w:hint="eastAsia"/>
        </w:rPr>
        <w:t>如机构享受印花税减免政策，则需在计算印花税之前维护减免政策，系统自动根据优惠政策内容计算减免税额和应纳税额；</w:t>
      </w:r>
    </w:p>
    <w:p w14:paraId="4E31F05D" w14:textId="77777777" w:rsidR="000829C4" w:rsidRDefault="00000000">
      <w:pPr>
        <w:numPr>
          <w:ilvl w:val="0"/>
          <w:numId w:val="27"/>
        </w:numPr>
      </w:pPr>
      <w:r>
        <w:rPr>
          <w:rFonts w:hint="eastAsia"/>
        </w:rPr>
        <w:t>如果一个税目在同一时间内维护了两个及以上的减免政策，则按照减免政策截止日期取最大值的减免政策。</w:t>
      </w:r>
    </w:p>
    <w:p w14:paraId="6CDF0037" w14:textId="77777777" w:rsidR="000829C4" w:rsidRDefault="00000000">
      <w:pPr>
        <w:pStyle w:val="5"/>
      </w:pPr>
      <w:r>
        <w:rPr>
          <w:rFonts w:hint="eastAsia"/>
        </w:rPr>
        <w:t>功能按钮</w:t>
      </w:r>
    </w:p>
    <w:p w14:paraId="4218356B" w14:textId="77777777" w:rsidR="000829C4" w:rsidRDefault="00000000">
      <w:r>
        <w:rPr>
          <w:rFonts w:hint="eastAsia"/>
        </w:rPr>
        <w:t>列表按钮：</w:t>
      </w:r>
    </w:p>
    <w:tbl>
      <w:tblPr>
        <w:tblStyle w:val="ab"/>
        <w:tblW w:w="0" w:type="auto"/>
        <w:tblLook w:val="04A0" w:firstRow="1" w:lastRow="0" w:firstColumn="1" w:lastColumn="0" w:noHBand="0" w:noVBand="1"/>
      </w:tblPr>
      <w:tblGrid>
        <w:gridCol w:w="1193"/>
        <w:gridCol w:w="1175"/>
        <w:gridCol w:w="5928"/>
      </w:tblGrid>
      <w:tr w:rsidR="000829C4" w14:paraId="1B9A2E4E" w14:textId="77777777">
        <w:tc>
          <w:tcPr>
            <w:tcW w:w="1218" w:type="dxa"/>
            <w:shd w:val="clear" w:color="auto" w:fill="DEEBF6" w:themeFill="accent1" w:themeFillTint="32"/>
          </w:tcPr>
          <w:p w14:paraId="35C61207" w14:textId="77777777" w:rsidR="000829C4" w:rsidRDefault="00000000">
            <w:pPr>
              <w:jc w:val="center"/>
              <w:rPr>
                <w:b/>
                <w:bCs/>
                <w:szCs w:val="21"/>
              </w:rPr>
            </w:pPr>
            <w:r>
              <w:rPr>
                <w:rFonts w:hint="eastAsia"/>
                <w:b/>
                <w:bCs/>
                <w:szCs w:val="21"/>
              </w:rPr>
              <w:t>按钮名称</w:t>
            </w:r>
          </w:p>
        </w:tc>
        <w:tc>
          <w:tcPr>
            <w:tcW w:w="1200" w:type="dxa"/>
            <w:shd w:val="clear" w:color="auto" w:fill="DEEBF6" w:themeFill="accent1" w:themeFillTint="32"/>
          </w:tcPr>
          <w:p w14:paraId="0AAE6D50" w14:textId="77777777" w:rsidR="000829C4" w:rsidRDefault="00000000">
            <w:pPr>
              <w:jc w:val="center"/>
              <w:rPr>
                <w:b/>
                <w:bCs/>
                <w:szCs w:val="21"/>
              </w:rPr>
            </w:pPr>
            <w:r>
              <w:rPr>
                <w:rFonts w:hint="eastAsia"/>
                <w:b/>
                <w:bCs/>
                <w:szCs w:val="21"/>
              </w:rPr>
              <w:t>实现功能</w:t>
            </w:r>
          </w:p>
        </w:tc>
        <w:tc>
          <w:tcPr>
            <w:tcW w:w="6104" w:type="dxa"/>
            <w:shd w:val="clear" w:color="auto" w:fill="DEEBF6" w:themeFill="accent1" w:themeFillTint="32"/>
          </w:tcPr>
          <w:p w14:paraId="60A45693" w14:textId="77777777" w:rsidR="000829C4" w:rsidRDefault="00000000">
            <w:pPr>
              <w:jc w:val="center"/>
              <w:rPr>
                <w:b/>
                <w:bCs/>
                <w:szCs w:val="21"/>
              </w:rPr>
            </w:pPr>
            <w:r>
              <w:rPr>
                <w:rFonts w:hint="eastAsia"/>
                <w:b/>
                <w:bCs/>
                <w:szCs w:val="21"/>
              </w:rPr>
              <w:t>规则</w:t>
            </w:r>
          </w:p>
        </w:tc>
      </w:tr>
      <w:tr w:rsidR="000829C4" w14:paraId="36C2DB7C" w14:textId="77777777">
        <w:tc>
          <w:tcPr>
            <w:tcW w:w="1218" w:type="dxa"/>
          </w:tcPr>
          <w:p w14:paraId="04EF2534" w14:textId="77777777" w:rsidR="000829C4" w:rsidRDefault="00000000">
            <w:pPr>
              <w:rPr>
                <w:szCs w:val="21"/>
              </w:rPr>
            </w:pPr>
            <w:r>
              <w:rPr>
                <w:rFonts w:hint="eastAsia"/>
                <w:szCs w:val="21"/>
              </w:rPr>
              <w:t>新增</w:t>
            </w:r>
          </w:p>
        </w:tc>
        <w:tc>
          <w:tcPr>
            <w:tcW w:w="1200" w:type="dxa"/>
          </w:tcPr>
          <w:p w14:paraId="6572FE93" w14:textId="77777777" w:rsidR="000829C4" w:rsidRDefault="00000000">
            <w:pPr>
              <w:rPr>
                <w:szCs w:val="21"/>
              </w:rPr>
            </w:pPr>
            <w:r>
              <w:rPr>
                <w:rFonts w:hint="eastAsia"/>
                <w:szCs w:val="21"/>
              </w:rPr>
              <w:t>新增操作</w:t>
            </w:r>
          </w:p>
        </w:tc>
        <w:tc>
          <w:tcPr>
            <w:tcW w:w="6104" w:type="dxa"/>
          </w:tcPr>
          <w:p w14:paraId="079D4092" w14:textId="77777777" w:rsidR="000829C4" w:rsidRDefault="00000000">
            <w:pPr>
              <w:rPr>
                <w:szCs w:val="21"/>
              </w:rPr>
            </w:pPr>
            <w:r>
              <w:rPr>
                <w:rFonts w:hint="eastAsia"/>
                <w:szCs w:val="21"/>
              </w:rPr>
              <w:t>点击该按钮，弹出卡片界面，录入新增信息；</w:t>
            </w:r>
          </w:p>
        </w:tc>
      </w:tr>
      <w:tr w:rsidR="000829C4" w14:paraId="53D8E785" w14:textId="77777777">
        <w:tc>
          <w:tcPr>
            <w:tcW w:w="1218" w:type="dxa"/>
          </w:tcPr>
          <w:p w14:paraId="6C6AF198" w14:textId="77777777" w:rsidR="000829C4" w:rsidRDefault="00000000">
            <w:pPr>
              <w:rPr>
                <w:szCs w:val="21"/>
              </w:rPr>
            </w:pPr>
            <w:r>
              <w:rPr>
                <w:rFonts w:hint="eastAsia"/>
                <w:szCs w:val="21"/>
              </w:rPr>
              <w:t>修改</w:t>
            </w:r>
          </w:p>
        </w:tc>
        <w:tc>
          <w:tcPr>
            <w:tcW w:w="1200" w:type="dxa"/>
          </w:tcPr>
          <w:p w14:paraId="5DC35458" w14:textId="77777777" w:rsidR="000829C4" w:rsidRDefault="00000000">
            <w:pPr>
              <w:rPr>
                <w:szCs w:val="21"/>
              </w:rPr>
            </w:pPr>
            <w:r>
              <w:rPr>
                <w:rFonts w:hint="eastAsia"/>
                <w:szCs w:val="21"/>
              </w:rPr>
              <w:t>修改操作</w:t>
            </w:r>
          </w:p>
        </w:tc>
        <w:tc>
          <w:tcPr>
            <w:tcW w:w="6104" w:type="dxa"/>
          </w:tcPr>
          <w:p w14:paraId="2987A530" w14:textId="77777777" w:rsidR="000829C4" w:rsidRDefault="00000000">
            <w:pPr>
              <w:rPr>
                <w:szCs w:val="21"/>
              </w:rPr>
            </w:pPr>
            <w:r>
              <w:rPr>
                <w:rFonts w:hint="eastAsia"/>
                <w:szCs w:val="21"/>
              </w:rPr>
              <w:t>点击该按钮，弹出卡片界面，修改相关信息；</w:t>
            </w:r>
          </w:p>
        </w:tc>
      </w:tr>
      <w:tr w:rsidR="000829C4" w14:paraId="0A51CC74" w14:textId="77777777">
        <w:tc>
          <w:tcPr>
            <w:tcW w:w="1218" w:type="dxa"/>
          </w:tcPr>
          <w:p w14:paraId="4336C54A" w14:textId="77777777" w:rsidR="000829C4" w:rsidRDefault="00000000">
            <w:pPr>
              <w:rPr>
                <w:szCs w:val="21"/>
              </w:rPr>
            </w:pPr>
            <w:r>
              <w:rPr>
                <w:rFonts w:hint="eastAsia"/>
                <w:szCs w:val="21"/>
              </w:rPr>
              <w:t>删除</w:t>
            </w:r>
          </w:p>
        </w:tc>
        <w:tc>
          <w:tcPr>
            <w:tcW w:w="1200" w:type="dxa"/>
          </w:tcPr>
          <w:p w14:paraId="273B77E8" w14:textId="77777777" w:rsidR="000829C4" w:rsidRDefault="00000000">
            <w:pPr>
              <w:rPr>
                <w:szCs w:val="21"/>
              </w:rPr>
            </w:pPr>
            <w:r>
              <w:rPr>
                <w:rFonts w:hint="eastAsia"/>
                <w:szCs w:val="21"/>
              </w:rPr>
              <w:t>删除操作</w:t>
            </w:r>
          </w:p>
        </w:tc>
        <w:tc>
          <w:tcPr>
            <w:tcW w:w="6104" w:type="dxa"/>
          </w:tcPr>
          <w:p w14:paraId="2F73D8D2" w14:textId="77777777" w:rsidR="000829C4" w:rsidRDefault="00000000">
            <w:pPr>
              <w:rPr>
                <w:szCs w:val="21"/>
              </w:rPr>
            </w:pPr>
            <w:r>
              <w:rPr>
                <w:rFonts w:hint="eastAsia"/>
                <w:szCs w:val="21"/>
              </w:rPr>
              <w:t>选择数据，点击该按钮，删除所选数据；</w:t>
            </w:r>
          </w:p>
        </w:tc>
      </w:tr>
      <w:tr w:rsidR="000829C4" w14:paraId="2F87AF14" w14:textId="77777777">
        <w:tc>
          <w:tcPr>
            <w:tcW w:w="1218" w:type="dxa"/>
          </w:tcPr>
          <w:p w14:paraId="7F1D41A6" w14:textId="77777777" w:rsidR="000829C4" w:rsidRDefault="00000000">
            <w:pPr>
              <w:rPr>
                <w:szCs w:val="21"/>
              </w:rPr>
            </w:pPr>
            <w:r>
              <w:rPr>
                <w:rFonts w:hint="eastAsia"/>
                <w:szCs w:val="21"/>
              </w:rPr>
              <w:t>详情</w:t>
            </w:r>
          </w:p>
        </w:tc>
        <w:tc>
          <w:tcPr>
            <w:tcW w:w="1200" w:type="dxa"/>
          </w:tcPr>
          <w:p w14:paraId="206C7066" w14:textId="77777777" w:rsidR="000829C4" w:rsidRDefault="00000000">
            <w:pPr>
              <w:rPr>
                <w:szCs w:val="21"/>
              </w:rPr>
            </w:pPr>
            <w:r>
              <w:rPr>
                <w:rFonts w:hint="eastAsia"/>
                <w:szCs w:val="21"/>
              </w:rPr>
              <w:t>详情操作</w:t>
            </w:r>
          </w:p>
        </w:tc>
        <w:tc>
          <w:tcPr>
            <w:tcW w:w="6104" w:type="dxa"/>
          </w:tcPr>
          <w:p w14:paraId="7B20AC87" w14:textId="77777777" w:rsidR="000829C4" w:rsidRDefault="00000000">
            <w:pPr>
              <w:rPr>
                <w:szCs w:val="21"/>
              </w:rPr>
            </w:pPr>
            <w:r>
              <w:rPr>
                <w:rFonts w:hint="eastAsia"/>
                <w:szCs w:val="21"/>
              </w:rPr>
              <w:t>选择一笔数据，点击该按钮，弹出卡片界面，显示相关信息；</w:t>
            </w:r>
          </w:p>
        </w:tc>
      </w:tr>
      <w:tr w:rsidR="000829C4" w14:paraId="2C584652" w14:textId="77777777">
        <w:tc>
          <w:tcPr>
            <w:tcW w:w="1218" w:type="dxa"/>
          </w:tcPr>
          <w:p w14:paraId="03546BCF" w14:textId="77777777" w:rsidR="000829C4" w:rsidRDefault="00000000">
            <w:pPr>
              <w:rPr>
                <w:szCs w:val="21"/>
              </w:rPr>
            </w:pPr>
            <w:r>
              <w:rPr>
                <w:rFonts w:hint="eastAsia"/>
                <w:szCs w:val="21"/>
              </w:rPr>
              <w:t>查询</w:t>
            </w:r>
          </w:p>
        </w:tc>
        <w:tc>
          <w:tcPr>
            <w:tcW w:w="1200" w:type="dxa"/>
          </w:tcPr>
          <w:p w14:paraId="58B899FF" w14:textId="77777777" w:rsidR="000829C4" w:rsidRDefault="00000000">
            <w:pPr>
              <w:rPr>
                <w:szCs w:val="21"/>
              </w:rPr>
            </w:pPr>
            <w:r>
              <w:rPr>
                <w:rFonts w:hint="eastAsia"/>
                <w:szCs w:val="21"/>
              </w:rPr>
              <w:t>查询数据</w:t>
            </w:r>
          </w:p>
        </w:tc>
        <w:tc>
          <w:tcPr>
            <w:tcW w:w="6104" w:type="dxa"/>
          </w:tcPr>
          <w:p w14:paraId="3CF8B583" w14:textId="77777777" w:rsidR="000829C4" w:rsidRDefault="00000000">
            <w:pPr>
              <w:rPr>
                <w:szCs w:val="21"/>
              </w:rPr>
            </w:pPr>
            <w:r>
              <w:rPr>
                <w:rFonts w:hint="eastAsia"/>
                <w:szCs w:val="21"/>
              </w:rPr>
              <w:t>根据录入的查询条件查询数据。</w:t>
            </w:r>
          </w:p>
        </w:tc>
      </w:tr>
      <w:tr w:rsidR="000829C4" w14:paraId="545CF336" w14:textId="77777777">
        <w:tc>
          <w:tcPr>
            <w:tcW w:w="1218" w:type="dxa"/>
          </w:tcPr>
          <w:p w14:paraId="518E8890" w14:textId="77777777" w:rsidR="000829C4" w:rsidRDefault="00000000">
            <w:pPr>
              <w:rPr>
                <w:szCs w:val="21"/>
              </w:rPr>
            </w:pPr>
            <w:r>
              <w:rPr>
                <w:rFonts w:hint="eastAsia"/>
                <w:szCs w:val="21"/>
              </w:rPr>
              <w:t>清空</w:t>
            </w:r>
          </w:p>
        </w:tc>
        <w:tc>
          <w:tcPr>
            <w:tcW w:w="1200" w:type="dxa"/>
          </w:tcPr>
          <w:p w14:paraId="6419CECF" w14:textId="77777777" w:rsidR="000829C4" w:rsidRDefault="00000000">
            <w:pPr>
              <w:rPr>
                <w:szCs w:val="21"/>
              </w:rPr>
            </w:pPr>
            <w:r>
              <w:rPr>
                <w:rFonts w:hint="eastAsia"/>
                <w:szCs w:val="21"/>
              </w:rPr>
              <w:t>清空查询</w:t>
            </w:r>
          </w:p>
        </w:tc>
        <w:tc>
          <w:tcPr>
            <w:tcW w:w="6104" w:type="dxa"/>
          </w:tcPr>
          <w:p w14:paraId="4D1FB483" w14:textId="77777777" w:rsidR="000829C4" w:rsidRDefault="00000000">
            <w:pPr>
              <w:rPr>
                <w:szCs w:val="21"/>
              </w:rPr>
            </w:pPr>
            <w:r>
              <w:rPr>
                <w:rFonts w:hint="eastAsia"/>
                <w:szCs w:val="21"/>
              </w:rPr>
              <w:t>点击该按钮，清空查询条件。</w:t>
            </w:r>
          </w:p>
        </w:tc>
      </w:tr>
    </w:tbl>
    <w:p w14:paraId="0CEB2E7F" w14:textId="77777777" w:rsidR="000829C4" w:rsidRDefault="00000000">
      <w:r>
        <w:rPr>
          <w:rFonts w:hint="eastAsia"/>
        </w:rPr>
        <w:t>卡片按钮：</w:t>
      </w:r>
    </w:p>
    <w:tbl>
      <w:tblPr>
        <w:tblStyle w:val="ab"/>
        <w:tblW w:w="0" w:type="auto"/>
        <w:tblLook w:val="04A0" w:firstRow="1" w:lastRow="0" w:firstColumn="1" w:lastColumn="0" w:noHBand="0" w:noVBand="1"/>
      </w:tblPr>
      <w:tblGrid>
        <w:gridCol w:w="1257"/>
        <w:gridCol w:w="1421"/>
        <w:gridCol w:w="5618"/>
      </w:tblGrid>
      <w:tr w:rsidR="000829C4" w14:paraId="1FA49525" w14:textId="77777777">
        <w:tc>
          <w:tcPr>
            <w:tcW w:w="1284" w:type="dxa"/>
            <w:shd w:val="clear" w:color="auto" w:fill="DEEBF6" w:themeFill="accent1" w:themeFillTint="32"/>
          </w:tcPr>
          <w:p w14:paraId="35636361" w14:textId="77777777" w:rsidR="000829C4" w:rsidRDefault="00000000">
            <w:pPr>
              <w:jc w:val="center"/>
              <w:rPr>
                <w:b/>
                <w:bCs/>
                <w:szCs w:val="21"/>
              </w:rPr>
            </w:pPr>
            <w:r>
              <w:rPr>
                <w:rFonts w:hint="eastAsia"/>
                <w:b/>
                <w:bCs/>
                <w:szCs w:val="21"/>
              </w:rPr>
              <w:t>按钮名称</w:t>
            </w:r>
          </w:p>
        </w:tc>
        <w:tc>
          <w:tcPr>
            <w:tcW w:w="1455" w:type="dxa"/>
            <w:shd w:val="clear" w:color="auto" w:fill="DEEBF6" w:themeFill="accent1" w:themeFillTint="32"/>
          </w:tcPr>
          <w:p w14:paraId="40E83E47" w14:textId="77777777" w:rsidR="000829C4" w:rsidRDefault="00000000">
            <w:pPr>
              <w:jc w:val="center"/>
              <w:rPr>
                <w:b/>
                <w:bCs/>
                <w:szCs w:val="21"/>
              </w:rPr>
            </w:pPr>
            <w:r>
              <w:rPr>
                <w:rFonts w:hint="eastAsia"/>
                <w:b/>
                <w:bCs/>
                <w:szCs w:val="21"/>
              </w:rPr>
              <w:t>实现功能</w:t>
            </w:r>
          </w:p>
        </w:tc>
        <w:tc>
          <w:tcPr>
            <w:tcW w:w="5783" w:type="dxa"/>
            <w:shd w:val="clear" w:color="auto" w:fill="DEEBF6" w:themeFill="accent1" w:themeFillTint="32"/>
          </w:tcPr>
          <w:p w14:paraId="28AA12EB" w14:textId="77777777" w:rsidR="000829C4" w:rsidRDefault="00000000">
            <w:pPr>
              <w:jc w:val="center"/>
              <w:rPr>
                <w:b/>
                <w:bCs/>
                <w:szCs w:val="21"/>
              </w:rPr>
            </w:pPr>
            <w:r>
              <w:rPr>
                <w:rFonts w:hint="eastAsia"/>
                <w:b/>
                <w:bCs/>
                <w:szCs w:val="21"/>
              </w:rPr>
              <w:t>规则</w:t>
            </w:r>
          </w:p>
        </w:tc>
      </w:tr>
      <w:tr w:rsidR="000829C4" w14:paraId="571422B9" w14:textId="77777777">
        <w:tc>
          <w:tcPr>
            <w:tcW w:w="1284" w:type="dxa"/>
          </w:tcPr>
          <w:p w14:paraId="07FA62C5" w14:textId="77777777" w:rsidR="000829C4" w:rsidRDefault="00000000">
            <w:pPr>
              <w:rPr>
                <w:szCs w:val="21"/>
              </w:rPr>
            </w:pPr>
            <w:r>
              <w:rPr>
                <w:rFonts w:hint="eastAsia"/>
                <w:szCs w:val="21"/>
              </w:rPr>
              <w:t>保存</w:t>
            </w:r>
          </w:p>
        </w:tc>
        <w:tc>
          <w:tcPr>
            <w:tcW w:w="1455" w:type="dxa"/>
          </w:tcPr>
          <w:p w14:paraId="2BABC721" w14:textId="77777777" w:rsidR="000829C4" w:rsidRDefault="00000000">
            <w:pPr>
              <w:rPr>
                <w:szCs w:val="21"/>
              </w:rPr>
            </w:pPr>
            <w:r>
              <w:rPr>
                <w:rFonts w:hint="eastAsia"/>
                <w:szCs w:val="21"/>
              </w:rPr>
              <w:t>保存</w:t>
            </w:r>
          </w:p>
        </w:tc>
        <w:tc>
          <w:tcPr>
            <w:tcW w:w="5783" w:type="dxa"/>
          </w:tcPr>
          <w:p w14:paraId="7803133A" w14:textId="77777777" w:rsidR="000829C4" w:rsidRDefault="00000000">
            <w:pPr>
              <w:numPr>
                <w:ilvl w:val="0"/>
                <w:numId w:val="28"/>
              </w:numPr>
              <w:rPr>
                <w:szCs w:val="21"/>
              </w:rPr>
            </w:pPr>
            <w:r>
              <w:rPr>
                <w:rFonts w:hint="eastAsia"/>
                <w:szCs w:val="21"/>
              </w:rPr>
              <w:t>编辑状态下显示该按钮；</w:t>
            </w:r>
          </w:p>
          <w:p w14:paraId="29059AE6" w14:textId="77777777" w:rsidR="000829C4" w:rsidRDefault="00000000">
            <w:pPr>
              <w:numPr>
                <w:ilvl w:val="0"/>
                <w:numId w:val="28"/>
              </w:numPr>
              <w:rPr>
                <w:szCs w:val="21"/>
              </w:rPr>
            </w:pPr>
            <w:r>
              <w:rPr>
                <w:rFonts w:hint="eastAsia"/>
                <w:szCs w:val="21"/>
              </w:rPr>
              <w:t>点击该按钮，保存修改或新增的信息；</w:t>
            </w:r>
          </w:p>
        </w:tc>
      </w:tr>
      <w:tr w:rsidR="000829C4" w14:paraId="0218924E" w14:textId="77777777">
        <w:tc>
          <w:tcPr>
            <w:tcW w:w="1284" w:type="dxa"/>
          </w:tcPr>
          <w:p w14:paraId="3A8503C0" w14:textId="77777777" w:rsidR="000829C4" w:rsidRDefault="00000000">
            <w:pPr>
              <w:rPr>
                <w:szCs w:val="21"/>
              </w:rPr>
            </w:pPr>
            <w:r>
              <w:rPr>
                <w:rFonts w:hint="eastAsia"/>
                <w:szCs w:val="21"/>
              </w:rPr>
              <w:t>取消</w:t>
            </w:r>
          </w:p>
        </w:tc>
        <w:tc>
          <w:tcPr>
            <w:tcW w:w="1455" w:type="dxa"/>
          </w:tcPr>
          <w:p w14:paraId="1BEDAFD9" w14:textId="77777777" w:rsidR="000829C4" w:rsidRDefault="00000000">
            <w:pPr>
              <w:rPr>
                <w:szCs w:val="21"/>
              </w:rPr>
            </w:pPr>
            <w:r>
              <w:rPr>
                <w:rFonts w:hint="eastAsia"/>
                <w:szCs w:val="21"/>
              </w:rPr>
              <w:t>取消</w:t>
            </w:r>
          </w:p>
        </w:tc>
        <w:tc>
          <w:tcPr>
            <w:tcW w:w="5783" w:type="dxa"/>
          </w:tcPr>
          <w:p w14:paraId="087FDC2C" w14:textId="77777777" w:rsidR="000829C4" w:rsidRDefault="00000000">
            <w:pPr>
              <w:numPr>
                <w:ilvl w:val="0"/>
                <w:numId w:val="29"/>
              </w:numPr>
              <w:rPr>
                <w:szCs w:val="21"/>
              </w:rPr>
            </w:pPr>
            <w:r>
              <w:rPr>
                <w:rFonts w:hint="eastAsia"/>
                <w:szCs w:val="21"/>
              </w:rPr>
              <w:t>编辑状态下显示该按钮；</w:t>
            </w:r>
          </w:p>
          <w:p w14:paraId="2C2E2A46" w14:textId="77777777" w:rsidR="000829C4" w:rsidRDefault="00000000">
            <w:pPr>
              <w:numPr>
                <w:ilvl w:val="0"/>
                <w:numId w:val="29"/>
              </w:numPr>
              <w:rPr>
                <w:szCs w:val="21"/>
              </w:rPr>
            </w:pPr>
            <w:r>
              <w:rPr>
                <w:rFonts w:hint="eastAsia"/>
                <w:szCs w:val="21"/>
              </w:rPr>
              <w:t>点击该按钮，取消修改或新增的信息；</w:t>
            </w:r>
          </w:p>
        </w:tc>
      </w:tr>
      <w:tr w:rsidR="000829C4" w14:paraId="741752E7" w14:textId="77777777">
        <w:tc>
          <w:tcPr>
            <w:tcW w:w="1284" w:type="dxa"/>
          </w:tcPr>
          <w:p w14:paraId="03B169C5" w14:textId="77777777" w:rsidR="000829C4" w:rsidRDefault="00000000">
            <w:pPr>
              <w:rPr>
                <w:szCs w:val="21"/>
              </w:rPr>
            </w:pPr>
            <w:r>
              <w:rPr>
                <w:rFonts w:hint="eastAsia"/>
                <w:szCs w:val="21"/>
              </w:rPr>
              <w:t>关闭</w:t>
            </w:r>
          </w:p>
        </w:tc>
        <w:tc>
          <w:tcPr>
            <w:tcW w:w="1455" w:type="dxa"/>
          </w:tcPr>
          <w:p w14:paraId="48335D38" w14:textId="77777777" w:rsidR="000829C4" w:rsidRDefault="00000000">
            <w:pPr>
              <w:rPr>
                <w:szCs w:val="21"/>
              </w:rPr>
            </w:pPr>
            <w:r>
              <w:rPr>
                <w:rFonts w:hint="eastAsia"/>
                <w:szCs w:val="21"/>
              </w:rPr>
              <w:t>关闭</w:t>
            </w:r>
          </w:p>
        </w:tc>
        <w:tc>
          <w:tcPr>
            <w:tcW w:w="5783" w:type="dxa"/>
          </w:tcPr>
          <w:p w14:paraId="758C1615" w14:textId="77777777" w:rsidR="000829C4" w:rsidRDefault="00000000">
            <w:pPr>
              <w:numPr>
                <w:ilvl w:val="0"/>
                <w:numId w:val="30"/>
              </w:numPr>
              <w:rPr>
                <w:szCs w:val="21"/>
              </w:rPr>
            </w:pPr>
            <w:r>
              <w:rPr>
                <w:rFonts w:hint="eastAsia"/>
                <w:szCs w:val="21"/>
              </w:rPr>
              <w:t>浏览状态下显示该按钮；</w:t>
            </w:r>
          </w:p>
          <w:p w14:paraId="1A381200" w14:textId="77777777" w:rsidR="000829C4" w:rsidRDefault="00000000">
            <w:pPr>
              <w:numPr>
                <w:ilvl w:val="0"/>
                <w:numId w:val="30"/>
              </w:numPr>
              <w:rPr>
                <w:szCs w:val="21"/>
              </w:rPr>
            </w:pPr>
            <w:r>
              <w:rPr>
                <w:rFonts w:hint="eastAsia"/>
                <w:szCs w:val="21"/>
              </w:rPr>
              <w:lastRenderedPageBreak/>
              <w:t>点击该按钮，关闭卡片界面；</w:t>
            </w:r>
          </w:p>
        </w:tc>
      </w:tr>
    </w:tbl>
    <w:p w14:paraId="3DD45E01" w14:textId="77777777" w:rsidR="000829C4" w:rsidRDefault="00000000">
      <w:pPr>
        <w:pStyle w:val="5"/>
      </w:pPr>
      <w:r>
        <w:rPr>
          <w:rFonts w:hint="eastAsia"/>
        </w:rPr>
        <w:lastRenderedPageBreak/>
        <w:t>算法说明</w:t>
      </w:r>
    </w:p>
    <w:p w14:paraId="17273065" w14:textId="77777777" w:rsidR="000829C4" w:rsidRDefault="00000000">
      <w:pPr>
        <w:numPr>
          <w:ilvl w:val="0"/>
          <w:numId w:val="31"/>
        </w:numPr>
      </w:pPr>
      <w:r>
        <w:rPr>
          <w:rFonts w:hint="eastAsia"/>
        </w:rPr>
        <w:t>查询条件政策起、止日期，只要政策的开始、截止日期与查询条件的政策起、止日期有交叉重叠的，都显示在列表中。</w:t>
      </w:r>
    </w:p>
    <w:p w14:paraId="557858F9" w14:textId="77777777" w:rsidR="000829C4" w:rsidRDefault="00000000">
      <w:pPr>
        <w:pStyle w:val="5"/>
      </w:pPr>
      <w:r>
        <w:rPr>
          <w:rFonts w:hint="eastAsia"/>
        </w:rPr>
        <w:t>逻辑校验</w:t>
      </w:r>
    </w:p>
    <w:p w14:paraId="04FA30D6" w14:textId="77777777" w:rsidR="000829C4" w:rsidRDefault="00000000">
      <w:r>
        <w:rPr>
          <w:rFonts w:hint="eastAsia"/>
        </w:rPr>
        <w:t>无。</w:t>
      </w:r>
    </w:p>
    <w:p w14:paraId="0D303632" w14:textId="77777777" w:rsidR="000829C4" w:rsidRDefault="00000000">
      <w:pPr>
        <w:pStyle w:val="4"/>
      </w:pPr>
      <w:r>
        <w:rPr>
          <w:rFonts w:hint="eastAsia"/>
        </w:rPr>
        <w:t>输出</w:t>
      </w:r>
    </w:p>
    <w:p w14:paraId="0D9BD556" w14:textId="77777777" w:rsidR="000829C4" w:rsidRDefault="00000000">
      <w:r>
        <w:rPr>
          <w:rFonts w:hint="eastAsia"/>
        </w:rPr>
        <w:t>无。</w:t>
      </w:r>
    </w:p>
    <w:p w14:paraId="2E540E6C" w14:textId="77777777" w:rsidR="000829C4" w:rsidRDefault="00000000">
      <w:pPr>
        <w:pStyle w:val="4"/>
      </w:pPr>
      <w:r>
        <w:rPr>
          <w:rFonts w:hint="eastAsia"/>
        </w:rPr>
        <w:t>非功能性需求</w:t>
      </w:r>
    </w:p>
    <w:p w14:paraId="69BA1854" w14:textId="77777777" w:rsidR="000829C4" w:rsidRDefault="00000000">
      <w:r>
        <w:rPr>
          <w:rFonts w:hint="eastAsia"/>
        </w:rPr>
        <w:t>无。</w:t>
      </w:r>
    </w:p>
    <w:p w14:paraId="23443937" w14:textId="77777777" w:rsidR="000829C4" w:rsidRDefault="00000000">
      <w:pPr>
        <w:pStyle w:val="3"/>
      </w:pPr>
      <w:bookmarkStart w:id="64" w:name="_Toc1046540052"/>
      <w:r>
        <w:rPr>
          <w:rFonts w:hint="eastAsia"/>
        </w:rPr>
        <w:t>印花税计算</w:t>
      </w:r>
      <w:bookmarkEnd w:id="61"/>
      <w:bookmarkEnd w:id="62"/>
      <w:bookmarkEnd w:id="64"/>
    </w:p>
    <w:p w14:paraId="0B53BFA3" w14:textId="77777777" w:rsidR="000829C4" w:rsidRDefault="00000000">
      <w:pPr>
        <w:pStyle w:val="4"/>
      </w:pPr>
      <w:r>
        <w:rPr>
          <w:rFonts w:hint="eastAsia"/>
        </w:rPr>
        <w:t>功能描述</w:t>
      </w:r>
    </w:p>
    <w:p w14:paraId="26EB7CB9" w14:textId="77777777" w:rsidR="000829C4" w:rsidRDefault="00000000">
      <w:pPr>
        <w:ind w:firstLine="420"/>
      </w:pPr>
      <w:r>
        <w:rPr>
          <w:rFonts w:hint="eastAsia"/>
        </w:rPr>
        <w:t>本功能为印花税计算功能。</w:t>
      </w:r>
    </w:p>
    <w:p w14:paraId="331C9B00" w14:textId="77777777" w:rsidR="000829C4" w:rsidRDefault="00000000">
      <w:pPr>
        <w:pStyle w:val="4"/>
      </w:pPr>
      <w:r>
        <w:rPr>
          <w:rFonts w:hint="eastAsia"/>
        </w:rPr>
        <w:lastRenderedPageBreak/>
        <w:t>原型界面</w:t>
      </w:r>
    </w:p>
    <w:p w14:paraId="6B732803" w14:textId="77777777" w:rsidR="000829C4" w:rsidRDefault="00000000">
      <w:r>
        <w:rPr>
          <w:noProof/>
        </w:rPr>
        <w:drawing>
          <wp:inline distT="0" distB="0" distL="114300" distR="114300" wp14:anchorId="457704C1" wp14:editId="01FE2B92">
            <wp:extent cx="5264150" cy="2378075"/>
            <wp:effectExtent l="12700" t="12700" r="31750" b="22225"/>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30"/>
                    <a:stretch>
                      <a:fillRect/>
                    </a:stretch>
                  </pic:blipFill>
                  <pic:spPr>
                    <a:xfrm>
                      <a:off x="0" y="0"/>
                      <a:ext cx="5264150" cy="2378075"/>
                    </a:xfrm>
                    <a:prstGeom prst="rect">
                      <a:avLst/>
                    </a:prstGeom>
                    <a:noFill/>
                    <a:ln>
                      <a:solidFill>
                        <a:schemeClr val="tx1"/>
                      </a:solidFill>
                    </a:ln>
                  </pic:spPr>
                </pic:pic>
              </a:graphicData>
            </a:graphic>
          </wp:inline>
        </w:drawing>
      </w:r>
    </w:p>
    <w:p w14:paraId="3BD2F333" w14:textId="77777777" w:rsidR="000829C4" w:rsidRDefault="00000000">
      <w:pPr>
        <w:pStyle w:val="4"/>
      </w:pPr>
      <w:r>
        <w:rPr>
          <w:rFonts w:hint="eastAsia"/>
        </w:rPr>
        <w:t>输入列表</w:t>
      </w:r>
    </w:p>
    <w:p w14:paraId="26C8CBF6" w14:textId="77777777" w:rsidR="000829C4" w:rsidRDefault="00000000">
      <w:r>
        <w:rPr>
          <w:rFonts w:hint="eastAsia"/>
        </w:rPr>
        <w:t>查询条件</w:t>
      </w:r>
      <w:r>
        <w:rPr>
          <w:rFonts w:hint="eastAsia"/>
        </w:rPr>
        <w:t>:</w:t>
      </w:r>
    </w:p>
    <w:tbl>
      <w:tblPr>
        <w:tblStyle w:val="ab"/>
        <w:tblW w:w="0" w:type="auto"/>
        <w:tblLook w:val="04A0" w:firstRow="1" w:lastRow="0" w:firstColumn="1" w:lastColumn="0" w:noHBand="0" w:noVBand="1"/>
      </w:tblPr>
      <w:tblGrid>
        <w:gridCol w:w="1520"/>
        <w:gridCol w:w="1085"/>
        <w:gridCol w:w="1065"/>
        <w:gridCol w:w="1393"/>
        <w:gridCol w:w="3233"/>
      </w:tblGrid>
      <w:tr w:rsidR="000829C4" w14:paraId="7A573D79" w14:textId="77777777">
        <w:tc>
          <w:tcPr>
            <w:tcW w:w="1561" w:type="dxa"/>
            <w:shd w:val="clear" w:color="auto" w:fill="DEEBF6" w:themeFill="accent1" w:themeFillTint="32"/>
          </w:tcPr>
          <w:p w14:paraId="00456D72"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02845010"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29001848"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03B0594A"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1F5E28FD" w14:textId="77777777" w:rsidR="000829C4" w:rsidRDefault="00000000">
            <w:pPr>
              <w:jc w:val="center"/>
              <w:rPr>
                <w:b/>
                <w:bCs/>
              </w:rPr>
            </w:pPr>
            <w:r>
              <w:rPr>
                <w:rFonts w:hint="eastAsia"/>
                <w:b/>
                <w:bCs/>
              </w:rPr>
              <w:t>备注</w:t>
            </w:r>
          </w:p>
        </w:tc>
      </w:tr>
      <w:tr w:rsidR="000829C4" w14:paraId="56512C75" w14:textId="77777777">
        <w:tc>
          <w:tcPr>
            <w:tcW w:w="1561" w:type="dxa"/>
          </w:tcPr>
          <w:p w14:paraId="7FDE3F0E" w14:textId="77777777" w:rsidR="000829C4" w:rsidRDefault="00000000">
            <w:r>
              <w:t>会计年度</w:t>
            </w:r>
          </w:p>
        </w:tc>
        <w:tc>
          <w:tcPr>
            <w:tcW w:w="1110" w:type="dxa"/>
          </w:tcPr>
          <w:p w14:paraId="0C25FA7E" w14:textId="77777777" w:rsidR="000829C4" w:rsidRDefault="00000000">
            <w:pPr>
              <w:jc w:val="center"/>
            </w:pPr>
            <w:r>
              <w:rPr>
                <w:rFonts w:hint="eastAsia"/>
              </w:rPr>
              <w:t>年度控件</w:t>
            </w:r>
          </w:p>
        </w:tc>
        <w:tc>
          <w:tcPr>
            <w:tcW w:w="1089" w:type="dxa"/>
          </w:tcPr>
          <w:p w14:paraId="280777BC" w14:textId="77777777" w:rsidR="000829C4" w:rsidRDefault="00000000">
            <w:pPr>
              <w:jc w:val="center"/>
            </w:pPr>
            <w:r>
              <w:rPr>
                <w:rFonts w:hint="eastAsia"/>
              </w:rPr>
              <w:t>手动选择</w:t>
            </w:r>
          </w:p>
        </w:tc>
        <w:tc>
          <w:tcPr>
            <w:tcW w:w="1429" w:type="dxa"/>
          </w:tcPr>
          <w:p w14:paraId="41893778" w14:textId="77777777" w:rsidR="000829C4" w:rsidRDefault="00000000">
            <w:pPr>
              <w:jc w:val="center"/>
            </w:pPr>
            <w:r>
              <w:rPr>
                <w:rFonts w:hint="eastAsia"/>
              </w:rPr>
              <w:t>否</w:t>
            </w:r>
          </w:p>
        </w:tc>
        <w:tc>
          <w:tcPr>
            <w:tcW w:w="3330" w:type="dxa"/>
          </w:tcPr>
          <w:p w14:paraId="4821DE12" w14:textId="77777777" w:rsidR="000829C4" w:rsidRDefault="00000000">
            <w:r>
              <w:rPr>
                <w:rFonts w:hint="eastAsia"/>
              </w:rPr>
              <w:t>默认系统时间年度，可编辑</w:t>
            </w:r>
          </w:p>
        </w:tc>
      </w:tr>
      <w:tr w:rsidR="000829C4" w14:paraId="45811632" w14:textId="77777777">
        <w:tc>
          <w:tcPr>
            <w:tcW w:w="1561" w:type="dxa"/>
          </w:tcPr>
          <w:p w14:paraId="03236F22" w14:textId="77777777" w:rsidR="000829C4" w:rsidRDefault="00000000">
            <w:r>
              <w:rPr>
                <w:rFonts w:hint="eastAsia"/>
              </w:rPr>
              <w:t>会计月份</w:t>
            </w:r>
          </w:p>
        </w:tc>
        <w:tc>
          <w:tcPr>
            <w:tcW w:w="1110" w:type="dxa"/>
          </w:tcPr>
          <w:p w14:paraId="016B0AAD" w14:textId="77777777" w:rsidR="000829C4" w:rsidRDefault="00000000">
            <w:pPr>
              <w:jc w:val="center"/>
            </w:pPr>
            <w:r>
              <w:rPr>
                <w:rFonts w:hint="eastAsia"/>
              </w:rPr>
              <w:t>参照</w:t>
            </w:r>
          </w:p>
        </w:tc>
        <w:tc>
          <w:tcPr>
            <w:tcW w:w="1089" w:type="dxa"/>
          </w:tcPr>
          <w:p w14:paraId="02853F7C" w14:textId="77777777" w:rsidR="000829C4" w:rsidRDefault="00000000">
            <w:pPr>
              <w:jc w:val="center"/>
            </w:pPr>
            <w:r>
              <w:rPr>
                <w:rFonts w:hint="eastAsia"/>
              </w:rPr>
              <w:t>手动选择</w:t>
            </w:r>
          </w:p>
        </w:tc>
        <w:tc>
          <w:tcPr>
            <w:tcW w:w="1429" w:type="dxa"/>
          </w:tcPr>
          <w:p w14:paraId="4CE117BC" w14:textId="77777777" w:rsidR="000829C4" w:rsidRDefault="00000000">
            <w:pPr>
              <w:jc w:val="center"/>
            </w:pPr>
            <w:r>
              <w:rPr>
                <w:rFonts w:hint="eastAsia"/>
              </w:rPr>
              <w:t>否</w:t>
            </w:r>
          </w:p>
        </w:tc>
        <w:tc>
          <w:tcPr>
            <w:tcW w:w="3330" w:type="dxa"/>
          </w:tcPr>
          <w:p w14:paraId="72586E01" w14:textId="77777777" w:rsidR="000829C4" w:rsidRDefault="00000000">
            <w:r>
              <w:rPr>
                <w:rFonts w:hint="eastAsia"/>
              </w:rPr>
              <w:t>参照年份对应的月份，默认系统月份上一月份</w:t>
            </w:r>
          </w:p>
        </w:tc>
      </w:tr>
      <w:tr w:rsidR="000829C4" w14:paraId="72E25B16" w14:textId="77777777">
        <w:tc>
          <w:tcPr>
            <w:tcW w:w="1561" w:type="dxa"/>
          </w:tcPr>
          <w:p w14:paraId="043D637F" w14:textId="77777777" w:rsidR="000829C4" w:rsidRDefault="00000000">
            <w:r>
              <w:rPr>
                <w:rFonts w:hint="eastAsia"/>
              </w:rPr>
              <w:t>仅本级</w:t>
            </w:r>
          </w:p>
        </w:tc>
        <w:tc>
          <w:tcPr>
            <w:tcW w:w="1110" w:type="dxa"/>
          </w:tcPr>
          <w:p w14:paraId="421E9EC2" w14:textId="77777777" w:rsidR="000829C4" w:rsidRDefault="00000000">
            <w:pPr>
              <w:jc w:val="center"/>
            </w:pPr>
            <w:r>
              <w:rPr>
                <w:rFonts w:hint="eastAsia"/>
              </w:rPr>
              <w:t>单选钮</w:t>
            </w:r>
          </w:p>
        </w:tc>
        <w:tc>
          <w:tcPr>
            <w:tcW w:w="1089" w:type="dxa"/>
          </w:tcPr>
          <w:p w14:paraId="2BBD44FB" w14:textId="77777777" w:rsidR="000829C4" w:rsidRDefault="00000000">
            <w:pPr>
              <w:jc w:val="center"/>
            </w:pPr>
            <w:r>
              <w:rPr>
                <w:rFonts w:hint="eastAsia"/>
              </w:rPr>
              <w:t>手动选择</w:t>
            </w:r>
          </w:p>
        </w:tc>
        <w:tc>
          <w:tcPr>
            <w:tcW w:w="1429" w:type="dxa"/>
          </w:tcPr>
          <w:p w14:paraId="170C161F" w14:textId="77777777" w:rsidR="000829C4" w:rsidRDefault="00000000">
            <w:pPr>
              <w:jc w:val="center"/>
            </w:pPr>
            <w:r>
              <w:rPr>
                <w:rFonts w:hint="eastAsia"/>
              </w:rPr>
              <w:t>否</w:t>
            </w:r>
          </w:p>
        </w:tc>
        <w:tc>
          <w:tcPr>
            <w:tcW w:w="3330" w:type="dxa"/>
          </w:tcPr>
          <w:p w14:paraId="45B95AEF" w14:textId="77777777" w:rsidR="000829C4" w:rsidRDefault="00000000">
            <w:r>
              <w:rPr>
                <w:rFonts w:hint="eastAsia"/>
              </w:rPr>
              <w:t>默认</w:t>
            </w:r>
            <w:proofErr w:type="gramStart"/>
            <w:r>
              <w:rPr>
                <w:rFonts w:hint="eastAsia"/>
              </w:rPr>
              <w:t>选择仅</w:t>
            </w:r>
            <w:proofErr w:type="gramEnd"/>
            <w:r>
              <w:rPr>
                <w:rFonts w:hint="eastAsia"/>
              </w:rPr>
              <w:t>本级，与包含所有下级互斥</w:t>
            </w:r>
          </w:p>
        </w:tc>
      </w:tr>
      <w:tr w:rsidR="000829C4" w14:paraId="5CC3992D" w14:textId="77777777">
        <w:tc>
          <w:tcPr>
            <w:tcW w:w="1561" w:type="dxa"/>
          </w:tcPr>
          <w:p w14:paraId="70CD5A25" w14:textId="77777777" w:rsidR="000829C4" w:rsidRDefault="00000000">
            <w:r>
              <w:rPr>
                <w:rFonts w:hint="eastAsia"/>
              </w:rPr>
              <w:t>包含所有下级</w:t>
            </w:r>
          </w:p>
        </w:tc>
        <w:tc>
          <w:tcPr>
            <w:tcW w:w="1110" w:type="dxa"/>
          </w:tcPr>
          <w:p w14:paraId="110820B9" w14:textId="77777777" w:rsidR="000829C4" w:rsidRDefault="00000000">
            <w:pPr>
              <w:jc w:val="center"/>
            </w:pPr>
            <w:r>
              <w:rPr>
                <w:rFonts w:hint="eastAsia"/>
              </w:rPr>
              <w:t>单选钮</w:t>
            </w:r>
          </w:p>
        </w:tc>
        <w:tc>
          <w:tcPr>
            <w:tcW w:w="1089" w:type="dxa"/>
          </w:tcPr>
          <w:p w14:paraId="7FDC269B" w14:textId="77777777" w:rsidR="000829C4" w:rsidRDefault="00000000">
            <w:pPr>
              <w:jc w:val="center"/>
            </w:pPr>
            <w:r>
              <w:rPr>
                <w:rFonts w:hint="eastAsia"/>
              </w:rPr>
              <w:t>手动选择</w:t>
            </w:r>
          </w:p>
        </w:tc>
        <w:tc>
          <w:tcPr>
            <w:tcW w:w="1429" w:type="dxa"/>
          </w:tcPr>
          <w:p w14:paraId="3BC1FA80" w14:textId="77777777" w:rsidR="000829C4" w:rsidRDefault="00000000">
            <w:pPr>
              <w:jc w:val="center"/>
            </w:pPr>
            <w:r>
              <w:rPr>
                <w:rFonts w:hint="eastAsia"/>
              </w:rPr>
              <w:t>否</w:t>
            </w:r>
          </w:p>
        </w:tc>
        <w:tc>
          <w:tcPr>
            <w:tcW w:w="3330" w:type="dxa"/>
          </w:tcPr>
          <w:p w14:paraId="1BB3D373" w14:textId="77777777" w:rsidR="000829C4" w:rsidRDefault="00000000">
            <w:r>
              <w:rPr>
                <w:rFonts w:hint="eastAsia"/>
              </w:rPr>
              <w:t>与仅本级互斥</w:t>
            </w:r>
          </w:p>
        </w:tc>
      </w:tr>
    </w:tbl>
    <w:p w14:paraId="56D8283E" w14:textId="77777777" w:rsidR="000829C4" w:rsidRDefault="000829C4"/>
    <w:p w14:paraId="3D8CA4A5" w14:textId="77777777" w:rsidR="000829C4" w:rsidRDefault="00000000">
      <w:r>
        <w:rPr>
          <w:rFonts w:hint="eastAsia"/>
        </w:rPr>
        <w:t>列表字段</w:t>
      </w:r>
      <w:r>
        <w:rPr>
          <w:rFonts w:hint="eastAsia"/>
        </w:rPr>
        <w:t>:</w:t>
      </w:r>
    </w:p>
    <w:tbl>
      <w:tblPr>
        <w:tblStyle w:val="ab"/>
        <w:tblW w:w="0" w:type="auto"/>
        <w:tblLook w:val="04A0" w:firstRow="1" w:lastRow="0" w:firstColumn="1" w:lastColumn="0" w:noHBand="0" w:noVBand="1"/>
      </w:tblPr>
      <w:tblGrid>
        <w:gridCol w:w="1519"/>
        <w:gridCol w:w="1085"/>
        <w:gridCol w:w="1065"/>
        <w:gridCol w:w="1392"/>
        <w:gridCol w:w="3235"/>
      </w:tblGrid>
      <w:tr w:rsidR="000829C4" w14:paraId="1D931D6C" w14:textId="77777777">
        <w:tc>
          <w:tcPr>
            <w:tcW w:w="1561" w:type="dxa"/>
            <w:shd w:val="clear" w:color="auto" w:fill="DEEBF6" w:themeFill="accent1" w:themeFillTint="32"/>
          </w:tcPr>
          <w:p w14:paraId="57952AC7"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1096F029"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0987FC89"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40EFCA9E"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4A3CE7BD" w14:textId="77777777" w:rsidR="000829C4" w:rsidRDefault="00000000">
            <w:pPr>
              <w:jc w:val="center"/>
              <w:rPr>
                <w:b/>
                <w:bCs/>
              </w:rPr>
            </w:pPr>
            <w:r>
              <w:rPr>
                <w:rFonts w:hint="eastAsia"/>
                <w:b/>
                <w:bCs/>
              </w:rPr>
              <w:t>备注</w:t>
            </w:r>
          </w:p>
        </w:tc>
      </w:tr>
      <w:tr w:rsidR="000829C4" w14:paraId="432F9FF3" w14:textId="77777777">
        <w:tc>
          <w:tcPr>
            <w:tcW w:w="1561" w:type="dxa"/>
          </w:tcPr>
          <w:p w14:paraId="2FDC70F5" w14:textId="77777777" w:rsidR="000829C4" w:rsidRDefault="00000000">
            <w:r>
              <w:rPr>
                <w:rFonts w:hint="eastAsia"/>
              </w:rPr>
              <w:t>机构</w:t>
            </w:r>
          </w:p>
        </w:tc>
        <w:tc>
          <w:tcPr>
            <w:tcW w:w="1110" w:type="dxa"/>
          </w:tcPr>
          <w:p w14:paraId="36E62DBD" w14:textId="77777777" w:rsidR="000829C4" w:rsidRDefault="00000000">
            <w:pPr>
              <w:jc w:val="center"/>
            </w:pPr>
            <w:r>
              <w:rPr>
                <w:rFonts w:hint="eastAsia"/>
              </w:rPr>
              <w:t>字符</w:t>
            </w:r>
          </w:p>
        </w:tc>
        <w:tc>
          <w:tcPr>
            <w:tcW w:w="1089" w:type="dxa"/>
          </w:tcPr>
          <w:p w14:paraId="3775711F" w14:textId="77777777" w:rsidR="000829C4" w:rsidRDefault="00000000">
            <w:pPr>
              <w:jc w:val="center"/>
            </w:pPr>
            <w:r>
              <w:rPr>
                <w:rFonts w:hint="eastAsia"/>
              </w:rPr>
              <w:t>自动带出</w:t>
            </w:r>
          </w:p>
        </w:tc>
        <w:tc>
          <w:tcPr>
            <w:tcW w:w="1429" w:type="dxa"/>
          </w:tcPr>
          <w:p w14:paraId="2F81745A" w14:textId="77777777" w:rsidR="000829C4" w:rsidRDefault="00000000">
            <w:pPr>
              <w:jc w:val="center"/>
            </w:pPr>
            <w:r>
              <w:rPr>
                <w:rFonts w:hint="eastAsia"/>
              </w:rPr>
              <w:t>是</w:t>
            </w:r>
          </w:p>
        </w:tc>
        <w:tc>
          <w:tcPr>
            <w:tcW w:w="3330" w:type="dxa"/>
          </w:tcPr>
          <w:p w14:paraId="14595C1E" w14:textId="77777777" w:rsidR="000829C4" w:rsidRDefault="00000000">
            <w:r>
              <w:rPr>
                <w:rFonts w:hint="eastAsia"/>
              </w:rPr>
              <w:t>用户权限控制</w:t>
            </w:r>
          </w:p>
        </w:tc>
      </w:tr>
      <w:tr w:rsidR="000829C4" w14:paraId="4CBB42DD" w14:textId="77777777">
        <w:tc>
          <w:tcPr>
            <w:tcW w:w="1561" w:type="dxa"/>
          </w:tcPr>
          <w:p w14:paraId="1517F7D5" w14:textId="77777777" w:rsidR="000829C4" w:rsidRDefault="00000000">
            <w:r>
              <w:rPr>
                <w:rFonts w:hint="eastAsia"/>
              </w:rPr>
              <w:t>会计期间</w:t>
            </w:r>
          </w:p>
        </w:tc>
        <w:tc>
          <w:tcPr>
            <w:tcW w:w="1110" w:type="dxa"/>
          </w:tcPr>
          <w:p w14:paraId="538B75F4" w14:textId="77777777" w:rsidR="000829C4" w:rsidRDefault="00000000">
            <w:pPr>
              <w:jc w:val="center"/>
            </w:pPr>
            <w:r>
              <w:rPr>
                <w:rFonts w:hint="eastAsia"/>
              </w:rPr>
              <w:t>字符</w:t>
            </w:r>
          </w:p>
        </w:tc>
        <w:tc>
          <w:tcPr>
            <w:tcW w:w="1089" w:type="dxa"/>
          </w:tcPr>
          <w:p w14:paraId="2838E7BC" w14:textId="77777777" w:rsidR="000829C4" w:rsidRDefault="00000000">
            <w:pPr>
              <w:jc w:val="center"/>
            </w:pPr>
            <w:r>
              <w:rPr>
                <w:rFonts w:hint="eastAsia"/>
              </w:rPr>
              <w:t>自动带出</w:t>
            </w:r>
          </w:p>
        </w:tc>
        <w:tc>
          <w:tcPr>
            <w:tcW w:w="1429" w:type="dxa"/>
          </w:tcPr>
          <w:p w14:paraId="2A1EE5D3" w14:textId="77777777" w:rsidR="000829C4" w:rsidRDefault="00000000">
            <w:pPr>
              <w:jc w:val="center"/>
            </w:pPr>
            <w:r>
              <w:rPr>
                <w:rFonts w:hint="eastAsia"/>
              </w:rPr>
              <w:t>是</w:t>
            </w:r>
          </w:p>
        </w:tc>
        <w:tc>
          <w:tcPr>
            <w:tcW w:w="3330" w:type="dxa"/>
          </w:tcPr>
          <w:p w14:paraId="7E6390E9" w14:textId="77777777" w:rsidR="000829C4" w:rsidRDefault="00000000">
            <w:r>
              <w:rPr>
                <w:rFonts w:hint="eastAsia"/>
              </w:rPr>
              <w:t>自动带出，不可编辑</w:t>
            </w:r>
          </w:p>
        </w:tc>
      </w:tr>
      <w:tr w:rsidR="000829C4" w14:paraId="4B21EDC7" w14:textId="77777777">
        <w:tc>
          <w:tcPr>
            <w:tcW w:w="1561" w:type="dxa"/>
          </w:tcPr>
          <w:p w14:paraId="4700FAD1" w14:textId="77777777" w:rsidR="000829C4" w:rsidRDefault="00000000">
            <w:r>
              <w:rPr>
                <w:rFonts w:hint="eastAsia"/>
              </w:rPr>
              <w:t>计算状态</w:t>
            </w:r>
          </w:p>
        </w:tc>
        <w:tc>
          <w:tcPr>
            <w:tcW w:w="1110" w:type="dxa"/>
          </w:tcPr>
          <w:p w14:paraId="0BA2F84C" w14:textId="77777777" w:rsidR="000829C4" w:rsidRDefault="00000000">
            <w:pPr>
              <w:jc w:val="center"/>
            </w:pPr>
            <w:r>
              <w:rPr>
                <w:rFonts w:hint="eastAsia"/>
              </w:rPr>
              <w:t>字符</w:t>
            </w:r>
          </w:p>
        </w:tc>
        <w:tc>
          <w:tcPr>
            <w:tcW w:w="1089" w:type="dxa"/>
          </w:tcPr>
          <w:p w14:paraId="061C4352" w14:textId="77777777" w:rsidR="000829C4" w:rsidRDefault="00000000">
            <w:pPr>
              <w:jc w:val="center"/>
            </w:pPr>
            <w:r>
              <w:rPr>
                <w:rFonts w:hint="eastAsia"/>
              </w:rPr>
              <w:t>自动带出</w:t>
            </w:r>
          </w:p>
        </w:tc>
        <w:tc>
          <w:tcPr>
            <w:tcW w:w="1429" w:type="dxa"/>
          </w:tcPr>
          <w:p w14:paraId="054F4DC0" w14:textId="77777777" w:rsidR="000829C4" w:rsidRDefault="00000000">
            <w:pPr>
              <w:jc w:val="center"/>
            </w:pPr>
            <w:r>
              <w:rPr>
                <w:rFonts w:hint="eastAsia"/>
              </w:rPr>
              <w:t>是</w:t>
            </w:r>
          </w:p>
        </w:tc>
        <w:tc>
          <w:tcPr>
            <w:tcW w:w="3330" w:type="dxa"/>
          </w:tcPr>
          <w:p w14:paraId="4E6671A0" w14:textId="77777777" w:rsidR="000829C4" w:rsidRDefault="00000000">
            <w:r>
              <w:rPr>
                <w:rFonts w:hint="eastAsia"/>
              </w:rPr>
              <w:t>自动带出，不可编辑，默认为“未计算”，计算成功后更新为“已计算”，回退计算后更新为“未计算”</w:t>
            </w:r>
          </w:p>
        </w:tc>
      </w:tr>
      <w:tr w:rsidR="000829C4" w14:paraId="741FCA84" w14:textId="77777777">
        <w:tc>
          <w:tcPr>
            <w:tcW w:w="1561" w:type="dxa"/>
          </w:tcPr>
          <w:p w14:paraId="6FABBF49" w14:textId="77777777" w:rsidR="000829C4" w:rsidRDefault="00000000">
            <w:r>
              <w:rPr>
                <w:rFonts w:hint="eastAsia"/>
              </w:rPr>
              <w:lastRenderedPageBreak/>
              <w:t>计算日期</w:t>
            </w:r>
          </w:p>
        </w:tc>
        <w:tc>
          <w:tcPr>
            <w:tcW w:w="1110" w:type="dxa"/>
          </w:tcPr>
          <w:p w14:paraId="2AD6451D" w14:textId="77777777" w:rsidR="000829C4" w:rsidRDefault="00000000">
            <w:pPr>
              <w:jc w:val="center"/>
            </w:pPr>
            <w:r>
              <w:rPr>
                <w:rFonts w:hint="eastAsia"/>
              </w:rPr>
              <w:t>字符</w:t>
            </w:r>
          </w:p>
        </w:tc>
        <w:tc>
          <w:tcPr>
            <w:tcW w:w="1089" w:type="dxa"/>
          </w:tcPr>
          <w:p w14:paraId="79262B18" w14:textId="77777777" w:rsidR="000829C4" w:rsidRDefault="00000000">
            <w:pPr>
              <w:jc w:val="center"/>
            </w:pPr>
            <w:r>
              <w:rPr>
                <w:rFonts w:hint="eastAsia"/>
              </w:rPr>
              <w:t>自动带出</w:t>
            </w:r>
          </w:p>
        </w:tc>
        <w:tc>
          <w:tcPr>
            <w:tcW w:w="1429" w:type="dxa"/>
          </w:tcPr>
          <w:p w14:paraId="48503573" w14:textId="77777777" w:rsidR="000829C4" w:rsidRDefault="00000000">
            <w:pPr>
              <w:jc w:val="center"/>
            </w:pPr>
            <w:r>
              <w:rPr>
                <w:rFonts w:hint="eastAsia"/>
              </w:rPr>
              <w:t>是</w:t>
            </w:r>
          </w:p>
        </w:tc>
        <w:tc>
          <w:tcPr>
            <w:tcW w:w="3330" w:type="dxa"/>
          </w:tcPr>
          <w:p w14:paraId="481F4ED3" w14:textId="77777777" w:rsidR="000829C4" w:rsidRDefault="00000000">
            <w:r>
              <w:rPr>
                <w:rFonts w:hint="eastAsia"/>
              </w:rPr>
              <w:t>自动带出，不可编辑，计算成功后更新为当前系统日期，回退计算后清空</w:t>
            </w:r>
          </w:p>
        </w:tc>
      </w:tr>
      <w:tr w:rsidR="000829C4" w14:paraId="53F09E2A" w14:textId="77777777">
        <w:tc>
          <w:tcPr>
            <w:tcW w:w="1561" w:type="dxa"/>
          </w:tcPr>
          <w:p w14:paraId="02A9304E" w14:textId="77777777" w:rsidR="000829C4" w:rsidRDefault="00000000">
            <w:r>
              <w:rPr>
                <w:rFonts w:hint="eastAsia"/>
              </w:rPr>
              <w:t>操作人</w:t>
            </w:r>
          </w:p>
        </w:tc>
        <w:tc>
          <w:tcPr>
            <w:tcW w:w="1110" w:type="dxa"/>
          </w:tcPr>
          <w:p w14:paraId="2FAEC7AD" w14:textId="77777777" w:rsidR="000829C4" w:rsidRDefault="00000000">
            <w:pPr>
              <w:jc w:val="center"/>
            </w:pPr>
            <w:r>
              <w:rPr>
                <w:rFonts w:hint="eastAsia"/>
              </w:rPr>
              <w:t>字符</w:t>
            </w:r>
          </w:p>
        </w:tc>
        <w:tc>
          <w:tcPr>
            <w:tcW w:w="1089" w:type="dxa"/>
          </w:tcPr>
          <w:p w14:paraId="5F2EF930" w14:textId="77777777" w:rsidR="000829C4" w:rsidRDefault="00000000">
            <w:pPr>
              <w:jc w:val="center"/>
            </w:pPr>
            <w:r>
              <w:rPr>
                <w:rFonts w:hint="eastAsia"/>
              </w:rPr>
              <w:t>自动带出</w:t>
            </w:r>
          </w:p>
        </w:tc>
        <w:tc>
          <w:tcPr>
            <w:tcW w:w="1429" w:type="dxa"/>
          </w:tcPr>
          <w:p w14:paraId="281A7FE7" w14:textId="77777777" w:rsidR="000829C4" w:rsidRDefault="00000000">
            <w:pPr>
              <w:jc w:val="center"/>
            </w:pPr>
            <w:r>
              <w:rPr>
                <w:rFonts w:hint="eastAsia"/>
              </w:rPr>
              <w:t>是</w:t>
            </w:r>
          </w:p>
        </w:tc>
        <w:tc>
          <w:tcPr>
            <w:tcW w:w="3330" w:type="dxa"/>
          </w:tcPr>
          <w:p w14:paraId="1BA9961D" w14:textId="77777777" w:rsidR="000829C4" w:rsidRDefault="00000000">
            <w:r>
              <w:rPr>
                <w:rFonts w:hint="eastAsia"/>
              </w:rPr>
              <w:t>自动带出，不可编辑，计算成功后更新为当前用户，回退计算后清空</w:t>
            </w:r>
          </w:p>
        </w:tc>
      </w:tr>
      <w:tr w:rsidR="000829C4" w14:paraId="3ACFDC2A" w14:textId="77777777">
        <w:tc>
          <w:tcPr>
            <w:tcW w:w="1561" w:type="dxa"/>
          </w:tcPr>
          <w:p w14:paraId="50F0A3F9" w14:textId="77777777" w:rsidR="000829C4" w:rsidRDefault="00000000">
            <w:r>
              <w:rPr>
                <w:rFonts w:hint="eastAsia"/>
              </w:rPr>
              <w:t>计提状态</w:t>
            </w:r>
          </w:p>
        </w:tc>
        <w:tc>
          <w:tcPr>
            <w:tcW w:w="1110" w:type="dxa"/>
          </w:tcPr>
          <w:p w14:paraId="3ACF64D1" w14:textId="77777777" w:rsidR="000829C4" w:rsidRDefault="00000000">
            <w:pPr>
              <w:jc w:val="center"/>
            </w:pPr>
            <w:r>
              <w:rPr>
                <w:rFonts w:hint="eastAsia"/>
              </w:rPr>
              <w:t>字符</w:t>
            </w:r>
          </w:p>
        </w:tc>
        <w:tc>
          <w:tcPr>
            <w:tcW w:w="1089" w:type="dxa"/>
          </w:tcPr>
          <w:p w14:paraId="415B8C34" w14:textId="77777777" w:rsidR="000829C4" w:rsidRDefault="00000000">
            <w:pPr>
              <w:jc w:val="center"/>
            </w:pPr>
            <w:r>
              <w:rPr>
                <w:rFonts w:hint="eastAsia"/>
              </w:rPr>
              <w:t>自动带出</w:t>
            </w:r>
          </w:p>
        </w:tc>
        <w:tc>
          <w:tcPr>
            <w:tcW w:w="1429" w:type="dxa"/>
          </w:tcPr>
          <w:p w14:paraId="701E7E67" w14:textId="77777777" w:rsidR="000829C4" w:rsidRDefault="00000000">
            <w:pPr>
              <w:jc w:val="center"/>
            </w:pPr>
            <w:r>
              <w:rPr>
                <w:rFonts w:hint="eastAsia"/>
              </w:rPr>
              <w:t>是</w:t>
            </w:r>
          </w:p>
        </w:tc>
        <w:tc>
          <w:tcPr>
            <w:tcW w:w="3330" w:type="dxa"/>
          </w:tcPr>
          <w:p w14:paraId="5CE43B9D" w14:textId="77777777" w:rsidR="000829C4" w:rsidRDefault="00000000">
            <w:r>
              <w:rPr>
                <w:rFonts w:hint="eastAsia"/>
              </w:rPr>
              <w:t>自动带出，不可编辑，默认为“未计提”，计提后更新为“已计提”，取消计提后更新为“未计提”</w:t>
            </w:r>
          </w:p>
        </w:tc>
      </w:tr>
    </w:tbl>
    <w:p w14:paraId="533E00D6" w14:textId="77777777" w:rsidR="000829C4" w:rsidRDefault="000829C4"/>
    <w:p w14:paraId="0CB2F9D2" w14:textId="77777777" w:rsidR="000829C4" w:rsidRDefault="00000000">
      <w:pPr>
        <w:pStyle w:val="4"/>
      </w:pPr>
      <w:r>
        <w:rPr>
          <w:rFonts w:hint="eastAsia"/>
        </w:rPr>
        <w:t>业务处理</w:t>
      </w:r>
    </w:p>
    <w:p w14:paraId="4926AC3B" w14:textId="77777777" w:rsidR="000829C4" w:rsidRDefault="00000000">
      <w:pPr>
        <w:pStyle w:val="5"/>
      </w:pPr>
      <w:r>
        <w:rPr>
          <w:rFonts w:hint="eastAsia"/>
        </w:rPr>
        <w:t>业务说明与流程</w:t>
      </w:r>
    </w:p>
    <w:p w14:paraId="6BAA1D16" w14:textId="77777777" w:rsidR="000829C4" w:rsidRDefault="00000000">
      <w:pPr>
        <w:numPr>
          <w:ilvl w:val="0"/>
          <w:numId w:val="32"/>
        </w:numPr>
      </w:pPr>
      <w:commentRangeStart w:id="65"/>
      <w:r>
        <w:rPr>
          <w:rFonts w:hint="eastAsia"/>
        </w:rPr>
        <w:t>印花税按</w:t>
      </w:r>
      <w:proofErr w:type="gramStart"/>
      <w:r>
        <w:rPr>
          <w:rFonts w:hint="eastAsia"/>
        </w:rPr>
        <w:t>会计月</w:t>
      </w:r>
      <w:proofErr w:type="gramEnd"/>
      <w:r>
        <w:rPr>
          <w:rFonts w:hint="eastAsia"/>
        </w:rPr>
        <w:t>计算；</w:t>
      </w:r>
      <w:commentRangeEnd w:id="65"/>
      <w:r>
        <w:commentReference w:id="65"/>
      </w:r>
    </w:p>
    <w:p w14:paraId="1BAF6E9B" w14:textId="77777777" w:rsidR="000829C4" w:rsidRDefault="00000000">
      <w:pPr>
        <w:numPr>
          <w:ilvl w:val="0"/>
          <w:numId w:val="32"/>
        </w:numPr>
      </w:pPr>
      <w:r>
        <w:rPr>
          <w:rFonts w:hint="eastAsia"/>
        </w:rPr>
        <w:t>印花税计算每次只能全量计算，不能增量计算，因为涉及到无合同金额的合同，如果同一期间发生多次无合同金额合同补录，且分多次计算印花税，则已计算过的合同需重新计算，否则结果会错误。</w:t>
      </w:r>
    </w:p>
    <w:p w14:paraId="3432E1FD" w14:textId="77777777" w:rsidR="000829C4" w:rsidRDefault="00000000">
      <w:pPr>
        <w:pStyle w:val="5"/>
      </w:pPr>
      <w:r>
        <w:rPr>
          <w:rFonts w:hint="eastAsia"/>
        </w:rPr>
        <w:t>功能按钮</w:t>
      </w:r>
    </w:p>
    <w:p w14:paraId="1F146ACC" w14:textId="77777777" w:rsidR="000829C4" w:rsidRDefault="00000000">
      <w:pPr>
        <w:numPr>
          <w:ilvl w:val="0"/>
          <w:numId w:val="33"/>
        </w:numPr>
      </w:pPr>
      <w:r>
        <w:rPr>
          <w:rFonts w:hint="eastAsia"/>
        </w:rPr>
        <w:t>【计算】：如果所选任务的计算状态为已计算，则提示“所选任务存在已计算的任务，不能进行计算，请重新选择。”；如果计算状态为未计算，则根据机构、会计月份计算生成印花税结果，计算逻辑见算法说明章节。</w:t>
      </w:r>
    </w:p>
    <w:p w14:paraId="6D51DD50" w14:textId="77777777" w:rsidR="000829C4" w:rsidRDefault="00000000">
      <w:pPr>
        <w:numPr>
          <w:ilvl w:val="0"/>
          <w:numId w:val="33"/>
        </w:numPr>
      </w:pPr>
      <w:r>
        <w:rPr>
          <w:rFonts w:hint="eastAsia"/>
        </w:rPr>
        <w:t>【回退计算】：如果所选任务的计算状态为未计算，则提示“所选任务存在未计算的任务，不能回退计算，请重新选择。”；如果计算状态为已计算，则删除对应的计算结果；回退计算时提示“请确定当期未做印花税计提或申报，否则不能回退计算，请先将印花税费用取消计提和申报。”，系统暂不做校验。</w:t>
      </w:r>
    </w:p>
    <w:p w14:paraId="78A431A8" w14:textId="77777777" w:rsidR="000829C4" w:rsidRDefault="00000000">
      <w:pPr>
        <w:pStyle w:val="5"/>
      </w:pPr>
      <w:r>
        <w:rPr>
          <w:rFonts w:hint="eastAsia"/>
        </w:rPr>
        <w:lastRenderedPageBreak/>
        <w:t>算法说明</w:t>
      </w:r>
    </w:p>
    <w:p w14:paraId="4E11F3F0" w14:textId="77777777" w:rsidR="000829C4" w:rsidRDefault="00000000">
      <w:pPr>
        <w:numPr>
          <w:ilvl w:val="0"/>
          <w:numId w:val="34"/>
        </w:numPr>
      </w:pPr>
      <w:proofErr w:type="gramStart"/>
      <w:r>
        <w:rPr>
          <w:rFonts w:hint="eastAsia"/>
        </w:rPr>
        <w:t>左侧树</w:t>
      </w:r>
      <w:proofErr w:type="gramEnd"/>
      <w:r>
        <w:rPr>
          <w:rFonts w:hint="eastAsia"/>
        </w:rPr>
        <w:t>按用户权限显示，只显示当前用户所属机构及下级机构；</w:t>
      </w:r>
    </w:p>
    <w:p w14:paraId="21C82C69" w14:textId="77777777" w:rsidR="000829C4" w:rsidRDefault="00000000">
      <w:pPr>
        <w:numPr>
          <w:ilvl w:val="0"/>
          <w:numId w:val="34"/>
        </w:numPr>
      </w:pPr>
      <w:r>
        <w:rPr>
          <w:rFonts w:hint="eastAsia"/>
        </w:rPr>
        <w:t>选择机构树节点时，右侧根据选择的会计月份、包含下级条件自动显示计算任务，如果未选择会计月份，则默认显示年度下</w:t>
      </w:r>
      <w:r>
        <w:rPr>
          <w:rFonts w:hint="eastAsia"/>
        </w:rPr>
        <w:t>12</w:t>
      </w:r>
      <w:r>
        <w:rPr>
          <w:rFonts w:hint="eastAsia"/>
        </w:rPr>
        <w:t>月份的任务；如果未选择年份，</w:t>
      </w:r>
      <w:proofErr w:type="gramStart"/>
      <w:r>
        <w:rPr>
          <w:rFonts w:hint="eastAsia"/>
        </w:rPr>
        <w:t>则任务</w:t>
      </w:r>
      <w:proofErr w:type="gramEnd"/>
      <w:r>
        <w:rPr>
          <w:rFonts w:hint="eastAsia"/>
        </w:rPr>
        <w:t>列表不显示数据；如果“包含所有下级”</w:t>
      </w:r>
      <w:proofErr w:type="gramStart"/>
      <w:r>
        <w:rPr>
          <w:rFonts w:hint="eastAsia"/>
        </w:rPr>
        <w:t>为勾选状态</w:t>
      </w:r>
      <w:proofErr w:type="gramEnd"/>
      <w:r>
        <w:rPr>
          <w:rFonts w:hint="eastAsia"/>
        </w:rPr>
        <w:t>，则查询所选机构及下级机构的任务，</w:t>
      </w:r>
      <w:proofErr w:type="gramStart"/>
      <w:r>
        <w:rPr>
          <w:rFonts w:hint="eastAsia"/>
        </w:rPr>
        <w:t>如果勾选“仅本级</w:t>
      </w:r>
      <w:r>
        <w:t>”</w:t>
      </w:r>
      <w:proofErr w:type="gramEnd"/>
      <w:r>
        <w:rPr>
          <w:rFonts w:hint="eastAsia"/>
        </w:rPr>
        <w:t>只查询所选机构的任务；</w:t>
      </w:r>
    </w:p>
    <w:p w14:paraId="175C730A" w14:textId="77777777" w:rsidR="000829C4" w:rsidRDefault="00000000">
      <w:pPr>
        <w:numPr>
          <w:ilvl w:val="0"/>
          <w:numId w:val="34"/>
        </w:numPr>
      </w:pPr>
      <w:r>
        <w:rPr>
          <w:rFonts w:hint="eastAsia"/>
        </w:rPr>
        <w:t>列表任务默认按照机构、月份升序排列；</w:t>
      </w:r>
    </w:p>
    <w:p w14:paraId="50B617A1" w14:textId="77777777" w:rsidR="000829C4" w:rsidRDefault="00000000">
      <w:pPr>
        <w:numPr>
          <w:ilvl w:val="0"/>
          <w:numId w:val="34"/>
        </w:numPr>
      </w:pPr>
      <w:r>
        <w:t>按会计月份计算底稿表，计提和申报时根据计提期间、申报期间匹配会计月份取数</w:t>
      </w:r>
      <w:r>
        <w:rPr>
          <w:rFonts w:hint="eastAsia"/>
        </w:rPr>
        <w:t>，</w:t>
      </w:r>
      <w:r>
        <w:t>只计算</w:t>
      </w:r>
      <w:r>
        <w:rPr>
          <w:rFonts w:hint="eastAsia"/>
        </w:rPr>
        <w:t>已审批且计算状态为未计算且应税</w:t>
      </w:r>
      <w:proofErr w:type="gramStart"/>
      <w:r>
        <w:rPr>
          <w:rFonts w:hint="eastAsia"/>
        </w:rPr>
        <w:t>凭证台</w:t>
      </w:r>
      <w:proofErr w:type="gramEnd"/>
      <w:r>
        <w:rPr>
          <w:rFonts w:hint="eastAsia"/>
        </w:rPr>
        <w:t>账的签订日期≤会计月份期末日期和未确定合同取补录日期≤会计月份期末日期</w:t>
      </w:r>
      <w:r>
        <w:t>的数据</w:t>
      </w:r>
      <w:r>
        <w:rPr>
          <w:rFonts w:hint="eastAsia"/>
        </w:rPr>
        <w:t>；</w:t>
      </w:r>
    </w:p>
    <w:p w14:paraId="74B562E3" w14:textId="77777777" w:rsidR="000829C4" w:rsidRDefault="00000000">
      <w:pPr>
        <w:numPr>
          <w:ilvl w:val="0"/>
          <w:numId w:val="34"/>
        </w:numPr>
      </w:pPr>
      <w:bookmarkStart w:id="66" w:name="税额计算逻辑"/>
      <w:r>
        <w:rPr>
          <w:rFonts w:hint="eastAsia"/>
        </w:rPr>
        <w:t>税额计算逻辑</w:t>
      </w:r>
    </w:p>
    <w:bookmarkEnd w:id="66"/>
    <w:p w14:paraId="6D9F91C7" w14:textId="77777777" w:rsidR="000829C4" w:rsidRDefault="00000000">
      <w:r>
        <w:rPr>
          <w:rFonts w:hint="eastAsia"/>
        </w:rPr>
        <w:t>场景</w:t>
      </w:r>
      <w:proofErr w:type="gramStart"/>
      <w:r>
        <w:rPr>
          <w:rFonts w:hint="eastAsia"/>
        </w:rPr>
        <w:t>一</w:t>
      </w:r>
      <w:proofErr w:type="gramEnd"/>
      <w:r>
        <w:rPr>
          <w:rFonts w:hint="eastAsia"/>
        </w:rPr>
        <w:t>：本期新增合同，且</w:t>
      </w:r>
      <w:r>
        <w:t>无合同金额</w:t>
      </w:r>
      <w:r>
        <w:rPr>
          <w:rFonts w:hint="eastAsia"/>
        </w:rPr>
        <w:t>为否</w:t>
      </w:r>
    </w:p>
    <w:tbl>
      <w:tblPr>
        <w:tblStyle w:val="ab"/>
        <w:tblW w:w="0" w:type="auto"/>
        <w:tblLook w:val="04A0" w:firstRow="1" w:lastRow="0" w:firstColumn="1" w:lastColumn="0" w:noHBand="0" w:noVBand="1"/>
      </w:tblPr>
      <w:tblGrid>
        <w:gridCol w:w="1561"/>
        <w:gridCol w:w="4224"/>
        <w:gridCol w:w="2466"/>
      </w:tblGrid>
      <w:tr w:rsidR="000829C4" w14:paraId="08DDABEF" w14:textId="77777777">
        <w:tc>
          <w:tcPr>
            <w:tcW w:w="1561" w:type="dxa"/>
            <w:shd w:val="clear" w:color="auto" w:fill="DEEBF6" w:themeFill="accent1" w:themeFillTint="32"/>
          </w:tcPr>
          <w:p w14:paraId="1DA86E1D" w14:textId="77777777" w:rsidR="000829C4" w:rsidRDefault="00000000">
            <w:pPr>
              <w:jc w:val="center"/>
              <w:rPr>
                <w:b/>
                <w:bCs/>
              </w:rPr>
            </w:pPr>
            <w:r>
              <w:rPr>
                <w:rFonts w:hint="eastAsia"/>
                <w:b/>
                <w:bCs/>
              </w:rPr>
              <w:t>字段名称</w:t>
            </w:r>
          </w:p>
        </w:tc>
        <w:tc>
          <w:tcPr>
            <w:tcW w:w="4224" w:type="dxa"/>
            <w:shd w:val="clear" w:color="auto" w:fill="DEEBF6" w:themeFill="accent1" w:themeFillTint="32"/>
          </w:tcPr>
          <w:p w14:paraId="61951AE3" w14:textId="77777777" w:rsidR="000829C4" w:rsidRDefault="00000000">
            <w:pPr>
              <w:jc w:val="center"/>
              <w:rPr>
                <w:b/>
                <w:bCs/>
              </w:rPr>
            </w:pPr>
            <w:r>
              <w:rPr>
                <w:rFonts w:hint="eastAsia"/>
                <w:b/>
                <w:bCs/>
              </w:rPr>
              <w:t>计算逻辑</w:t>
            </w:r>
          </w:p>
        </w:tc>
        <w:tc>
          <w:tcPr>
            <w:tcW w:w="2466" w:type="dxa"/>
            <w:shd w:val="clear" w:color="auto" w:fill="DEEBF6" w:themeFill="accent1" w:themeFillTint="32"/>
          </w:tcPr>
          <w:p w14:paraId="303553D4" w14:textId="77777777" w:rsidR="000829C4" w:rsidRDefault="00000000">
            <w:pPr>
              <w:jc w:val="center"/>
              <w:rPr>
                <w:b/>
                <w:bCs/>
              </w:rPr>
            </w:pPr>
            <w:r>
              <w:rPr>
                <w:rFonts w:hint="eastAsia"/>
                <w:b/>
                <w:bCs/>
              </w:rPr>
              <w:t>备注</w:t>
            </w:r>
          </w:p>
        </w:tc>
      </w:tr>
      <w:tr w:rsidR="000829C4" w14:paraId="537ADDD1" w14:textId="77777777">
        <w:tc>
          <w:tcPr>
            <w:tcW w:w="1561" w:type="dxa"/>
          </w:tcPr>
          <w:p w14:paraId="3B19A0FA" w14:textId="77777777" w:rsidR="000829C4" w:rsidRDefault="00000000">
            <w:r>
              <w:rPr>
                <w:rFonts w:hint="eastAsia"/>
              </w:rPr>
              <w:t>计税基础①</w:t>
            </w:r>
          </w:p>
        </w:tc>
        <w:tc>
          <w:tcPr>
            <w:tcW w:w="4224" w:type="dxa"/>
          </w:tcPr>
          <w:p w14:paraId="614176A7" w14:textId="77777777" w:rsidR="000829C4" w:rsidRDefault="00000000">
            <w:r>
              <w:rPr>
                <w:rFonts w:hint="eastAsia"/>
              </w:rPr>
              <w:t>取应税</w:t>
            </w:r>
            <w:proofErr w:type="gramStart"/>
            <w:r>
              <w:rPr>
                <w:rFonts w:hint="eastAsia"/>
              </w:rPr>
              <w:t>凭证台</w:t>
            </w:r>
            <w:proofErr w:type="gramEnd"/>
            <w:r>
              <w:rPr>
                <w:rFonts w:hint="eastAsia"/>
              </w:rPr>
              <w:t>账中该合同的不含税金额</w:t>
            </w:r>
            <w:r>
              <w:rPr>
                <w:rFonts w:hint="eastAsia"/>
              </w:rPr>
              <w:t>-</w:t>
            </w:r>
            <w:r>
              <w:rPr>
                <w:rFonts w:hint="eastAsia"/>
              </w:rPr>
              <w:t>本币，</w:t>
            </w:r>
            <w:r>
              <w:t>不含税金额</w:t>
            </w:r>
            <w:r>
              <w:rPr>
                <w:rFonts w:hint="eastAsia"/>
              </w:rPr>
              <w:t>-</w:t>
            </w:r>
            <w:r>
              <w:rPr>
                <w:rFonts w:hint="eastAsia"/>
              </w:rPr>
              <w:t>本币</w:t>
            </w:r>
            <w:r>
              <w:t>为空时，</w:t>
            </w:r>
            <w:proofErr w:type="gramStart"/>
            <w:r>
              <w:rPr>
                <w:rFonts w:hint="eastAsia"/>
              </w:rPr>
              <w:t>取</w:t>
            </w:r>
            <w:r>
              <w:t>含税金</w:t>
            </w:r>
            <w:proofErr w:type="gramEnd"/>
            <w:r>
              <w:t>额</w:t>
            </w:r>
            <w:r>
              <w:rPr>
                <w:rFonts w:hint="eastAsia"/>
              </w:rPr>
              <w:t>-</w:t>
            </w:r>
            <w:r>
              <w:rPr>
                <w:rFonts w:hint="eastAsia"/>
              </w:rPr>
              <w:t>本币</w:t>
            </w:r>
          </w:p>
        </w:tc>
        <w:tc>
          <w:tcPr>
            <w:tcW w:w="2466" w:type="dxa"/>
          </w:tcPr>
          <w:p w14:paraId="2771CAB9" w14:textId="77777777" w:rsidR="000829C4" w:rsidRDefault="000829C4"/>
        </w:tc>
      </w:tr>
      <w:tr w:rsidR="000829C4" w14:paraId="0109651C" w14:textId="77777777">
        <w:tc>
          <w:tcPr>
            <w:tcW w:w="1561" w:type="dxa"/>
          </w:tcPr>
          <w:p w14:paraId="2B9C8720" w14:textId="77777777" w:rsidR="000829C4" w:rsidRDefault="00000000">
            <w:r>
              <w:rPr>
                <w:rFonts w:hint="eastAsia"/>
              </w:rPr>
              <w:t>应纳税额②</w:t>
            </w:r>
          </w:p>
        </w:tc>
        <w:tc>
          <w:tcPr>
            <w:tcW w:w="4224" w:type="dxa"/>
          </w:tcPr>
          <w:p w14:paraId="2EF89531" w14:textId="77777777" w:rsidR="000829C4" w:rsidRDefault="00000000">
            <w:r>
              <w:rPr>
                <w:rFonts w:hint="eastAsia"/>
              </w:rPr>
              <w:t>该合同本期的应纳税额②</w:t>
            </w:r>
            <w:r>
              <w:rPr>
                <w:rFonts w:hint="eastAsia"/>
              </w:rPr>
              <w:t>=</w:t>
            </w:r>
            <w:r>
              <w:rPr>
                <w:rFonts w:hint="eastAsia"/>
              </w:rPr>
              <w:t>计税基础①</w:t>
            </w:r>
            <w:r>
              <w:rPr>
                <w:rFonts w:hint="eastAsia"/>
              </w:rPr>
              <w:t>*</w:t>
            </w:r>
            <w:r>
              <w:t>税率</w:t>
            </w:r>
          </w:p>
        </w:tc>
        <w:tc>
          <w:tcPr>
            <w:tcW w:w="2466" w:type="dxa"/>
          </w:tcPr>
          <w:p w14:paraId="118045FB" w14:textId="77777777" w:rsidR="000829C4" w:rsidRDefault="00000000">
            <w:r>
              <w:rPr>
                <w:rFonts w:hint="eastAsia"/>
              </w:rPr>
              <w:t>税率为该合同所属税目对应的适用税率</w:t>
            </w:r>
          </w:p>
        </w:tc>
      </w:tr>
      <w:tr w:rsidR="000829C4" w14:paraId="538687DB" w14:textId="77777777">
        <w:tc>
          <w:tcPr>
            <w:tcW w:w="1561" w:type="dxa"/>
          </w:tcPr>
          <w:p w14:paraId="60789C1E" w14:textId="77777777" w:rsidR="000829C4" w:rsidRDefault="00000000">
            <w:r>
              <w:rPr>
                <w:rFonts w:hint="eastAsia"/>
              </w:rPr>
              <w:t>预缴</w:t>
            </w:r>
            <w:r>
              <w:rPr>
                <w:rFonts w:hint="eastAsia"/>
              </w:rPr>
              <w:t>/</w:t>
            </w:r>
            <w:r>
              <w:rPr>
                <w:rFonts w:hint="eastAsia"/>
              </w:rPr>
              <w:t>贴花税额③</w:t>
            </w:r>
          </w:p>
        </w:tc>
        <w:tc>
          <w:tcPr>
            <w:tcW w:w="4224" w:type="dxa"/>
          </w:tcPr>
          <w:p w14:paraId="0E0A068A" w14:textId="77777777" w:rsidR="000829C4" w:rsidRDefault="00000000">
            <w:r>
              <w:rPr>
                <w:rFonts w:hint="eastAsia"/>
              </w:rPr>
              <w:t>取应税</w:t>
            </w:r>
            <w:proofErr w:type="gramStart"/>
            <w:r>
              <w:rPr>
                <w:rFonts w:hint="eastAsia"/>
              </w:rPr>
              <w:t>凭证台</w:t>
            </w:r>
            <w:proofErr w:type="gramEnd"/>
            <w:r>
              <w:rPr>
                <w:rFonts w:hint="eastAsia"/>
              </w:rPr>
              <w:t>账的预缴</w:t>
            </w:r>
            <w:r>
              <w:rPr>
                <w:rFonts w:hint="eastAsia"/>
              </w:rPr>
              <w:t>/</w:t>
            </w:r>
            <w:r>
              <w:rPr>
                <w:rFonts w:hint="eastAsia"/>
              </w:rPr>
              <w:t>贴花税额，缴纳方式若为空，预缴</w:t>
            </w:r>
            <w:r>
              <w:rPr>
                <w:rFonts w:hint="eastAsia"/>
              </w:rPr>
              <w:t>/</w:t>
            </w:r>
            <w:r>
              <w:rPr>
                <w:rFonts w:hint="eastAsia"/>
              </w:rPr>
              <w:t>贴花税额③</w:t>
            </w:r>
            <w:r>
              <w:rPr>
                <w:rFonts w:hint="eastAsia"/>
              </w:rPr>
              <w:t>=0</w:t>
            </w:r>
          </w:p>
        </w:tc>
        <w:tc>
          <w:tcPr>
            <w:tcW w:w="2466" w:type="dxa"/>
          </w:tcPr>
          <w:p w14:paraId="31A9A0B2" w14:textId="77777777" w:rsidR="000829C4" w:rsidRDefault="00000000">
            <w:r>
              <w:rPr>
                <w:rFonts w:hint="eastAsia"/>
              </w:rPr>
              <w:t>缴纳方式为预缴，则税额为预缴税额，纳税方式为贴花时，税额为贴花税额</w:t>
            </w:r>
          </w:p>
        </w:tc>
      </w:tr>
      <w:tr w:rsidR="000829C4" w14:paraId="0FE80F19" w14:textId="77777777">
        <w:tc>
          <w:tcPr>
            <w:tcW w:w="1561" w:type="dxa"/>
          </w:tcPr>
          <w:p w14:paraId="6B16C96D" w14:textId="77777777" w:rsidR="000829C4" w:rsidRDefault="00000000">
            <w:r>
              <w:rPr>
                <w:rFonts w:hint="eastAsia"/>
              </w:rPr>
              <w:t>减免税额④</w:t>
            </w:r>
          </w:p>
        </w:tc>
        <w:tc>
          <w:tcPr>
            <w:tcW w:w="4224" w:type="dxa"/>
          </w:tcPr>
          <w:p w14:paraId="643A57E0" w14:textId="77777777" w:rsidR="000829C4" w:rsidRDefault="00000000">
            <w:r>
              <w:rPr>
                <w:rFonts w:hint="eastAsia"/>
              </w:rPr>
              <w:t>如果应税</w:t>
            </w:r>
            <w:proofErr w:type="gramStart"/>
            <w:r>
              <w:rPr>
                <w:rFonts w:hint="eastAsia"/>
              </w:rPr>
              <w:t>凭证台</w:t>
            </w:r>
            <w:proofErr w:type="gramEnd"/>
            <w:r>
              <w:rPr>
                <w:rFonts w:hint="eastAsia"/>
              </w:rPr>
              <w:t>账所属的机构、</w:t>
            </w:r>
            <w:r>
              <w:rPr>
                <w:rFonts w:hint="eastAsia"/>
                <w:lang w:eastAsia="zh-Hans"/>
              </w:rPr>
              <w:t>合同性质</w:t>
            </w:r>
            <w:r>
              <w:rPr>
                <w:rFonts w:hint="eastAsia"/>
              </w:rPr>
              <w:t>在</w:t>
            </w:r>
            <w:r>
              <w:rPr>
                <w:rFonts w:hint="eastAsia"/>
                <w:lang w:eastAsia="zh-Hans"/>
              </w:rPr>
              <w:t>减免适用政策中</w:t>
            </w:r>
            <w:r>
              <w:rPr>
                <w:rFonts w:hint="eastAsia"/>
              </w:rPr>
              <w:t>设置了减免政策，</w:t>
            </w:r>
            <w:proofErr w:type="gramStart"/>
            <w:r>
              <w:rPr>
                <w:rFonts w:hint="eastAsia"/>
              </w:rPr>
              <w:t>且签订</w:t>
            </w:r>
            <w:proofErr w:type="gramEnd"/>
            <w:r>
              <w:rPr>
                <w:rFonts w:hint="eastAsia"/>
              </w:rPr>
              <w:t>日期在</w:t>
            </w:r>
            <w:r>
              <w:rPr>
                <w:rFonts w:hint="eastAsia"/>
              </w:rPr>
              <w:t>[</w:t>
            </w:r>
            <w:r>
              <w:rPr>
                <w:rFonts w:hint="eastAsia"/>
              </w:rPr>
              <w:t>减免政策开始日期</w:t>
            </w:r>
            <w:r>
              <w:rPr>
                <w:rFonts w:hint="eastAsia"/>
              </w:rPr>
              <w:t>,</w:t>
            </w:r>
            <w:r>
              <w:rPr>
                <w:rFonts w:hint="eastAsia"/>
              </w:rPr>
              <w:t>减免政策截止日期</w:t>
            </w:r>
            <w:r>
              <w:rPr>
                <w:rFonts w:hint="eastAsia"/>
              </w:rPr>
              <w:t>]</w:t>
            </w:r>
            <w:r>
              <w:rPr>
                <w:rFonts w:hint="eastAsia"/>
              </w:rPr>
              <w:t>期间内，则减免性质代码、减免项目名称分别取减免政策对应的减免性质代码、减免项目名称，减免税额④</w:t>
            </w:r>
            <w:r>
              <w:rPr>
                <w:rFonts w:hint="eastAsia"/>
              </w:rPr>
              <w:t>=</w:t>
            </w:r>
            <w:r>
              <w:rPr>
                <w:rFonts w:hint="eastAsia"/>
              </w:rPr>
              <w:t>应纳税额②</w:t>
            </w:r>
            <w:r>
              <w:rPr>
                <w:rFonts w:hint="eastAsia"/>
              </w:rPr>
              <w:t>*</w:t>
            </w:r>
            <w:r>
              <w:rPr>
                <w:rFonts w:hint="eastAsia"/>
              </w:rPr>
              <w:t>减免比例</w:t>
            </w:r>
          </w:p>
        </w:tc>
        <w:tc>
          <w:tcPr>
            <w:tcW w:w="2466" w:type="dxa"/>
          </w:tcPr>
          <w:p w14:paraId="2D4A2131" w14:textId="77777777" w:rsidR="000829C4" w:rsidRDefault="000829C4"/>
        </w:tc>
      </w:tr>
      <w:tr w:rsidR="000829C4" w14:paraId="27A4303E" w14:textId="77777777">
        <w:tc>
          <w:tcPr>
            <w:tcW w:w="1561" w:type="dxa"/>
          </w:tcPr>
          <w:p w14:paraId="5497F1B2" w14:textId="77777777" w:rsidR="000829C4" w:rsidRDefault="00000000">
            <w:r>
              <w:rPr>
                <w:rFonts w:hint="eastAsia"/>
              </w:rPr>
              <w:t>应补（退）税额</w:t>
            </w:r>
            <w:r>
              <w:rPr>
                <w:rFonts w:hint="eastAsia"/>
              </w:rPr>
              <w:lastRenderedPageBreak/>
              <w:t>⑤</w:t>
            </w:r>
          </w:p>
        </w:tc>
        <w:tc>
          <w:tcPr>
            <w:tcW w:w="4224" w:type="dxa"/>
          </w:tcPr>
          <w:p w14:paraId="64201BAB" w14:textId="77777777" w:rsidR="000829C4" w:rsidRDefault="00000000">
            <w:r>
              <w:rPr>
                <w:rFonts w:hint="eastAsia"/>
              </w:rPr>
              <w:lastRenderedPageBreak/>
              <w:t>应补（退）税额</w:t>
            </w:r>
            <w:r>
              <w:rPr>
                <w:rFonts w:hint="eastAsia"/>
              </w:rPr>
              <w:t>=</w:t>
            </w:r>
            <w:r>
              <w:rPr>
                <w:rFonts w:hint="eastAsia"/>
              </w:rPr>
              <w:t>应纳税额②</w:t>
            </w:r>
            <w:r>
              <w:rPr>
                <w:rFonts w:hint="eastAsia"/>
              </w:rPr>
              <w:t>-</w:t>
            </w:r>
            <w:r>
              <w:rPr>
                <w:rFonts w:hint="eastAsia"/>
              </w:rPr>
              <w:t>减免税额④</w:t>
            </w:r>
            <w:r>
              <w:rPr>
                <w:rFonts w:hint="eastAsia"/>
              </w:rPr>
              <w:t>-</w:t>
            </w:r>
            <w:r>
              <w:rPr>
                <w:rFonts w:hint="eastAsia"/>
              </w:rPr>
              <w:t>预</w:t>
            </w:r>
            <w:r>
              <w:rPr>
                <w:rFonts w:hint="eastAsia"/>
              </w:rPr>
              <w:lastRenderedPageBreak/>
              <w:t>缴</w:t>
            </w:r>
            <w:r>
              <w:rPr>
                <w:rFonts w:hint="eastAsia"/>
              </w:rPr>
              <w:t>/</w:t>
            </w:r>
            <w:r>
              <w:rPr>
                <w:rFonts w:hint="eastAsia"/>
              </w:rPr>
              <w:t>贴花税额③</w:t>
            </w:r>
          </w:p>
        </w:tc>
        <w:tc>
          <w:tcPr>
            <w:tcW w:w="2466" w:type="dxa"/>
          </w:tcPr>
          <w:p w14:paraId="3ED25F70" w14:textId="77777777" w:rsidR="000829C4" w:rsidRDefault="000829C4"/>
        </w:tc>
      </w:tr>
    </w:tbl>
    <w:p w14:paraId="60DB8B38" w14:textId="77777777" w:rsidR="000829C4" w:rsidRDefault="00000000">
      <w:r>
        <w:rPr>
          <w:rFonts w:hint="eastAsia"/>
        </w:rPr>
        <w:t>场景二：本期新增合同，无合同金额为是，且本期不存在补录合同</w:t>
      </w:r>
    </w:p>
    <w:tbl>
      <w:tblPr>
        <w:tblStyle w:val="ab"/>
        <w:tblW w:w="0" w:type="auto"/>
        <w:tblLook w:val="04A0" w:firstRow="1" w:lastRow="0" w:firstColumn="1" w:lastColumn="0" w:noHBand="0" w:noVBand="1"/>
      </w:tblPr>
      <w:tblGrid>
        <w:gridCol w:w="1561"/>
        <w:gridCol w:w="4224"/>
        <w:gridCol w:w="2466"/>
      </w:tblGrid>
      <w:tr w:rsidR="000829C4" w14:paraId="55C336C1" w14:textId="77777777">
        <w:tc>
          <w:tcPr>
            <w:tcW w:w="1561" w:type="dxa"/>
            <w:shd w:val="clear" w:color="auto" w:fill="DEEBF6" w:themeFill="accent1" w:themeFillTint="32"/>
          </w:tcPr>
          <w:p w14:paraId="6178D53C" w14:textId="77777777" w:rsidR="000829C4" w:rsidRDefault="00000000">
            <w:pPr>
              <w:jc w:val="center"/>
              <w:rPr>
                <w:b/>
                <w:bCs/>
              </w:rPr>
            </w:pPr>
            <w:r>
              <w:rPr>
                <w:rFonts w:hint="eastAsia"/>
                <w:b/>
                <w:bCs/>
              </w:rPr>
              <w:t>字段名称</w:t>
            </w:r>
          </w:p>
        </w:tc>
        <w:tc>
          <w:tcPr>
            <w:tcW w:w="4224" w:type="dxa"/>
            <w:shd w:val="clear" w:color="auto" w:fill="DEEBF6" w:themeFill="accent1" w:themeFillTint="32"/>
          </w:tcPr>
          <w:p w14:paraId="73993C3B" w14:textId="77777777" w:rsidR="000829C4" w:rsidRDefault="00000000">
            <w:pPr>
              <w:jc w:val="center"/>
              <w:rPr>
                <w:b/>
                <w:bCs/>
              </w:rPr>
            </w:pPr>
            <w:r>
              <w:rPr>
                <w:rFonts w:hint="eastAsia"/>
                <w:b/>
                <w:bCs/>
              </w:rPr>
              <w:t>计算逻辑</w:t>
            </w:r>
          </w:p>
        </w:tc>
        <w:tc>
          <w:tcPr>
            <w:tcW w:w="2466" w:type="dxa"/>
            <w:shd w:val="clear" w:color="auto" w:fill="DEEBF6" w:themeFill="accent1" w:themeFillTint="32"/>
          </w:tcPr>
          <w:p w14:paraId="58A890AE" w14:textId="77777777" w:rsidR="000829C4" w:rsidRDefault="00000000">
            <w:pPr>
              <w:jc w:val="center"/>
              <w:rPr>
                <w:b/>
                <w:bCs/>
              </w:rPr>
            </w:pPr>
            <w:r>
              <w:rPr>
                <w:rFonts w:hint="eastAsia"/>
                <w:b/>
                <w:bCs/>
              </w:rPr>
              <w:t>备注</w:t>
            </w:r>
          </w:p>
        </w:tc>
      </w:tr>
      <w:tr w:rsidR="000829C4" w14:paraId="65A2B650" w14:textId="77777777">
        <w:tc>
          <w:tcPr>
            <w:tcW w:w="1561" w:type="dxa"/>
          </w:tcPr>
          <w:p w14:paraId="3D187842" w14:textId="77777777" w:rsidR="000829C4" w:rsidRDefault="00000000">
            <w:r>
              <w:rPr>
                <w:rFonts w:hint="eastAsia"/>
              </w:rPr>
              <w:t>计税基础①</w:t>
            </w:r>
          </w:p>
        </w:tc>
        <w:tc>
          <w:tcPr>
            <w:tcW w:w="4224" w:type="dxa"/>
          </w:tcPr>
          <w:p w14:paraId="6ECA5643" w14:textId="77777777" w:rsidR="000829C4" w:rsidRDefault="00000000">
            <w:r>
              <w:rPr>
                <w:rFonts w:hint="eastAsia"/>
              </w:rPr>
              <w:t>计税基础①</w:t>
            </w:r>
            <w:r>
              <w:rPr>
                <w:rFonts w:hint="eastAsia"/>
              </w:rPr>
              <w:t>=0</w:t>
            </w:r>
          </w:p>
        </w:tc>
        <w:tc>
          <w:tcPr>
            <w:tcW w:w="2466" w:type="dxa"/>
          </w:tcPr>
          <w:p w14:paraId="635C43D2" w14:textId="77777777" w:rsidR="000829C4" w:rsidRDefault="000829C4"/>
        </w:tc>
      </w:tr>
      <w:tr w:rsidR="000829C4" w14:paraId="6760BA95" w14:textId="77777777">
        <w:tc>
          <w:tcPr>
            <w:tcW w:w="1561" w:type="dxa"/>
          </w:tcPr>
          <w:p w14:paraId="2E3911E6" w14:textId="77777777" w:rsidR="000829C4" w:rsidRDefault="00000000">
            <w:r>
              <w:rPr>
                <w:rFonts w:hint="eastAsia"/>
              </w:rPr>
              <w:t>应纳税额②</w:t>
            </w:r>
          </w:p>
        </w:tc>
        <w:tc>
          <w:tcPr>
            <w:tcW w:w="4224" w:type="dxa"/>
          </w:tcPr>
          <w:p w14:paraId="5E70818A" w14:textId="77777777" w:rsidR="000829C4" w:rsidRDefault="00000000">
            <w:r>
              <w:rPr>
                <w:rFonts w:hint="eastAsia"/>
              </w:rPr>
              <w:t>本期应纳税额②</w:t>
            </w:r>
            <w:r>
              <w:rPr>
                <w:rFonts w:hint="eastAsia"/>
              </w:rPr>
              <w:t>=0</w:t>
            </w:r>
          </w:p>
        </w:tc>
        <w:tc>
          <w:tcPr>
            <w:tcW w:w="2466" w:type="dxa"/>
          </w:tcPr>
          <w:p w14:paraId="1D2674EF" w14:textId="77777777" w:rsidR="000829C4" w:rsidRDefault="000829C4"/>
        </w:tc>
      </w:tr>
      <w:tr w:rsidR="000829C4" w14:paraId="2361F699" w14:textId="77777777">
        <w:tc>
          <w:tcPr>
            <w:tcW w:w="1561" w:type="dxa"/>
          </w:tcPr>
          <w:p w14:paraId="04E2C418" w14:textId="77777777" w:rsidR="000829C4" w:rsidRDefault="00000000">
            <w:r>
              <w:rPr>
                <w:rFonts w:hint="eastAsia"/>
              </w:rPr>
              <w:t>预缴</w:t>
            </w:r>
            <w:r>
              <w:rPr>
                <w:rFonts w:hint="eastAsia"/>
              </w:rPr>
              <w:t>/</w:t>
            </w:r>
            <w:r>
              <w:rPr>
                <w:rFonts w:hint="eastAsia"/>
              </w:rPr>
              <w:t>贴花税额③</w:t>
            </w:r>
          </w:p>
        </w:tc>
        <w:tc>
          <w:tcPr>
            <w:tcW w:w="4224" w:type="dxa"/>
          </w:tcPr>
          <w:p w14:paraId="0A8977A8" w14:textId="77777777" w:rsidR="000829C4" w:rsidRDefault="00000000">
            <w:r>
              <w:rPr>
                <w:rFonts w:hint="eastAsia"/>
              </w:rPr>
              <w:t>预缴</w:t>
            </w:r>
            <w:r>
              <w:rPr>
                <w:rFonts w:hint="eastAsia"/>
              </w:rPr>
              <w:t>/</w:t>
            </w:r>
            <w:r>
              <w:rPr>
                <w:rFonts w:hint="eastAsia"/>
              </w:rPr>
              <w:t>贴花税额③</w:t>
            </w:r>
            <w:r>
              <w:rPr>
                <w:rFonts w:hint="eastAsia"/>
              </w:rPr>
              <w:t>=0</w:t>
            </w:r>
          </w:p>
        </w:tc>
        <w:tc>
          <w:tcPr>
            <w:tcW w:w="2466" w:type="dxa"/>
          </w:tcPr>
          <w:p w14:paraId="56C01E94" w14:textId="77777777" w:rsidR="000829C4" w:rsidRDefault="000829C4"/>
        </w:tc>
      </w:tr>
      <w:tr w:rsidR="000829C4" w14:paraId="0E25A9E9" w14:textId="77777777">
        <w:tc>
          <w:tcPr>
            <w:tcW w:w="1561" w:type="dxa"/>
          </w:tcPr>
          <w:p w14:paraId="003E1577" w14:textId="77777777" w:rsidR="000829C4" w:rsidRDefault="00000000">
            <w:r>
              <w:rPr>
                <w:rFonts w:hint="eastAsia"/>
              </w:rPr>
              <w:t>减免税额④</w:t>
            </w:r>
          </w:p>
        </w:tc>
        <w:tc>
          <w:tcPr>
            <w:tcW w:w="4224" w:type="dxa"/>
          </w:tcPr>
          <w:p w14:paraId="68CA2D73" w14:textId="77777777" w:rsidR="000829C4" w:rsidRDefault="00000000">
            <w:r>
              <w:rPr>
                <w:rFonts w:hint="eastAsia"/>
              </w:rPr>
              <w:t>减免税额④</w:t>
            </w:r>
            <w:r>
              <w:rPr>
                <w:rFonts w:hint="eastAsia"/>
              </w:rPr>
              <w:t>=0</w:t>
            </w:r>
          </w:p>
        </w:tc>
        <w:tc>
          <w:tcPr>
            <w:tcW w:w="2466" w:type="dxa"/>
          </w:tcPr>
          <w:p w14:paraId="2F3E8FF6" w14:textId="77777777" w:rsidR="000829C4" w:rsidRDefault="000829C4"/>
        </w:tc>
      </w:tr>
      <w:tr w:rsidR="000829C4" w14:paraId="132C397F" w14:textId="77777777">
        <w:tc>
          <w:tcPr>
            <w:tcW w:w="1561" w:type="dxa"/>
          </w:tcPr>
          <w:p w14:paraId="55F40571" w14:textId="77777777" w:rsidR="000829C4" w:rsidRDefault="00000000">
            <w:r>
              <w:rPr>
                <w:rFonts w:hint="eastAsia"/>
              </w:rPr>
              <w:t>应补（退）税额⑤</w:t>
            </w:r>
          </w:p>
        </w:tc>
        <w:tc>
          <w:tcPr>
            <w:tcW w:w="4224" w:type="dxa"/>
          </w:tcPr>
          <w:p w14:paraId="0D81A9EE" w14:textId="77777777" w:rsidR="000829C4" w:rsidRDefault="00000000">
            <w:r>
              <w:rPr>
                <w:rFonts w:hint="eastAsia"/>
              </w:rPr>
              <w:t>应补（退）税额⑤</w:t>
            </w:r>
            <w:r>
              <w:rPr>
                <w:rFonts w:hint="eastAsia"/>
              </w:rPr>
              <w:t>=0</w:t>
            </w:r>
          </w:p>
        </w:tc>
        <w:tc>
          <w:tcPr>
            <w:tcW w:w="2466" w:type="dxa"/>
          </w:tcPr>
          <w:p w14:paraId="4260B5D3" w14:textId="77777777" w:rsidR="000829C4" w:rsidRDefault="000829C4"/>
        </w:tc>
      </w:tr>
    </w:tbl>
    <w:p w14:paraId="22A66873" w14:textId="77777777" w:rsidR="000829C4" w:rsidRDefault="000829C4"/>
    <w:p w14:paraId="6501B6CD" w14:textId="77777777" w:rsidR="000829C4" w:rsidRDefault="00000000">
      <w:r>
        <w:rPr>
          <w:rFonts w:hint="eastAsia"/>
        </w:rPr>
        <w:t>场景三：本期新增合同，无合同金额为是，且本期存在补录合同</w:t>
      </w:r>
    </w:p>
    <w:tbl>
      <w:tblPr>
        <w:tblStyle w:val="ab"/>
        <w:tblW w:w="0" w:type="auto"/>
        <w:tblLook w:val="04A0" w:firstRow="1" w:lastRow="0" w:firstColumn="1" w:lastColumn="0" w:noHBand="0" w:noVBand="1"/>
      </w:tblPr>
      <w:tblGrid>
        <w:gridCol w:w="1561"/>
        <w:gridCol w:w="4224"/>
        <w:gridCol w:w="2466"/>
      </w:tblGrid>
      <w:tr w:rsidR="000829C4" w14:paraId="4051058D" w14:textId="77777777">
        <w:tc>
          <w:tcPr>
            <w:tcW w:w="1561" w:type="dxa"/>
            <w:shd w:val="clear" w:color="auto" w:fill="DEEBF6" w:themeFill="accent1" w:themeFillTint="32"/>
          </w:tcPr>
          <w:p w14:paraId="0DCECB11" w14:textId="77777777" w:rsidR="000829C4" w:rsidRDefault="00000000">
            <w:pPr>
              <w:jc w:val="center"/>
              <w:rPr>
                <w:b/>
                <w:bCs/>
              </w:rPr>
            </w:pPr>
            <w:r>
              <w:rPr>
                <w:rFonts w:hint="eastAsia"/>
                <w:b/>
                <w:bCs/>
              </w:rPr>
              <w:t>字段名称</w:t>
            </w:r>
          </w:p>
        </w:tc>
        <w:tc>
          <w:tcPr>
            <w:tcW w:w="4224" w:type="dxa"/>
            <w:shd w:val="clear" w:color="auto" w:fill="DEEBF6" w:themeFill="accent1" w:themeFillTint="32"/>
          </w:tcPr>
          <w:p w14:paraId="5150F090" w14:textId="77777777" w:rsidR="000829C4" w:rsidRDefault="00000000">
            <w:pPr>
              <w:jc w:val="center"/>
              <w:rPr>
                <w:b/>
                <w:bCs/>
              </w:rPr>
            </w:pPr>
            <w:r>
              <w:rPr>
                <w:rFonts w:hint="eastAsia"/>
                <w:b/>
                <w:bCs/>
              </w:rPr>
              <w:t>计算逻辑</w:t>
            </w:r>
          </w:p>
        </w:tc>
        <w:tc>
          <w:tcPr>
            <w:tcW w:w="2466" w:type="dxa"/>
            <w:shd w:val="clear" w:color="auto" w:fill="DEEBF6" w:themeFill="accent1" w:themeFillTint="32"/>
          </w:tcPr>
          <w:p w14:paraId="2929B6A8" w14:textId="77777777" w:rsidR="000829C4" w:rsidRDefault="00000000">
            <w:pPr>
              <w:jc w:val="center"/>
              <w:rPr>
                <w:b/>
                <w:bCs/>
              </w:rPr>
            </w:pPr>
            <w:r>
              <w:rPr>
                <w:rFonts w:hint="eastAsia"/>
                <w:b/>
                <w:bCs/>
              </w:rPr>
              <w:t>备注</w:t>
            </w:r>
          </w:p>
        </w:tc>
      </w:tr>
      <w:tr w:rsidR="000829C4" w14:paraId="692C5962" w14:textId="77777777">
        <w:tc>
          <w:tcPr>
            <w:tcW w:w="1561" w:type="dxa"/>
          </w:tcPr>
          <w:p w14:paraId="7F4EC6BD" w14:textId="77777777" w:rsidR="000829C4" w:rsidRDefault="00000000">
            <w:r>
              <w:rPr>
                <w:rFonts w:hint="eastAsia"/>
              </w:rPr>
              <w:t>计税基础①</w:t>
            </w:r>
          </w:p>
        </w:tc>
        <w:tc>
          <w:tcPr>
            <w:tcW w:w="4224" w:type="dxa"/>
          </w:tcPr>
          <w:p w14:paraId="0C2B3CAC" w14:textId="77777777" w:rsidR="000829C4" w:rsidRDefault="00000000">
            <w:r>
              <w:rPr>
                <w:rFonts w:hint="eastAsia"/>
              </w:rPr>
              <w:t>该合同应税</w:t>
            </w:r>
            <w:proofErr w:type="gramStart"/>
            <w:r>
              <w:rPr>
                <w:rFonts w:hint="eastAsia"/>
              </w:rPr>
              <w:t>凭证台</w:t>
            </w:r>
            <w:proofErr w:type="gramEnd"/>
            <w:r>
              <w:rPr>
                <w:rFonts w:hint="eastAsia"/>
              </w:rPr>
              <w:t>账计税基础①</w:t>
            </w:r>
            <w:r>
              <w:rPr>
                <w:rFonts w:hint="eastAsia"/>
              </w:rPr>
              <w:t>=0</w:t>
            </w:r>
            <w:r>
              <w:rPr>
                <w:rFonts w:hint="eastAsia"/>
              </w:rPr>
              <w:t>；补录合同计税基础①取未确定合同信息补录中该合同的</w:t>
            </w:r>
            <w:r>
              <w:rPr>
                <w:rFonts w:hint="eastAsia"/>
                <w:color w:val="FF0000"/>
              </w:rPr>
              <w:t>不含税金额</w:t>
            </w:r>
            <w:r>
              <w:rPr>
                <w:rFonts w:hint="eastAsia"/>
                <w:color w:val="FF0000"/>
              </w:rPr>
              <w:t>-</w:t>
            </w:r>
            <w:r>
              <w:rPr>
                <w:rFonts w:hint="eastAsia"/>
                <w:color w:val="FF0000"/>
              </w:rPr>
              <w:t>本币之和</w:t>
            </w:r>
            <w:r>
              <w:rPr>
                <w:rFonts w:hint="eastAsia"/>
              </w:rPr>
              <w:t>，</w:t>
            </w:r>
            <w:r>
              <w:t>不含税金额</w:t>
            </w:r>
            <w:r>
              <w:rPr>
                <w:rFonts w:hint="eastAsia"/>
              </w:rPr>
              <w:t>-</w:t>
            </w:r>
            <w:r>
              <w:rPr>
                <w:rFonts w:hint="eastAsia"/>
              </w:rPr>
              <w:t>本币</w:t>
            </w:r>
            <w:r>
              <w:t>为空时，</w:t>
            </w:r>
            <w:proofErr w:type="gramStart"/>
            <w:r>
              <w:rPr>
                <w:rFonts w:hint="eastAsia"/>
              </w:rPr>
              <w:t>取</w:t>
            </w:r>
            <w:r>
              <w:t>含税金</w:t>
            </w:r>
            <w:proofErr w:type="gramEnd"/>
            <w:r>
              <w:t>额</w:t>
            </w:r>
            <w:r>
              <w:rPr>
                <w:rFonts w:hint="eastAsia"/>
              </w:rPr>
              <w:t>-</w:t>
            </w:r>
            <w:r>
              <w:rPr>
                <w:rFonts w:hint="eastAsia"/>
              </w:rPr>
              <w:t>本币计算</w:t>
            </w:r>
          </w:p>
        </w:tc>
        <w:tc>
          <w:tcPr>
            <w:tcW w:w="2466" w:type="dxa"/>
          </w:tcPr>
          <w:p w14:paraId="71C33745" w14:textId="77777777" w:rsidR="000829C4" w:rsidRDefault="00000000">
            <w:r>
              <w:rPr>
                <w:rFonts w:hint="eastAsia"/>
              </w:rPr>
              <w:t>合同在未确定合同信息补录中可补录多次，故计税基础需计算多次补录合同的计税基础的合计数</w:t>
            </w:r>
          </w:p>
        </w:tc>
      </w:tr>
      <w:tr w:rsidR="000829C4" w14:paraId="3205C87E" w14:textId="77777777">
        <w:tc>
          <w:tcPr>
            <w:tcW w:w="1561" w:type="dxa"/>
          </w:tcPr>
          <w:p w14:paraId="656E069A" w14:textId="77777777" w:rsidR="000829C4" w:rsidRDefault="00000000">
            <w:r>
              <w:rPr>
                <w:rFonts w:hint="eastAsia"/>
              </w:rPr>
              <w:t>应纳税额②</w:t>
            </w:r>
          </w:p>
        </w:tc>
        <w:tc>
          <w:tcPr>
            <w:tcW w:w="4224" w:type="dxa"/>
          </w:tcPr>
          <w:p w14:paraId="49002167" w14:textId="77777777" w:rsidR="000829C4" w:rsidRDefault="00000000">
            <w:r>
              <w:rPr>
                <w:rFonts w:hint="eastAsia"/>
              </w:rPr>
              <w:t>本期该应税凭证的应纳税额②</w:t>
            </w:r>
            <w:r>
              <w:rPr>
                <w:rFonts w:hint="eastAsia"/>
              </w:rPr>
              <w:t>=</w:t>
            </w:r>
            <w:r>
              <w:rPr>
                <w:rFonts w:hint="eastAsia"/>
              </w:rPr>
              <w:t>计税基础①</w:t>
            </w:r>
            <w:r>
              <w:rPr>
                <w:rFonts w:hint="eastAsia"/>
              </w:rPr>
              <w:t>*</w:t>
            </w:r>
            <w:r>
              <w:t>税率</w:t>
            </w:r>
          </w:p>
        </w:tc>
        <w:tc>
          <w:tcPr>
            <w:tcW w:w="2466" w:type="dxa"/>
          </w:tcPr>
          <w:p w14:paraId="250E55FE" w14:textId="77777777" w:rsidR="000829C4" w:rsidRDefault="00000000">
            <w:r>
              <w:rPr>
                <w:rFonts w:hint="eastAsia"/>
              </w:rPr>
              <w:t>税率为该应税凭证所属税目对应的适用税率</w:t>
            </w:r>
          </w:p>
        </w:tc>
      </w:tr>
      <w:tr w:rsidR="000829C4" w14:paraId="0DEA5A89" w14:textId="77777777">
        <w:tc>
          <w:tcPr>
            <w:tcW w:w="1561" w:type="dxa"/>
          </w:tcPr>
          <w:p w14:paraId="22E94DBC" w14:textId="77777777" w:rsidR="000829C4" w:rsidRDefault="00000000">
            <w:r>
              <w:rPr>
                <w:rFonts w:hint="eastAsia"/>
              </w:rPr>
              <w:t>预缴</w:t>
            </w:r>
            <w:r>
              <w:rPr>
                <w:rFonts w:hint="eastAsia"/>
              </w:rPr>
              <w:t>/</w:t>
            </w:r>
            <w:r>
              <w:rPr>
                <w:rFonts w:hint="eastAsia"/>
              </w:rPr>
              <w:t>贴花税额③</w:t>
            </w:r>
          </w:p>
        </w:tc>
        <w:tc>
          <w:tcPr>
            <w:tcW w:w="4224" w:type="dxa"/>
          </w:tcPr>
          <w:p w14:paraId="6B57F578" w14:textId="77777777" w:rsidR="000829C4" w:rsidRDefault="00000000">
            <w:r>
              <w:rPr>
                <w:rFonts w:hint="eastAsia"/>
              </w:rPr>
              <w:t>补录合同缴纳方式为空的合同，补录合同的预缴</w:t>
            </w:r>
            <w:r>
              <w:rPr>
                <w:rFonts w:hint="eastAsia"/>
              </w:rPr>
              <w:t>/</w:t>
            </w:r>
            <w:r>
              <w:rPr>
                <w:rFonts w:hint="eastAsia"/>
              </w:rPr>
              <w:t>贴花金额</w:t>
            </w:r>
            <w:r>
              <w:rPr>
                <w:rFonts w:hint="eastAsia"/>
              </w:rPr>
              <w:t>=0</w:t>
            </w:r>
            <w:r>
              <w:rPr>
                <w:rFonts w:hint="eastAsia"/>
              </w:rPr>
              <w:t>，</w:t>
            </w:r>
            <w:r>
              <w:rPr>
                <w:rFonts w:hint="eastAsia"/>
                <w:color w:val="FF0000"/>
              </w:rPr>
              <w:t>补录合同的缴纳方式为贴花的，补录合同的预缴</w:t>
            </w:r>
            <w:r>
              <w:rPr>
                <w:rFonts w:hint="eastAsia"/>
                <w:color w:val="FF0000"/>
              </w:rPr>
              <w:t>/</w:t>
            </w:r>
            <w:r>
              <w:rPr>
                <w:rFonts w:hint="eastAsia"/>
                <w:color w:val="FF0000"/>
              </w:rPr>
              <w:t>贴花税额</w:t>
            </w:r>
            <w:r>
              <w:rPr>
                <w:rFonts w:hint="eastAsia"/>
                <w:color w:val="FF0000"/>
              </w:rPr>
              <w:t>=</w:t>
            </w:r>
            <w:r>
              <w:rPr>
                <w:rFonts w:hint="eastAsia"/>
                <w:color w:val="FF0000"/>
              </w:rPr>
              <w:t>未确定合同信息补录中该合同的贴花税额之和</w:t>
            </w:r>
            <w:r>
              <w:rPr>
                <w:rFonts w:hint="eastAsia"/>
              </w:rPr>
              <w:t>；</w:t>
            </w:r>
          </w:p>
        </w:tc>
        <w:tc>
          <w:tcPr>
            <w:tcW w:w="2466" w:type="dxa"/>
          </w:tcPr>
          <w:p w14:paraId="2870E412" w14:textId="77777777" w:rsidR="000829C4" w:rsidRDefault="00000000">
            <w:r>
              <w:rPr>
                <w:rFonts w:hint="eastAsia"/>
              </w:rPr>
              <w:t>合同在未确定合同信息补录中可补录多次，故补录合同的贴花税额需计算贴花税额之和</w:t>
            </w:r>
          </w:p>
        </w:tc>
      </w:tr>
      <w:tr w:rsidR="000829C4" w14:paraId="1915460E" w14:textId="77777777">
        <w:tc>
          <w:tcPr>
            <w:tcW w:w="1561" w:type="dxa"/>
          </w:tcPr>
          <w:p w14:paraId="72A004FF" w14:textId="77777777" w:rsidR="000829C4" w:rsidRDefault="00000000">
            <w:r>
              <w:rPr>
                <w:rFonts w:hint="eastAsia"/>
              </w:rPr>
              <w:t>减免税额④</w:t>
            </w:r>
          </w:p>
        </w:tc>
        <w:tc>
          <w:tcPr>
            <w:tcW w:w="4224" w:type="dxa"/>
          </w:tcPr>
          <w:p w14:paraId="7FEC928F" w14:textId="77777777" w:rsidR="000829C4" w:rsidRDefault="00000000">
            <w:r>
              <w:rPr>
                <w:rFonts w:hint="eastAsia"/>
              </w:rPr>
              <w:t>计税基础＞</w:t>
            </w:r>
            <w:r>
              <w:rPr>
                <w:rFonts w:hint="eastAsia"/>
              </w:rPr>
              <w:t>0</w:t>
            </w:r>
            <w:r>
              <w:rPr>
                <w:rFonts w:hint="eastAsia"/>
              </w:rPr>
              <w:t>时，该应税凭证所属的机构、</w:t>
            </w:r>
            <w:r>
              <w:rPr>
                <w:rFonts w:hint="eastAsia"/>
                <w:lang w:eastAsia="zh-Hans"/>
              </w:rPr>
              <w:t>合同性质</w:t>
            </w:r>
            <w:r>
              <w:rPr>
                <w:rFonts w:hint="eastAsia"/>
              </w:rPr>
              <w:t>在</w:t>
            </w:r>
            <w:r>
              <w:rPr>
                <w:rFonts w:hint="eastAsia"/>
                <w:lang w:eastAsia="zh-Hans"/>
              </w:rPr>
              <w:t>减免适用政策中</w:t>
            </w:r>
            <w:r>
              <w:rPr>
                <w:rFonts w:hint="eastAsia"/>
              </w:rPr>
              <w:t>设置了减免政策，且补录日期在</w:t>
            </w:r>
            <w:r>
              <w:rPr>
                <w:rFonts w:hint="eastAsia"/>
              </w:rPr>
              <w:t>[</w:t>
            </w:r>
            <w:r>
              <w:rPr>
                <w:rFonts w:hint="eastAsia"/>
              </w:rPr>
              <w:t>减免政策开始日期</w:t>
            </w:r>
            <w:r>
              <w:rPr>
                <w:rFonts w:hint="eastAsia"/>
              </w:rPr>
              <w:t>,</w:t>
            </w:r>
            <w:r>
              <w:rPr>
                <w:rFonts w:hint="eastAsia"/>
              </w:rPr>
              <w:t>减免政策截止日期</w:t>
            </w:r>
            <w:r>
              <w:rPr>
                <w:rFonts w:hint="eastAsia"/>
              </w:rPr>
              <w:t>]</w:t>
            </w:r>
            <w:r>
              <w:rPr>
                <w:rFonts w:hint="eastAsia"/>
              </w:rPr>
              <w:t>期间内，则减免性质代码、减免项目名称分别取减免政策对应的减免性质代</w:t>
            </w:r>
            <w:r>
              <w:rPr>
                <w:rFonts w:hint="eastAsia"/>
              </w:rPr>
              <w:lastRenderedPageBreak/>
              <w:t>码、减免项目名称，减免税额④</w:t>
            </w:r>
            <w:r>
              <w:rPr>
                <w:rFonts w:hint="eastAsia"/>
              </w:rPr>
              <w:t>=</w:t>
            </w:r>
            <w:r>
              <w:rPr>
                <w:rFonts w:hint="eastAsia"/>
              </w:rPr>
              <w:t>应纳税额</w:t>
            </w:r>
            <w:r>
              <w:rPr>
                <w:rFonts w:hint="eastAsia"/>
              </w:rPr>
              <w:t>*</w:t>
            </w:r>
            <w:r>
              <w:rPr>
                <w:rFonts w:hint="eastAsia"/>
              </w:rPr>
              <w:t>减免比例</w:t>
            </w:r>
          </w:p>
        </w:tc>
        <w:tc>
          <w:tcPr>
            <w:tcW w:w="2466" w:type="dxa"/>
          </w:tcPr>
          <w:p w14:paraId="31BF75C1" w14:textId="77777777" w:rsidR="000829C4" w:rsidRDefault="00000000">
            <w:r>
              <w:rPr>
                <w:rFonts w:hint="eastAsia"/>
              </w:rPr>
              <w:lastRenderedPageBreak/>
              <w:t>如果本期补录了合同金额，并且该合同所属的合同性质存在适用的减免政策，则在本期可减免税额</w:t>
            </w:r>
          </w:p>
        </w:tc>
      </w:tr>
      <w:tr w:rsidR="000829C4" w14:paraId="13354F7A" w14:textId="77777777">
        <w:tc>
          <w:tcPr>
            <w:tcW w:w="1561" w:type="dxa"/>
          </w:tcPr>
          <w:p w14:paraId="602D51DD" w14:textId="77777777" w:rsidR="000829C4" w:rsidRDefault="00000000">
            <w:r>
              <w:rPr>
                <w:rFonts w:hint="eastAsia"/>
              </w:rPr>
              <w:t>应补（退）税额⑤</w:t>
            </w:r>
          </w:p>
        </w:tc>
        <w:tc>
          <w:tcPr>
            <w:tcW w:w="4224" w:type="dxa"/>
          </w:tcPr>
          <w:p w14:paraId="45AA6FC4" w14:textId="77777777" w:rsidR="000829C4" w:rsidRDefault="00000000">
            <w:r>
              <w:rPr>
                <w:rFonts w:hint="eastAsia"/>
              </w:rPr>
              <w:t>应补（退）税额⑤</w:t>
            </w:r>
            <w:r>
              <w:rPr>
                <w:rFonts w:hint="eastAsia"/>
              </w:rPr>
              <w:t>=</w:t>
            </w:r>
            <w:r>
              <w:rPr>
                <w:rFonts w:hint="eastAsia"/>
              </w:rPr>
              <w:t>应纳税额②</w:t>
            </w:r>
            <w:r>
              <w:rPr>
                <w:rFonts w:hint="eastAsia"/>
              </w:rPr>
              <w:t>-</w:t>
            </w:r>
            <w:r>
              <w:rPr>
                <w:rFonts w:hint="eastAsia"/>
              </w:rPr>
              <w:t>减免税额④</w:t>
            </w:r>
            <w:r>
              <w:rPr>
                <w:rFonts w:hint="eastAsia"/>
              </w:rPr>
              <w:t>-</w:t>
            </w:r>
            <w:r>
              <w:rPr>
                <w:rFonts w:hint="eastAsia"/>
              </w:rPr>
              <w:t>预缴</w:t>
            </w:r>
            <w:r>
              <w:rPr>
                <w:rFonts w:hint="eastAsia"/>
              </w:rPr>
              <w:t>/</w:t>
            </w:r>
            <w:r>
              <w:rPr>
                <w:rFonts w:hint="eastAsia"/>
              </w:rPr>
              <w:t>贴花税额③</w:t>
            </w:r>
          </w:p>
        </w:tc>
        <w:tc>
          <w:tcPr>
            <w:tcW w:w="2466" w:type="dxa"/>
          </w:tcPr>
          <w:p w14:paraId="368E7BEF" w14:textId="77777777" w:rsidR="000829C4" w:rsidRDefault="000829C4"/>
        </w:tc>
      </w:tr>
    </w:tbl>
    <w:p w14:paraId="7F36B204" w14:textId="77777777" w:rsidR="000829C4" w:rsidRDefault="00000000">
      <w:r>
        <w:rPr>
          <w:rFonts w:hint="eastAsia"/>
        </w:rPr>
        <w:t>场景四：非本期新增合同，无合同金额为是，本期存在补录合同（计算逻辑同场景（</w:t>
      </w:r>
      <w:r>
        <w:rPr>
          <w:rFonts w:hint="eastAsia"/>
        </w:rPr>
        <w:t>3</w:t>
      </w:r>
      <w:r>
        <w:rPr>
          <w:rFonts w:hint="eastAsia"/>
        </w:rPr>
        <w:t>））</w:t>
      </w:r>
    </w:p>
    <w:tbl>
      <w:tblPr>
        <w:tblStyle w:val="ab"/>
        <w:tblW w:w="0" w:type="auto"/>
        <w:tblLook w:val="04A0" w:firstRow="1" w:lastRow="0" w:firstColumn="1" w:lastColumn="0" w:noHBand="0" w:noVBand="1"/>
      </w:tblPr>
      <w:tblGrid>
        <w:gridCol w:w="1561"/>
        <w:gridCol w:w="4224"/>
        <w:gridCol w:w="2466"/>
      </w:tblGrid>
      <w:tr w:rsidR="000829C4" w14:paraId="671A8DE0" w14:textId="77777777">
        <w:tc>
          <w:tcPr>
            <w:tcW w:w="1561" w:type="dxa"/>
            <w:shd w:val="clear" w:color="auto" w:fill="DEEBF6" w:themeFill="accent1" w:themeFillTint="32"/>
          </w:tcPr>
          <w:p w14:paraId="70583438" w14:textId="77777777" w:rsidR="000829C4" w:rsidRDefault="00000000">
            <w:pPr>
              <w:jc w:val="center"/>
              <w:rPr>
                <w:b/>
                <w:bCs/>
              </w:rPr>
            </w:pPr>
            <w:r>
              <w:rPr>
                <w:rFonts w:hint="eastAsia"/>
                <w:b/>
                <w:bCs/>
              </w:rPr>
              <w:t>字段名称</w:t>
            </w:r>
          </w:p>
        </w:tc>
        <w:tc>
          <w:tcPr>
            <w:tcW w:w="4224" w:type="dxa"/>
            <w:shd w:val="clear" w:color="auto" w:fill="DEEBF6" w:themeFill="accent1" w:themeFillTint="32"/>
          </w:tcPr>
          <w:p w14:paraId="02D8306C" w14:textId="77777777" w:rsidR="000829C4" w:rsidRDefault="00000000">
            <w:pPr>
              <w:jc w:val="center"/>
              <w:rPr>
                <w:b/>
                <w:bCs/>
              </w:rPr>
            </w:pPr>
            <w:r>
              <w:rPr>
                <w:rFonts w:hint="eastAsia"/>
                <w:b/>
                <w:bCs/>
              </w:rPr>
              <w:t>计算逻辑</w:t>
            </w:r>
          </w:p>
        </w:tc>
        <w:tc>
          <w:tcPr>
            <w:tcW w:w="2466" w:type="dxa"/>
            <w:shd w:val="clear" w:color="auto" w:fill="DEEBF6" w:themeFill="accent1" w:themeFillTint="32"/>
          </w:tcPr>
          <w:p w14:paraId="3AC65E40" w14:textId="77777777" w:rsidR="000829C4" w:rsidRDefault="00000000">
            <w:pPr>
              <w:jc w:val="center"/>
              <w:rPr>
                <w:b/>
                <w:bCs/>
              </w:rPr>
            </w:pPr>
            <w:r>
              <w:rPr>
                <w:rFonts w:hint="eastAsia"/>
                <w:b/>
                <w:bCs/>
              </w:rPr>
              <w:t>备注</w:t>
            </w:r>
          </w:p>
        </w:tc>
      </w:tr>
      <w:tr w:rsidR="000829C4" w14:paraId="5B70A8D7" w14:textId="77777777">
        <w:tc>
          <w:tcPr>
            <w:tcW w:w="1561" w:type="dxa"/>
          </w:tcPr>
          <w:p w14:paraId="00C1A5F1" w14:textId="77777777" w:rsidR="000829C4" w:rsidRDefault="00000000">
            <w:r>
              <w:rPr>
                <w:rFonts w:hint="eastAsia"/>
              </w:rPr>
              <w:t>计税基础①</w:t>
            </w:r>
          </w:p>
        </w:tc>
        <w:tc>
          <w:tcPr>
            <w:tcW w:w="4224" w:type="dxa"/>
          </w:tcPr>
          <w:p w14:paraId="2007C0AE" w14:textId="77777777" w:rsidR="000829C4" w:rsidRDefault="00000000">
            <w:r>
              <w:rPr>
                <w:rFonts w:hint="eastAsia"/>
              </w:rPr>
              <w:t>补录合同计税基础①取未确定合同信息补录中该合同的</w:t>
            </w:r>
            <w:r>
              <w:rPr>
                <w:rFonts w:hint="eastAsia"/>
                <w:color w:val="FF0000"/>
              </w:rPr>
              <w:t>不含税金额</w:t>
            </w:r>
            <w:r>
              <w:rPr>
                <w:rFonts w:hint="eastAsia"/>
                <w:color w:val="FF0000"/>
              </w:rPr>
              <w:t>-</w:t>
            </w:r>
            <w:r>
              <w:rPr>
                <w:rFonts w:hint="eastAsia"/>
                <w:color w:val="FF0000"/>
              </w:rPr>
              <w:t>本币之和</w:t>
            </w:r>
            <w:r>
              <w:rPr>
                <w:rFonts w:hint="eastAsia"/>
              </w:rPr>
              <w:t>，</w:t>
            </w:r>
            <w:r>
              <w:t>不含税金额</w:t>
            </w:r>
            <w:r>
              <w:rPr>
                <w:rFonts w:hint="eastAsia"/>
              </w:rPr>
              <w:t>-</w:t>
            </w:r>
            <w:r>
              <w:rPr>
                <w:rFonts w:hint="eastAsia"/>
              </w:rPr>
              <w:t>本币</w:t>
            </w:r>
            <w:r>
              <w:t>为空时，</w:t>
            </w:r>
            <w:proofErr w:type="gramStart"/>
            <w:r>
              <w:rPr>
                <w:rFonts w:hint="eastAsia"/>
              </w:rPr>
              <w:t>取</w:t>
            </w:r>
            <w:r>
              <w:t>含税金</w:t>
            </w:r>
            <w:proofErr w:type="gramEnd"/>
            <w:r>
              <w:t>额</w:t>
            </w:r>
            <w:r>
              <w:rPr>
                <w:rFonts w:hint="eastAsia"/>
              </w:rPr>
              <w:t>-</w:t>
            </w:r>
            <w:r>
              <w:rPr>
                <w:rFonts w:hint="eastAsia"/>
              </w:rPr>
              <w:t>本币计算</w:t>
            </w:r>
          </w:p>
        </w:tc>
        <w:tc>
          <w:tcPr>
            <w:tcW w:w="2466" w:type="dxa"/>
          </w:tcPr>
          <w:p w14:paraId="64779A8B" w14:textId="77777777" w:rsidR="000829C4" w:rsidRDefault="00000000">
            <w:r>
              <w:rPr>
                <w:rFonts w:hint="eastAsia"/>
              </w:rPr>
              <w:t>合同在未确定合同信息补录中可补录多次，故计税基础需计算多次补录合同的计税基础的合计数</w:t>
            </w:r>
          </w:p>
        </w:tc>
      </w:tr>
      <w:tr w:rsidR="000829C4" w14:paraId="0F7F7365" w14:textId="77777777">
        <w:tc>
          <w:tcPr>
            <w:tcW w:w="1561" w:type="dxa"/>
          </w:tcPr>
          <w:p w14:paraId="0C0A1647" w14:textId="77777777" w:rsidR="000829C4" w:rsidRDefault="00000000">
            <w:r>
              <w:rPr>
                <w:rFonts w:hint="eastAsia"/>
              </w:rPr>
              <w:t>应纳税额②</w:t>
            </w:r>
          </w:p>
        </w:tc>
        <w:tc>
          <w:tcPr>
            <w:tcW w:w="4224" w:type="dxa"/>
          </w:tcPr>
          <w:p w14:paraId="7A0550EB" w14:textId="77777777" w:rsidR="000829C4" w:rsidRDefault="00000000">
            <w:r>
              <w:rPr>
                <w:rFonts w:hint="eastAsia"/>
              </w:rPr>
              <w:t>本期该应税凭证的应纳税额②</w:t>
            </w:r>
            <w:r>
              <w:rPr>
                <w:rFonts w:hint="eastAsia"/>
              </w:rPr>
              <w:t>=</w:t>
            </w:r>
            <w:r>
              <w:rPr>
                <w:rFonts w:hint="eastAsia"/>
              </w:rPr>
              <w:t>计税基础①</w:t>
            </w:r>
            <w:r>
              <w:rPr>
                <w:rFonts w:hint="eastAsia"/>
              </w:rPr>
              <w:t>*</w:t>
            </w:r>
            <w:r>
              <w:t>税率</w:t>
            </w:r>
          </w:p>
        </w:tc>
        <w:tc>
          <w:tcPr>
            <w:tcW w:w="2466" w:type="dxa"/>
          </w:tcPr>
          <w:p w14:paraId="38FE513D" w14:textId="77777777" w:rsidR="000829C4" w:rsidRDefault="00000000">
            <w:r>
              <w:rPr>
                <w:rFonts w:hint="eastAsia"/>
              </w:rPr>
              <w:t>税率为该应税凭证所属税目对应的适用税率</w:t>
            </w:r>
          </w:p>
        </w:tc>
      </w:tr>
      <w:tr w:rsidR="000829C4" w14:paraId="51C5E306" w14:textId="77777777">
        <w:tc>
          <w:tcPr>
            <w:tcW w:w="1561" w:type="dxa"/>
          </w:tcPr>
          <w:p w14:paraId="277AA230" w14:textId="77777777" w:rsidR="000829C4" w:rsidRDefault="00000000">
            <w:r>
              <w:rPr>
                <w:rFonts w:hint="eastAsia"/>
              </w:rPr>
              <w:t>预缴</w:t>
            </w:r>
            <w:r>
              <w:rPr>
                <w:rFonts w:hint="eastAsia"/>
              </w:rPr>
              <w:t>/</w:t>
            </w:r>
            <w:r>
              <w:rPr>
                <w:rFonts w:hint="eastAsia"/>
              </w:rPr>
              <w:t>贴花税额③</w:t>
            </w:r>
          </w:p>
        </w:tc>
        <w:tc>
          <w:tcPr>
            <w:tcW w:w="4224" w:type="dxa"/>
          </w:tcPr>
          <w:p w14:paraId="26ACE3A1" w14:textId="77777777" w:rsidR="000829C4" w:rsidRDefault="00000000">
            <w:r>
              <w:rPr>
                <w:rFonts w:hint="eastAsia"/>
              </w:rPr>
              <w:t>补录合同缴纳方式为空的合同，补录合同的预缴</w:t>
            </w:r>
            <w:r>
              <w:rPr>
                <w:rFonts w:hint="eastAsia"/>
              </w:rPr>
              <w:t>/</w:t>
            </w:r>
            <w:r>
              <w:rPr>
                <w:rFonts w:hint="eastAsia"/>
              </w:rPr>
              <w:t>贴花金额</w:t>
            </w:r>
            <w:r>
              <w:rPr>
                <w:rFonts w:hint="eastAsia"/>
              </w:rPr>
              <w:t>=0</w:t>
            </w:r>
            <w:r>
              <w:rPr>
                <w:rFonts w:hint="eastAsia"/>
              </w:rPr>
              <w:t>，</w:t>
            </w:r>
            <w:r>
              <w:rPr>
                <w:rFonts w:hint="eastAsia"/>
                <w:color w:val="FF0000"/>
              </w:rPr>
              <w:t>补录合同的缴纳方式为贴花的，补录合同的预缴</w:t>
            </w:r>
            <w:r>
              <w:rPr>
                <w:rFonts w:hint="eastAsia"/>
                <w:color w:val="FF0000"/>
              </w:rPr>
              <w:t>/</w:t>
            </w:r>
            <w:r>
              <w:rPr>
                <w:rFonts w:hint="eastAsia"/>
                <w:color w:val="FF0000"/>
              </w:rPr>
              <w:t>贴花税额</w:t>
            </w:r>
            <w:r>
              <w:rPr>
                <w:rFonts w:hint="eastAsia"/>
                <w:color w:val="FF0000"/>
              </w:rPr>
              <w:t>=</w:t>
            </w:r>
            <w:r>
              <w:rPr>
                <w:rFonts w:hint="eastAsia"/>
                <w:color w:val="FF0000"/>
              </w:rPr>
              <w:t>未确定合同信息补录中该合同的贴花税额之和</w:t>
            </w:r>
            <w:r>
              <w:rPr>
                <w:rFonts w:hint="eastAsia"/>
              </w:rPr>
              <w:t>；</w:t>
            </w:r>
          </w:p>
        </w:tc>
        <w:tc>
          <w:tcPr>
            <w:tcW w:w="2466" w:type="dxa"/>
          </w:tcPr>
          <w:p w14:paraId="51A5694F" w14:textId="77777777" w:rsidR="000829C4" w:rsidRDefault="00000000">
            <w:r>
              <w:rPr>
                <w:rFonts w:hint="eastAsia"/>
              </w:rPr>
              <w:t>合同在未确定合同信息补录中可补录多次，故补录合同的贴花税额需计算贴花税额之和</w:t>
            </w:r>
          </w:p>
        </w:tc>
      </w:tr>
      <w:tr w:rsidR="000829C4" w14:paraId="0B1998C9" w14:textId="77777777">
        <w:tc>
          <w:tcPr>
            <w:tcW w:w="1561" w:type="dxa"/>
          </w:tcPr>
          <w:p w14:paraId="2FA34987" w14:textId="77777777" w:rsidR="000829C4" w:rsidRDefault="00000000">
            <w:r>
              <w:rPr>
                <w:rFonts w:hint="eastAsia"/>
              </w:rPr>
              <w:t>减免税额④</w:t>
            </w:r>
          </w:p>
        </w:tc>
        <w:tc>
          <w:tcPr>
            <w:tcW w:w="4224" w:type="dxa"/>
          </w:tcPr>
          <w:p w14:paraId="26488C8C" w14:textId="77777777" w:rsidR="000829C4" w:rsidRDefault="00000000">
            <w:r>
              <w:rPr>
                <w:rFonts w:hint="eastAsia"/>
              </w:rPr>
              <w:t>计税基础＞</w:t>
            </w:r>
            <w:r>
              <w:rPr>
                <w:rFonts w:hint="eastAsia"/>
              </w:rPr>
              <w:t>0</w:t>
            </w:r>
            <w:r>
              <w:rPr>
                <w:rFonts w:hint="eastAsia"/>
              </w:rPr>
              <w:t>时，该应税凭证所属的机构、</w:t>
            </w:r>
            <w:r>
              <w:rPr>
                <w:rFonts w:hint="eastAsia"/>
                <w:lang w:eastAsia="zh-Hans"/>
              </w:rPr>
              <w:t>合同性质</w:t>
            </w:r>
            <w:r>
              <w:rPr>
                <w:rFonts w:hint="eastAsia"/>
              </w:rPr>
              <w:t>在</w:t>
            </w:r>
            <w:r>
              <w:rPr>
                <w:rFonts w:hint="eastAsia"/>
                <w:lang w:eastAsia="zh-Hans"/>
              </w:rPr>
              <w:t>减免适用政策中</w:t>
            </w:r>
            <w:r>
              <w:rPr>
                <w:rFonts w:hint="eastAsia"/>
              </w:rPr>
              <w:t>设置了减免政策，且补录日期在</w:t>
            </w:r>
            <w:r>
              <w:rPr>
                <w:rFonts w:hint="eastAsia"/>
              </w:rPr>
              <w:t>[</w:t>
            </w:r>
            <w:r>
              <w:rPr>
                <w:rFonts w:hint="eastAsia"/>
              </w:rPr>
              <w:t>减免政策开始日期</w:t>
            </w:r>
            <w:r>
              <w:rPr>
                <w:rFonts w:hint="eastAsia"/>
              </w:rPr>
              <w:t>,</w:t>
            </w:r>
            <w:r>
              <w:rPr>
                <w:rFonts w:hint="eastAsia"/>
              </w:rPr>
              <w:t>减免政策截止日期</w:t>
            </w:r>
            <w:r>
              <w:rPr>
                <w:rFonts w:hint="eastAsia"/>
              </w:rPr>
              <w:t>]</w:t>
            </w:r>
            <w:r>
              <w:rPr>
                <w:rFonts w:hint="eastAsia"/>
              </w:rPr>
              <w:t>期间内，则减免性质代码、减免项目名称分别取减免政策对应的减免性质代码、减免项目名称，减免税额④</w:t>
            </w:r>
            <w:r>
              <w:rPr>
                <w:rFonts w:hint="eastAsia"/>
              </w:rPr>
              <w:t>=</w:t>
            </w:r>
            <w:r>
              <w:rPr>
                <w:rFonts w:hint="eastAsia"/>
              </w:rPr>
              <w:t>应纳税额</w:t>
            </w:r>
            <w:r>
              <w:rPr>
                <w:rFonts w:hint="eastAsia"/>
              </w:rPr>
              <w:t>*</w:t>
            </w:r>
            <w:r>
              <w:rPr>
                <w:rFonts w:hint="eastAsia"/>
              </w:rPr>
              <w:t>减免比例</w:t>
            </w:r>
          </w:p>
        </w:tc>
        <w:tc>
          <w:tcPr>
            <w:tcW w:w="2466" w:type="dxa"/>
          </w:tcPr>
          <w:p w14:paraId="48449BCB" w14:textId="77777777" w:rsidR="000829C4" w:rsidRDefault="00000000">
            <w:r>
              <w:rPr>
                <w:rFonts w:hint="eastAsia"/>
              </w:rPr>
              <w:t>如果本期补录了合同金额，并且该合同所属的合同性质存在适用的减免政策，则在本期可减免税额</w:t>
            </w:r>
          </w:p>
        </w:tc>
      </w:tr>
      <w:tr w:rsidR="000829C4" w14:paraId="5BF0F3B1" w14:textId="77777777">
        <w:tc>
          <w:tcPr>
            <w:tcW w:w="1561" w:type="dxa"/>
          </w:tcPr>
          <w:p w14:paraId="700708EB" w14:textId="77777777" w:rsidR="000829C4" w:rsidRDefault="00000000">
            <w:r>
              <w:rPr>
                <w:rFonts w:hint="eastAsia"/>
              </w:rPr>
              <w:t>应补（退）税额⑤</w:t>
            </w:r>
          </w:p>
        </w:tc>
        <w:tc>
          <w:tcPr>
            <w:tcW w:w="4224" w:type="dxa"/>
          </w:tcPr>
          <w:p w14:paraId="58EE1E86" w14:textId="77777777" w:rsidR="000829C4" w:rsidRDefault="00000000">
            <w:r>
              <w:rPr>
                <w:rFonts w:hint="eastAsia"/>
              </w:rPr>
              <w:t>应补（退）税额⑤</w:t>
            </w:r>
            <w:r>
              <w:rPr>
                <w:rFonts w:hint="eastAsia"/>
              </w:rPr>
              <w:t>=</w:t>
            </w:r>
            <w:r>
              <w:rPr>
                <w:rFonts w:hint="eastAsia"/>
              </w:rPr>
              <w:t>应纳税额②</w:t>
            </w:r>
            <w:r>
              <w:rPr>
                <w:rFonts w:hint="eastAsia"/>
              </w:rPr>
              <w:t>-</w:t>
            </w:r>
            <w:r>
              <w:rPr>
                <w:rFonts w:hint="eastAsia"/>
              </w:rPr>
              <w:t>减免税额④</w:t>
            </w:r>
            <w:r>
              <w:rPr>
                <w:rFonts w:hint="eastAsia"/>
              </w:rPr>
              <w:t>-</w:t>
            </w:r>
            <w:r>
              <w:rPr>
                <w:rFonts w:hint="eastAsia"/>
              </w:rPr>
              <w:t>预缴</w:t>
            </w:r>
            <w:r>
              <w:rPr>
                <w:rFonts w:hint="eastAsia"/>
              </w:rPr>
              <w:t>/</w:t>
            </w:r>
            <w:r>
              <w:rPr>
                <w:rFonts w:hint="eastAsia"/>
              </w:rPr>
              <w:t>贴花税额③</w:t>
            </w:r>
          </w:p>
        </w:tc>
        <w:tc>
          <w:tcPr>
            <w:tcW w:w="2466" w:type="dxa"/>
          </w:tcPr>
          <w:p w14:paraId="4215DDF6" w14:textId="77777777" w:rsidR="000829C4" w:rsidRDefault="000829C4"/>
        </w:tc>
      </w:tr>
    </w:tbl>
    <w:p w14:paraId="45C1B886" w14:textId="77777777" w:rsidR="000829C4" w:rsidRDefault="000829C4"/>
    <w:p w14:paraId="33D0C3BF" w14:textId="77777777" w:rsidR="000829C4" w:rsidRDefault="00000000">
      <w:r>
        <w:rPr>
          <w:rFonts w:hint="eastAsia"/>
        </w:rPr>
        <w:t>场景五：非本期新增合同，本期不存在补录合同，该条合同数据在本会计月份不展示</w:t>
      </w:r>
    </w:p>
    <w:p w14:paraId="6AF252C5" w14:textId="77777777" w:rsidR="000829C4" w:rsidRDefault="000829C4"/>
    <w:p w14:paraId="6D5E4E58" w14:textId="77777777" w:rsidR="000829C4" w:rsidRDefault="00000000">
      <w:pPr>
        <w:numPr>
          <w:ilvl w:val="0"/>
          <w:numId w:val="34"/>
        </w:numPr>
      </w:pPr>
      <w:r>
        <w:rPr>
          <w:rFonts w:hint="eastAsia"/>
        </w:rPr>
        <w:lastRenderedPageBreak/>
        <w:t>计算完成后，对已计算的应税凭证更新计算状态为已计算，计算期间为对应会计月份；同时无合同金额的更新当期计算的补录合同的计算状态和计算期间；</w:t>
      </w:r>
    </w:p>
    <w:p w14:paraId="55F06CB2" w14:textId="77777777" w:rsidR="000829C4" w:rsidRDefault="00000000">
      <w:pPr>
        <w:numPr>
          <w:ilvl w:val="0"/>
          <w:numId w:val="34"/>
        </w:numPr>
      </w:pPr>
      <w:r>
        <w:rPr>
          <w:rFonts w:hint="eastAsia"/>
        </w:rPr>
        <w:t>计算时，如果应税凭证的税目信息为空，则该笔凭证写入应税凭证异常表，不更新对应的计算状态和计算期间；</w:t>
      </w:r>
    </w:p>
    <w:p w14:paraId="0386C3B5" w14:textId="77777777" w:rsidR="000829C4" w:rsidRDefault="00000000">
      <w:pPr>
        <w:numPr>
          <w:ilvl w:val="0"/>
          <w:numId w:val="34"/>
        </w:numPr>
      </w:pPr>
      <w:r>
        <w:rPr>
          <w:rFonts w:hint="eastAsia"/>
        </w:rPr>
        <w:t>回退计算时，将对应的结果表、异常表数据删除，清空对应机构、计算期间的应税凭证（包括未确定合同补录的数据）的计算状态、计算期间。</w:t>
      </w:r>
    </w:p>
    <w:p w14:paraId="640E9E77" w14:textId="77777777" w:rsidR="000829C4" w:rsidRDefault="00000000">
      <w:pPr>
        <w:pStyle w:val="5"/>
      </w:pPr>
      <w:r>
        <w:rPr>
          <w:rFonts w:hint="eastAsia"/>
        </w:rPr>
        <w:t>逻辑校验</w:t>
      </w:r>
    </w:p>
    <w:p w14:paraId="1FE21F69" w14:textId="77777777" w:rsidR="000829C4" w:rsidRDefault="00000000">
      <w:r>
        <w:rPr>
          <w:rFonts w:hint="eastAsia"/>
        </w:rPr>
        <w:t>无。</w:t>
      </w:r>
    </w:p>
    <w:p w14:paraId="40DBD35D" w14:textId="77777777" w:rsidR="000829C4" w:rsidRDefault="00000000">
      <w:pPr>
        <w:pStyle w:val="4"/>
      </w:pPr>
      <w:r>
        <w:rPr>
          <w:rFonts w:hint="eastAsia"/>
        </w:rPr>
        <w:t>输出</w:t>
      </w:r>
    </w:p>
    <w:p w14:paraId="4C4876EB" w14:textId="77777777" w:rsidR="000829C4" w:rsidRDefault="00000000">
      <w:r>
        <w:rPr>
          <w:rFonts w:hint="eastAsia"/>
        </w:rPr>
        <w:t>计算结果：</w:t>
      </w:r>
    </w:p>
    <w:tbl>
      <w:tblPr>
        <w:tblStyle w:val="ab"/>
        <w:tblW w:w="0" w:type="auto"/>
        <w:tblLook w:val="04A0" w:firstRow="1" w:lastRow="0" w:firstColumn="1" w:lastColumn="0" w:noHBand="0" w:noVBand="1"/>
      </w:tblPr>
      <w:tblGrid>
        <w:gridCol w:w="1545"/>
        <w:gridCol w:w="1096"/>
        <w:gridCol w:w="5655"/>
      </w:tblGrid>
      <w:tr w:rsidR="000829C4" w14:paraId="1D8F4C52" w14:textId="77777777">
        <w:tc>
          <w:tcPr>
            <w:tcW w:w="1561" w:type="dxa"/>
            <w:shd w:val="clear" w:color="auto" w:fill="DEEBF6" w:themeFill="accent1" w:themeFillTint="32"/>
          </w:tcPr>
          <w:p w14:paraId="1306F0F0"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0C55D951" w14:textId="77777777" w:rsidR="000829C4" w:rsidRDefault="00000000">
            <w:pPr>
              <w:jc w:val="center"/>
              <w:rPr>
                <w:b/>
                <w:bCs/>
              </w:rPr>
            </w:pPr>
            <w:r>
              <w:rPr>
                <w:rFonts w:hint="eastAsia"/>
                <w:b/>
                <w:bCs/>
              </w:rPr>
              <w:t>字段类型</w:t>
            </w:r>
          </w:p>
        </w:tc>
        <w:tc>
          <w:tcPr>
            <w:tcW w:w="5757" w:type="dxa"/>
            <w:shd w:val="clear" w:color="auto" w:fill="DEEBF6" w:themeFill="accent1" w:themeFillTint="32"/>
          </w:tcPr>
          <w:p w14:paraId="547EBFC2" w14:textId="77777777" w:rsidR="000829C4" w:rsidRDefault="00000000">
            <w:pPr>
              <w:jc w:val="center"/>
              <w:rPr>
                <w:b/>
                <w:bCs/>
              </w:rPr>
            </w:pPr>
            <w:r>
              <w:rPr>
                <w:rFonts w:hint="eastAsia"/>
                <w:b/>
                <w:bCs/>
              </w:rPr>
              <w:t>备注</w:t>
            </w:r>
          </w:p>
        </w:tc>
      </w:tr>
      <w:tr w:rsidR="000829C4" w14:paraId="0CBC0012" w14:textId="77777777">
        <w:tc>
          <w:tcPr>
            <w:tcW w:w="1561" w:type="dxa"/>
          </w:tcPr>
          <w:p w14:paraId="1D6FAD46" w14:textId="77777777" w:rsidR="000829C4" w:rsidRDefault="00000000">
            <w:r>
              <w:rPr>
                <w:rFonts w:hint="eastAsia"/>
              </w:rPr>
              <w:t>会计月份</w:t>
            </w:r>
          </w:p>
        </w:tc>
        <w:tc>
          <w:tcPr>
            <w:tcW w:w="1110" w:type="dxa"/>
          </w:tcPr>
          <w:p w14:paraId="605714D8" w14:textId="77777777" w:rsidR="000829C4" w:rsidRDefault="00000000">
            <w:r>
              <w:rPr>
                <w:rFonts w:hint="eastAsia"/>
              </w:rPr>
              <w:t>字符</w:t>
            </w:r>
          </w:p>
        </w:tc>
        <w:tc>
          <w:tcPr>
            <w:tcW w:w="5757" w:type="dxa"/>
          </w:tcPr>
          <w:p w14:paraId="07C78813" w14:textId="77777777" w:rsidR="000829C4" w:rsidRDefault="00000000">
            <w:r>
              <w:rPr>
                <w:rFonts w:hint="eastAsia"/>
              </w:rPr>
              <w:t>计算任务对应期间</w:t>
            </w:r>
          </w:p>
        </w:tc>
      </w:tr>
      <w:tr w:rsidR="000829C4" w14:paraId="03BD1675" w14:textId="77777777">
        <w:tc>
          <w:tcPr>
            <w:tcW w:w="1561" w:type="dxa"/>
          </w:tcPr>
          <w:p w14:paraId="235B6ABD" w14:textId="77777777" w:rsidR="000829C4" w:rsidRDefault="00000000">
            <w:r>
              <w:rPr>
                <w:rFonts w:hint="eastAsia"/>
              </w:rPr>
              <w:t>机构</w:t>
            </w:r>
          </w:p>
        </w:tc>
        <w:tc>
          <w:tcPr>
            <w:tcW w:w="1110" w:type="dxa"/>
          </w:tcPr>
          <w:p w14:paraId="051A90FB" w14:textId="77777777" w:rsidR="000829C4" w:rsidRDefault="00000000">
            <w:r>
              <w:rPr>
                <w:rFonts w:hint="eastAsia"/>
              </w:rPr>
              <w:t>字符</w:t>
            </w:r>
          </w:p>
        </w:tc>
        <w:tc>
          <w:tcPr>
            <w:tcW w:w="5757" w:type="dxa"/>
          </w:tcPr>
          <w:p w14:paraId="6738A920" w14:textId="77777777" w:rsidR="000829C4" w:rsidRDefault="00000000">
            <w:r>
              <w:rPr>
                <w:rFonts w:hint="eastAsia"/>
              </w:rPr>
              <w:t>该应税凭证所属机构</w:t>
            </w:r>
          </w:p>
        </w:tc>
      </w:tr>
      <w:tr w:rsidR="000829C4" w14:paraId="13C655E4" w14:textId="77777777">
        <w:tc>
          <w:tcPr>
            <w:tcW w:w="1561" w:type="dxa"/>
          </w:tcPr>
          <w:p w14:paraId="08133437" w14:textId="77777777" w:rsidR="000829C4" w:rsidRDefault="00000000">
            <w:r>
              <w:rPr>
                <w:rFonts w:hint="eastAsia"/>
              </w:rPr>
              <w:t>合同承办部门</w:t>
            </w:r>
          </w:p>
        </w:tc>
        <w:tc>
          <w:tcPr>
            <w:tcW w:w="1110" w:type="dxa"/>
          </w:tcPr>
          <w:p w14:paraId="63C6CDD0" w14:textId="77777777" w:rsidR="000829C4" w:rsidRDefault="00000000">
            <w:r>
              <w:rPr>
                <w:rFonts w:hint="eastAsia"/>
              </w:rPr>
              <w:t>字符</w:t>
            </w:r>
          </w:p>
        </w:tc>
        <w:tc>
          <w:tcPr>
            <w:tcW w:w="5757" w:type="dxa"/>
          </w:tcPr>
          <w:p w14:paraId="5CD2885E" w14:textId="77777777" w:rsidR="000829C4" w:rsidRDefault="00000000">
            <w:r>
              <w:rPr>
                <w:rFonts w:hint="eastAsia"/>
              </w:rPr>
              <w:t>该应税凭证在应税</w:t>
            </w:r>
            <w:proofErr w:type="gramStart"/>
            <w:r>
              <w:rPr>
                <w:rFonts w:hint="eastAsia"/>
              </w:rPr>
              <w:t>凭证台</w:t>
            </w:r>
            <w:proofErr w:type="gramEnd"/>
            <w:r>
              <w:rPr>
                <w:rFonts w:hint="eastAsia"/>
              </w:rPr>
              <w:t>账中的合同承办部门</w:t>
            </w:r>
          </w:p>
        </w:tc>
      </w:tr>
      <w:tr w:rsidR="000829C4" w14:paraId="0F3160EC" w14:textId="77777777">
        <w:tc>
          <w:tcPr>
            <w:tcW w:w="1561" w:type="dxa"/>
          </w:tcPr>
          <w:p w14:paraId="3AD9DA34" w14:textId="77777777" w:rsidR="000829C4" w:rsidRDefault="00000000">
            <w:r>
              <w:rPr>
                <w:rFonts w:hint="eastAsia"/>
              </w:rPr>
              <w:t>合同承办人</w:t>
            </w:r>
          </w:p>
        </w:tc>
        <w:tc>
          <w:tcPr>
            <w:tcW w:w="1110" w:type="dxa"/>
          </w:tcPr>
          <w:p w14:paraId="5294D694" w14:textId="77777777" w:rsidR="000829C4" w:rsidRDefault="00000000">
            <w:r>
              <w:rPr>
                <w:rFonts w:hint="eastAsia"/>
              </w:rPr>
              <w:t>字符</w:t>
            </w:r>
          </w:p>
        </w:tc>
        <w:tc>
          <w:tcPr>
            <w:tcW w:w="5757" w:type="dxa"/>
          </w:tcPr>
          <w:p w14:paraId="32F8D5DD" w14:textId="77777777" w:rsidR="000829C4" w:rsidRDefault="00000000">
            <w:r>
              <w:rPr>
                <w:rFonts w:hint="eastAsia"/>
              </w:rPr>
              <w:t>该应税凭证在应税</w:t>
            </w:r>
            <w:proofErr w:type="gramStart"/>
            <w:r>
              <w:rPr>
                <w:rFonts w:hint="eastAsia"/>
              </w:rPr>
              <w:t>凭证台</w:t>
            </w:r>
            <w:proofErr w:type="gramEnd"/>
            <w:r>
              <w:rPr>
                <w:rFonts w:hint="eastAsia"/>
              </w:rPr>
              <w:t>账中的合同承办人</w:t>
            </w:r>
          </w:p>
        </w:tc>
      </w:tr>
      <w:tr w:rsidR="000829C4" w14:paraId="47D45012" w14:textId="77777777">
        <w:tc>
          <w:tcPr>
            <w:tcW w:w="1561" w:type="dxa"/>
          </w:tcPr>
          <w:p w14:paraId="745FE4D8" w14:textId="77777777" w:rsidR="000829C4" w:rsidRDefault="00000000">
            <w:r>
              <w:rPr>
                <w:rFonts w:hint="eastAsia"/>
              </w:rPr>
              <w:t>凭证</w:t>
            </w:r>
            <w:r>
              <w:rPr>
                <w:rFonts w:hint="eastAsia"/>
              </w:rPr>
              <w:t>/</w:t>
            </w:r>
            <w:r>
              <w:rPr>
                <w:rFonts w:hint="eastAsia"/>
              </w:rPr>
              <w:t>借款合同编码</w:t>
            </w:r>
          </w:p>
        </w:tc>
        <w:tc>
          <w:tcPr>
            <w:tcW w:w="1110" w:type="dxa"/>
          </w:tcPr>
          <w:p w14:paraId="1DDB2BA1" w14:textId="77777777" w:rsidR="000829C4" w:rsidRDefault="00000000">
            <w:r>
              <w:rPr>
                <w:rFonts w:hint="eastAsia"/>
              </w:rPr>
              <w:t>字符</w:t>
            </w:r>
          </w:p>
        </w:tc>
        <w:tc>
          <w:tcPr>
            <w:tcW w:w="5757" w:type="dxa"/>
          </w:tcPr>
          <w:p w14:paraId="7C258E62" w14:textId="77777777" w:rsidR="000829C4" w:rsidRDefault="00000000">
            <w:r>
              <w:rPr>
                <w:rFonts w:hint="eastAsia"/>
              </w:rPr>
              <w:t>该应税凭证在应税</w:t>
            </w:r>
            <w:proofErr w:type="gramStart"/>
            <w:r>
              <w:rPr>
                <w:rFonts w:hint="eastAsia"/>
              </w:rPr>
              <w:t>凭证台</w:t>
            </w:r>
            <w:proofErr w:type="gramEnd"/>
            <w:r>
              <w:rPr>
                <w:rFonts w:hint="eastAsia"/>
              </w:rPr>
              <w:t>账中的凭证</w:t>
            </w:r>
            <w:r>
              <w:rPr>
                <w:rFonts w:hint="eastAsia"/>
              </w:rPr>
              <w:t>/</w:t>
            </w:r>
            <w:r>
              <w:rPr>
                <w:rFonts w:hint="eastAsia"/>
              </w:rPr>
              <w:t>借款合同编码</w:t>
            </w:r>
          </w:p>
        </w:tc>
      </w:tr>
      <w:tr w:rsidR="000829C4" w14:paraId="298A6F6E" w14:textId="77777777">
        <w:tc>
          <w:tcPr>
            <w:tcW w:w="1561" w:type="dxa"/>
          </w:tcPr>
          <w:p w14:paraId="37108FCA" w14:textId="77777777" w:rsidR="000829C4" w:rsidRDefault="00000000">
            <w:r>
              <w:rPr>
                <w:rFonts w:hint="eastAsia"/>
              </w:rPr>
              <w:t>凭证</w:t>
            </w:r>
            <w:r>
              <w:rPr>
                <w:rFonts w:hint="eastAsia"/>
              </w:rPr>
              <w:t>/</w:t>
            </w:r>
            <w:r>
              <w:rPr>
                <w:rFonts w:hint="eastAsia"/>
              </w:rPr>
              <w:t>借款合同名称</w:t>
            </w:r>
          </w:p>
        </w:tc>
        <w:tc>
          <w:tcPr>
            <w:tcW w:w="1110" w:type="dxa"/>
          </w:tcPr>
          <w:p w14:paraId="11691CA4" w14:textId="77777777" w:rsidR="000829C4" w:rsidRDefault="00000000">
            <w:r>
              <w:rPr>
                <w:rFonts w:hint="eastAsia"/>
              </w:rPr>
              <w:t>字符</w:t>
            </w:r>
          </w:p>
        </w:tc>
        <w:tc>
          <w:tcPr>
            <w:tcW w:w="5757" w:type="dxa"/>
          </w:tcPr>
          <w:p w14:paraId="087C7468" w14:textId="77777777" w:rsidR="000829C4" w:rsidRDefault="00000000">
            <w:r>
              <w:rPr>
                <w:rFonts w:hint="eastAsia"/>
              </w:rPr>
              <w:t>该应税凭证在应税</w:t>
            </w:r>
            <w:proofErr w:type="gramStart"/>
            <w:r>
              <w:rPr>
                <w:rFonts w:hint="eastAsia"/>
              </w:rPr>
              <w:t>凭证台</w:t>
            </w:r>
            <w:proofErr w:type="gramEnd"/>
            <w:r>
              <w:rPr>
                <w:rFonts w:hint="eastAsia"/>
              </w:rPr>
              <w:t>账中的凭证</w:t>
            </w:r>
            <w:r>
              <w:rPr>
                <w:rFonts w:hint="eastAsia"/>
              </w:rPr>
              <w:t>/</w:t>
            </w:r>
            <w:r>
              <w:rPr>
                <w:rFonts w:hint="eastAsia"/>
              </w:rPr>
              <w:t>借款合同名称</w:t>
            </w:r>
          </w:p>
        </w:tc>
      </w:tr>
      <w:tr w:rsidR="000829C4" w14:paraId="75C5755A" w14:textId="77777777">
        <w:tc>
          <w:tcPr>
            <w:tcW w:w="1561" w:type="dxa"/>
          </w:tcPr>
          <w:p w14:paraId="3EE1AAE6" w14:textId="77777777" w:rsidR="000829C4" w:rsidRDefault="00000000">
            <w:r>
              <w:rPr>
                <w:rFonts w:hint="eastAsia"/>
              </w:rPr>
              <w:t>合同性质</w:t>
            </w:r>
          </w:p>
        </w:tc>
        <w:tc>
          <w:tcPr>
            <w:tcW w:w="1110" w:type="dxa"/>
          </w:tcPr>
          <w:p w14:paraId="72660E85" w14:textId="77777777" w:rsidR="000829C4" w:rsidRDefault="00000000">
            <w:r>
              <w:rPr>
                <w:rFonts w:hint="eastAsia"/>
              </w:rPr>
              <w:t>字符</w:t>
            </w:r>
          </w:p>
        </w:tc>
        <w:tc>
          <w:tcPr>
            <w:tcW w:w="5757" w:type="dxa"/>
          </w:tcPr>
          <w:p w14:paraId="504803C5" w14:textId="77777777" w:rsidR="000829C4" w:rsidRDefault="00000000">
            <w:r>
              <w:rPr>
                <w:rFonts w:hint="eastAsia"/>
              </w:rPr>
              <w:t>该应税凭证在应税</w:t>
            </w:r>
            <w:proofErr w:type="gramStart"/>
            <w:r>
              <w:rPr>
                <w:rFonts w:hint="eastAsia"/>
              </w:rPr>
              <w:t>凭证台</w:t>
            </w:r>
            <w:proofErr w:type="gramEnd"/>
            <w:r>
              <w:rPr>
                <w:rFonts w:hint="eastAsia"/>
              </w:rPr>
              <w:t>账中的合同性质</w:t>
            </w:r>
          </w:p>
        </w:tc>
      </w:tr>
      <w:tr w:rsidR="000829C4" w14:paraId="1D620A97" w14:textId="77777777">
        <w:tc>
          <w:tcPr>
            <w:tcW w:w="1561" w:type="dxa"/>
          </w:tcPr>
          <w:p w14:paraId="33340744" w14:textId="77777777" w:rsidR="000829C4" w:rsidRDefault="00000000">
            <w:r>
              <w:rPr>
                <w:rFonts w:hint="eastAsia"/>
              </w:rPr>
              <w:t>税目</w:t>
            </w:r>
          </w:p>
        </w:tc>
        <w:tc>
          <w:tcPr>
            <w:tcW w:w="1110" w:type="dxa"/>
          </w:tcPr>
          <w:p w14:paraId="6E07820F" w14:textId="77777777" w:rsidR="000829C4" w:rsidRDefault="00000000">
            <w:r>
              <w:rPr>
                <w:rFonts w:hint="eastAsia"/>
              </w:rPr>
              <w:t>字符</w:t>
            </w:r>
          </w:p>
        </w:tc>
        <w:tc>
          <w:tcPr>
            <w:tcW w:w="5757" w:type="dxa"/>
          </w:tcPr>
          <w:p w14:paraId="311568CB" w14:textId="77777777" w:rsidR="000829C4" w:rsidRDefault="00000000">
            <w:r>
              <w:rPr>
                <w:rFonts w:hint="eastAsia"/>
              </w:rPr>
              <w:t>该应税凭证在应税</w:t>
            </w:r>
            <w:proofErr w:type="gramStart"/>
            <w:r>
              <w:rPr>
                <w:rFonts w:hint="eastAsia"/>
              </w:rPr>
              <w:t>凭证台</w:t>
            </w:r>
            <w:proofErr w:type="gramEnd"/>
            <w:r>
              <w:rPr>
                <w:rFonts w:hint="eastAsia"/>
              </w:rPr>
              <w:t>账中的税目</w:t>
            </w:r>
          </w:p>
        </w:tc>
      </w:tr>
      <w:tr w:rsidR="000829C4" w14:paraId="15771967" w14:textId="77777777">
        <w:tc>
          <w:tcPr>
            <w:tcW w:w="1561" w:type="dxa"/>
          </w:tcPr>
          <w:p w14:paraId="553D0A56" w14:textId="77777777" w:rsidR="000829C4" w:rsidRDefault="00000000">
            <w:r>
              <w:rPr>
                <w:rFonts w:hint="eastAsia"/>
              </w:rPr>
              <w:t>应税凭证类型</w:t>
            </w:r>
          </w:p>
        </w:tc>
        <w:tc>
          <w:tcPr>
            <w:tcW w:w="1110" w:type="dxa"/>
          </w:tcPr>
          <w:p w14:paraId="21C26A06" w14:textId="77777777" w:rsidR="000829C4" w:rsidRDefault="00000000">
            <w:r>
              <w:rPr>
                <w:rFonts w:hint="eastAsia"/>
              </w:rPr>
              <w:t>字符</w:t>
            </w:r>
          </w:p>
        </w:tc>
        <w:tc>
          <w:tcPr>
            <w:tcW w:w="5757" w:type="dxa"/>
          </w:tcPr>
          <w:p w14:paraId="3A6A276B" w14:textId="77777777" w:rsidR="000829C4" w:rsidRDefault="00000000">
            <w:r>
              <w:rPr>
                <w:rFonts w:hint="eastAsia"/>
              </w:rPr>
              <w:t>该应税凭证在应税</w:t>
            </w:r>
            <w:proofErr w:type="gramStart"/>
            <w:r>
              <w:rPr>
                <w:rFonts w:hint="eastAsia"/>
              </w:rPr>
              <w:t>凭证台</w:t>
            </w:r>
            <w:proofErr w:type="gramEnd"/>
            <w:r>
              <w:rPr>
                <w:rFonts w:hint="eastAsia"/>
              </w:rPr>
              <w:t>账中的应税凭证类型</w:t>
            </w:r>
          </w:p>
        </w:tc>
      </w:tr>
      <w:tr w:rsidR="000829C4" w14:paraId="38CDF7D9" w14:textId="77777777">
        <w:tc>
          <w:tcPr>
            <w:tcW w:w="1561" w:type="dxa"/>
          </w:tcPr>
          <w:p w14:paraId="15163C9E" w14:textId="77777777" w:rsidR="000829C4" w:rsidRDefault="00000000">
            <w:r>
              <w:rPr>
                <w:rFonts w:hint="eastAsia"/>
              </w:rPr>
              <w:t>无合同金额</w:t>
            </w:r>
          </w:p>
        </w:tc>
        <w:tc>
          <w:tcPr>
            <w:tcW w:w="1110" w:type="dxa"/>
          </w:tcPr>
          <w:p w14:paraId="112035B8" w14:textId="77777777" w:rsidR="000829C4" w:rsidRDefault="00000000">
            <w:r>
              <w:rPr>
                <w:rFonts w:hint="eastAsia"/>
              </w:rPr>
              <w:t>字符</w:t>
            </w:r>
          </w:p>
        </w:tc>
        <w:tc>
          <w:tcPr>
            <w:tcW w:w="5757" w:type="dxa"/>
          </w:tcPr>
          <w:p w14:paraId="1BB98FCA" w14:textId="77777777" w:rsidR="000829C4" w:rsidRDefault="00000000">
            <w:r>
              <w:rPr>
                <w:rFonts w:hint="eastAsia"/>
              </w:rPr>
              <w:t>该应税凭证在应税</w:t>
            </w:r>
            <w:proofErr w:type="gramStart"/>
            <w:r>
              <w:rPr>
                <w:rFonts w:hint="eastAsia"/>
              </w:rPr>
              <w:t>凭证台</w:t>
            </w:r>
            <w:proofErr w:type="gramEnd"/>
            <w:r>
              <w:rPr>
                <w:rFonts w:hint="eastAsia"/>
              </w:rPr>
              <w:t>账中无合同金额复选框，无金额合同</w:t>
            </w:r>
            <w:proofErr w:type="gramStart"/>
            <w:r>
              <w:rPr>
                <w:rFonts w:hint="eastAsia"/>
              </w:rPr>
              <w:t>勾选状态</w:t>
            </w:r>
            <w:proofErr w:type="gramEnd"/>
            <w:r>
              <w:rPr>
                <w:rFonts w:hint="eastAsia"/>
              </w:rPr>
              <w:t>为“</w:t>
            </w:r>
            <w:r>
              <w:t>是</w:t>
            </w:r>
            <w:r>
              <w:t>”</w:t>
            </w:r>
            <w:r>
              <w:rPr>
                <w:rFonts w:hint="eastAsia"/>
              </w:rPr>
              <w:t>，未</w:t>
            </w:r>
            <w:proofErr w:type="gramStart"/>
            <w:r>
              <w:rPr>
                <w:rFonts w:hint="eastAsia"/>
              </w:rPr>
              <w:t>勾选状态</w:t>
            </w:r>
            <w:proofErr w:type="gramEnd"/>
            <w:r>
              <w:rPr>
                <w:rFonts w:hint="eastAsia"/>
              </w:rPr>
              <w:t>为“否”（前台可不展示）</w:t>
            </w:r>
          </w:p>
        </w:tc>
      </w:tr>
      <w:tr w:rsidR="000829C4" w14:paraId="085DFC5A" w14:textId="77777777">
        <w:tc>
          <w:tcPr>
            <w:tcW w:w="1561" w:type="dxa"/>
          </w:tcPr>
          <w:p w14:paraId="50AA13E7" w14:textId="77777777" w:rsidR="000829C4" w:rsidRDefault="00000000">
            <w:r>
              <w:rPr>
                <w:rFonts w:hint="eastAsia"/>
              </w:rPr>
              <w:t>计税基础</w:t>
            </w:r>
          </w:p>
        </w:tc>
        <w:tc>
          <w:tcPr>
            <w:tcW w:w="1110" w:type="dxa"/>
          </w:tcPr>
          <w:p w14:paraId="27CA571E" w14:textId="77777777" w:rsidR="000829C4" w:rsidRDefault="00000000">
            <w:r>
              <w:rPr>
                <w:rFonts w:hint="eastAsia"/>
              </w:rPr>
              <w:t>字符</w:t>
            </w:r>
          </w:p>
        </w:tc>
        <w:tc>
          <w:tcPr>
            <w:tcW w:w="5757" w:type="dxa"/>
          </w:tcPr>
          <w:p w14:paraId="187CD758" w14:textId="77777777" w:rsidR="000829C4" w:rsidRDefault="00000000">
            <w:r>
              <w:rPr>
                <w:rFonts w:hint="eastAsia"/>
              </w:rPr>
              <w:t>详见算法说明章节</w:t>
            </w:r>
            <w:r>
              <w:rPr>
                <w:rFonts w:hint="eastAsia"/>
              </w:rPr>
              <w:t>5</w:t>
            </w:r>
            <w:hyperlink w:anchor="税额计算逻辑" w:history="1">
              <w:r w:rsidR="000829C4">
                <w:rPr>
                  <w:rStyle w:val="ad"/>
                  <w:rFonts w:hint="eastAsia"/>
                </w:rPr>
                <w:t>税额计算逻辑</w:t>
              </w:r>
            </w:hyperlink>
          </w:p>
        </w:tc>
      </w:tr>
      <w:tr w:rsidR="000829C4" w14:paraId="44195970" w14:textId="77777777">
        <w:tc>
          <w:tcPr>
            <w:tcW w:w="1561" w:type="dxa"/>
          </w:tcPr>
          <w:p w14:paraId="18A6B0B6" w14:textId="77777777" w:rsidR="000829C4" w:rsidRDefault="00000000">
            <w:r>
              <w:rPr>
                <w:rFonts w:hint="eastAsia"/>
              </w:rPr>
              <w:t>税率</w:t>
            </w:r>
            <w:r>
              <w:rPr>
                <w:rFonts w:hint="eastAsia"/>
              </w:rPr>
              <w:t>/</w:t>
            </w:r>
            <w:r>
              <w:rPr>
                <w:rFonts w:hint="eastAsia"/>
              </w:rPr>
              <w:t>税额</w:t>
            </w:r>
          </w:p>
        </w:tc>
        <w:tc>
          <w:tcPr>
            <w:tcW w:w="1110" w:type="dxa"/>
          </w:tcPr>
          <w:p w14:paraId="4DD5E971" w14:textId="77777777" w:rsidR="000829C4" w:rsidRDefault="00000000">
            <w:r>
              <w:rPr>
                <w:rFonts w:hint="eastAsia"/>
              </w:rPr>
              <w:t>数值</w:t>
            </w:r>
          </w:p>
        </w:tc>
        <w:tc>
          <w:tcPr>
            <w:tcW w:w="5757" w:type="dxa"/>
          </w:tcPr>
          <w:p w14:paraId="22697E27" w14:textId="77777777" w:rsidR="000829C4" w:rsidRDefault="00000000">
            <w:r>
              <w:rPr>
                <w:rFonts w:hint="eastAsia"/>
              </w:rPr>
              <w:t>该应税凭证所属税目对应税率</w:t>
            </w:r>
            <w:r>
              <w:rPr>
                <w:rFonts w:hint="eastAsia"/>
              </w:rPr>
              <w:t>/</w:t>
            </w:r>
            <w:r>
              <w:rPr>
                <w:rFonts w:hint="eastAsia"/>
              </w:rPr>
              <w:t>税额</w:t>
            </w:r>
          </w:p>
        </w:tc>
      </w:tr>
      <w:tr w:rsidR="000829C4" w14:paraId="1950D7C8" w14:textId="77777777">
        <w:tc>
          <w:tcPr>
            <w:tcW w:w="1561" w:type="dxa"/>
          </w:tcPr>
          <w:p w14:paraId="1B88EB2A" w14:textId="77777777" w:rsidR="000829C4" w:rsidRDefault="00000000">
            <w:r>
              <w:rPr>
                <w:rFonts w:hint="eastAsia"/>
              </w:rPr>
              <w:lastRenderedPageBreak/>
              <w:t>应纳税额</w:t>
            </w:r>
          </w:p>
        </w:tc>
        <w:tc>
          <w:tcPr>
            <w:tcW w:w="1110" w:type="dxa"/>
          </w:tcPr>
          <w:p w14:paraId="6EB27D0D" w14:textId="77777777" w:rsidR="000829C4" w:rsidRDefault="00000000">
            <w:r>
              <w:rPr>
                <w:rFonts w:hint="eastAsia"/>
              </w:rPr>
              <w:t>数值</w:t>
            </w:r>
          </w:p>
        </w:tc>
        <w:tc>
          <w:tcPr>
            <w:tcW w:w="5757" w:type="dxa"/>
          </w:tcPr>
          <w:p w14:paraId="507450E9" w14:textId="77777777" w:rsidR="000829C4" w:rsidRDefault="00000000">
            <w:r>
              <w:rPr>
                <w:rFonts w:hint="eastAsia"/>
              </w:rPr>
              <w:t>详见算法说明章节</w:t>
            </w:r>
            <w:r>
              <w:rPr>
                <w:rFonts w:hint="eastAsia"/>
              </w:rPr>
              <w:t>5</w:t>
            </w:r>
            <w:hyperlink w:anchor="税额计算逻辑" w:history="1">
              <w:r w:rsidR="000829C4">
                <w:rPr>
                  <w:rStyle w:val="ad"/>
                  <w:rFonts w:hint="eastAsia"/>
                </w:rPr>
                <w:t>税额计算逻辑</w:t>
              </w:r>
            </w:hyperlink>
          </w:p>
        </w:tc>
      </w:tr>
      <w:tr w:rsidR="000829C4" w14:paraId="61F4B02B" w14:textId="77777777">
        <w:tc>
          <w:tcPr>
            <w:tcW w:w="1561" w:type="dxa"/>
          </w:tcPr>
          <w:p w14:paraId="4D72E507" w14:textId="77777777" w:rsidR="000829C4" w:rsidRDefault="00000000">
            <w:r>
              <w:rPr>
                <w:rFonts w:hint="eastAsia"/>
              </w:rPr>
              <w:t>减免性质代码</w:t>
            </w:r>
          </w:p>
        </w:tc>
        <w:tc>
          <w:tcPr>
            <w:tcW w:w="1110" w:type="dxa"/>
          </w:tcPr>
          <w:p w14:paraId="4BC9216C" w14:textId="77777777" w:rsidR="000829C4" w:rsidRDefault="00000000">
            <w:r>
              <w:rPr>
                <w:rFonts w:hint="eastAsia"/>
              </w:rPr>
              <w:t>字符</w:t>
            </w:r>
          </w:p>
        </w:tc>
        <w:tc>
          <w:tcPr>
            <w:tcW w:w="5757" w:type="dxa"/>
          </w:tcPr>
          <w:p w14:paraId="7E140AF1" w14:textId="77777777" w:rsidR="000829C4" w:rsidRDefault="00000000">
            <w:r>
              <w:rPr>
                <w:rFonts w:hint="eastAsia"/>
              </w:rPr>
              <w:t>如果应税</w:t>
            </w:r>
            <w:proofErr w:type="gramStart"/>
            <w:r>
              <w:rPr>
                <w:rFonts w:hint="eastAsia"/>
              </w:rPr>
              <w:t>凭证台</w:t>
            </w:r>
            <w:proofErr w:type="gramEnd"/>
            <w:r>
              <w:rPr>
                <w:rFonts w:hint="eastAsia"/>
              </w:rPr>
              <w:t>账所属的机构、合同性质在减免适用政策中设置了减免政策，</w:t>
            </w:r>
            <w:proofErr w:type="gramStart"/>
            <w:r>
              <w:rPr>
                <w:rFonts w:hint="eastAsia"/>
              </w:rPr>
              <w:t>且签订</w:t>
            </w:r>
            <w:proofErr w:type="gramEnd"/>
            <w:r>
              <w:rPr>
                <w:rFonts w:hint="eastAsia"/>
              </w:rPr>
              <w:t>日期</w:t>
            </w:r>
            <w:r>
              <w:rPr>
                <w:rFonts w:hint="eastAsia"/>
              </w:rPr>
              <w:t>/</w:t>
            </w:r>
            <w:r>
              <w:rPr>
                <w:rFonts w:hint="eastAsia"/>
              </w:rPr>
              <w:t>补录日期在</w:t>
            </w:r>
            <w:r>
              <w:rPr>
                <w:rFonts w:hint="eastAsia"/>
              </w:rPr>
              <w:t>[</w:t>
            </w:r>
            <w:r>
              <w:rPr>
                <w:rFonts w:hint="eastAsia"/>
              </w:rPr>
              <w:t>减免政策开始日期</w:t>
            </w:r>
            <w:r>
              <w:rPr>
                <w:rFonts w:hint="eastAsia"/>
              </w:rPr>
              <w:t>,</w:t>
            </w:r>
            <w:r>
              <w:rPr>
                <w:rFonts w:hint="eastAsia"/>
              </w:rPr>
              <w:t>减免政策截止日期</w:t>
            </w:r>
            <w:r>
              <w:rPr>
                <w:rFonts w:hint="eastAsia"/>
              </w:rPr>
              <w:t>]</w:t>
            </w:r>
            <w:r>
              <w:rPr>
                <w:rFonts w:hint="eastAsia"/>
              </w:rPr>
              <w:t>期间内，则取减免政策对应的减免性质代码</w:t>
            </w:r>
          </w:p>
        </w:tc>
      </w:tr>
      <w:tr w:rsidR="000829C4" w14:paraId="2388ECB9" w14:textId="77777777">
        <w:tc>
          <w:tcPr>
            <w:tcW w:w="1561" w:type="dxa"/>
          </w:tcPr>
          <w:p w14:paraId="03173BC4" w14:textId="77777777" w:rsidR="000829C4" w:rsidRDefault="00000000">
            <w:r>
              <w:rPr>
                <w:rFonts w:hint="eastAsia"/>
              </w:rPr>
              <w:t>减免项目名称</w:t>
            </w:r>
          </w:p>
        </w:tc>
        <w:tc>
          <w:tcPr>
            <w:tcW w:w="1110" w:type="dxa"/>
          </w:tcPr>
          <w:p w14:paraId="2D5C6F06" w14:textId="77777777" w:rsidR="000829C4" w:rsidRDefault="00000000">
            <w:r>
              <w:rPr>
                <w:rFonts w:hint="eastAsia"/>
              </w:rPr>
              <w:t>字符</w:t>
            </w:r>
          </w:p>
        </w:tc>
        <w:tc>
          <w:tcPr>
            <w:tcW w:w="5757" w:type="dxa"/>
          </w:tcPr>
          <w:p w14:paraId="4E1C0216" w14:textId="77777777" w:rsidR="000829C4" w:rsidRDefault="00000000">
            <w:r>
              <w:rPr>
                <w:rFonts w:hint="eastAsia"/>
              </w:rPr>
              <w:t>如果应税</w:t>
            </w:r>
            <w:proofErr w:type="gramStart"/>
            <w:r>
              <w:rPr>
                <w:rFonts w:hint="eastAsia"/>
              </w:rPr>
              <w:t>凭证台</w:t>
            </w:r>
            <w:proofErr w:type="gramEnd"/>
            <w:r>
              <w:rPr>
                <w:rFonts w:hint="eastAsia"/>
              </w:rPr>
              <w:t>账所属的机构、合同性质在减免适用政策中设置了减免政策，</w:t>
            </w:r>
            <w:proofErr w:type="gramStart"/>
            <w:r>
              <w:rPr>
                <w:rFonts w:hint="eastAsia"/>
              </w:rPr>
              <w:t>且签订</w:t>
            </w:r>
            <w:proofErr w:type="gramEnd"/>
            <w:r>
              <w:rPr>
                <w:rFonts w:hint="eastAsia"/>
              </w:rPr>
              <w:t>日期</w:t>
            </w:r>
            <w:r>
              <w:rPr>
                <w:rFonts w:hint="eastAsia"/>
              </w:rPr>
              <w:t>/</w:t>
            </w:r>
            <w:r>
              <w:rPr>
                <w:rFonts w:hint="eastAsia"/>
              </w:rPr>
              <w:t>补录日期在</w:t>
            </w:r>
            <w:r>
              <w:rPr>
                <w:rFonts w:hint="eastAsia"/>
              </w:rPr>
              <w:t>[</w:t>
            </w:r>
            <w:r>
              <w:rPr>
                <w:rFonts w:hint="eastAsia"/>
              </w:rPr>
              <w:t>减免政策开始日期</w:t>
            </w:r>
            <w:r>
              <w:rPr>
                <w:rFonts w:hint="eastAsia"/>
              </w:rPr>
              <w:t>,</w:t>
            </w:r>
            <w:r>
              <w:rPr>
                <w:rFonts w:hint="eastAsia"/>
              </w:rPr>
              <w:t>减免政策截止日期</w:t>
            </w:r>
            <w:r>
              <w:rPr>
                <w:rFonts w:hint="eastAsia"/>
              </w:rPr>
              <w:t>]</w:t>
            </w:r>
            <w:r>
              <w:rPr>
                <w:rFonts w:hint="eastAsia"/>
              </w:rPr>
              <w:t>期间内，则取减免政策对应的减免项目名称</w:t>
            </w:r>
          </w:p>
        </w:tc>
      </w:tr>
      <w:tr w:rsidR="000829C4" w14:paraId="06527210" w14:textId="77777777">
        <w:tc>
          <w:tcPr>
            <w:tcW w:w="1561" w:type="dxa"/>
          </w:tcPr>
          <w:p w14:paraId="56EE29CE" w14:textId="77777777" w:rsidR="000829C4" w:rsidRDefault="00000000">
            <w:r>
              <w:rPr>
                <w:rFonts w:hint="eastAsia"/>
              </w:rPr>
              <w:t>减免税额</w:t>
            </w:r>
          </w:p>
        </w:tc>
        <w:tc>
          <w:tcPr>
            <w:tcW w:w="1110" w:type="dxa"/>
          </w:tcPr>
          <w:p w14:paraId="09C6B14F" w14:textId="77777777" w:rsidR="000829C4" w:rsidRDefault="00000000">
            <w:r>
              <w:rPr>
                <w:rFonts w:hint="eastAsia"/>
              </w:rPr>
              <w:t>数值</w:t>
            </w:r>
          </w:p>
        </w:tc>
        <w:tc>
          <w:tcPr>
            <w:tcW w:w="5757" w:type="dxa"/>
          </w:tcPr>
          <w:p w14:paraId="268CE5A3" w14:textId="77777777" w:rsidR="000829C4" w:rsidRDefault="00000000">
            <w:r>
              <w:rPr>
                <w:rFonts w:hint="eastAsia"/>
              </w:rPr>
              <w:t>详见算法说明章节</w:t>
            </w:r>
            <w:r>
              <w:rPr>
                <w:rFonts w:hint="eastAsia"/>
              </w:rPr>
              <w:t>5</w:t>
            </w:r>
            <w:hyperlink w:anchor="税额计算逻辑" w:history="1">
              <w:r w:rsidR="000829C4">
                <w:rPr>
                  <w:rStyle w:val="ad"/>
                  <w:rFonts w:hint="eastAsia"/>
                </w:rPr>
                <w:t>税额计算逻辑</w:t>
              </w:r>
            </w:hyperlink>
          </w:p>
        </w:tc>
      </w:tr>
      <w:tr w:rsidR="000829C4" w14:paraId="3E72A69C" w14:textId="77777777">
        <w:tc>
          <w:tcPr>
            <w:tcW w:w="1561" w:type="dxa"/>
          </w:tcPr>
          <w:p w14:paraId="23EE8D1B" w14:textId="77777777" w:rsidR="000829C4" w:rsidRDefault="00000000">
            <w:r>
              <w:rPr>
                <w:rFonts w:hint="eastAsia"/>
              </w:rPr>
              <w:t>应补（退）税额</w:t>
            </w:r>
          </w:p>
        </w:tc>
        <w:tc>
          <w:tcPr>
            <w:tcW w:w="1110" w:type="dxa"/>
          </w:tcPr>
          <w:p w14:paraId="11A80E9E" w14:textId="77777777" w:rsidR="000829C4" w:rsidRDefault="00000000">
            <w:r>
              <w:rPr>
                <w:rFonts w:hint="eastAsia"/>
              </w:rPr>
              <w:t>数值</w:t>
            </w:r>
          </w:p>
        </w:tc>
        <w:tc>
          <w:tcPr>
            <w:tcW w:w="5757" w:type="dxa"/>
          </w:tcPr>
          <w:p w14:paraId="774573A6" w14:textId="77777777" w:rsidR="000829C4" w:rsidRDefault="00000000">
            <w:r>
              <w:rPr>
                <w:rFonts w:hint="eastAsia"/>
              </w:rPr>
              <w:t>详见算法说明章节</w:t>
            </w:r>
            <w:r>
              <w:rPr>
                <w:rFonts w:hint="eastAsia"/>
              </w:rPr>
              <w:t>5</w:t>
            </w:r>
            <w:hyperlink w:anchor="税额计算逻辑" w:history="1">
              <w:r w:rsidR="000829C4">
                <w:rPr>
                  <w:rStyle w:val="ad"/>
                  <w:rFonts w:hint="eastAsia"/>
                </w:rPr>
                <w:t>税额计算逻辑</w:t>
              </w:r>
            </w:hyperlink>
          </w:p>
        </w:tc>
      </w:tr>
      <w:tr w:rsidR="000829C4" w14:paraId="5256959B" w14:textId="77777777">
        <w:tc>
          <w:tcPr>
            <w:tcW w:w="1561" w:type="dxa"/>
          </w:tcPr>
          <w:p w14:paraId="4F6E7986" w14:textId="77777777" w:rsidR="000829C4" w:rsidRDefault="00000000">
            <w:r>
              <w:rPr>
                <w:rFonts w:hint="eastAsia"/>
              </w:rPr>
              <w:t>计算日期</w:t>
            </w:r>
          </w:p>
        </w:tc>
        <w:tc>
          <w:tcPr>
            <w:tcW w:w="1110" w:type="dxa"/>
          </w:tcPr>
          <w:p w14:paraId="5C38F520" w14:textId="77777777" w:rsidR="000829C4" w:rsidRDefault="00000000">
            <w:r>
              <w:rPr>
                <w:rFonts w:hint="eastAsia"/>
              </w:rPr>
              <w:t>字符</w:t>
            </w:r>
          </w:p>
        </w:tc>
        <w:tc>
          <w:tcPr>
            <w:tcW w:w="5757" w:type="dxa"/>
          </w:tcPr>
          <w:p w14:paraId="1020B89A" w14:textId="77777777" w:rsidR="000829C4" w:rsidRDefault="00000000">
            <w:r>
              <w:rPr>
                <w:rFonts w:hint="eastAsia"/>
              </w:rPr>
              <w:t>计算任务计算时的系统日期</w:t>
            </w:r>
          </w:p>
        </w:tc>
      </w:tr>
    </w:tbl>
    <w:p w14:paraId="5EB634D9" w14:textId="77777777" w:rsidR="000829C4" w:rsidRDefault="000829C4"/>
    <w:p w14:paraId="0F1644FF" w14:textId="77777777" w:rsidR="000829C4" w:rsidRDefault="00000000">
      <w:pPr>
        <w:pStyle w:val="3"/>
      </w:pPr>
      <w:bookmarkStart w:id="67" w:name="_Toc29240"/>
      <w:bookmarkStart w:id="68" w:name="_Toc22428"/>
      <w:bookmarkStart w:id="69" w:name="_Toc1307585034"/>
      <w:r>
        <w:rPr>
          <w:rFonts w:hint="eastAsia"/>
        </w:rPr>
        <w:t>异常</w:t>
      </w:r>
      <w:bookmarkEnd w:id="67"/>
      <w:bookmarkEnd w:id="68"/>
      <w:r>
        <w:rPr>
          <w:rFonts w:hint="eastAsia"/>
        </w:rPr>
        <w:t>凭证查询</w:t>
      </w:r>
      <w:bookmarkEnd w:id="69"/>
    </w:p>
    <w:p w14:paraId="6461AE25" w14:textId="77777777" w:rsidR="000829C4" w:rsidRDefault="00000000">
      <w:pPr>
        <w:pStyle w:val="4"/>
      </w:pPr>
      <w:r>
        <w:rPr>
          <w:rFonts w:hint="eastAsia"/>
        </w:rPr>
        <w:t>功能描述</w:t>
      </w:r>
    </w:p>
    <w:p w14:paraId="1262B489" w14:textId="77777777" w:rsidR="000829C4" w:rsidRDefault="00000000">
      <w:r>
        <w:rPr>
          <w:rFonts w:hint="eastAsia"/>
        </w:rPr>
        <w:t>本功能为印花税计算时没有对应税目的应税凭证列表查询。</w:t>
      </w:r>
    </w:p>
    <w:p w14:paraId="6FB49F3E" w14:textId="77777777" w:rsidR="000829C4" w:rsidRDefault="00000000">
      <w:pPr>
        <w:pStyle w:val="4"/>
      </w:pPr>
      <w:r>
        <w:rPr>
          <w:rFonts w:hint="eastAsia"/>
        </w:rPr>
        <w:t>原型界面</w:t>
      </w:r>
    </w:p>
    <w:p w14:paraId="7F4E058E" w14:textId="77777777" w:rsidR="000829C4" w:rsidRDefault="00000000">
      <w:r>
        <w:rPr>
          <w:noProof/>
        </w:rPr>
        <w:drawing>
          <wp:inline distT="0" distB="0" distL="114300" distR="114300" wp14:anchorId="0EDA3025" wp14:editId="6375C672">
            <wp:extent cx="5258435" cy="2362200"/>
            <wp:effectExtent l="12700" t="12700" r="37465" b="1270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1"/>
                    <a:stretch>
                      <a:fillRect/>
                    </a:stretch>
                  </pic:blipFill>
                  <pic:spPr>
                    <a:xfrm>
                      <a:off x="0" y="0"/>
                      <a:ext cx="5258435" cy="2362200"/>
                    </a:xfrm>
                    <a:prstGeom prst="rect">
                      <a:avLst/>
                    </a:prstGeom>
                    <a:noFill/>
                    <a:ln>
                      <a:solidFill>
                        <a:schemeClr val="tx1"/>
                      </a:solidFill>
                    </a:ln>
                  </pic:spPr>
                </pic:pic>
              </a:graphicData>
            </a:graphic>
          </wp:inline>
        </w:drawing>
      </w:r>
    </w:p>
    <w:p w14:paraId="6F38187C" w14:textId="77777777" w:rsidR="000829C4" w:rsidRDefault="00000000">
      <w:pPr>
        <w:pStyle w:val="4"/>
      </w:pPr>
      <w:r>
        <w:rPr>
          <w:rFonts w:hint="eastAsia"/>
        </w:rPr>
        <w:lastRenderedPageBreak/>
        <w:t>输入列表</w:t>
      </w:r>
    </w:p>
    <w:p w14:paraId="56104FA5"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1F6CDB59" w14:textId="77777777">
        <w:tc>
          <w:tcPr>
            <w:tcW w:w="1561" w:type="dxa"/>
            <w:shd w:val="clear" w:color="auto" w:fill="DEEBF6" w:themeFill="accent1" w:themeFillTint="32"/>
          </w:tcPr>
          <w:p w14:paraId="4ACC5DDC"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1D399080"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44692E3B"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121F5BF6"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5817ADA1" w14:textId="77777777" w:rsidR="000829C4" w:rsidRDefault="00000000">
            <w:pPr>
              <w:jc w:val="center"/>
              <w:rPr>
                <w:b/>
                <w:bCs/>
              </w:rPr>
            </w:pPr>
            <w:r>
              <w:rPr>
                <w:rFonts w:hint="eastAsia"/>
                <w:b/>
                <w:bCs/>
              </w:rPr>
              <w:t>备注</w:t>
            </w:r>
          </w:p>
        </w:tc>
      </w:tr>
      <w:tr w:rsidR="000829C4" w14:paraId="557DFBB7" w14:textId="77777777">
        <w:tc>
          <w:tcPr>
            <w:tcW w:w="1561" w:type="dxa"/>
          </w:tcPr>
          <w:p w14:paraId="2E27A15A" w14:textId="77777777" w:rsidR="000829C4" w:rsidRDefault="00000000">
            <w:r>
              <w:rPr>
                <w:rFonts w:hint="eastAsia"/>
              </w:rPr>
              <w:t>机构</w:t>
            </w:r>
          </w:p>
        </w:tc>
        <w:tc>
          <w:tcPr>
            <w:tcW w:w="1110" w:type="dxa"/>
          </w:tcPr>
          <w:p w14:paraId="4165C021" w14:textId="77777777" w:rsidR="000829C4" w:rsidRDefault="00000000">
            <w:pPr>
              <w:jc w:val="center"/>
            </w:pPr>
            <w:r>
              <w:rPr>
                <w:rFonts w:hint="eastAsia"/>
              </w:rPr>
              <w:t>参照</w:t>
            </w:r>
          </w:p>
        </w:tc>
        <w:tc>
          <w:tcPr>
            <w:tcW w:w="1089" w:type="dxa"/>
          </w:tcPr>
          <w:p w14:paraId="778881EF" w14:textId="77777777" w:rsidR="000829C4" w:rsidRDefault="00000000">
            <w:pPr>
              <w:jc w:val="center"/>
            </w:pPr>
            <w:r>
              <w:rPr>
                <w:rFonts w:hint="eastAsia"/>
              </w:rPr>
              <w:t>手动选择</w:t>
            </w:r>
          </w:p>
        </w:tc>
        <w:tc>
          <w:tcPr>
            <w:tcW w:w="1429" w:type="dxa"/>
          </w:tcPr>
          <w:p w14:paraId="4AEDA6C2" w14:textId="77777777" w:rsidR="000829C4" w:rsidRDefault="00000000">
            <w:pPr>
              <w:jc w:val="center"/>
            </w:pPr>
            <w:r>
              <w:rPr>
                <w:rFonts w:hint="eastAsia"/>
              </w:rPr>
              <w:t>否</w:t>
            </w:r>
          </w:p>
        </w:tc>
        <w:tc>
          <w:tcPr>
            <w:tcW w:w="3330" w:type="dxa"/>
          </w:tcPr>
          <w:p w14:paraId="1A2340E9" w14:textId="77777777" w:rsidR="000829C4" w:rsidRDefault="00000000">
            <w:r>
              <w:rPr>
                <w:rFonts w:hint="eastAsia"/>
              </w:rPr>
              <w:t>参照机构，增加用户权限</w:t>
            </w:r>
          </w:p>
        </w:tc>
      </w:tr>
      <w:tr w:rsidR="000829C4" w14:paraId="4CBC2606" w14:textId="77777777">
        <w:tc>
          <w:tcPr>
            <w:tcW w:w="1561" w:type="dxa"/>
          </w:tcPr>
          <w:p w14:paraId="5D2E89D9" w14:textId="77777777" w:rsidR="000829C4" w:rsidRDefault="00000000">
            <w:r>
              <w:rPr>
                <w:rFonts w:hint="eastAsia"/>
              </w:rPr>
              <w:t>凭证编码</w:t>
            </w:r>
          </w:p>
        </w:tc>
        <w:tc>
          <w:tcPr>
            <w:tcW w:w="1110" w:type="dxa"/>
          </w:tcPr>
          <w:p w14:paraId="5D6B3906" w14:textId="77777777" w:rsidR="000829C4" w:rsidRDefault="00000000">
            <w:pPr>
              <w:jc w:val="center"/>
            </w:pPr>
            <w:r>
              <w:rPr>
                <w:rFonts w:hint="eastAsia"/>
              </w:rPr>
              <w:t>字符</w:t>
            </w:r>
          </w:p>
        </w:tc>
        <w:tc>
          <w:tcPr>
            <w:tcW w:w="1089" w:type="dxa"/>
          </w:tcPr>
          <w:p w14:paraId="75778A4C" w14:textId="77777777" w:rsidR="000829C4" w:rsidRDefault="00000000">
            <w:pPr>
              <w:jc w:val="center"/>
            </w:pPr>
            <w:r>
              <w:rPr>
                <w:rFonts w:hint="eastAsia"/>
              </w:rPr>
              <w:t>手工录入</w:t>
            </w:r>
          </w:p>
        </w:tc>
        <w:tc>
          <w:tcPr>
            <w:tcW w:w="1429" w:type="dxa"/>
          </w:tcPr>
          <w:p w14:paraId="06016DC3" w14:textId="77777777" w:rsidR="000829C4" w:rsidRDefault="00000000">
            <w:pPr>
              <w:jc w:val="center"/>
            </w:pPr>
            <w:r>
              <w:rPr>
                <w:rFonts w:hint="eastAsia"/>
              </w:rPr>
              <w:t>否</w:t>
            </w:r>
          </w:p>
        </w:tc>
        <w:tc>
          <w:tcPr>
            <w:tcW w:w="3330" w:type="dxa"/>
          </w:tcPr>
          <w:p w14:paraId="7FDC97E5" w14:textId="77777777" w:rsidR="000829C4" w:rsidRDefault="00000000">
            <w:r>
              <w:rPr>
                <w:rFonts w:hint="eastAsia"/>
              </w:rPr>
              <w:t>模糊匹配</w:t>
            </w:r>
          </w:p>
        </w:tc>
      </w:tr>
      <w:tr w:rsidR="000829C4" w14:paraId="3BF0708E" w14:textId="77777777">
        <w:tc>
          <w:tcPr>
            <w:tcW w:w="1561" w:type="dxa"/>
          </w:tcPr>
          <w:p w14:paraId="690B9B81" w14:textId="77777777" w:rsidR="000829C4" w:rsidRDefault="00000000">
            <w:r>
              <w:rPr>
                <w:rFonts w:hint="eastAsia"/>
              </w:rPr>
              <w:t>会计期间</w:t>
            </w:r>
          </w:p>
        </w:tc>
        <w:tc>
          <w:tcPr>
            <w:tcW w:w="1110" w:type="dxa"/>
          </w:tcPr>
          <w:p w14:paraId="7D599035" w14:textId="77777777" w:rsidR="000829C4" w:rsidRDefault="00000000">
            <w:pPr>
              <w:jc w:val="center"/>
            </w:pPr>
            <w:r>
              <w:rPr>
                <w:rFonts w:hint="eastAsia"/>
              </w:rPr>
              <w:t>参照</w:t>
            </w:r>
          </w:p>
        </w:tc>
        <w:tc>
          <w:tcPr>
            <w:tcW w:w="1089" w:type="dxa"/>
          </w:tcPr>
          <w:p w14:paraId="6FFE341E" w14:textId="77777777" w:rsidR="000829C4" w:rsidRDefault="00000000">
            <w:pPr>
              <w:jc w:val="center"/>
            </w:pPr>
            <w:r>
              <w:rPr>
                <w:rFonts w:hint="eastAsia"/>
              </w:rPr>
              <w:t>手动选择</w:t>
            </w:r>
          </w:p>
        </w:tc>
        <w:tc>
          <w:tcPr>
            <w:tcW w:w="1429" w:type="dxa"/>
          </w:tcPr>
          <w:p w14:paraId="06224E46" w14:textId="77777777" w:rsidR="000829C4" w:rsidRDefault="00000000">
            <w:pPr>
              <w:jc w:val="center"/>
            </w:pPr>
            <w:r>
              <w:rPr>
                <w:rFonts w:hint="eastAsia"/>
              </w:rPr>
              <w:t>否</w:t>
            </w:r>
          </w:p>
        </w:tc>
        <w:tc>
          <w:tcPr>
            <w:tcW w:w="3330" w:type="dxa"/>
          </w:tcPr>
          <w:p w14:paraId="6D219224" w14:textId="77777777" w:rsidR="000829C4" w:rsidRDefault="00000000">
            <w:r>
              <w:rPr>
                <w:rFonts w:hint="eastAsia"/>
              </w:rPr>
              <w:t>参照年份对应的月份，默认系统月份上一月份</w:t>
            </w:r>
          </w:p>
        </w:tc>
      </w:tr>
    </w:tbl>
    <w:p w14:paraId="121ACCA2" w14:textId="77777777" w:rsidR="000829C4" w:rsidRDefault="000829C4"/>
    <w:p w14:paraId="29291C8C" w14:textId="77777777" w:rsidR="000829C4" w:rsidRDefault="00000000">
      <w:pPr>
        <w:pStyle w:val="4"/>
      </w:pPr>
      <w:r>
        <w:rPr>
          <w:rFonts w:hint="eastAsia"/>
        </w:rPr>
        <w:t>业务处理</w:t>
      </w:r>
    </w:p>
    <w:p w14:paraId="2938FB75" w14:textId="77777777" w:rsidR="000829C4" w:rsidRDefault="00000000">
      <w:pPr>
        <w:pStyle w:val="5"/>
      </w:pPr>
      <w:r>
        <w:rPr>
          <w:rFonts w:hint="eastAsia"/>
        </w:rPr>
        <w:t>业务说明与流程</w:t>
      </w:r>
    </w:p>
    <w:p w14:paraId="0A136DC1" w14:textId="77777777" w:rsidR="000829C4" w:rsidRDefault="00000000">
      <w:pPr>
        <w:numPr>
          <w:ilvl w:val="0"/>
          <w:numId w:val="35"/>
        </w:numPr>
      </w:pPr>
      <w:r>
        <w:rPr>
          <w:rFonts w:hint="eastAsia"/>
        </w:rPr>
        <w:t>印花税计算完成后，如存在计算异常的数据，通过本功能查询异常数据及异常原因；</w:t>
      </w:r>
    </w:p>
    <w:p w14:paraId="26664C12" w14:textId="77777777" w:rsidR="000829C4" w:rsidRDefault="00000000">
      <w:pPr>
        <w:numPr>
          <w:ilvl w:val="0"/>
          <w:numId w:val="35"/>
        </w:numPr>
      </w:pPr>
      <w:r>
        <w:rPr>
          <w:rFonts w:hint="eastAsia"/>
        </w:rPr>
        <w:t>计算时，如果应税凭证的税目信息为空，则该笔凭证写入应税凭证异常表，不更新对应的计算状态和计算期间，异常原因为“税目信息为空”；</w:t>
      </w:r>
    </w:p>
    <w:p w14:paraId="3D8128E7" w14:textId="77777777" w:rsidR="000829C4" w:rsidRDefault="00000000">
      <w:pPr>
        <w:numPr>
          <w:ilvl w:val="0"/>
          <w:numId w:val="35"/>
        </w:numPr>
      </w:pPr>
      <w:r>
        <w:rPr>
          <w:rFonts w:hint="eastAsia"/>
        </w:rPr>
        <w:t>回退计算时，将对应的异常表中数据删除。</w:t>
      </w:r>
    </w:p>
    <w:p w14:paraId="1F0B0202" w14:textId="77777777" w:rsidR="000829C4" w:rsidRDefault="00000000">
      <w:pPr>
        <w:pStyle w:val="5"/>
      </w:pPr>
      <w:r>
        <w:rPr>
          <w:rFonts w:hint="eastAsia"/>
        </w:rPr>
        <w:t>功能按钮</w:t>
      </w:r>
    </w:p>
    <w:p w14:paraId="0458C346" w14:textId="77777777" w:rsidR="000829C4" w:rsidRDefault="00000000">
      <w:pPr>
        <w:numPr>
          <w:ilvl w:val="0"/>
          <w:numId w:val="36"/>
        </w:numPr>
      </w:pPr>
      <w:r>
        <w:rPr>
          <w:rFonts w:hint="eastAsia"/>
        </w:rPr>
        <w:t>【清空】：清空查询条件的值；</w:t>
      </w:r>
    </w:p>
    <w:p w14:paraId="5C47FEEA" w14:textId="77777777" w:rsidR="000829C4" w:rsidRDefault="00000000">
      <w:pPr>
        <w:numPr>
          <w:ilvl w:val="0"/>
          <w:numId w:val="36"/>
        </w:numPr>
      </w:pPr>
      <w:r>
        <w:rPr>
          <w:rFonts w:hint="eastAsia"/>
        </w:rPr>
        <w:t>【查询】：根据查询条件查询显示数据；</w:t>
      </w:r>
    </w:p>
    <w:p w14:paraId="510B3079" w14:textId="77777777" w:rsidR="000829C4" w:rsidRDefault="00000000">
      <w:pPr>
        <w:numPr>
          <w:ilvl w:val="0"/>
          <w:numId w:val="36"/>
        </w:numPr>
      </w:pPr>
      <w:r>
        <w:rPr>
          <w:rFonts w:hint="eastAsia"/>
        </w:rPr>
        <w:t>【导出】：导出当前查询出的数据结果</w:t>
      </w:r>
      <w:r>
        <w:rPr>
          <w:rFonts w:hint="eastAsia"/>
        </w:rPr>
        <w:t>;</w:t>
      </w:r>
    </w:p>
    <w:p w14:paraId="354F6727" w14:textId="77777777" w:rsidR="000829C4" w:rsidRDefault="00000000">
      <w:pPr>
        <w:numPr>
          <w:ilvl w:val="0"/>
          <w:numId w:val="36"/>
        </w:numPr>
      </w:pPr>
      <w:r>
        <w:rPr>
          <w:rFonts w:hint="eastAsia"/>
        </w:rPr>
        <w:t>【明细】：弹出应税凭证卡片界面（</w:t>
      </w:r>
      <w:r>
        <w:t>点击</w:t>
      </w:r>
      <w:r>
        <w:rPr>
          <w:rFonts w:hint="eastAsia"/>
        </w:rPr>
        <w:t>凭证编码，弹出该应税凭证的卡片界面</w:t>
      </w:r>
      <w:r>
        <w:rPr>
          <w:rFonts w:hint="eastAsia"/>
        </w:rPr>
        <w:t>)</w:t>
      </w:r>
      <w:r>
        <w:rPr>
          <w:rFonts w:hint="eastAsia"/>
        </w:rPr>
        <w:t>。</w:t>
      </w:r>
    </w:p>
    <w:p w14:paraId="42350ACD" w14:textId="77777777" w:rsidR="000829C4" w:rsidRDefault="00000000">
      <w:pPr>
        <w:pStyle w:val="5"/>
      </w:pPr>
      <w:r>
        <w:rPr>
          <w:rFonts w:hint="eastAsia"/>
        </w:rPr>
        <w:t>算法说明</w:t>
      </w:r>
    </w:p>
    <w:p w14:paraId="07EC26D4" w14:textId="77777777" w:rsidR="000829C4" w:rsidRDefault="00000000">
      <w:r>
        <w:rPr>
          <w:rFonts w:hint="eastAsia"/>
        </w:rPr>
        <w:t>无。</w:t>
      </w:r>
    </w:p>
    <w:p w14:paraId="099A4A04" w14:textId="77777777" w:rsidR="000829C4" w:rsidRDefault="00000000">
      <w:pPr>
        <w:pStyle w:val="5"/>
      </w:pPr>
      <w:r>
        <w:rPr>
          <w:rFonts w:hint="eastAsia"/>
        </w:rPr>
        <w:lastRenderedPageBreak/>
        <w:t>逻辑校验</w:t>
      </w:r>
    </w:p>
    <w:p w14:paraId="7F163B5D" w14:textId="77777777" w:rsidR="000829C4" w:rsidRDefault="00000000">
      <w:r>
        <w:rPr>
          <w:rFonts w:hint="eastAsia"/>
        </w:rPr>
        <w:t>无。</w:t>
      </w:r>
    </w:p>
    <w:p w14:paraId="12F05CAB" w14:textId="77777777" w:rsidR="000829C4" w:rsidRDefault="00000000">
      <w:pPr>
        <w:pStyle w:val="4"/>
      </w:pPr>
      <w:r>
        <w:rPr>
          <w:rFonts w:hint="eastAsia"/>
        </w:rPr>
        <w:t>输出</w:t>
      </w:r>
    </w:p>
    <w:tbl>
      <w:tblPr>
        <w:tblStyle w:val="ab"/>
        <w:tblW w:w="0" w:type="auto"/>
        <w:tblLook w:val="04A0" w:firstRow="1" w:lastRow="0" w:firstColumn="1" w:lastColumn="0" w:noHBand="0" w:noVBand="1"/>
      </w:tblPr>
      <w:tblGrid>
        <w:gridCol w:w="1539"/>
        <w:gridCol w:w="1097"/>
        <w:gridCol w:w="5660"/>
      </w:tblGrid>
      <w:tr w:rsidR="000829C4" w14:paraId="156F91D0" w14:textId="77777777">
        <w:tc>
          <w:tcPr>
            <w:tcW w:w="1561" w:type="dxa"/>
            <w:shd w:val="clear" w:color="auto" w:fill="DEEBF6" w:themeFill="accent1" w:themeFillTint="32"/>
          </w:tcPr>
          <w:p w14:paraId="2A1FC598"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1FEC17E9" w14:textId="77777777" w:rsidR="000829C4" w:rsidRDefault="00000000">
            <w:pPr>
              <w:jc w:val="center"/>
              <w:rPr>
                <w:b/>
                <w:bCs/>
              </w:rPr>
            </w:pPr>
            <w:r>
              <w:rPr>
                <w:rFonts w:hint="eastAsia"/>
                <w:b/>
                <w:bCs/>
              </w:rPr>
              <w:t>字段类型</w:t>
            </w:r>
          </w:p>
        </w:tc>
        <w:tc>
          <w:tcPr>
            <w:tcW w:w="5757" w:type="dxa"/>
            <w:shd w:val="clear" w:color="auto" w:fill="DEEBF6" w:themeFill="accent1" w:themeFillTint="32"/>
          </w:tcPr>
          <w:p w14:paraId="3F5E0842" w14:textId="77777777" w:rsidR="000829C4" w:rsidRDefault="00000000">
            <w:pPr>
              <w:jc w:val="center"/>
              <w:rPr>
                <w:b/>
                <w:bCs/>
              </w:rPr>
            </w:pPr>
            <w:r>
              <w:rPr>
                <w:rFonts w:hint="eastAsia"/>
                <w:b/>
                <w:bCs/>
              </w:rPr>
              <w:t>备注</w:t>
            </w:r>
          </w:p>
        </w:tc>
      </w:tr>
      <w:tr w:rsidR="000829C4" w14:paraId="5D16E58B" w14:textId="77777777">
        <w:tc>
          <w:tcPr>
            <w:tcW w:w="1561" w:type="dxa"/>
          </w:tcPr>
          <w:p w14:paraId="74399720" w14:textId="77777777" w:rsidR="000829C4" w:rsidRDefault="00000000">
            <w:r>
              <w:rPr>
                <w:rFonts w:hint="eastAsia"/>
              </w:rPr>
              <w:t>机构</w:t>
            </w:r>
          </w:p>
        </w:tc>
        <w:tc>
          <w:tcPr>
            <w:tcW w:w="1110" w:type="dxa"/>
          </w:tcPr>
          <w:p w14:paraId="60679A2A" w14:textId="77777777" w:rsidR="000829C4" w:rsidRDefault="00000000">
            <w:r>
              <w:rPr>
                <w:rFonts w:hint="eastAsia"/>
              </w:rPr>
              <w:t>字符</w:t>
            </w:r>
          </w:p>
        </w:tc>
        <w:tc>
          <w:tcPr>
            <w:tcW w:w="5757" w:type="dxa"/>
          </w:tcPr>
          <w:p w14:paraId="01921AB3" w14:textId="77777777" w:rsidR="000829C4" w:rsidRDefault="000829C4"/>
        </w:tc>
      </w:tr>
      <w:tr w:rsidR="000829C4" w14:paraId="21D187EF" w14:textId="77777777">
        <w:tc>
          <w:tcPr>
            <w:tcW w:w="1561" w:type="dxa"/>
          </w:tcPr>
          <w:p w14:paraId="5270FF41" w14:textId="77777777" w:rsidR="000829C4" w:rsidRDefault="00000000">
            <w:r>
              <w:rPr>
                <w:rFonts w:hint="eastAsia"/>
              </w:rPr>
              <w:t>会计期间</w:t>
            </w:r>
          </w:p>
        </w:tc>
        <w:tc>
          <w:tcPr>
            <w:tcW w:w="1110" w:type="dxa"/>
          </w:tcPr>
          <w:p w14:paraId="53FD4C49" w14:textId="77777777" w:rsidR="000829C4" w:rsidRDefault="00000000">
            <w:r>
              <w:rPr>
                <w:rFonts w:hint="eastAsia"/>
              </w:rPr>
              <w:t>字符</w:t>
            </w:r>
          </w:p>
        </w:tc>
        <w:tc>
          <w:tcPr>
            <w:tcW w:w="5757" w:type="dxa"/>
          </w:tcPr>
          <w:p w14:paraId="37646709" w14:textId="77777777" w:rsidR="000829C4" w:rsidRDefault="000829C4"/>
        </w:tc>
      </w:tr>
      <w:tr w:rsidR="000829C4" w14:paraId="5A9D8234" w14:textId="77777777">
        <w:tc>
          <w:tcPr>
            <w:tcW w:w="1561" w:type="dxa"/>
          </w:tcPr>
          <w:p w14:paraId="7E58901F" w14:textId="77777777" w:rsidR="000829C4" w:rsidRDefault="00000000">
            <w:r>
              <w:rPr>
                <w:rFonts w:hint="eastAsia"/>
              </w:rPr>
              <w:t>凭证编码</w:t>
            </w:r>
          </w:p>
        </w:tc>
        <w:tc>
          <w:tcPr>
            <w:tcW w:w="1110" w:type="dxa"/>
          </w:tcPr>
          <w:p w14:paraId="269DED39" w14:textId="77777777" w:rsidR="000829C4" w:rsidRDefault="00000000">
            <w:r>
              <w:rPr>
                <w:rFonts w:hint="eastAsia"/>
              </w:rPr>
              <w:t>字符</w:t>
            </w:r>
          </w:p>
        </w:tc>
        <w:tc>
          <w:tcPr>
            <w:tcW w:w="5757" w:type="dxa"/>
          </w:tcPr>
          <w:p w14:paraId="13A27635" w14:textId="77777777" w:rsidR="000829C4" w:rsidRDefault="000829C4"/>
        </w:tc>
      </w:tr>
      <w:tr w:rsidR="000829C4" w14:paraId="08FF62DD" w14:textId="77777777">
        <w:tc>
          <w:tcPr>
            <w:tcW w:w="1561" w:type="dxa"/>
          </w:tcPr>
          <w:p w14:paraId="6798F282" w14:textId="77777777" w:rsidR="000829C4" w:rsidRDefault="00000000">
            <w:r>
              <w:rPr>
                <w:rFonts w:hint="eastAsia"/>
              </w:rPr>
              <w:t>签订日期</w:t>
            </w:r>
          </w:p>
        </w:tc>
        <w:tc>
          <w:tcPr>
            <w:tcW w:w="1110" w:type="dxa"/>
          </w:tcPr>
          <w:p w14:paraId="719C5B76" w14:textId="77777777" w:rsidR="000829C4" w:rsidRDefault="00000000">
            <w:r>
              <w:rPr>
                <w:rFonts w:hint="eastAsia"/>
              </w:rPr>
              <w:t>字符</w:t>
            </w:r>
          </w:p>
        </w:tc>
        <w:tc>
          <w:tcPr>
            <w:tcW w:w="5757" w:type="dxa"/>
          </w:tcPr>
          <w:p w14:paraId="166DAFD6" w14:textId="77777777" w:rsidR="000829C4" w:rsidRDefault="000829C4"/>
        </w:tc>
      </w:tr>
      <w:tr w:rsidR="000829C4" w14:paraId="458152F7" w14:textId="77777777">
        <w:tc>
          <w:tcPr>
            <w:tcW w:w="1561" w:type="dxa"/>
          </w:tcPr>
          <w:p w14:paraId="48805BA7" w14:textId="77777777" w:rsidR="000829C4" w:rsidRDefault="00000000">
            <w:r>
              <w:rPr>
                <w:rFonts w:hint="eastAsia"/>
              </w:rPr>
              <w:t>合同性质</w:t>
            </w:r>
          </w:p>
        </w:tc>
        <w:tc>
          <w:tcPr>
            <w:tcW w:w="1110" w:type="dxa"/>
          </w:tcPr>
          <w:p w14:paraId="7F48E550" w14:textId="77777777" w:rsidR="000829C4" w:rsidRDefault="00000000">
            <w:r>
              <w:rPr>
                <w:rFonts w:hint="eastAsia"/>
              </w:rPr>
              <w:t>字符</w:t>
            </w:r>
          </w:p>
        </w:tc>
        <w:tc>
          <w:tcPr>
            <w:tcW w:w="5757" w:type="dxa"/>
          </w:tcPr>
          <w:p w14:paraId="2A92317D" w14:textId="77777777" w:rsidR="000829C4" w:rsidRDefault="000829C4"/>
        </w:tc>
      </w:tr>
      <w:tr w:rsidR="000829C4" w14:paraId="0D51A5AD" w14:textId="77777777">
        <w:tc>
          <w:tcPr>
            <w:tcW w:w="1561" w:type="dxa"/>
          </w:tcPr>
          <w:p w14:paraId="0D589D4F" w14:textId="77777777" w:rsidR="000829C4" w:rsidRDefault="00000000">
            <w:r>
              <w:rPr>
                <w:rFonts w:hint="eastAsia"/>
              </w:rPr>
              <w:t>税目</w:t>
            </w:r>
          </w:p>
        </w:tc>
        <w:tc>
          <w:tcPr>
            <w:tcW w:w="1110" w:type="dxa"/>
          </w:tcPr>
          <w:p w14:paraId="1B978F6E" w14:textId="77777777" w:rsidR="000829C4" w:rsidRDefault="00000000">
            <w:r>
              <w:rPr>
                <w:rFonts w:hint="eastAsia"/>
              </w:rPr>
              <w:t>字符</w:t>
            </w:r>
          </w:p>
        </w:tc>
        <w:tc>
          <w:tcPr>
            <w:tcW w:w="5757" w:type="dxa"/>
          </w:tcPr>
          <w:p w14:paraId="20663D7D" w14:textId="77777777" w:rsidR="000829C4" w:rsidRDefault="000829C4"/>
        </w:tc>
      </w:tr>
      <w:tr w:rsidR="000829C4" w14:paraId="4D886FEB" w14:textId="77777777">
        <w:tc>
          <w:tcPr>
            <w:tcW w:w="1561" w:type="dxa"/>
          </w:tcPr>
          <w:p w14:paraId="104D9958" w14:textId="77777777" w:rsidR="000829C4" w:rsidRDefault="00000000">
            <w:r>
              <w:rPr>
                <w:rFonts w:hint="eastAsia"/>
              </w:rPr>
              <w:t>应税凭证类型</w:t>
            </w:r>
          </w:p>
        </w:tc>
        <w:tc>
          <w:tcPr>
            <w:tcW w:w="1110" w:type="dxa"/>
          </w:tcPr>
          <w:p w14:paraId="0C0080FD" w14:textId="77777777" w:rsidR="000829C4" w:rsidRDefault="00000000">
            <w:r>
              <w:rPr>
                <w:rFonts w:hint="eastAsia"/>
              </w:rPr>
              <w:t>字符</w:t>
            </w:r>
          </w:p>
        </w:tc>
        <w:tc>
          <w:tcPr>
            <w:tcW w:w="5757" w:type="dxa"/>
          </w:tcPr>
          <w:p w14:paraId="0A613059" w14:textId="77777777" w:rsidR="000829C4" w:rsidRDefault="000829C4"/>
        </w:tc>
      </w:tr>
      <w:tr w:rsidR="000829C4" w14:paraId="7432FCFC" w14:textId="77777777">
        <w:tc>
          <w:tcPr>
            <w:tcW w:w="1561" w:type="dxa"/>
          </w:tcPr>
          <w:p w14:paraId="063A5CF2" w14:textId="77777777" w:rsidR="000829C4" w:rsidRDefault="00000000">
            <w:r>
              <w:rPr>
                <w:rFonts w:hint="eastAsia"/>
              </w:rPr>
              <w:t>客户名称</w:t>
            </w:r>
          </w:p>
        </w:tc>
        <w:tc>
          <w:tcPr>
            <w:tcW w:w="1110" w:type="dxa"/>
          </w:tcPr>
          <w:p w14:paraId="080C69D6" w14:textId="77777777" w:rsidR="000829C4" w:rsidRDefault="00000000">
            <w:r>
              <w:rPr>
                <w:rFonts w:hint="eastAsia"/>
              </w:rPr>
              <w:t>字符</w:t>
            </w:r>
          </w:p>
        </w:tc>
        <w:tc>
          <w:tcPr>
            <w:tcW w:w="5757" w:type="dxa"/>
          </w:tcPr>
          <w:p w14:paraId="5F44F9E0" w14:textId="77777777" w:rsidR="000829C4" w:rsidRDefault="000829C4"/>
        </w:tc>
      </w:tr>
      <w:tr w:rsidR="000829C4" w14:paraId="0E435E14" w14:textId="77777777">
        <w:tc>
          <w:tcPr>
            <w:tcW w:w="1561" w:type="dxa"/>
          </w:tcPr>
          <w:p w14:paraId="63203DFD" w14:textId="77777777" w:rsidR="000829C4" w:rsidRDefault="00000000">
            <w:r>
              <w:rPr>
                <w:rFonts w:hint="eastAsia"/>
              </w:rPr>
              <w:t>含税金额</w:t>
            </w:r>
          </w:p>
        </w:tc>
        <w:tc>
          <w:tcPr>
            <w:tcW w:w="1110" w:type="dxa"/>
          </w:tcPr>
          <w:p w14:paraId="66F70938" w14:textId="77777777" w:rsidR="000829C4" w:rsidRDefault="00000000">
            <w:r>
              <w:rPr>
                <w:rFonts w:hint="eastAsia"/>
              </w:rPr>
              <w:t>数值</w:t>
            </w:r>
          </w:p>
        </w:tc>
        <w:tc>
          <w:tcPr>
            <w:tcW w:w="5757" w:type="dxa"/>
          </w:tcPr>
          <w:p w14:paraId="2E29A248" w14:textId="77777777" w:rsidR="000829C4" w:rsidRDefault="00000000">
            <w:r>
              <w:rPr>
                <w:rFonts w:hint="eastAsia"/>
              </w:rPr>
              <w:t>千分位显示，保留</w:t>
            </w:r>
            <w:r>
              <w:rPr>
                <w:rFonts w:hint="eastAsia"/>
              </w:rPr>
              <w:t>2</w:t>
            </w:r>
            <w:r>
              <w:rPr>
                <w:rFonts w:hint="eastAsia"/>
              </w:rPr>
              <w:t>位小数</w:t>
            </w:r>
          </w:p>
        </w:tc>
      </w:tr>
      <w:tr w:rsidR="000829C4" w14:paraId="0CD961B1" w14:textId="77777777">
        <w:tc>
          <w:tcPr>
            <w:tcW w:w="1561" w:type="dxa"/>
          </w:tcPr>
          <w:p w14:paraId="497CE867" w14:textId="77777777" w:rsidR="000829C4" w:rsidRDefault="00000000">
            <w:r>
              <w:rPr>
                <w:rFonts w:hint="eastAsia"/>
              </w:rPr>
              <w:t>不含税金额</w:t>
            </w:r>
          </w:p>
        </w:tc>
        <w:tc>
          <w:tcPr>
            <w:tcW w:w="1110" w:type="dxa"/>
          </w:tcPr>
          <w:p w14:paraId="57EC87AA" w14:textId="77777777" w:rsidR="000829C4" w:rsidRDefault="00000000">
            <w:r>
              <w:rPr>
                <w:rFonts w:hint="eastAsia"/>
              </w:rPr>
              <w:t>数值</w:t>
            </w:r>
          </w:p>
        </w:tc>
        <w:tc>
          <w:tcPr>
            <w:tcW w:w="5757" w:type="dxa"/>
          </w:tcPr>
          <w:p w14:paraId="281D7334" w14:textId="77777777" w:rsidR="000829C4" w:rsidRDefault="00000000">
            <w:r>
              <w:rPr>
                <w:rFonts w:hint="eastAsia"/>
              </w:rPr>
              <w:t>千分位显示，保留</w:t>
            </w:r>
            <w:r>
              <w:rPr>
                <w:rFonts w:hint="eastAsia"/>
              </w:rPr>
              <w:t>2</w:t>
            </w:r>
            <w:r>
              <w:rPr>
                <w:rFonts w:hint="eastAsia"/>
              </w:rPr>
              <w:t>位小数</w:t>
            </w:r>
          </w:p>
        </w:tc>
      </w:tr>
      <w:tr w:rsidR="000829C4" w14:paraId="7CDCC3EB" w14:textId="77777777">
        <w:tc>
          <w:tcPr>
            <w:tcW w:w="1561" w:type="dxa"/>
          </w:tcPr>
          <w:p w14:paraId="0A8587F0" w14:textId="77777777" w:rsidR="000829C4" w:rsidRDefault="00000000">
            <w:r>
              <w:rPr>
                <w:rFonts w:hint="eastAsia"/>
              </w:rPr>
              <w:t>异常原因</w:t>
            </w:r>
          </w:p>
        </w:tc>
        <w:tc>
          <w:tcPr>
            <w:tcW w:w="1110" w:type="dxa"/>
          </w:tcPr>
          <w:p w14:paraId="3FBCC459" w14:textId="77777777" w:rsidR="000829C4" w:rsidRDefault="00000000">
            <w:r>
              <w:rPr>
                <w:rFonts w:hint="eastAsia"/>
              </w:rPr>
              <w:t>字符</w:t>
            </w:r>
          </w:p>
        </w:tc>
        <w:tc>
          <w:tcPr>
            <w:tcW w:w="5757" w:type="dxa"/>
          </w:tcPr>
          <w:p w14:paraId="47C57315" w14:textId="77777777" w:rsidR="000829C4" w:rsidRDefault="000829C4"/>
        </w:tc>
      </w:tr>
    </w:tbl>
    <w:p w14:paraId="3C54FFAA" w14:textId="77777777" w:rsidR="000829C4" w:rsidRDefault="000829C4"/>
    <w:p w14:paraId="23E0E8D0" w14:textId="77777777" w:rsidR="000829C4" w:rsidRDefault="00000000">
      <w:pPr>
        <w:pStyle w:val="3"/>
      </w:pPr>
      <w:bookmarkStart w:id="70" w:name="_Toc13567"/>
      <w:bookmarkStart w:id="71" w:name="_Toc14323"/>
      <w:bookmarkStart w:id="72" w:name="_Toc1381506687"/>
      <w:r>
        <w:rPr>
          <w:rFonts w:hint="eastAsia"/>
        </w:rPr>
        <w:t>印花税计算</w:t>
      </w:r>
      <w:bookmarkEnd w:id="70"/>
      <w:bookmarkEnd w:id="71"/>
      <w:r>
        <w:rPr>
          <w:rFonts w:hint="eastAsia"/>
        </w:rPr>
        <w:t>结果</w:t>
      </w:r>
      <w:bookmarkEnd w:id="72"/>
    </w:p>
    <w:p w14:paraId="0650350E" w14:textId="77777777" w:rsidR="000829C4" w:rsidRDefault="00000000">
      <w:pPr>
        <w:pStyle w:val="4"/>
      </w:pPr>
      <w:r>
        <w:rPr>
          <w:rFonts w:hint="eastAsia"/>
        </w:rPr>
        <w:t>功能描述</w:t>
      </w:r>
    </w:p>
    <w:p w14:paraId="4E10041F" w14:textId="77777777" w:rsidR="000829C4" w:rsidRDefault="00000000">
      <w:r>
        <w:rPr>
          <w:rFonts w:hint="eastAsia"/>
        </w:rPr>
        <w:t>本功能为印花税计算结果查询界面。</w:t>
      </w:r>
    </w:p>
    <w:p w14:paraId="577AEF47" w14:textId="77777777" w:rsidR="000829C4" w:rsidRDefault="00000000">
      <w:pPr>
        <w:pStyle w:val="4"/>
      </w:pPr>
      <w:r>
        <w:rPr>
          <w:rFonts w:hint="eastAsia"/>
        </w:rPr>
        <w:lastRenderedPageBreak/>
        <w:t>原型界面</w:t>
      </w:r>
    </w:p>
    <w:p w14:paraId="223A64B7" w14:textId="77777777" w:rsidR="000829C4" w:rsidRDefault="00000000">
      <w:r>
        <w:rPr>
          <w:noProof/>
        </w:rPr>
        <w:drawing>
          <wp:inline distT="0" distB="0" distL="114300" distR="114300" wp14:anchorId="384AED70" wp14:editId="2D83BC5A">
            <wp:extent cx="5272405" cy="2326640"/>
            <wp:effectExtent l="0" t="0" r="10795" b="101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2"/>
                    <a:stretch>
                      <a:fillRect/>
                    </a:stretch>
                  </pic:blipFill>
                  <pic:spPr>
                    <a:xfrm>
                      <a:off x="0" y="0"/>
                      <a:ext cx="5272405" cy="2326640"/>
                    </a:xfrm>
                    <a:prstGeom prst="rect">
                      <a:avLst/>
                    </a:prstGeom>
                    <a:noFill/>
                    <a:ln>
                      <a:noFill/>
                    </a:ln>
                  </pic:spPr>
                </pic:pic>
              </a:graphicData>
            </a:graphic>
          </wp:inline>
        </w:drawing>
      </w:r>
    </w:p>
    <w:p w14:paraId="353685DD" w14:textId="77777777" w:rsidR="000829C4" w:rsidRDefault="00000000">
      <w:pPr>
        <w:pStyle w:val="4"/>
      </w:pPr>
      <w:r>
        <w:rPr>
          <w:rFonts w:hint="eastAsia"/>
        </w:rPr>
        <w:t>输入列表</w:t>
      </w:r>
    </w:p>
    <w:p w14:paraId="07BA50C5" w14:textId="77777777" w:rsidR="000829C4" w:rsidRDefault="00000000">
      <w:r>
        <w:rPr>
          <w:rFonts w:hint="eastAsia"/>
        </w:rPr>
        <w:t>查询条件</w:t>
      </w:r>
      <w:r>
        <w:rPr>
          <w:rFonts w:hint="eastAsia"/>
        </w:rPr>
        <w:t>:</w:t>
      </w:r>
    </w:p>
    <w:tbl>
      <w:tblPr>
        <w:tblStyle w:val="ab"/>
        <w:tblW w:w="0" w:type="auto"/>
        <w:tblLook w:val="04A0" w:firstRow="1" w:lastRow="0" w:firstColumn="1" w:lastColumn="0" w:noHBand="0" w:noVBand="1"/>
      </w:tblPr>
      <w:tblGrid>
        <w:gridCol w:w="1520"/>
        <w:gridCol w:w="1085"/>
        <w:gridCol w:w="1065"/>
        <w:gridCol w:w="1393"/>
        <w:gridCol w:w="3233"/>
      </w:tblGrid>
      <w:tr w:rsidR="000829C4" w14:paraId="5052BC20" w14:textId="77777777">
        <w:tc>
          <w:tcPr>
            <w:tcW w:w="1561" w:type="dxa"/>
            <w:shd w:val="clear" w:color="auto" w:fill="DEEBF6" w:themeFill="accent1" w:themeFillTint="32"/>
          </w:tcPr>
          <w:p w14:paraId="11B9551C"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0E02C7DA"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1BB99DE9"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3AEBB176"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7F03D015" w14:textId="77777777" w:rsidR="000829C4" w:rsidRDefault="00000000">
            <w:pPr>
              <w:jc w:val="center"/>
              <w:rPr>
                <w:b/>
                <w:bCs/>
              </w:rPr>
            </w:pPr>
            <w:r>
              <w:rPr>
                <w:rFonts w:hint="eastAsia"/>
                <w:b/>
                <w:bCs/>
              </w:rPr>
              <w:t>备注</w:t>
            </w:r>
          </w:p>
        </w:tc>
      </w:tr>
      <w:tr w:rsidR="000829C4" w14:paraId="04C893D2" w14:textId="77777777">
        <w:tc>
          <w:tcPr>
            <w:tcW w:w="1561" w:type="dxa"/>
          </w:tcPr>
          <w:p w14:paraId="1107F344" w14:textId="77777777" w:rsidR="000829C4" w:rsidRDefault="00000000">
            <w:r>
              <w:rPr>
                <w:rFonts w:hint="eastAsia"/>
              </w:rPr>
              <w:t>机构</w:t>
            </w:r>
          </w:p>
        </w:tc>
        <w:tc>
          <w:tcPr>
            <w:tcW w:w="1110" w:type="dxa"/>
          </w:tcPr>
          <w:p w14:paraId="790C30CC" w14:textId="77777777" w:rsidR="000829C4" w:rsidRDefault="00000000">
            <w:pPr>
              <w:jc w:val="center"/>
            </w:pPr>
            <w:r>
              <w:rPr>
                <w:rFonts w:hint="eastAsia"/>
              </w:rPr>
              <w:t>参照</w:t>
            </w:r>
          </w:p>
        </w:tc>
        <w:tc>
          <w:tcPr>
            <w:tcW w:w="1089" w:type="dxa"/>
          </w:tcPr>
          <w:p w14:paraId="63B8EBAE" w14:textId="77777777" w:rsidR="000829C4" w:rsidRDefault="00000000">
            <w:pPr>
              <w:jc w:val="center"/>
            </w:pPr>
            <w:r>
              <w:rPr>
                <w:rFonts w:hint="eastAsia"/>
              </w:rPr>
              <w:t>手动选择</w:t>
            </w:r>
          </w:p>
        </w:tc>
        <w:tc>
          <w:tcPr>
            <w:tcW w:w="1429" w:type="dxa"/>
          </w:tcPr>
          <w:p w14:paraId="48366FDE" w14:textId="77777777" w:rsidR="000829C4" w:rsidRDefault="00000000">
            <w:pPr>
              <w:jc w:val="center"/>
            </w:pPr>
            <w:r>
              <w:rPr>
                <w:rFonts w:hint="eastAsia"/>
              </w:rPr>
              <w:t>否</w:t>
            </w:r>
          </w:p>
        </w:tc>
        <w:tc>
          <w:tcPr>
            <w:tcW w:w="3330" w:type="dxa"/>
          </w:tcPr>
          <w:p w14:paraId="6B6E6293" w14:textId="77777777" w:rsidR="000829C4" w:rsidRDefault="00000000">
            <w:r>
              <w:rPr>
                <w:rFonts w:hint="eastAsia"/>
              </w:rPr>
              <w:t>参照机构，增加用户权限</w:t>
            </w:r>
          </w:p>
        </w:tc>
      </w:tr>
      <w:tr w:rsidR="000829C4" w14:paraId="71BBE6DE" w14:textId="77777777">
        <w:tc>
          <w:tcPr>
            <w:tcW w:w="1561" w:type="dxa"/>
          </w:tcPr>
          <w:p w14:paraId="1DDBA0DB" w14:textId="77777777" w:rsidR="000829C4" w:rsidRDefault="00000000">
            <w:r>
              <w:rPr>
                <w:rFonts w:hint="eastAsia"/>
              </w:rPr>
              <w:t>会计月份</w:t>
            </w:r>
          </w:p>
        </w:tc>
        <w:tc>
          <w:tcPr>
            <w:tcW w:w="1110" w:type="dxa"/>
          </w:tcPr>
          <w:p w14:paraId="0DB6A291" w14:textId="77777777" w:rsidR="000829C4" w:rsidRDefault="00000000">
            <w:pPr>
              <w:jc w:val="center"/>
            </w:pPr>
            <w:r>
              <w:rPr>
                <w:rFonts w:hint="eastAsia"/>
              </w:rPr>
              <w:t>参照</w:t>
            </w:r>
          </w:p>
        </w:tc>
        <w:tc>
          <w:tcPr>
            <w:tcW w:w="1089" w:type="dxa"/>
          </w:tcPr>
          <w:p w14:paraId="32874036" w14:textId="77777777" w:rsidR="000829C4" w:rsidRDefault="00000000">
            <w:pPr>
              <w:jc w:val="center"/>
            </w:pPr>
            <w:r>
              <w:rPr>
                <w:rFonts w:hint="eastAsia"/>
              </w:rPr>
              <w:t>手动选择</w:t>
            </w:r>
          </w:p>
        </w:tc>
        <w:tc>
          <w:tcPr>
            <w:tcW w:w="1429" w:type="dxa"/>
          </w:tcPr>
          <w:p w14:paraId="09B71F8D" w14:textId="77777777" w:rsidR="000829C4" w:rsidRDefault="00000000">
            <w:pPr>
              <w:jc w:val="center"/>
            </w:pPr>
            <w:r>
              <w:rPr>
                <w:rFonts w:hint="eastAsia"/>
              </w:rPr>
              <w:t>否</w:t>
            </w:r>
          </w:p>
        </w:tc>
        <w:tc>
          <w:tcPr>
            <w:tcW w:w="3330" w:type="dxa"/>
          </w:tcPr>
          <w:p w14:paraId="51422615" w14:textId="77777777" w:rsidR="000829C4" w:rsidRDefault="00000000">
            <w:r>
              <w:rPr>
                <w:rFonts w:hint="eastAsia"/>
              </w:rPr>
              <w:t>参照会计月份</w:t>
            </w:r>
          </w:p>
        </w:tc>
      </w:tr>
      <w:tr w:rsidR="000829C4" w14:paraId="408EE4B2" w14:textId="77777777">
        <w:tc>
          <w:tcPr>
            <w:tcW w:w="1561" w:type="dxa"/>
          </w:tcPr>
          <w:p w14:paraId="5094BA6C" w14:textId="77777777" w:rsidR="000829C4" w:rsidRDefault="00000000">
            <w:r>
              <w:rPr>
                <w:rFonts w:hint="eastAsia"/>
              </w:rPr>
              <w:t>凭证编码</w:t>
            </w:r>
          </w:p>
        </w:tc>
        <w:tc>
          <w:tcPr>
            <w:tcW w:w="1110" w:type="dxa"/>
          </w:tcPr>
          <w:p w14:paraId="74C0B119" w14:textId="77777777" w:rsidR="000829C4" w:rsidRDefault="00000000">
            <w:pPr>
              <w:jc w:val="center"/>
            </w:pPr>
            <w:r>
              <w:rPr>
                <w:rFonts w:hint="eastAsia"/>
              </w:rPr>
              <w:t>字符</w:t>
            </w:r>
          </w:p>
        </w:tc>
        <w:tc>
          <w:tcPr>
            <w:tcW w:w="1089" w:type="dxa"/>
          </w:tcPr>
          <w:p w14:paraId="1F57138E" w14:textId="77777777" w:rsidR="000829C4" w:rsidRDefault="00000000">
            <w:pPr>
              <w:jc w:val="center"/>
            </w:pPr>
            <w:r>
              <w:rPr>
                <w:rFonts w:hint="eastAsia"/>
              </w:rPr>
              <w:t>手工录入</w:t>
            </w:r>
          </w:p>
        </w:tc>
        <w:tc>
          <w:tcPr>
            <w:tcW w:w="1429" w:type="dxa"/>
          </w:tcPr>
          <w:p w14:paraId="6A95F1A5" w14:textId="77777777" w:rsidR="000829C4" w:rsidRDefault="00000000">
            <w:pPr>
              <w:jc w:val="center"/>
            </w:pPr>
            <w:r>
              <w:rPr>
                <w:rFonts w:hint="eastAsia"/>
              </w:rPr>
              <w:t>否</w:t>
            </w:r>
          </w:p>
        </w:tc>
        <w:tc>
          <w:tcPr>
            <w:tcW w:w="3330" w:type="dxa"/>
          </w:tcPr>
          <w:p w14:paraId="15643696" w14:textId="77777777" w:rsidR="000829C4" w:rsidRDefault="00000000">
            <w:r>
              <w:rPr>
                <w:rFonts w:hint="eastAsia"/>
              </w:rPr>
              <w:t>模糊匹配</w:t>
            </w:r>
          </w:p>
        </w:tc>
      </w:tr>
      <w:tr w:rsidR="000829C4" w14:paraId="4016266F" w14:textId="77777777">
        <w:tc>
          <w:tcPr>
            <w:tcW w:w="1561" w:type="dxa"/>
          </w:tcPr>
          <w:p w14:paraId="44E85017" w14:textId="77777777" w:rsidR="000829C4" w:rsidRDefault="00000000">
            <w:r>
              <w:rPr>
                <w:rFonts w:hint="eastAsia"/>
              </w:rPr>
              <w:t>税目</w:t>
            </w:r>
          </w:p>
        </w:tc>
        <w:tc>
          <w:tcPr>
            <w:tcW w:w="1110" w:type="dxa"/>
          </w:tcPr>
          <w:p w14:paraId="1F554A84" w14:textId="77777777" w:rsidR="000829C4" w:rsidRDefault="00000000">
            <w:pPr>
              <w:jc w:val="center"/>
            </w:pPr>
            <w:r>
              <w:rPr>
                <w:rFonts w:hint="eastAsia"/>
              </w:rPr>
              <w:t>参照</w:t>
            </w:r>
          </w:p>
        </w:tc>
        <w:tc>
          <w:tcPr>
            <w:tcW w:w="1089" w:type="dxa"/>
          </w:tcPr>
          <w:p w14:paraId="26185A5C" w14:textId="77777777" w:rsidR="000829C4" w:rsidRDefault="00000000">
            <w:pPr>
              <w:jc w:val="center"/>
            </w:pPr>
            <w:r>
              <w:rPr>
                <w:rFonts w:hint="eastAsia"/>
              </w:rPr>
              <w:t>手动选择</w:t>
            </w:r>
          </w:p>
        </w:tc>
        <w:tc>
          <w:tcPr>
            <w:tcW w:w="1429" w:type="dxa"/>
          </w:tcPr>
          <w:p w14:paraId="0F4F3BF0" w14:textId="77777777" w:rsidR="000829C4" w:rsidRDefault="00000000">
            <w:pPr>
              <w:jc w:val="center"/>
            </w:pPr>
            <w:r>
              <w:rPr>
                <w:rFonts w:hint="eastAsia"/>
              </w:rPr>
              <w:t>否</w:t>
            </w:r>
          </w:p>
        </w:tc>
        <w:tc>
          <w:tcPr>
            <w:tcW w:w="3330" w:type="dxa"/>
          </w:tcPr>
          <w:p w14:paraId="6DBB28B9" w14:textId="77777777" w:rsidR="000829C4" w:rsidRDefault="00000000">
            <w:r>
              <w:rPr>
                <w:rFonts w:hint="eastAsia"/>
              </w:rPr>
              <w:t>参照印花税税目档案</w:t>
            </w:r>
          </w:p>
        </w:tc>
      </w:tr>
    </w:tbl>
    <w:p w14:paraId="2CCD5973" w14:textId="77777777" w:rsidR="000829C4" w:rsidRDefault="000829C4"/>
    <w:p w14:paraId="5CED648C" w14:textId="77777777" w:rsidR="000829C4" w:rsidRDefault="00000000">
      <w:pPr>
        <w:pStyle w:val="4"/>
      </w:pPr>
      <w:r>
        <w:rPr>
          <w:rFonts w:hint="eastAsia"/>
        </w:rPr>
        <w:t>业务处理</w:t>
      </w:r>
    </w:p>
    <w:p w14:paraId="1A372B8C" w14:textId="77777777" w:rsidR="000829C4" w:rsidRDefault="00000000">
      <w:pPr>
        <w:pStyle w:val="5"/>
      </w:pPr>
      <w:r>
        <w:rPr>
          <w:rFonts w:hint="eastAsia"/>
        </w:rPr>
        <w:t>业务说明与流程</w:t>
      </w:r>
    </w:p>
    <w:p w14:paraId="518E67C9" w14:textId="77777777" w:rsidR="000829C4" w:rsidRDefault="00000000">
      <w:r>
        <w:rPr>
          <w:rFonts w:hint="eastAsia"/>
        </w:rPr>
        <w:t>1.</w:t>
      </w:r>
      <w:r>
        <w:rPr>
          <w:rFonts w:hint="eastAsia"/>
        </w:rPr>
        <w:t>印花税计算完成后，通过本功能查询计算结果。</w:t>
      </w:r>
    </w:p>
    <w:p w14:paraId="5F306043" w14:textId="77777777" w:rsidR="000829C4" w:rsidRDefault="00000000">
      <w:pPr>
        <w:pStyle w:val="5"/>
      </w:pPr>
      <w:r>
        <w:rPr>
          <w:rFonts w:hint="eastAsia"/>
        </w:rPr>
        <w:t>功能按钮</w:t>
      </w:r>
    </w:p>
    <w:p w14:paraId="5DE9C6CD" w14:textId="77777777" w:rsidR="000829C4" w:rsidRDefault="00000000">
      <w:pPr>
        <w:numPr>
          <w:ilvl w:val="0"/>
          <w:numId w:val="37"/>
        </w:numPr>
      </w:pPr>
      <w:r>
        <w:rPr>
          <w:rFonts w:hint="eastAsia"/>
        </w:rPr>
        <w:t>【清空】：清空查询条件的值；</w:t>
      </w:r>
    </w:p>
    <w:p w14:paraId="6C7C85DB" w14:textId="77777777" w:rsidR="000829C4" w:rsidRDefault="00000000">
      <w:pPr>
        <w:numPr>
          <w:ilvl w:val="0"/>
          <w:numId w:val="37"/>
        </w:numPr>
      </w:pPr>
      <w:r>
        <w:rPr>
          <w:rFonts w:hint="eastAsia"/>
        </w:rPr>
        <w:t>【查询】：根据查询条件查询显示数据；</w:t>
      </w:r>
    </w:p>
    <w:p w14:paraId="0028052B" w14:textId="77777777" w:rsidR="000829C4" w:rsidRDefault="00000000">
      <w:pPr>
        <w:numPr>
          <w:ilvl w:val="0"/>
          <w:numId w:val="37"/>
        </w:numPr>
      </w:pPr>
      <w:r>
        <w:rPr>
          <w:rFonts w:hint="eastAsia"/>
        </w:rPr>
        <w:lastRenderedPageBreak/>
        <w:t>【导出】：导出至</w:t>
      </w:r>
      <w:r>
        <w:rPr>
          <w:rFonts w:hint="eastAsia"/>
        </w:rPr>
        <w:t>EXCEL</w:t>
      </w:r>
      <w:r>
        <w:rPr>
          <w:rFonts w:hint="eastAsia"/>
        </w:rPr>
        <w:t>。</w:t>
      </w:r>
    </w:p>
    <w:p w14:paraId="1A5AF799" w14:textId="77777777" w:rsidR="000829C4" w:rsidRDefault="00000000">
      <w:pPr>
        <w:numPr>
          <w:ilvl w:val="0"/>
          <w:numId w:val="37"/>
        </w:numPr>
      </w:pPr>
      <w:r>
        <w:rPr>
          <w:rFonts w:hint="eastAsia"/>
        </w:rPr>
        <w:t>【联查】：联查印花税凭证（</w:t>
      </w:r>
      <w:r>
        <w:t>点击</w:t>
      </w:r>
      <w:r>
        <w:rPr>
          <w:rFonts w:hint="eastAsia"/>
        </w:rPr>
        <w:t>凭证编码，弹出该应税凭证的卡片界面</w:t>
      </w:r>
      <w:r>
        <w:rPr>
          <w:rFonts w:hint="eastAsia"/>
        </w:rPr>
        <w:t>)</w:t>
      </w:r>
      <w:r>
        <w:rPr>
          <w:rFonts w:hint="eastAsia"/>
        </w:rPr>
        <w:t>。</w:t>
      </w:r>
    </w:p>
    <w:p w14:paraId="2ED96C2C" w14:textId="77777777" w:rsidR="000829C4" w:rsidRDefault="00000000">
      <w:pPr>
        <w:pStyle w:val="5"/>
      </w:pPr>
      <w:r>
        <w:rPr>
          <w:rFonts w:hint="eastAsia"/>
        </w:rPr>
        <w:t>算法说明</w:t>
      </w:r>
    </w:p>
    <w:p w14:paraId="66178FAE" w14:textId="77777777" w:rsidR="000829C4" w:rsidRDefault="00000000">
      <w:r>
        <w:rPr>
          <w:rFonts w:hint="eastAsia"/>
        </w:rPr>
        <w:t>无。</w:t>
      </w:r>
    </w:p>
    <w:p w14:paraId="30F0055E" w14:textId="77777777" w:rsidR="000829C4" w:rsidRDefault="00000000">
      <w:pPr>
        <w:pStyle w:val="5"/>
      </w:pPr>
      <w:r>
        <w:rPr>
          <w:rFonts w:hint="eastAsia"/>
        </w:rPr>
        <w:t>逻辑校验</w:t>
      </w:r>
    </w:p>
    <w:p w14:paraId="030AA3FF" w14:textId="77777777" w:rsidR="000829C4" w:rsidRDefault="00000000">
      <w:r>
        <w:rPr>
          <w:rFonts w:hint="eastAsia"/>
        </w:rPr>
        <w:t>无。</w:t>
      </w:r>
    </w:p>
    <w:p w14:paraId="4A420DA1" w14:textId="77777777" w:rsidR="000829C4" w:rsidRDefault="00000000">
      <w:pPr>
        <w:pStyle w:val="4"/>
      </w:pPr>
      <w:r>
        <w:rPr>
          <w:rFonts w:hint="eastAsia"/>
        </w:rPr>
        <w:t>输出</w:t>
      </w:r>
    </w:p>
    <w:tbl>
      <w:tblPr>
        <w:tblStyle w:val="ab"/>
        <w:tblW w:w="0" w:type="auto"/>
        <w:tblLook w:val="04A0" w:firstRow="1" w:lastRow="0" w:firstColumn="1" w:lastColumn="0" w:noHBand="0" w:noVBand="1"/>
      </w:tblPr>
      <w:tblGrid>
        <w:gridCol w:w="1547"/>
        <w:gridCol w:w="1096"/>
        <w:gridCol w:w="5653"/>
      </w:tblGrid>
      <w:tr w:rsidR="000829C4" w14:paraId="48DA42DE" w14:textId="77777777">
        <w:tc>
          <w:tcPr>
            <w:tcW w:w="1561" w:type="dxa"/>
            <w:shd w:val="clear" w:color="auto" w:fill="DEEBF6" w:themeFill="accent1" w:themeFillTint="32"/>
          </w:tcPr>
          <w:p w14:paraId="6311C8D5"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3C528113" w14:textId="77777777" w:rsidR="000829C4" w:rsidRDefault="00000000">
            <w:pPr>
              <w:jc w:val="center"/>
              <w:rPr>
                <w:b/>
                <w:bCs/>
              </w:rPr>
            </w:pPr>
            <w:r>
              <w:rPr>
                <w:rFonts w:hint="eastAsia"/>
                <w:b/>
                <w:bCs/>
              </w:rPr>
              <w:t>字段类型</w:t>
            </w:r>
          </w:p>
        </w:tc>
        <w:tc>
          <w:tcPr>
            <w:tcW w:w="5757" w:type="dxa"/>
            <w:shd w:val="clear" w:color="auto" w:fill="DEEBF6" w:themeFill="accent1" w:themeFillTint="32"/>
          </w:tcPr>
          <w:p w14:paraId="442E8CBF" w14:textId="77777777" w:rsidR="000829C4" w:rsidRDefault="00000000">
            <w:pPr>
              <w:jc w:val="center"/>
              <w:rPr>
                <w:b/>
                <w:bCs/>
              </w:rPr>
            </w:pPr>
            <w:r>
              <w:rPr>
                <w:rFonts w:hint="eastAsia"/>
                <w:b/>
                <w:bCs/>
              </w:rPr>
              <w:t>备注</w:t>
            </w:r>
          </w:p>
        </w:tc>
      </w:tr>
      <w:tr w:rsidR="000829C4" w14:paraId="4F301BA5" w14:textId="77777777">
        <w:tc>
          <w:tcPr>
            <w:tcW w:w="1561" w:type="dxa"/>
          </w:tcPr>
          <w:p w14:paraId="7844236D" w14:textId="77777777" w:rsidR="000829C4" w:rsidRDefault="00000000">
            <w:r>
              <w:rPr>
                <w:rFonts w:hint="eastAsia"/>
              </w:rPr>
              <w:t>会计月份</w:t>
            </w:r>
          </w:p>
        </w:tc>
        <w:tc>
          <w:tcPr>
            <w:tcW w:w="1110" w:type="dxa"/>
          </w:tcPr>
          <w:p w14:paraId="690FF233" w14:textId="77777777" w:rsidR="000829C4" w:rsidRDefault="00000000">
            <w:r>
              <w:rPr>
                <w:rFonts w:hint="eastAsia"/>
              </w:rPr>
              <w:t>字符</w:t>
            </w:r>
          </w:p>
        </w:tc>
        <w:tc>
          <w:tcPr>
            <w:tcW w:w="5757" w:type="dxa"/>
          </w:tcPr>
          <w:p w14:paraId="23CB740F" w14:textId="77777777" w:rsidR="000829C4" w:rsidRDefault="000829C4"/>
        </w:tc>
      </w:tr>
      <w:tr w:rsidR="000829C4" w14:paraId="4D85616F" w14:textId="77777777">
        <w:tc>
          <w:tcPr>
            <w:tcW w:w="1561" w:type="dxa"/>
          </w:tcPr>
          <w:p w14:paraId="03A16BA0" w14:textId="77777777" w:rsidR="000829C4" w:rsidRDefault="00000000">
            <w:r>
              <w:rPr>
                <w:rFonts w:hint="eastAsia"/>
              </w:rPr>
              <w:t>机构</w:t>
            </w:r>
          </w:p>
        </w:tc>
        <w:tc>
          <w:tcPr>
            <w:tcW w:w="1110" w:type="dxa"/>
          </w:tcPr>
          <w:p w14:paraId="62AA9511" w14:textId="77777777" w:rsidR="000829C4" w:rsidRDefault="00000000">
            <w:r>
              <w:rPr>
                <w:rFonts w:hint="eastAsia"/>
              </w:rPr>
              <w:t>字符</w:t>
            </w:r>
          </w:p>
        </w:tc>
        <w:tc>
          <w:tcPr>
            <w:tcW w:w="5757" w:type="dxa"/>
          </w:tcPr>
          <w:p w14:paraId="45259301" w14:textId="77777777" w:rsidR="000829C4" w:rsidRDefault="000829C4"/>
        </w:tc>
      </w:tr>
      <w:tr w:rsidR="000829C4" w14:paraId="78E2B4BC" w14:textId="77777777">
        <w:tc>
          <w:tcPr>
            <w:tcW w:w="1561" w:type="dxa"/>
          </w:tcPr>
          <w:p w14:paraId="10F7B186" w14:textId="77777777" w:rsidR="000829C4" w:rsidRDefault="00000000">
            <w:r>
              <w:rPr>
                <w:rFonts w:hint="eastAsia"/>
              </w:rPr>
              <w:t>合同承办部门</w:t>
            </w:r>
          </w:p>
        </w:tc>
        <w:tc>
          <w:tcPr>
            <w:tcW w:w="1110" w:type="dxa"/>
          </w:tcPr>
          <w:p w14:paraId="09621F20" w14:textId="77777777" w:rsidR="000829C4" w:rsidRDefault="00000000">
            <w:r>
              <w:rPr>
                <w:rFonts w:hint="eastAsia"/>
              </w:rPr>
              <w:t>字符</w:t>
            </w:r>
          </w:p>
        </w:tc>
        <w:tc>
          <w:tcPr>
            <w:tcW w:w="5757" w:type="dxa"/>
          </w:tcPr>
          <w:p w14:paraId="1450C001" w14:textId="77777777" w:rsidR="000829C4" w:rsidRDefault="000829C4"/>
        </w:tc>
      </w:tr>
      <w:tr w:rsidR="000829C4" w14:paraId="056DD797" w14:textId="77777777">
        <w:tc>
          <w:tcPr>
            <w:tcW w:w="1561" w:type="dxa"/>
          </w:tcPr>
          <w:p w14:paraId="2C3C905A" w14:textId="77777777" w:rsidR="000829C4" w:rsidRDefault="00000000">
            <w:r>
              <w:rPr>
                <w:rFonts w:hint="eastAsia"/>
              </w:rPr>
              <w:t>合同承办人</w:t>
            </w:r>
          </w:p>
        </w:tc>
        <w:tc>
          <w:tcPr>
            <w:tcW w:w="1110" w:type="dxa"/>
          </w:tcPr>
          <w:p w14:paraId="2A7A9082" w14:textId="77777777" w:rsidR="000829C4" w:rsidRDefault="00000000">
            <w:r>
              <w:rPr>
                <w:rFonts w:hint="eastAsia"/>
              </w:rPr>
              <w:t>字符</w:t>
            </w:r>
          </w:p>
        </w:tc>
        <w:tc>
          <w:tcPr>
            <w:tcW w:w="5757" w:type="dxa"/>
          </w:tcPr>
          <w:p w14:paraId="3B068D77" w14:textId="77777777" w:rsidR="000829C4" w:rsidRDefault="000829C4"/>
        </w:tc>
      </w:tr>
      <w:tr w:rsidR="000829C4" w14:paraId="5074EE37" w14:textId="77777777">
        <w:tc>
          <w:tcPr>
            <w:tcW w:w="1561" w:type="dxa"/>
          </w:tcPr>
          <w:p w14:paraId="61F468A9" w14:textId="77777777" w:rsidR="000829C4" w:rsidRDefault="00000000">
            <w:r>
              <w:rPr>
                <w:rFonts w:hint="eastAsia"/>
              </w:rPr>
              <w:t>凭证</w:t>
            </w:r>
            <w:r>
              <w:t>/</w:t>
            </w:r>
            <w:r>
              <w:rPr>
                <w:rFonts w:hint="eastAsia"/>
              </w:rPr>
              <w:t>借款合同编码</w:t>
            </w:r>
          </w:p>
        </w:tc>
        <w:tc>
          <w:tcPr>
            <w:tcW w:w="1110" w:type="dxa"/>
          </w:tcPr>
          <w:p w14:paraId="78600D0F" w14:textId="77777777" w:rsidR="000829C4" w:rsidRDefault="00000000">
            <w:r>
              <w:rPr>
                <w:rFonts w:hint="eastAsia"/>
              </w:rPr>
              <w:t>字符</w:t>
            </w:r>
          </w:p>
        </w:tc>
        <w:tc>
          <w:tcPr>
            <w:tcW w:w="5757" w:type="dxa"/>
          </w:tcPr>
          <w:p w14:paraId="17E1E759" w14:textId="77777777" w:rsidR="000829C4" w:rsidRDefault="000829C4"/>
        </w:tc>
      </w:tr>
      <w:tr w:rsidR="000829C4" w14:paraId="00656C3A" w14:textId="77777777">
        <w:tc>
          <w:tcPr>
            <w:tcW w:w="1561" w:type="dxa"/>
          </w:tcPr>
          <w:p w14:paraId="30E38641" w14:textId="77777777" w:rsidR="000829C4" w:rsidRDefault="00000000">
            <w:r>
              <w:rPr>
                <w:rFonts w:hint="eastAsia"/>
              </w:rPr>
              <w:t>凭证</w:t>
            </w:r>
            <w:r>
              <w:rPr>
                <w:rFonts w:hint="eastAsia"/>
              </w:rPr>
              <w:t>/</w:t>
            </w:r>
            <w:r>
              <w:rPr>
                <w:rFonts w:hint="eastAsia"/>
              </w:rPr>
              <w:t>借款合同名称</w:t>
            </w:r>
          </w:p>
        </w:tc>
        <w:tc>
          <w:tcPr>
            <w:tcW w:w="1110" w:type="dxa"/>
          </w:tcPr>
          <w:p w14:paraId="23A23006" w14:textId="77777777" w:rsidR="000829C4" w:rsidRDefault="00000000">
            <w:r>
              <w:rPr>
                <w:rFonts w:hint="eastAsia"/>
              </w:rPr>
              <w:t>字符</w:t>
            </w:r>
          </w:p>
        </w:tc>
        <w:tc>
          <w:tcPr>
            <w:tcW w:w="5757" w:type="dxa"/>
          </w:tcPr>
          <w:p w14:paraId="201929CD" w14:textId="77777777" w:rsidR="000829C4" w:rsidRDefault="000829C4"/>
        </w:tc>
      </w:tr>
      <w:tr w:rsidR="000829C4" w14:paraId="05574B93" w14:textId="77777777">
        <w:tc>
          <w:tcPr>
            <w:tcW w:w="1561" w:type="dxa"/>
          </w:tcPr>
          <w:p w14:paraId="4DF59CE0" w14:textId="77777777" w:rsidR="000829C4" w:rsidRDefault="00000000">
            <w:r>
              <w:rPr>
                <w:rFonts w:hint="eastAsia"/>
              </w:rPr>
              <w:t>合同性质</w:t>
            </w:r>
          </w:p>
        </w:tc>
        <w:tc>
          <w:tcPr>
            <w:tcW w:w="1110" w:type="dxa"/>
          </w:tcPr>
          <w:p w14:paraId="629012DE" w14:textId="77777777" w:rsidR="000829C4" w:rsidRDefault="00000000">
            <w:r>
              <w:rPr>
                <w:rFonts w:hint="eastAsia"/>
              </w:rPr>
              <w:t>字符</w:t>
            </w:r>
          </w:p>
        </w:tc>
        <w:tc>
          <w:tcPr>
            <w:tcW w:w="5757" w:type="dxa"/>
          </w:tcPr>
          <w:p w14:paraId="4C30C08A" w14:textId="77777777" w:rsidR="000829C4" w:rsidRDefault="000829C4"/>
        </w:tc>
      </w:tr>
      <w:tr w:rsidR="000829C4" w14:paraId="2C53AD33" w14:textId="77777777">
        <w:tc>
          <w:tcPr>
            <w:tcW w:w="1561" w:type="dxa"/>
          </w:tcPr>
          <w:p w14:paraId="00FAE6ED" w14:textId="77777777" w:rsidR="000829C4" w:rsidRDefault="00000000">
            <w:r>
              <w:rPr>
                <w:rFonts w:hint="eastAsia"/>
              </w:rPr>
              <w:t>税目</w:t>
            </w:r>
          </w:p>
        </w:tc>
        <w:tc>
          <w:tcPr>
            <w:tcW w:w="1110" w:type="dxa"/>
          </w:tcPr>
          <w:p w14:paraId="3479BF21" w14:textId="77777777" w:rsidR="000829C4" w:rsidRDefault="00000000">
            <w:r>
              <w:rPr>
                <w:rFonts w:hint="eastAsia"/>
              </w:rPr>
              <w:t>字符</w:t>
            </w:r>
          </w:p>
        </w:tc>
        <w:tc>
          <w:tcPr>
            <w:tcW w:w="5757" w:type="dxa"/>
          </w:tcPr>
          <w:p w14:paraId="3DA63533" w14:textId="77777777" w:rsidR="000829C4" w:rsidRDefault="000829C4"/>
        </w:tc>
      </w:tr>
      <w:tr w:rsidR="000829C4" w14:paraId="67BC818F" w14:textId="77777777">
        <w:tc>
          <w:tcPr>
            <w:tcW w:w="1561" w:type="dxa"/>
          </w:tcPr>
          <w:p w14:paraId="21283A39" w14:textId="77777777" w:rsidR="000829C4" w:rsidRDefault="00000000">
            <w:r>
              <w:rPr>
                <w:rFonts w:hint="eastAsia"/>
              </w:rPr>
              <w:t>应税凭证类型</w:t>
            </w:r>
          </w:p>
        </w:tc>
        <w:tc>
          <w:tcPr>
            <w:tcW w:w="1110" w:type="dxa"/>
          </w:tcPr>
          <w:p w14:paraId="1F4E5521" w14:textId="77777777" w:rsidR="000829C4" w:rsidRDefault="00000000">
            <w:r>
              <w:rPr>
                <w:rFonts w:hint="eastAsia"/>
              </w:rPr>
              <w:t>字符</w:t>
            </w:r>
          </w:p>
        </w:tc>
        <w:tc>
          <w:tcPr>
            <w:tcW w:w="5757" w:type="dxa"/>
          </w:tcPr>
          <w:p w14:paraId="1B24A437" w14:textId="77777777" w:rsidR="000829C4" w:rsidRDefault="000829C4"/>
        </w:tc>
      </w:tr>
      <w:tr w:rsidR="000829C4" w14:paraId="33639708" w14:textId="77777777">
        <w:tc>
          <w:tcPr>
            <w:tcW w:w="1561" w:type="dxa"/>
          </w:tcPr>
          <w:p w14:paraId="45C331E7" w14:textId="77777777" w:rsidR="000829C4" w:rsidRDefault="00000000">
            <w:r>
              <w:rPr>
                <w:rFonts w:hint="eastAsia"/>
              </w:rPr>
              <w:t>无合同金额</w:t>
            </w:r>
          </w:p>
        </w:tc>
        <w:tc>
          <w:tcPr>
            <w:tcW w:w="1110" w:type="dxa"/>
          </w:tcPr>
          <w:p w14:paraId="6C5E346C" w14:textId="77777777" w:rsidR="000829C4" w:rsidRDefault="00000000">
            <w:r>
              <w:rPr>
                <w:rFonts w:hint="eastAsia"/>
              </w:rPr>
              <w:t>字符</w:t>
            </w:r>
          </w:p>
        </w:tc>
        <w:tc>
          <w:tcPr>
            <w:tcW w:w="5757" w:type="dxa"/>
          </w:tcPr>
          <w:p w14:paraId="750DF457" w14:textId="77777777" w:rsidR="000829C4" w:rsidRDefault="000829C4"/>
        </w:tc>
      </w:tr>
      <w:tr w:rsidR="000829C4" w14:paraId="5D500DB8" w14:textId="77777777">
        <w:tc>
          <w:tcPr>
            <w:tcW w:w="1561" w:type="dxa"/>
          </w:tcPr>
          <w:p w14:paraId="0EA5D744" w14:textId="77777777" w:rsidR="000829C4" w:rsidRDefault="00000000">
            <w:r>
              <w:rPr>
                <w:rFonts w:hint="eastAsia"/>
              </w:rPr>
              <w:t>计税基础</w:t>
            </w:r>
          </w:p>
        </w:tc>
        <w:tc>
          <w:tcPr>
            <w:tcW w:w="1110" w:type="dxa"/>
          </w:tcPr>
          <w:p w14:paraId="0B3FF884" w14:textId="77777777" w:rsidR="000829C4" w:rsidRDefault="00000000">
            <w:r>
              <w:rPr>
                <w:rFonts w:hint="eastAsia"/>
              </w:rPr>
              <w:t>字符</w:t>
            </w:r>
          </w:p>
        </w:tc>
        <w:tc>
          <w:tcPr>
            <w:tcW w:w="5757" w:type="dxa"/>
          </w:tcPr>
          <w:p w14:paraId="302D84E5" w14:textId="77777777" w:rsidR="000829C4" w:rsidRDefault="00000000">
            <w:r>
              <w:rPr>
                <w:rFonts w:hint="eastAsia"/>
              </w:rPr>
              <w:t>千分位显示，保留</w:t>
            </w:r>
            <w:r>
              <w:rPr>
                <w:rFonts w:hint="eastAsia"/>
              </w:rPr>
              <w:t>2</w:t>
            </w:r>
            <w:r>
              <w:rPr>
                <w:rFonts w:hint="eastAsia"/>
              </w:rPr>
              <w:t>位小数</w:t>
            </w:r>
          </w:p>
        </w:tc>
      </w:tr>
      <w:tr w:rsidR="000829C4" w14:paraId="351785FE" w14:textId="77777777">
        <w:tc>
          <w:tcPr>
            <w:tcW w:w="1561" w:type="dxa"/>
          </w:tcPr>
          <w:p w14:paraId="632B4573" w14:textId="77777777" w:rsidR="000829C4" w:rsidRDefault="00000000">
            <w:r>
              <w:rPr>
                <w:rFonts w:hint="eastAsia"/>
              </w:rPr>
              <w:t>税率</w:t>
            </w:r>
            <w:r>
              <w:rPr>
                <w:rFonts w:hint="eastAsia"/>
              </w:rPr>
              <w:t>(%)/</w:t>
            </w:r>
            <w:r>
              <w:rPr>
                <w:rFonts w:hint="eastAsia"/>
              </w:rPr>
              <w:t>税额</w:t>
            </w:r>
          </w:p>
        </w:tc>
        <w:tc>
          <w:tcPr>
            <w:tcW w:w="1110" w:type="dxa"/>
          </w:tcPr>
          <w:p w14:paraId="0E14456A" w14:textId="77777777" w:rsidR="000829C4" w:rsidRDefault="00000000">
            <w:r>
              <w:rPr>
                <w:rFonts w:hint="eastAsia"/>
              </w:rPr>
              <w:t>数值</w:t>
            </w:r>
          </w:p>
        </w:tc>
        <w:tc>
          <w:tcPr>
            <w:tcW w:w="5757" w:type="dxa"/>
          </w:tcPr>
          <w:p w14:paraId="3AB7B7EB" w14:textId="77777777" w:rsidR="000829C4" w:rsidRDefault="00000000">
            <w:r>
              <w:rPr>
                <w:rFonts w:hint="eastAsia"/>
              </w:rPr>
              <w:t>千分位显示，保留</w:t>
            </w:r>
            <w:r>
              <w:rPr>
                <w:rFonts w:hint="eastAsia"/>
              </w:rPr>
              <w:t>2</w:t>
            </w:r>
            <w:r>
              <w:rPr>
                <w:rFonts w:hint="eastAsia"/>
              </w:rPr>
              <w:t>位小数，税率按百分比显示。</w:t>
            </w:r>
          </w:p>
        </w:tc>
      </w:tr>
      <w:tr w:rsidR="000829C4" w14:paraId="7D91AD27" w14:textId="77777777">
        <w:tc>
          <w:tcPr>
            <w:tcW w:w="1561" w:type="dxa"/>
          </w:tcPr>
          <w:p w14:paraId="627C3005" w14:textId="77777777" w:rsidR="000829C4" w:rsidRDefault="00000000">
            <w:r>
              <w:rPr>
                <w:rFonts w:hint="eastAsia"/>
              </w:rPr>
              <w:t>应纳税额</w:t>
            </w:r>
          </w:p>
        </w:tc>
        <w:tc>
          <w:tcPr>
            <w:tcW w:w="1110" w:type="dxa"/>
          </w:tcPr>
          <w:p w14:paraId="514B2C59" w14:textId="77777777" w:rsidR="000829C4" w:rsidRDefault="00000000">
            <w:r>
              <w:rPr>
                <w:rFonts w:hint="eastAsia"/>
              </w:rPr>
              <w:t>数值</w:t>
            </w:r>
          </w:p>
        </w:tc>
        <w:tc>
          <w:tcPr>
            <w:tcW w:w="5757" w:type="dxa"/>
          </w:tcPr>
          <w:p w14:paraId="4BF127D3" w14:textId="77777777" w:rsidR="000829C4" w:rsidRDefault="00000000">
            <w:r>
              <w:rPr>
                <w:rFonts w:hint="eastAsia"/>
              </w:rPr>
              <w:t>千分位显示，保留</w:t>
            </w:r>
            <w:r>
              <w:rPr>
                <w:rFonts w:hint="eastAsia"/>
              </w:rPr>
              <w:t>2</w:t>
            </w:r>
            <w:r>
              <w:rPr>
                <w:rFonts w:hint="eastAsia"/>
              </w:rPr>
              <w:t>位小数</w:t>
            </w:r>
          </w:p>
        </w:tc>
      </w:tr>
      <w:tr w:rsidR="000829C4" w14:paraId="01156B36" w14:textId="77777777">
        <w:tc>
          <w:tcPr>
            <w:tcW w:w="1561" w:type="dxa"/>
          </w:tcPr>
          <w:p w14:paraId="58ACB9C3" w14:textId="77777777" w:rsidR="000829C4" w:rsidRDefault="00000000">
            <w:r>
              <w:rPr>
                <w:rFonts w:hint="eastAsia"/>
              </w:rPr>
              <w:t>减免性质代码</w:t>
            </w:r>
          </w:p>
        </w:tc>
        <w:tc>
          <w:tcPr>
            <w:tcW w:w="1110" w:type="dxa"/>
          </w:tcPr>
          <w:p w14:paraId="755F4CC5" w14:textId="77777777" w:rsidR="000829C4" w:rsidRDefault="00000000">
            <w:r>
              <w:rPr>
                <w:rFonts w:hint="eastAsia"/>
              </w:rPr>
              <w:t>字符</w:t>
            </w:r>
          </w:p>
        </w:tc>
        <w:tc>
          <w:tcPr>
            <w:tcW w:w="5757" w:type="dxa"/>
          </w:tcPr>
          <w:p w14:paraId="64112716" w14:textId="77777777" w:rsidR="000829C4" w:rsidRDefault="000829C4"/>
        </w:tc>
      </w:tr>
      <w:tr w:rsidR="000829C4" w14:paraId="32425DA1" w14:textId="77777777">
        <w:tc>
          <w:tcPr>
            <w:tcW w:w="1561" w:type="dxa"/>
          </w:tcPr>
          <w:p w14:paraId="2DBE9F88" w14:textId="77777777" w:rsidR="000829C4" w:rsidRDefault="00000000">
            <w:r>
              <w:rPr>
                <w:rFonts w:hint="eastAsia"/>
              </w:rPr>
              <w:lastRenderedPageBreak/>
              <w:t>减免项目名称</w:t>
            </w:r>
          </w:p>
        </w:tc>
        <w:tc>
          <w:tcPr>
            <w:tcW w:w="1110" w:type="dxa"/>
          </w:tcPr>
          <w:p w14:paraId="04FADEA1" w14:textId="77777777" w:rsidR="000829C4" w:rsidRDefault="00000000">
            <w:r>
              <w:rPr>
                <w:rFonts w:hint="eastAsia"/>
              </w:rPr>
              <w:t>字符</w:t>
            </w:r>
          </w:p>
        </w:tc>
        <w:tc>
          <w:tcPr>
            <w:tcW w:w="5757" w:type="dxa"/>
          </w:tcPr>
          <w:p w14:paraId="273B8AA3" w14:textId="77777777" w:rsidR="000829C4" w:rsidRDefault="000829C4"/>
        </w:tc>
      </w:tr>
      <w:tr w:rsidR="000829C4" w14:paraId="66C1D94A" w14:textId="77777777">
        <w:tc>
          <w:tcPr>
            <w:tcW w:w="1561" w:type="dxa"/>
          </w:tcPr>
          <w:p w14:paraId="370EB37B" w14:textId="77777777" w:rsidR="000829C4" w:rsidRDefault="00000000">
            <w:r>
              <w:rPr>
                <w:rFonts w:hint="eastAsia"/>
              </w:rPr>
              <w:t>减免税额</w:t>
            </w:r>
          </w:p>
        </w:tc>
        <w:tc>
          <w:tcPr>
            <w:tcW w:w="1110" w:type="dxa"/>
          </w:tcPr>
          <w:p w14:paraId="4A084A8A" w14:textId="77777777" w:rsidR="000829C4" w:rsidRDefault="00000000">
            <w:r>
              <w:rPr>
                <w:rFonts w:hint="eastAsia"/>
              </w:rPr>
              <w:t>数值</w:t>
            </w:r>
          </w:p>
        </w:tc>
        <w:tc>
          <w:tcPr>
            <w:tcW w:w="5757" w:type="dxa"/>
          </w:tcPr>
          <w:p w14:paraId="3B2071FD" w14:textId="77777777" w:rsidR="000829C4" w:rsidRDefault="00000000">
            <w:r>
              <w:rPr>
                <w:rFonts w:hint="eastAsia"/>
              </w:rPr>
              <w:t>千分位显示，保留</w:t>
            </w:r>
            <w:r>
              <w:rPr>
                <w:rFonts w:hint="eastAsia"/>
              </w:rPr>
              <w:t>2</w:t>
            </w:r>
            <w:r>
              <w:rPr>
                <w:rFonts w:hint="eastAsia"/>
              </w:rPr>
              <w:t>位小数</w:t>
            </w:r>
          </w:p>
        </w:tc>
      </w:tr>
      <w:tr w:rsidR="000829C4" w14:paraId="6B2CE383" w14:textId="77777777">
        <w:tc>
          <w:tcPr>
            <w:tcW w:w="1561" w:type="dxa"/>
          </w:tcPr>
          <w:p w14:paraId="35B9D8AE" w14:textId="77777777" w:rsidR="000829C4" w:rsidRDefault="00000000">
            <w:r>
              <w:rPr>
                <w:rFonts w:hint="eastAsia"/>
              </w:rPr>
              <w:t>应补（退）税额</w:t>
            </w:r>
          </w:p>
        </w:tc>
        <w:tc>
          <w:tcPr>
            <w:tcW w:w="1110" w:type="dxa"/>
          </w:tcPr>
          <w:p w14:paraId="35BA5B29" w14:textId="77777777" w:rsidR="000829C4" w:rsidRDefault="00000000">
            <w:r>
              <w:rPr>
                <w:rFonts w:hint="eastAsia"/>
              </w:rPr>
              <w:t>数值</w:t>
            </w:r>
          </w:p>
        </w:tc>
        <w:tc>
          <w:tcPr>
            <w:tcW w:w="5757" w:type="dxa"/>
          </w:tcPr>
          <w:p w14:paraId="49480677" w14:textId="77777777" w:rsidR="000829C4" w:rsidRDefault="00000000">
            <w:r>
              <w:rPr>
                <w:rFonts w:hint="eastAsia"/>
              </w:rPr>
              <w:t>千分位显示，保留</w:t>
            </w:r>
            <w:r>
              <w:rPr>
                <w:rFonts w:hint="eastAsia"/>
              </w:rPr>
              <w:t>2</w:t>
            </w:r>
            <w:r>
              <w:rPr>
                <w:rFonts w:hint="eastAsia"/>
              </w:rPr>
              <w:t>位小数</w:t>
            </w:r>
          </w:p>
        </w:tc>
      </w:tr>
      <w:tr w:rsidR="000829C4" w14:paraId="422F6247" w14:textId="77777777">
        <w:tc>
          <w:tcPr>
            <w:tcW w:w="1561" w:type="dxa"/>
          </w:tcPr>
          <w:p w14:paraId="34210217" w14:textId="77777777" w:rsidR="000829C4" w:rsidRDefault="00000000">
            <w:r>
              <w:rPr>
                <w:rFonts w:hint="eastAsia"/>
              </w:rPr>
              <w:t>计算日期</w:t>
            </w:r>
          </w:p>
        </w:tc>
        <w:tc>
          <w:tcPr>
            <w:tcW w:w="1110" w:type="dxa"/>
          </w:tcPr>
          <w:p w14:paraId="7159FC9A" w14:textId="77777777" w:rsidR="000829C4" w:rsidRDefault="00000000">
            <w:r>
              <w:rPr>
                <w:rFonts w:hint="eastAsia"/>
              </w:rPr>
              <w:t>字符</w:t>
            </w:r>
          </w:p>
        </w:tc>
        <w:tc>
          <w:tcPr>
            <w:tcW w:w="5757" w:type="dxa"/>
          </w:tcPr>
          <w:p w14:paraId="243C8E64" w14:textId="77777777" w:rsidR="000829C4" w:rsidRDefault="000829C4"/>
        </w:tc>
      </w:tr>
    </w:tbl>
    <w:p w14:paraId="2EDA105E" w14:textId="77777777" w:rsidR="000829C4" w:rsidRDefault="000829C4"/>
    <w:p w14:paraId="7EB2A011" w14:textId="77777777" w:rsidR="000829C4" w:rsidRDefault="00000000">
      <w:pPr>
        <w:pStyle w:val="3"/>
      </w:pPr>
      <w:bookmarkStart w:id="73" w:name="_Toc389697045"/>
      <w:r>
        <w:rPr>
          <w:rFonts w:hint="eastAsia"/>
        </w:rPr>
        <w:t>印花税汇总查询</w:t>
      </w:r>
      <w:bookmarkEnd w:id="73"/>
    </w:p>
    <w:p w14:paraId="25B395AD" w14:textId="77777777" w:rsidR="000829C4" w:rsidRDefault="00000000">
      <w:pPr>
        <w:pStyle w:val="4"/>
      </w:pPr>
      <w:r>
        <w:rPr>
          <w:rFonts w:hint="eastAsia"/>
        </w:rPr>
        <w:t>功能描述</w:t>
      </w:r>
    </w:p>
    <w:p w14:paraId="7581DE18" w14:textId="77777777" w:rsidR="000829C4" w:rsidRDefault="00000000">
      <w:r>
        <w:rPr>
          <w:rFonts w:hint="eastAsia"/>
        </w:rPr>
        <w:t>本功能为印花税计算汇总查询界面。</w:t>
      </w:r>
    </w:p>
    <w:p w14:paraId="12322D2B" w14:textId="77777777" w:rsidR="000829C4" w:rsidRDefault="00000000">
      <w:pPr>
        <w:pStyle w:val="4"/>
      </w:pPr>
      <w:r>
        <w:rPr>
          <w:rFonts w:hint="eastAsia"/>
        </w:rPr>
        <w:t>原型界面</w:t>
      </w:r>
    </w:p>
    <w:p w14:paraId="29FB7435" w14:textId="77777777" w:rsidR="000829C4" w:rsidRDefault="00000000">
      <w:r>
        <w:rPr>
          <w:noProof/>
        </w:rPr>
        <w:drawing>
          <wp:inline distT="0" distB="0" distL="114300" distR="114300" wp14:anchorId="31DD9A4B" wp14:editId="1D7501AB">
            <wp:extent cx="5266690" cy="2334260"/>
            <wp:effectExtent l="12700" t="12700" r="29210" b="1524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33"/>
                    <a:stretch>
                      <a:fillRect/>
                    </a:stretch>
                  </pic:blipFill>
                  <pic:spPr>
                    <a:xfrm>
                      <a:off x="0" y="0"/>
                      <a:ext cx="5266690" cy="2334260"/>
                    </a:xfrm>
                    <a:prstGeom prst="rect">
                      <a:avLst/>
                    </a:prstGeom>
                    <a:noFill/>
                    <a:ln>
                      <a:solidFill>
                        <a:schemeClr val="tx1"/>
                      </a:solidFill>
                    </a:ln>
                  </pic:spPr>
                </pic:pic>
              </a:graphicData>
            </a:graphic>
          </wp:inline>
        </w:drawing>
      </w:r>
    </w:p>
    <w:p w14:paraId="2EA5E7D4" w14:textId="77777777" w:rsidR="000829C4" w:rsidRDefault="00000000">
      <w:pPr>
        <w:pStyle w:val="4"/>
      </w:pPr>
      <w:r>
        <w:rPr>
          <w:rFonts w:hint="eastAsia"/>
        </w:rPr>
        <w:t>输入列表</w:t>
      </w:r>
    </w:p>
    <w:p w14:paraId="2DBB69F0" w14:textId="77777777" w:rsidR="000829C4" w:rsidRDefault="00000000">
      <w:r>
        <w:rPr>
          <w:rFonts w:hint="eastAsia"/>
        </w:rPr>
        <w:t>查询条件</w:t>
      </w:r>
      <w:r>
        <w:rPr>
          <w:rFonts w:hint="eastAsia"/>
        </w:rPr>
        <w:t>:</w:t>
      </w:r>
    </w:p>
    <w:tbl>
      <w:tblPr>
        <w:tblStyle w:val="ab"/>
        <w:tblW w:w="0" w:type="auto"/>
        <w:tblLook w:val="04A0" w:firstRow="1" w:lastRow="0" w:firstColumn="1" w:lastColumn="0" w:noHBand="0" w:noVBand="1"/>
      </w:tblPr>
      <w:tblGrid>
        <w:gridCol w:w="1520"/>
        <w:gridCol w:w="1085"/>
        <w:gridCol w:w="1065"/>
        <w:gridCol w:w="1393"/>
        <w:gridCol w:w="3233"/>
      </w:tblGrid>
      <w:tr w:rsidR="000829C4" w14:paraId="5564ACD5" w14:textId="77777777">
        <w:tc>
          <w:tcPr>
            <w:tcW w:w="1561" w:type="dxa"/>
            <w:shd w:val="clear" w:color="auto" w:fill="DEEBF6" w:themeFill="accent1" w:themeFillTint="32"/>
          </w:tcPr>
          <w:p w14:paraId="09DBDF54"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53134366"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250D8E80"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1420944D"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40E6129B" w14:textId="77777777" w:rsidR="000829C4" w:rsidRDefault="00000000">
            <w:pPr>
              <w:jc w:val="center"/>
              <w:rPr>
                <w:b/>
                <w:bCs/>
              </w:rPr>
            </w:pPr>
            <w:r>
              <w:rPr>
                <w:rFonts w:hint="eastAsia"/>
                <w:b/>
                <w:bCs/>
              </w:rPr>
              <w:t>备注</w:t>
            </w:r>
          </w:p>
        </w:tc>
      </w:tr>
      <w:tr w:rsidR="000829C4" w14:paraId="70C6783A" w14:textId="77777777">
        <w:tc>
          <w:tcPr>
            <w:tcW w:w="1561" w:type="dxa"/>
          </w:tcPr>
          <w:p w14:paraId="12475022" w14:textId="77777777" w:rsidR="000829C4" w:rsidRDefault="00000000">
            <w:r>
              <w:rPr>
                <w:rFonts w:hint="eastAsia"/>
              </w:rPr>
              <w:t>机构</w:t>
            </w:r>
          </w:p>
        </w:tc>
        <w:tc>
          <w:tcPr>
            <w:tcW w:w="1110" w:type="dxa"/>
          </w:tcPr>
          <w:p w14:paraId="54D9D947" w14:textId="77777777" w:rsidR="000829C4" w:rsidRDefault="00000000">
            <w:pPr>
              <w:jc w:val="center"/>
            </w:pPr>
            <w:r>
              <w:rPr>
                <w:rFonts w:hint="eastAsia"/>
              </w:rPr>
              <w:t>参照</w:t>
            </w:r>
          </w:p>
        </w:tc>
        <w:tc>
          <w:tcPr>
            <w:tcW w:w="1089" w:type="dxa"/>
          </w:tcPr>
          <w:p w14:paraId="44716A16" w14:textId="77777777" w:rsidR="000829C4" w:rsidRDefault="00000000">
            <w:pPr>
              <w:jc w:val="center"/>
            </w:pPr>
            <w:r>
              <w:rPr>
                <w:rFonts w:hint="eastAsia"/>
              </w:rPr>
              <w:t>手动选择</w:t>
            </w:r>
          </w:p>
        </w:tc>
        <w:tc>
          <w:tcPr>
            <w:tcW w:w="1429" w:type="dxa"/>
          </w:tcPr>
          <w:p w14:paraId="4DFF9A0B" w14:textId="77777777" w:rsidR="000829C4" w:rsidRDefault="00000000">
            <w:pPr>
              <w:jc w:val="center"/>
            </w:pPr>
            <w:r>
              <w:rPr>
                <w:rFonts w:hint="eastAsia"/>
              </w:rPr>
              <w:t>否</w:t>
            </w:r>
          </w:p>
        </w:tc>
        <w:tc>
          <w:tcPr>
            <w:tcW w:w="3330" w:type="dxa"/>
          </w:tcPr>
          <w:p w14:paraId="61C57FD8" w14:textId="77777777" w:rsidR="000829C4" w:rsidRDefault="00000000">
            <w:r>
              <w:rPr>
                <w:rFonts w:hint="eastAsia"/>
              </w:rPr>
              <w:t>参照机构，增加用户权限</w:t>
            </w:r>
          </w:p>
        </w:tc>
      </w:tr>
      <w:tr w:rsidR="000829C4" w14:paraId="52B9BE87" w14:textId="77777777">
        <w:tc>
          <w:tcPr>
            <w:tcW w:w="1561" w:type="dxa"/>
          </w:tcPr>
          <w:p w14:paraId="08FF4574" w14:textId="77777777" w:rsidR="000829C4" w:rsidRDefault="00000000">
            <w:r>
              <w:rPr>
                <w:rFonts w:hint="eastAsia"/>
              </w:rPr>
              <w:t>会计月份</w:t>
            </w:r>
          </w:p>
        </w:tc>
        <w:tc>
          <w:tcPr>
            <w:tcW w:w="1110" w:type="dxa"/>
          </w:tcPr>
          <w:p w14:paraId="44183AB2" w14:textId="77777777" w:rsidR="000829C4" w:rsidRDefault="00000000">
            <w:pPr>
              <w:jc w:val="center"/>
            </w:pPr>
            <w:r>
              <w:rPr>
                <w:rFonts w:hint="eastAsia"/>
              </w:rPr>
              <w:t>参照</w:t>
            </w:r>
          </w:p>
        </w:tc>
        <w:tc>
          <w:tcPr>
            <w:tcW w:w="1089" w:type="dxa"/>
          </w:tcPr>
          <w:p w14:paraId="7090AA69" w14:textId="77777777" w:rsidR="000829C4" w:rsidRDefault="00000000">
            <w:pPr>
              <w:jc w:val="center"/>
            </w:pPr>
            <w:r>
              <w:rPr>
                <w:rFonts w:hint="eastAsia"/>
              </w:rPr>
              <w:t>手动选择</w:t>
            </w:r>
          </w:p>
        </w:tc>
        <w:tc>
          <w:tcPr>
            <w:tcW w:w="1429" w:type="dxa"/>
          </w:tcPr>
          <w:p w14:paraId="78E65FA0" w14:textId="77777777" w:rsidR="000829C4" w:rsidRDefault="00000000">
            <w:pPr>
              <w:jc w:val="center"/>
            </w:pPr>
            <w:r>
              <w:rPr>
                <w:rFonts w:hint="eastAsia"/>
              </w:rPr>
              <w:t>否</w:t>
            </w:r>
          </w:p>
        </w:tc>
        <w:tc>
          <w:tcPr>
            <w:tcW w:w="3330" w:type="dxa"/>
          </w:tcPr>
          <w:p w14:paraId="38EF631A" w14:textId="77777777" w:rsidR="000829C4" w:rsidRDefault="00000000">
            <w:r>
              <w:rPr>
                <w:rFonts w:hint="eastAsia"/>
              </w:rPr>
              <w:t>参照会计月份</w:t>
            </w:r>
          </w:p>
        </w:tc>
      </w:tr>
    </w:tbl>
    <w:p w14:paraId="3ACF11F7" w14:textId="77777777" w:rsidR="000829C4" w:rsidRDefault="000829C4"/>
    <w:p w14:paraId="34F1112A" w14:textId="77777777" w:rsidR="000829C4" w:rsidRDefault="00000000">
      <w:pPr>
        <w:pStyle w:val="4"/>
      </w:pPr>
      <w:r>
        <w:rPr>
          <w:rFonts w:hint="eastAsia"/>
        </w:rPr>
        <w:lastRenderedPageBreak/>
        <w:t>业务处理</w:t>
      </w:r>
    </w:p>
    <w:p w14:paraId="1F2C4955" w14:textId="77777777" w:rsidR="000829C4" w:rsidRDefault="00000000">
      <w:pPr>
        <w:pStyle w:val="5"/>
      </w:pPr>
      <w:r>
        <w:rPr>
          <w:rFonts w:hint="eastAsia"/>
        </w:rPr>
        <w:t>业务说明与流程</w:t>
      </w:r>
    </w:p>
    <w:p w14:paraId="010609E4" w14:textId="77777777" w:rsidR="000829C4" w:rsidRDefault="00000000">
      <w:r>
        <w:rPr>
          <w:rFonts w:hint="eastAsia"/>
        </w:rPr>
        <w:t>1</w:t>
      </w:r>
      <w:r>
        <w:rPr>
          <w:rFonts w:hint="eastAsia"/>
        </w:rPr>
        <w:t>、印花税计算完成后，通过本功能查询印花税按税目合计汇总计算结果。</w:t>
      </w:r>
    </w:p>
    <w:p w14:paraId="5FB6124B" w14:textId="77777777" w:rsidR="000829C4" w:rsidRDefault="00000000">
      <w:pPr>
        <w:pStyle w:val="5"/>
      </w:pPr>
      <w:r>
        <w:rPr>
          <w:rFonts w:hint="eastAsia"/>
        </w:rPr>
        <w:t>功能按钮</w:t>
      </w:r>
    </w:p>
    <w:p w14:paraId="66E8B65D" w14:textId="77777777" w:rsidR="000829C4" w:rsidRDefault="00000000">
      <w:pPr>
        <w:numPr>
          <w:ilvl w:val="0"/>
          <w:numId w:val="38"/>
        </w:numPr>
      </w:pPr>
      <w:r>
        <w:rPr>
          <w:rFonts w:hint="eastAsia"/>
        </w:rPr>
        <w:t>【清空】：清空查询条件的值；</w:t>
      </w:r>
    </w:p>
    <w:p w14:paraId="08A90167" w14:textId="77777777" w:rsidR="000829C4" w:rsidRDefault="00000000">
      <w:pPr>
        <w:numPr>
          <w:ilvl w:val="0"/>
          <w:numId w:val="38"/>
        </w:numPr>
      </w:pPr>
      <w:r>
        <w:rPr>
          <w:rFonts w:hint="eastAsia"/>
        </w:rPr>
        <w:t>【查询】：根据查询条件查询显示数据；</w:t>
      </w:r>
    </w:p>
    <w:p w14:paraId="56A78A4F" w14:textId="77777777" w:rsidR="000829C4" w:rsidRDefault="00000000">
      <w:pPr>
        <w:numPr>
          <w:ilvl w:val="0"/>
          <w:numId w:val="38"/>
        </w:numPr>
      </w:pPr>
      <w:r>
        <w:rPr>
          <w:rFonts w:hint="eastAsia"/>
        </w:rPr>
        <w:t>【导出】：导出至</w:t>
      </w:r>
      <w:r>
        <w:rPr>
          <w:rFonts w:hint="eastAsia"/>
        </w:rPr>
        <w:t>EXCEL</w:t>
      </w:r>
      <w:r>
        <w:rPr>
          <w:rFonts w:hint="eastAsia"/>
        </w:rPr>
        <w:t>。</w:t>
      </w:r>
    </w:p>
    <w:p w14:paraId="7471D3E2" w14:textId="77777777" w:rsidR="000829C4" w:rsidRDefault="00000000">
      <w:pPr>
        <w:pStyle w:val="5"/>
      </w:pPr>
      <w:r>
        <w:rPr>
          <w:rFonts w:hint="eastAsia"/>
        </w:rPr>
        <w:t>算法说明</w:t>
      </w:r>
    </w:p>
    <w:p w14:paraId="4DDA877A" w14:textId="77777777" w:rsidR="000829C4" w:rsidRDefault="00000000">
      <w:r>
        <w:rPr>
          <w:rFonts w:hint="eastAsia"/>
        </w:rPr>
        <w:t>无。</w:t>
      </w:r>
    </w:p>
    <w:p w14:paraId="538C2F42" w14:textId="77777777" w:rsidR="000829C4" w:rsidRDefault="00000000">
      <w:pPr>
        <w:pStyle w:val="5"/>
      </w:pPr>
      <w:r>
        <w:rPr>
          <w:rFonts w:hint="eastAsia"/>
        </w:rPr>
        <w:t>逻辑校验</w:t>
      </w:r>
    </w:p>
    <w:p w14:paraId="43FDCBF2" w14:textId="77777777" w:rsidR="000829C4" w:rsidRDefault="00000000">
      <w:r>
        <w:rPr>
          <w:rFonts w:hint="eastAsia"/>
        </w:rPr>
        <w:t>无。</w:t>
      </w:r>
    </w:p>
    <w:p w14:paraId="7A85DC00" w14:textId="77777777" w:rsidR="000829C4" w:rsidRDefault="00000000">
      <w:pPr>
        <w:pStyle w:val="4"/>
      </w:pPr>
      <w:r>
        <w:rPr>
          <w:rFonts w:hint="eastAsia"/>
        </w:rPr>
        <w:t>输出</w:t>
      </w:r>
    </w:p>
    <w:tbl>
      <w:tblPr>
        <w:tblStyle w:val="ab"/>
        <w:tblW w:w="0" w:type="auto"/>
        <w:tblLook w:val="04A0" w:firstRow="1" w:lastRow="0" w:firstColumn="1" w:lastColumn="0" w:noHBand="0" w:noVBand="1"/>
      </w:tblPr>
      <w:tblGrid>
        <w:gridCol w:w="1546"/>
        <w:gridCol w:w="1096"/>
        <w:gridCol w:w="5654"/>
      </w:tblGrid>
      <w:tr w:rsidR="000829C4" w14:paraId="51C9A572" w14:textId="77777777">
        <w:tc>
          <w:tcPr>
            <w:tcW w:w="1561" w:type="dxa"/>
            <w:shd w:val="clear" w:color="auto" w:fill="DEEBF6" w:themeFill="accent1" w:themeFillTint="32"/>
          </w:tcPr>
          <w:p w14:paraId="7C55EB13"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07283A82" w14:textId="77777777" w:rsidR="000829C4" w:rsidRDefault="00000000">
            <w:pPr>
              <w:jc w:val="center"/>
              <w:rPr>
                <w:b/>
                <w:bCs/>
              </w:rPr>
            </w:pPr>
            <w:r>
              <w:rPr>
                <w:rFonts w:hint="eastAsia"/>
                <w:b/>
                <w:bCs/>
              </w:rPr>
              <w:t>字段类型</w:t>
            </w:r>
          </w:p>
        </w:tc>
        <w:tc>
          <w:tcPr>
            <w:tcW w:w="5757" w:type="dxa"/>
            <w:shd w:val="clear" w:color="auto" w:fill="DEEBF6" w:themeFill="accent1" w:themeFillTint="32"/>
          </w:tcPr>
          <w:p w14:paraId="2D59316B" w14:textId="77777777" w:rsidR="000829C4" w:rsidRDefault="00000000">
            <w:pPr>
              <w:jc w:val="center"/>
              <w:rPr>
                <w:b/>
                <w:bCs/>
              </w:rPr>
            </w:pPr>
            <w:r>
              <w:rPr>
                <w:rFonts w:hint="eastAsia"/>
                <w:b/>
                <w:bCs/>
              </w:rPr>
              <w:t>备注</w:t>
            </w:r>
          </w:p>
        </w:tc>
      </w:tr>
      <w:tr w:rsidR="000829C4" w14:paraId="615BBABB" w14:textId="77777777">
        <w:tc>
          <w:tcPr>
            <w:tcW w:w="1561" w:type="dxa"/>
          </w:tcPr>
          <w:p w14:paraId="3FDCDC82" w14:textId="77777777" w:rsidR="000829C4" w:rsidRDefault="00000000">
            <w:r>
              <w:rPr>
                <w:rFonts w:hint="eastAsia"/>
              </w:rPr>
              <w:t>会计月份</w:t>
            </w:r>
          </w:p>
        </w:tc>
        <w:tc>
          <w:tcPr>
            <w:tcW w:w="1110" w:type="dxa"/>
          </w:tcPr>
          <w:p w14:paraId="170435C1" w14:textId="77777777" w:rsidR="000829C4" w:rsidRDefault="00000000">
            <w:r>
              <w:rPr>
                <w:rFonts w:hint="eastAsia"/>
              </w:rPr>
              <w:t>字符</w:t>
            </w:r>
          </w:p>
        </w:tc>
        <w:tc>
          <w:tcPr>
            <w:tcW w:w="5757" w:type="dxa"/>
          </w:tcPr>
          <w:p w14:paraId="178EEE61" w14:textId="77777777" w:rsidR="000829C4" w:rsidRDefault="00000000">
            <w:r>
              <w:rPr>
                <w:rFonts w:hint="eastAsia"/>
              </w:rPr>
              <w:t>计算任务对应期间</w:t>
            </w:r>
          </w:p>
        </w:tc>
      </w:tr>
      <w:tr w:rsidR="000829C4" w14:paraId="20B2DBA9" w14:textId="77777777">
        <w:tc>
          <w:tcPr>
            <w:tcW w:w="1561" w:type="dxa"/>
          </w:tcPr>
          <w:p w14:paraId="17177A51" w14:textId="77777777" w:rsidR="000829C4" w:rsidRDefault="00000000">
            <w:r>
              <w:rPr>
                <w:rFonts w:hint="eastAsia"/>
              </w:rPr>
              <w:t>机构</w:t>
            </w:r>
          </w:p>
        </w:tc>
        <w:tc>
          <w:tcPr>
            <w:tcW w:w="1110" w:type="dxa"/>
          </w:tcPr>
          <w:p w14:paraId="7ABC3BDB" w14:textId="77777777" w:rsidR="000829C4" w:rsidRDefault="00000000">
            <w:r>
              <w:rPr>
                <w:rFonts w:hint="eastAsia"/>
              </w:rPr>
              <w:t>字符</w:t>
            </w:r>
          </w:p>
        </w:tc>
        <w:tc>
          <w:tcPr>
            <w:tcW w:w="5757" w:type="dxa"/>
          </w:tcPr>
          <w:p w14:paraId="225136DF" w14:textId="77777777" w:rsidR="000829C4" w:rsidRDefault="00000000">
            <w:r>
              <w:rPr>
                <w:rFonts w:hint="eastAsia"/>
              </w:rPr>
              <w:t>该计算结果所属机构</w:t>
            </w:r>
          </w:p>
        </w:tc>
      </w:tr>
      <w:tr w:rsidR="000829C4" w14:paraId="07947541" w14:textId="77777777">
        <w:tc>
          <w:tcPr>
            <w:tcW w:w="1561" w:type="dxa"/>
          </w:tcPr>
          <w:p w14:paraId="08A1A349" w14:textId="77777777" w:rsidR="000829C4" w:rsidRDefault="00000000">
            <w:r>
              <w:rPr>
                <w:rFonts w:hint="eastAsia"/>
              </w:rPr>
              <w:t>税目</w:t>
            </w:r>
          </w:p>
        </w:tc>
        <w:tc>
          <w:tcPr>
            <w:tcW w:w="1110" w:type="dxa"/>
          </w:tcPr>
          <w:p w14:paraId="3C01E689" w14:textId="77777777" w:rsidR="000829C4" w:rsidRDefault="00000000">
            <w:r>
              <w:rPr>
                <w:rFonts w:hint="eastAsia"/>
              </w:rPr>
              <w:t>字符</w:t>
            </w:r>
          </w:p>
        </w:tc>
        <w:tc>
          <w:tcPr>
            <w:tcW w:w="5757" w:type="dxa"/>
          </w:tcPr>
          <w:p w14:paraId="2FF5E665" w14:textId="77777777" w:rsidR="000829C4" w:rsidRDefault="00000000">
            <w:r>
              <w:rPr>
                <w:rFonts w:hint="eastAsia"/>
              </w:rPr>
              <w:t>按税目汇总税额，显示对应的税目</w:t>
            </w:r>
          </w:p>
        </w:tc>
      </w:tr>
      <w:tr w:rsidR="000829C4" w14:paraId="0EE732F0" w14:textId="77777777">
        <w:tc>
          <w:tcPr>
            <w:tcW w:w="1561" w:type="dxa"/>
          </w:tcPr>
          <w:p w14:paraId="6562F9CE" w14:textId="77777777" w:rsidR="000829C4" w:rsidRDefault="00000000">
            <w:r>
              <w:rPr>
                <w:rFonts w:hint="eastAsia"/>
              </w:rPr>
              <w:t>应纳税额</w:t>
            </w:r>
          </w:p>
        </w:tc>
        <w:tc>
          <w:tcPr>
            <w:tcW w:w="1110" w:type="dxa"/>
          </w:tcPr>
          <w:p w14:paraId="211640B5" w14:textId="77777777" w:rsidR="000829C4" w:rsidRDefault="00000000">
            <w:r>
              <w:rPr>
                <w:rFonts w:hint="eastAsia"/>
              </w:rPr>
              <w:t>数值</w:t>
            </w:r>
          </w:p>
        </w:tc>
        <w:tc>
          <w:tcPr>
            <w:tcW w:w="5757" w:type="dxa"/>
          </w:tcPr>
          <w:p w14:paraId="6DBD36AB" w14:textId="77777777" w:rsidR="000829C4" w:rsidRDefault="00000000">
            <w:r>
              <w:rPr>
                <w:rFonts w:hint="eastAsia"/>
              </w:rPr>
              <w:t>该机构当前会计月份、税目的应纳税额合计数，千分位显示，保留</w:t>
            </w:r>
            <w:r>
              <w:rPr>
                <w:rFonts w:hint="eastAsia"/>
              </w:rPr>
              <w:t>2</w:t>
            </w:r>
            <w:r>
              <w:rPr>
                <w:rFonts w:hint="eastAsia"/>
              </w:rPr>
              <w:t>位小数</w:t>
            </w:r>
          </w:p>
        </w:tc>
      </w:tr>
      <w:tr w:rsidR="000829C4" w14:paraId="24DE0594" w14:textId="77777777">
        <w:tc>
          <w:tcPr>
            <w:tcW w:w="1561" w:type="dxa"/>
          </w:tcPr>
          <w:p w14:paraId="5699DB8E" w14:textId="77777777" w:rsidR="000829C4" w:rsidRDefault="00000000">
            <w:r>
              <w:rPr>
                <w:rFonts w:hint="eastAsia"/>
              </w:rPr>
              <w:t>预缴</w:t>
            </w:r>
            <w:r>
              <w:rPr>
                <w:rFonts w:hint="eastAsia"/>
              </w:rPr>
              <w:t>/</w:t>
            </w:r>
            <w:r>
              <w:rPr>
                <w:rFonts w:hint="eastAsia"/>
              </w:rPr>
              <w:t>贴花税额</w:t>
            </w:r>
          </w:p>
        </w:tc>
        <w:tc>
          <w:tcPr>
            <w:tcW w:w="1110" w:type="dxa"/>
          </w:tcPr>
          <w:p w14:paraId="6788C388" w14:textId="77777777" w:rsidR="000829C4" w:rsidRDefault="00000000">
            <w:r>
              <w:rPr>
                <w:rFonts w:hint="eastAsia"/>
              </w:rPr>
              <w:t>数值</w:t>
            </w:r>
          </w:p>
        </w:tc>
        <w:tc>
          <w:tcPr>
            <w:tcW w:w="5757" w:type="dxa"/>
          </w:tcPr>
          <w:p w14:paraId="04C2164C" w14:textId="77777777" w:rsidR="000829C4" w:rsidRDefault="00000000">
            <w:r>
              <w:rPr>
                <w:rFonts w:hint="eastAsia"/>
              </w:rPr>
              <w:t>该机构当前会计月份、税目的预缴</w:t>
            </w:r>
            <w:r>
              <w:rPr>
                <w:rFonts w:hint="eastAsia"/>
              </w:rPr>
              <w:t>/</w:t>
            </w:r>
            <w:r>
              <w:rPr>
                <w:rFonts w:hint="eastAsia"/>
              </w:rPr>
              <w:t>贴花税额合计数，千分位显示，保留</w:t>
            </w:r>
            <w:r>
              <w:rPr>
                <w:rFonts w:hint="eastAsia"/>
              </w:rPr>
              <w:t>2</w:t>
            </w:r>
            <w:r>
              <w:rPr>
                <w:rFonts w:hint="eastAsia"/>
              </w:rPr>
              <w:t>位小数</w:t>
            </w:r>
          </w:p>
        </w:tc>
      </w:tr>
      <w:tr w:rsidR="000829C4" w14:paraId="75D6FA04" w14:textId="77777777">
        <w:tc>
          <w:tcPr>
            <w:tcW w:w="1561" w:type="dxa"/>
          </w:tcPr>
          <w:p w14:paraId="7488B96E" w14:textId="77777777" w:rsidR="000829C4" w:rsidRDefault="00000000">
            <w:r>
              <w:rPr>
                <w:rFonts w:hint="eastAsia"/>
              </w:rPr>
              <w:t>减免性质代码</w:t>
            </w:r>
          </w:p>
        </w:tc>
        <w:tc>
          <w:tcPr>
            <w:tcW w:w="1110" w:type="dxa"/>
          </w:tcPr>
          <w:p w14:paraId="3C3EB9C8" w14:textId="77777777" w:rsidR="000829C4" w:rsidRDefault="00000000">
            <w:r>
              <w:rPr>
                <w:rFonts w:hint="eastAsia"/>
              </w:rPr>
              <w:t>字符</w:t>
            </w:r>
          </w:p>
        </w:tc>
        <w:tc>
          <w:tcPr>
            <w:tcW w:w="5757" w:type="dxa"/>
          </w:tcPr>
          <w:p w14:paraId="4D69FB35" w14:textId="77777777" w:rsidR="000829C4" w:rsidRDefault="00000000">
            <w:r>
              <w:rPr>
                <w:rFonts w:hint="eastAsia"/>
              </w:rPr>
              <w:t>该机构当前会计月份、税目适用减免政策对应的减免性质代</w:t>
            </w:r>
            <w:r>
              <w:rPr>
                <w:rFonts w:hint="eastAsia"/>
              </w:rPr>
              <w:lastRenderedPageBreak/>
              <w:t>码</w:t>
            </w:r>
          </w:p>
        </w:tc>
      </w:tr>
      <w:tr w:rsidR="000829C4" w14:paraId="4A1BB6D0" w14:textId="77777777">
        <w:tc>
          <w:tcPr>
            <w:tcW w:w="1561" w:type="dxa"/>
          </w:tcPr>
          <w:p w14:paraId="53425C85" w14:textId="77777777" w:rsidR="000829C4" w:rsidRDefault="00000000">
            <w:r>
              <w:rPr>
                <w:rFonts w:hint="eastAsia"/>
              </w:rPr>
              <w:lastRenderedPageBreak/>
              <w:t>减免项目名称</w:t>
            </w:r>
          </w:p>
        </w:tc>
        <w:tc>
          <w:tcPr>
            <w:tcW w:w="1110" w:type="dxa"/>
          </w:tcPr>
          <w:p w14:paraId="33E437E7" w14:textId="77777777" w:rsidR="000829C4" w:rsidRDefault="00000000">
            <w:r>
              <w:rPr>
                <w:rFonts w:hint="eastAsia"/>
              </w:rPr>
              <w:t>字符</w:t>
            </w:r>
          </w:p>
        </w:tc>
        <w:tc>
          <w:tcPr>
            <w:tcW w:w="5757" w:type="dxa"/>
          </w:tcPr>
          <w:p w14:paraId="55416DBC" w14:textId="77777777" w:rsidR="000829C4" w:rsidRDefault="00000000">
            <w:r>
              <w:rPr>
                <w:rFonts w:hint="eastAsia"/>
              </w:rPr>
              <w:t>该机构当前会计月份、税目适用减免政策对应的减免项目名称</w:t>
            </w:r>
          </w:p>
        </w:tc>
      </w:tr>
      <w:tr w:rsidR="000829C4" w14:paraId="2A5227E0" w14:textId="77777777">
        <w:tc>
          <w:tcPr>
            <w:tcW w:w="1561" w:type="dxa"/>
          </w:tcPr>
          <w:p w14:paraId="24412A86" w14:textId="77777777" w:rsidR="000829C4" w:rsidRDefault="00000000">
            <w:r>
              <w:rPr>
                <w:rFonts w:hint="eastAsia"/>
              </w:rPr>
              <w:t>减免税额</w:t>
            </w:r>
          </w:p>
        </w:tc>
        <w:tc>
          <w:tcPr>
            <w:tcW w:w="1110" w:type="dxa"/>
          </w:tcPr>
          <w:p w14:paraId="73090BCD" w14:textId="77777777" w:rsidR="000829C4" w:rsidRDefault="00000000">
            <w:r>
              <w:rPr>
                <w:rFonts w:hint="eastAsia"/>
              </w:rPr>
              <w:t>数值</w:t>
            </w:r>
          </w:p>
        </w:tc>
        <w:tc>
          <w:tcPr>
            <w:tcW w:w="5757" w:type="dxa"/>
          </w:tcPr>
          <w:p w14:paraId="3D16AF5C" w14:textId="77777777" w:rsidR="000829C4" w:rsidRDefault="00000000">
            <w:r>
              <w:rPr>
                <w:rFonts w:hint="eastAsia"/>
              </w:rPr>
              <w:t>该机构当前会计月份、税目的减免税额合计数，千分位显示，保留</w:t>
            </w:r>
            <w:r>
              <w:rPr>
                <w:rFonts w:hint="eastAsia"/>
              </w:rPr>
              <w:t>2</w:t>
            </w:r>
            <w:r>
              <w:rPr>
                <w:rFonts w:hint="eastAsia"/>
              </w:rPr>
              <w:t>位小数</w:t>
            </w:r>
          </w:p>
        </w:tc>
      </w:tr>
      <w:tr w:rsidR="000829C4" w14:paraId="7A86098C" w14:textId="77777777">
        <w:tc>
          <w:tcPr>
            <w:tcW w:w="1561" w:type="dxa"/>
          </w:tcPr>
          <w:p w14:paraId="2CD092D8" w14:textId="77777777" w:rsidR="000829C4" w:rsidRDefault="00000000">
            <w:r>
              <w:rPr>
                <w:rFonts w:hint="eastAsia"/>
              </w:rPr>
              <w:t>应补（退）税额</w:t>
            </w:r>
          </w:p>
        </w:tc>
        <w:tc>
          <w:tcPr>
            <w:tcW w:w="1110" w:type="dxa"/>
          </w:tcPr>
          <w:p w14:paraId="589E3379" w14:textId="77777777" w:rsidR="000829C4" w:rsidRDefault="00000000">
            <w:r>
              <w:rPr>
                <w:rFonts w:hint="eastAsia"/>
              </w:rPr>
              <w:t>数值</w:t>
            </w:r>
          </w:p>
        </w:tc>
        <w:tc>
          <w:tcPr>
            <w:tcW w:w="5757" w:type="dxa"/>
          </w:tcPr>
          <w:p w14:paraId="48297BFA" w14:textId="77777777" w:rsidR="000829C4" w:rsidRDefault="00000000">
            <w:r>
              <w:rPr>
                <w:rFonts w:hint="eastAsia"/>
              </w:rPr>
              <w:t>该机构当前会计月份、税目的应补（退）税额合计数，千分位显示，保留</w:t>
            </w:r>
            <w:r>
              <w:rPr>
                <w:rFonts w:hint="eastAsia"/>
              </w:rPr>
              <w:t>2</w:t>
            </w:r>
            <w:r>
              <w:rPr>
                <w:rFonts w:hint="eastAsia"/>
              </w:rPr>
              <w:t>位小数</w:t>
            </w:r>
          </w:p>
        </w:tc>
      </w:tr>
    </w:tbl>
    <w:p w14:paraId="03293700" w14:textId="77777777" w:rsidR="000829C4" w:rsidRDefault="00000000">
      <w:pPr>
        <w:pStyle w:val="2"/>
      </w:pPr>
      <w:bookmarkStart w:id="74" w:name="_Toc1960595612"/>
      <w:r>
        <w:rPr>
          <w:rFonts w:hint="eastAsia"/>
        </w:rPr>
        <w:t>计提申报</w:t>
      </w:r>
      <w:bookmarkEnd w:id="74"/>
    </w:p>
    <w:p w14:paraId="5F2FA748" w14:textId="77777777" w:rsidR="000829C4" w:rsidRDefault="00000000">
      <w:pPr>
        <w:pStyle w:val="3"/>
      </w:pPr>
      <w:bookmarkStart w:id="75" w:name="_Toc16996"/>
      <w:bookmarkStart w:id="76" w:name="_Toc28864"/>
      <w:bookmarkStart w:id="77" w:name="_Toc741371316"/>
      <w:r>
        <w:rPr>
          <w:rFonts w:hint="eastAsia"/>
        </w:rPr>
        <w:t>印花税计提</w:t>
      </w:r>
      <w:bookmarkEnd w:id="75"/>
      <w:bookmarkEnd w:id="76"/>
      <w:bookmarkEnd w:id="77"/>
    </w:p>
    <w:p w14:paraId="42315C69" w14:textId="77777777" w:rsidR="000829C4" w:rsidRDefault="00000000">
      <w:pPr>
        <w:pStyle w:val="4"/>
      </w:pPr>
      <w:r>
        <w:rPr>
          <w:rFonts w:hint="eastAsia"/>
        </w:rPr>
        <w:t>功能描述</w:t>
      </w:r>
    </w:p>
    <w:p w14:paraId="7AB2FE29" w14:textId="77777777" w:rsidR="000829C4" w:rsidRDefault="00000000">
      <w:r>
        <w:rPr>
          <w:rFonts w:hint="eastAsia"/>
        </w:rPr>
        <w:t>本功能为印花税计提管理流程。</w:t>
      </w:r>
    </w:p>
    <w:p w14:paraId="3FCD58D1" w14:textId="77777777" w:rsidR="000829C4" w:rsidRDefault="00000000">
      <w:pPr>
        <w:pStyle w:val="4"/>
      </w:pPr>
      <w:r>
        <w:rPr>
          <w:rFonts w:hint="eastAsia"/>
        </w:rPr>
        <w:t>原型界面</w:t>
      </w:r>
    </w:p>
    <w:p w14:paraId="43D50F62" w14:textId="77777777" w:rsidR="000829C4" w:rsidRDefault="00000000">
      <w:r>
        <w:rPr>
          <w:rFonts w:hint="eastAsia"/>
        </w:rPr>
        <w:t>列表界面：</w:t>
      </w:r>
    </w:p>
    <w:p w14:paraId="5FBC0B0D" w14:textId="77777777" w:rsidR="000829C4" w:rsidRDefault="00000000">
      <w:r>
        <w:rPr>
          <w:noProof/>
        </w:rPr>
        <w:drawing>
          <wp:inline distT="0" distB="0" distL="114300" distR="114300" wp14:anchorId="2CCDCF78" wp14:editId="6E9CF9F8">
            <wp:extent cx="5274310" cy="2317750"/>
            <wp:effectExtent l="0" t="0" r="8890" b="19050"/>
            <wp:docPr id="2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16"/>
                    <pic:cNvPicPr>
                      <a:picLocks noChangeAspect="1"/>
                    </pic:cNvPicPr>
                  </pic:nvPicPr>
                  <pic:blipFill>
                    <a:blip r:embed="rId34"/>
                    <a:stretch>
                      <a:fillRect/>
                    </a:stretch>
                  </pic:blipFill>
                  <pic:spPr>
                    <a:xfrm>
                      <a:off x="0" y="0"/>
                      <a:ext cx="5274310" cy="2317750"/>
                    </a:xfrm>
                    <a:prstGeom prst="rect">
                      <a:avLst/>
                    </a:prstGeom>
                    <a:noFill/>
                    <a:ln>
                      <a:noFill/>
                    </a:ln>
                  </pic:spPr>
                </pic:pic>
              </a:graphicData>
            </a:graphic>
          </wp:inline>
        </w:drawing>
      </w:r>
    </w:p>
    <w:p w14:paraId="4C00D381" w14:textId="77777777" w:rsidR="000829C4" w:rsidRDefault="00000000">
      <w:r>
        <w:rPr>
          <w:rFonts w:hint="eastAsia"/>
        </w:rPr>
        <w:t>任务卡片：</w:t>
      </w:r>
    </w:p>
    <w:p w14:paraId="56BED746" w14:textId="77777777" w:rsidR="000829C4" w:rsidRDefault="00000000">
      <w:r>
        <w:rPr>
          <w:noProof/>
        </w:rPr>
        <w:lastRenderedPageBreak/>
        <w:drawing>
          <wp:inline distT="0" distB="0" distL="114300" distR="114300" wp14:anchorId="172E94F5" wp14:editId="71154A33">
            <wp:extent cx="5267325" cy="1260475"/>
            <wp:effectExtent l="0" t="0" r="15875" b="9525"/>
            <wp:docPr id="24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17"/>
                    <pic:cNvPicPr>
                      <a:picLocks noChangeAspect="1"/>
                    </pic:cNvPicPr>
                  </pic:nvPicPr>
                  <pic:blipFill>
                    <a:blip r:embed="rId35"/>
                    <a:stretch>
                      <a:fillRect/>
                    </a:stretch>
                  </pic:blipFill>
                  <pic:spPr>
                    <a:xfrm>
                      <a:off x="0" y="0"/>
                      <a:ext cx="5267325" cy="1260475"/>
                    </a:xfrm>
                    <a:prstGeom prst="rect">
                      <a:avLst/>
                    </a:prstGeom>
                    <a:noFill/>
                    <a:ln>
                      <a:noFill/>
                    </a:ln>
                  </pic:spPr>
                </pic:pic>
              </a:graphicData>
            </a:graphic>
          </wp:inline>
        </w:drawing>
      </w:r>
    </w:p>
    <w:p w14:paraId="72558958" w14:textId="77777777" w:rsidR="000829C4" w:rsidRDefault="00000000">
      <w:r>
        <w:rPr>
          <w:rFonts w:hint="eastAsia"/>
        </w:rPr>
        <w:t>准备界面：</w:t>
      </w:r>
    </w:p>
    <w:p w14:paraId="5682EAE8" w14:textId="77777777" w:rsidR="000829C4" w:rsidRDefault="00000000">
      <w:r>
        <w:rPr>
          <w:noProof/>
        </w:rPr>
        <w:drawing>
          <wp:inline distT="0" distB="0" distL="114300" distR="114300" wp14:anchorId="58CC8681" wp14:editId="3950E5FF">
            <wp:extent cx="5269865" cy="2294890"/>
            <wp:effectExtent l="0" t="0" r="13335" b="16510"/>
            <wp:docPr id="25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3"/>
                    <pic:cNvPicPr>
                      <a:picLocks noChangeAspect="1"/>
                    </pic:cNvPicPr>
                  </pic:nvPicPr>
                  <pic:blipFill>
                    <a:blip r:embed="rId36"/>
                    <a:stretch>
                      <a:fillRect/>
                    </a:stretch>
                  </pic:blipFill>
                  <pic:spPr>
                    <a:xfrm>
                      <a:off x="0" y="0"/>
                      <a:ext cx="5269865" cy="2294890"/>
                    </a:xfrm>
                    <a:prstGeom prst="rect">
                      <a:avLst/>
                    </a:prstGeom>
                    <a:noFill/>
                    <a:ln>
                      <a:noFill/>
                    </a:ln>
                  </pic:spPr>
                </pic:pic>
              </a:graphicData>
            </a:graphic>
          </wp:inline>
        </w:drawing>
      </w:r>
    </w:p>
    <w:p w14:paraId="777A9C85" w14:textId="77777777" w:rsidR="000829C4" w:rsidRDefault="00000000">
      <w:r>
        <w:rPr>
          <w:rFonts w:hint="eastAsia"/>
        </w:rPr>
        <w:t>计算界面：</w:t>
      </w:r>
    </w:p>
    <w:p w14:paraId="35D39D24" w14:textId="77777777" w:rsidR="000829C4" w:rsidRDefault="00000000">
      <w:r>
        <w:rPr>
          <w:noProof/>
        </w:rPr>
        <w:drawing>
          <wp:inline distT="0" distB="0" distL="114300" distR="114300" wp14:anchorId="6F942706" wp14:editId="21AA04A5">
            <wp:extent cx="5274310" cy="2303780"/>
            <wp:effectExtent l="0" t="0" r="8890" b="7620"/>
            <wp:docPr id="24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19"/>
                    <pic:cNvPicPr>
                      <a:picLocks noChangeAspect="1"/>
                    </pic:cNvPicPr>
                  </pic:nvPicPr>
                  <pic:blipFill>
                    <a:blip r:embed="rId37"/>
                    <a:stretch>
                      <a:fillRect/>
                    </a:stretch>
                  </pic:blipFill>
                  <pic:spPr>
                    <a:xfrm>
                      <a:off x="0" y="0"/>
                      <a:ext cx="5274310" cy="2303780"/>
                    </a:xfrm>
                    <a:prstGeom prst="rect">
                      <a:avLst/>
                    </a:prstGeom>
                    <a:noFill/>
                    <a:ln>
                      <a:noFill/>
                    </a:ln>
                  </pic:spPr>
                </pic:pic>
              </a:graphicData>
            </a:graphic>
          </wp:inline>
        </w:drawing>
      </w:r>
    </w:p>
    <w:p w14:paraId="12404D9D" w14:textId="77777777" w:rsidR="000829C4" w:rsidRDefault="00000000">
      <w:r>
        <w:rPr>
          <w:rFonts w:hint="eastAsia"/>
        </w:rPr>
        <w:t>计提完成：</w:t>
      </w:r>
    </w:p>
    <w:p w14:paraId="47EE4A37" w14:textId="77777777" w:rsidR="000829C4" w:rsidRDefault="00000000">
      <w:r>
        <w:rPr>
          <w:noProof/>
        </w:rPr>
        <w:drawing>
          <wp:inline distT="0" distB="0" distL="114300" distR="114300" wp14:anchorId="12810456" wp14:editId="7A901B46">
            <wp:extent cx="5270500" cy="982345"/>
            <wp:effectExtent l="0" t="0" r="12700" b="8255"/>
            <wp:docPr id="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8"/>
                    <pic:cNvPicPr>
                      <a:picLocks noChangeAspect="1"/>
                    </pic:cNvPicPr>
                  </pic:nvPicPr>
                  <pic:blipFill>
                    <a:blip r:embed="rId38"/>
                    <a:stretch>
                      <a:fillRect/>
                    </a:stretch>
                  </pic:blipFill>
                  <pic:spPr>
                    <a:xfrm>
                      <a:off x="0" y="0"/>
                      <a:ext cx="5270500" cy="982345"/>
                    </a:xfrm>
                    <a:prstGeom prst="rect">
                      <a:avLst/>
                    </a:prstGeom>
                    <a:noFill/>
                    <a:ln>
                      <a:noFill/>
                    </a:ln>
                  </pic:spPr>
                </pic:pic>
              </a:graphicData>
            </a:graphic>
          </wp:inline>
        </w:drawing>
      </w:r>
    </w:p>
    <w:p w14:paraId="1BA1F314" w14:textId="77777777" w:rsidR="000829C4" w:rsidRDefault="00000000">
      <w:pPr>
        <w:pStyle w:val="4"/>
      </w:pPr>
      <w:r>
        <w:rPr>
          <w:rFonts w:hint="eastAsia"/>
        </w:rPr>
        <w:lastRenderedPageBreak/>
        <w:t>输入列表</w:t>
      </w:r>
    </w:p>
    <w:p w14:paraId="2EF70A9A" w14:textId="77777777" w:rsidR="000829C4" w:rsidRDefault="00000000">
      <w:r>
        <w:rPr>
          <w:rFonts w:hint="eastAsia"/>
        </w:rPr>
        <w:t>查询条件：</w:t>
      </w:r>
    </w:p>
    <w:tbl>
      <w:tblPr>
        <w:tblStyle w:val="ab"/>
        <w:tblW w:w="8764" w:type="dxa"/>
        <w:tblLayout w:type="fixed"/>
        <w:tblLook w:val="04A0" w:firstRow="1" w:lastRow="0" w:firstColumn="1" w:lastColumn="0" w:noHBand="0" w:noVBand="1"/>
      </w:tblPr>
      <w:tblGrid>
        <w:gridCol w:w="1105"/>
        <w:gridCol w:w="1157"/>
        <w:gridCol w:w="1100"/>
        <w:gridCol w:w="1138"/>
        <w:gridCol w:w="4264"/>
      </w:tblGrid>
      <w:tr w:rsidR="000829C4" w14:paraId="454126DA" w14:textId="77777777">
        <w:tc>
          <w:tcPr>
            <w:tcW w:w="1105" w:type="dxa"/>
            <w:shd w:val="clear" w:color="auto" w:fill="DEEBF6" w:themeFill="accent1" w:themeFillTint="32"/>
          </w:tcPr>
          <w:p w14:paraId="565E8299" w14:textId="77777777" w:rsidR="000829C4" w:rsidRDefault="00000000">
            <w:pPr>
              <w:jc w:val="center"/>
              <w:rPr>
                <w:b/>
                <w:bCs/>
                <w:szCs w:val="21"/>
              </w:rPr>
            </w:pPr>
            <w:r>
              <w:rPr>
                <w:rFonts w:hint="eastAsia"/>
                <w:b/>
                <w:bCs/>
                <w:szCs w:val="21"/>
              </w:rPr>
              <w:t>字段名称</w:t>
            </w:r>
          </w:p>
        </w:tc>
        <w:tc>
          <w:tcPr>
            <w:tcW w:w="1157" w:type="dxa"/>
            <w:shd w:val="clear" w:color="auto" w:fill="DEEBF6" w:themeFill="accent1" w:themeFillTint="32"/>
          </w:tcPr>
          <w:p w14:paraId="02C4FA75" w14:textId="77777777" w:rsidR="000829C4" w:rsidRDefault="00000000">
            <w:pPr>
              <w:jc w:val="center"/>
              <w:rPr>
                <w:b/>
                <w:bCs/>
                <w:szCs w:val="21"/>
              </w:rPr>
            </w:pPr>
            <w:r>
              <w:rPr>
                <w:rFonts w:hint="eastAsia"/>
                <w:b/>
                <w:bCs/>
                <w:szCs w:val="21"/>
              </w:rPr>
              <w:t>字段类型</w:t>
            </w:r>
          </w:p>
        </w:tc>
        <w:tc>
          <w:tcPr>
            <w:tcW w:w="1100" w:type="dxa"/>
            <w:shd w:val="clear" w:color="auto" w:fill="DEEBF6" w:themeFill="accent1" w:themeFillTint="32"/>
          </w:tcPr>
          <w:p w14:paraId="59C909EF" w14:textId="77777777" w:rsidR="000829C4" w:rsidRDefault="00000000">
            <w:pPr>
              <w:jc w:val="center"/>
              <w:rPr>
                <w:b/>
                <w:bCs/>
                <w:szCs w:val="21"/>
              </w:rPr>
            </w:pPr>
            <w:r>
              <w:rPr>
                <w:rFonts w:hint="eastAsia"/>
                <w:b/>
                <w:bCs/>
                <w:szCs w:val="21"/>
              </w:rPr>
              <w:t>录入方式</w:t>
            </w:r>
          </w:p>
        </w:tc>
        <w:tc>
          <w:tcPr>
            <w:tcW w:w="1138" w:type="dxa"/>
            <w:shd w:val="clear" w:color="auto" w:fill="DEEBF6" w:themeFill="accent1" w:themeFillTint="32"/>
          </w:tcPr>
          <w:p w14:paraId="108EEED8" w14:textId="77777777" w:rsidR="000829C4" w:rsidRDefault="00000000">
            <w:pPr>
              <w:jc w:val="center"/>
              <w:rPr>
                <w:b/>
                <w:bCs/>
                <w:szCs w:val="21"/>
              </w:rPr>
            </w:pPr>
            <w:r>
              <w:rPr>
                <w:rFonts w:hint="eastAsia"/>
                <w:b/>
                <w:bCs/>
                <w:szCs w:val="21"/>
              </w:rPr>
              <w:t>是否必录</w:t>
            </w:r>
          </w:p>
        </w:tc>
        <w:tc>
          <w:tcPr>
            <w:tcW w:w="4264" w:type="dxa"/>
            <w:shd w:val="clear" w:color="auto" w:fill="DEEBF6" w:themeFill="accent1" w:themeFillTint="32"/>
          </w:tcPr>
          <w:p w14:paraId="566D96DB" w14:textId="77777777" w:rsidR="000829C4" w:rsidRDefault="00000000">
            <w:pPr>
              <w:jc w:val="center"/>
              <w:rPr>
                <w:b/>
                <w:bCs/>
                <w:szCs w:val="21"/>
              </w:rPr>
            </w:pPr>
            <w:r>
              <w:rPr>
                <w:rFonts w:hint="eastAsia"/>
                <w:b/>
                <w:bCs/>
                <w:szCs w:val="21"/>
              </w:rPr>
              <w:t>备注</w:t>
            </w:r>
          </w:p>
        </w:tc>
      </w:tr>
      <w:tr w:rsidR="000829C4" w14:paraId="555BBE3B" w14:textId="77777777">
        <w:tc>
          <w:tcPr>
            <w:tcW w:w="1105" w:type="dxa"/>
          </w:tcPr>
          <w:p w14:paraId="6F7C441F" w14:textId="77777777" w:rsidR="000829C4" w:rsidRDefault="00000000">
            <w:pPr>
              <w:rPr>
                <w:szCs w:val="21"/>
              </w:rPr>
            </w:pPr>
            <w:r>
              <w:rPr>
                <w:rFonts w:hint="eastAsia"/>
                <w:szCs w:val="21"/>
              </w:rPr>
              <w:t>纳税主体</w:t>
            </w:r>
          </w:p>
        </w:tc>
        <w:tc>
          <w:tcPr>
            <w:tcW w:w="1157" w:type="dxa"/>
          </w:tcPr>
          <w:p w14:paraId="0D4E4BAE" w14:textId="77777777" w:rsidR="000829C4" w:rsidRDefault="00000000">
            <w:pPr>
              <w:jc w:val="center"/>
              <w:rPr>
                <w:szCs w:val="21"/>
              </w:rPr>
            </w:pPr>
            <w:r>
              <w:rPr>
                <w:rFonts w:hint="eastAsia"/>
                <w:szCs w:val="21"/>
              </w:rPr>
              <w:t>参照</w:t>
            </w:r>
          </w:p>
        </w:tc>
        <w:tc>
          <w:tcPr>
            <w:tcW w:w="1100" w:type="dxa"/>
          </w:tcPr>
          <w:p w14:paraId="0FBA13C7" w14:textId="77777777" w:rsidR="000829C4" w:rsidRDefault="00000000">
            <w:pPr>
              <w:jc w:val="center"/>
              <w:rPr>
                <w:szCs w:val="21"/>
              </w:rPr>
            </w:pPr>
            <w:r>
              <w:rPr>
                <w:rFonts w:hint="eastAsia"/>
                <w:szCs w:val="21"/>
              </w:rPr>
              <w:t>手动选择</w:t>
            </w:r>
          </w:p>
        </w:tc>
        <w:tc>
          <w:tcPr>
            <w:tcW w:w="1138" w:type="dxa"/>
          </w:tcPr>
          <w:p w14:paraId="70956A4B" w14:textId="77777777" w:rsidR="000829C4" w:rsidRDefault="00000000">
            <w:pPr>
              <w:jc w:val="center"/>
              <w:rPr>
                <w:szCs w:val="21"/>
              </w:rPr>
            </w:pPr>
            <w:r>
              <w:rPr>
                <w:rFonts w:hint="eastAsia"/>
                <w:szCs w:val="21"/>
              </w:rPr>
              <w:t>否</w:t>
            </w:r>
          </w:p>
        </w:tc>
        <w:tc>
          <w:tcPr>
            <w:tcW w:w="4264" w:type="dxa"/>
          </w:tcPr>
          <w:p w14:paraId="2F1BB782" w14:textId="77777777" w:rsidR="000829C4" w:rsidRDefault="00000000">
            <w:pPr>
              <w:rPr>
                <w:szCs w:val="21"/>
              </w:rPr>
            </w:pPr>
            <w:r>
              <w:rPr>
                <w:rFonts w:hint="eastAsia"/>
                <w:szCs w:val="21"/>
              </w:rPr>
              <w:t>参照纳税主体档案，增加数据权限</w:t>
            </w:r>
          </w:p>
        </w:tc>
      </w:tr>
      <w:tr w:rsidR="000829C4" w14:paraId="52656504" w14:textId="77777777">
        <w:tc>
          <w:tcPr>
            <w:tcW w:w="1105" w:type="dxa"/>
          </w:tcPr>
          <w:p w14:paraId="3B9DCCA1" w14:textId="77777777" w:rsidR="000829C4" w:rsidRDefault="00000000">
            <w:pPr>
              <w:rPr>
                <w:szCs w:val="21"/>
              </w:rPr>
            </w:pPr>
            <w:r>
              <w:rPr>
                <w:rFonts w:hint="eastAsia"/>
                <w:szCs w:val="21"/>
              </w:rPr>
              <w:t>计提期间</w:t>
            </w:r>
          </w:p>
        </w:tc>
        <w:tc>
          <w:tcPr>
            <w:tcW w:w="1157" w:type="dxa"/>
          </w:tcPr>
          <w:p w14:paraId="2FC0053F" w14:textId="77777777" w:rsidR="000829C4" w:rsidRDefault="00000000">
            <w:pPr>
              <w:jc w:val="center"/>
              <w:rPr>
                <w:szCs w:val="21"/>
              </w:rPr>
            </w:pPr>
            <w:r>
              <w:rPr>
                <w:rFonts w:hint="eastAsia"/>
                <w:szCs w:val="21"/>
              </w:rPr>
              <w:t>参照</w:t>
            </w:r>
          </w:p>
        </w:tc>
        <w:tc>
          <w:tcPr>
            <w:tcW w:w="1100" w:type="dxa"/>
          </w:tcPr>
          <w:p w14:paraId="749603AC" w14:textId="77777777" w:rsidR="000829C4" w:rsidRDefault="00000000">
            <w:pPr>
              <w:jc w:val="center"/>
              <w:rPr>
                <w:szCs w:val="21"/>
              </w:rPr>
            </w:pPr>
            <w:r>
              <w:rPr>
                <w:rFonts w:hint="eastAsia"/>
                <w:szCs w:val="21"/>
              </w:rPr>
              <w:t>手动选择</w:t>
            </w:r>
          </w:p>
        </w:tc>
        <w:tc>
          <w:tcPr>
            <w:tcW w:w="1138" w:type="dxa"/>
          </w:tcPr>
          <w:p w14:paraId="3A17C9C2" w14:textId="77777777" w:rsidR="000829C4" w:rsidRDefault="00000000">
            <w:pPr>
              <w:jc w:val="center"/>
              <w:rPr>
                <w:szCs w:val="21"/>
              </w:rPr>
            </w:pPr>
            <w:r>
              <w:rPr>
                <w:rFonts w:hint="eastAsia"/>
                <w:szCs w:val="21"/>
              </w:rPr>
              <w:t>否</w:t>
            </w:r>
          </w:p>
        </w:tc>
        <w:tc>
          <w:tcPr>
            <w:tcW w:w="4264" w:type="dxa"/>
          </w:tcPr>
          <w:p w14:paraId="3DA3DD16" w14:textId="77777777" w:rsidR="000829C4" w:rsidRDefault="00000000">
            <w:pPr>
              <w:rPr>
                <w:szCs w:val="21"/>
              </w:rPr>
            </w:pPr>
            <w:r>
              <w:rPr>
                <w:rFonts w:hint="eastAsia"/>
                <w:szCs w:val="21"/>
              </w:rPr>
              <w:t>参照税务日历中所选纳税主体印花税的计提日历</w:t>
            </w:r>
          </w:p>
        </w:tc>
      </w:tr>
    </w:tbl>
    <w:p w14:paraId="16E123FF" w14:textId="77777777" w:rsidR="000829C4" w:rsidRDefault="000829C4"/>
    <w:p w14:paraId="562EA36F" w14:textId="77777777" w:rsidR="000829C4" w:rsidRDefault="00000000">
      <w:r>
        <w:rPr>
          <w:rFonts w:hint="eastAsia"/>
        </w:rPr>
        <w:t>新增计提任务卡片字段：</w:t>
      </w:r>
    </w:p>
    <w:tbl>
      <w:tblPr>
        <w:tblStyle w:val="ab"/>
        <w:tblW w:w="0" w:type="auto"/>
        <w:tblLook w:val="04A0" w:firstRow="1" w:lastRow="0" w:firstColumn="1" w:lastColumn="0" w:noHBand="0" w:noVBand="1"/>
      </w:tblPr>
      <w:tblGrid>
        <w:gridCol w:w="1520"/>
        <w:gridCol w:w="1085"/>
        <w:gridCol w:w="1065"/>
        <w:gridCol w:w="1393"/>
        <w:gridCol w:w="3233"/>
      </w:tblGrid>
      <w:tr w:rsidR="000829C4" w14:paraId="30DCA694" w14:textId="77777777">
        <w:tc>
          <w:tcPr>
            <w:tcW w:w="1561" w:type="dxa"/>
            <w:shd w:val="clear" w:color="auto" w:fill="DEEBF6" w:themeFill="accent1" w:themeFillTint="32"/>
          </w:tcPr>
          <w:p w14:paraId="5640C332"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0D8D4842"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0019BF75"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76D296CF"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07F082F5" w14:textId="77777777" w:rsidR="000829C4" w:rsidRDefault="00000000">
            <w:pPr>
              <w:jc w:val="center"/>
              <w:rPr>
                <w:b/>
                <w:bCs/>
              </w:rPr>
            </w:pPr>
            <w:r>
              <w:rPr>
                <w:rFonts w:hint="eastAsia"/>
                <w:b/>
                <w:bCs/>
              </w:rPr>
              <w:t>备注</w:t>
            </w:r>
          </w:p>
        </w:tc>
      </w:tr>
      <w:tr w:rsidR="000829C4" w14:paraId="252F0C96" w14:textId="77777777">
        <w:tc>
          <w:tcPr>
            <w:tcW w:w="1561" w:type="dxa"/>
          </w:tcPr>
          <w:p w14:paraId="1BEF50BD" w14:textId="77777777" w:rsidR="000829C4" w:rsidRDefault="00000000">
            <w:r>
              <w:rPr>
                <w:rFonts w:hint="eastAsia"/>
              </w:rPr>
              <w:t>纳税主体</w:t>
            </w:r>
          </w:p>
        </w:tc>
        <w:tc>
          <w:tcPr>
            <w:tcW w:w="1110" w:type="dxa"/>
          </w:tcPr>
          <w:p w14:paraId="46F91563" w14:textId="77777777" w:rsidR="000829C4" w:rsidRDefault="00000000">
            <w:pPr>
              <w:jc w:val="center"/>
            </w:pPr>
            <w:r>
              <w:rPr>
                <w:rFonts w:hint="eastAsia"/>
              </w:rPr>
              <w:t>参照</w:t>
            </w:r>
          </w:p>
        </w:tc>
        <w:tc>
          <w:tcPr>
            <w:tcW w:w="1089" w:type="dxa"/>
          </w:tcPr>
          <w:p w14:paraId="5CB64FAE" w14:textId="77777777" w:rsidR="000829C4" w:rsidRDefault="00000000">
            <w:pPr>
              <w:jc w:val="center"/>
            </w:pPr>
            <w:r>
              <w:rPr>
                <w:rFonts w:hint="eastAsia"/>
              </w:rPr>
              <w:t>手动选择</w:t>
            </w:r>
          </w:p>
        </w:tc>
        <w:tc>
          <w:tcPr>
            <w:tcW w:w="1429" w:type="dxa"/>
          </w:tcPr>
          <w:p w14:paraId="591BA272" w14:textId="77777777" w:rsidR="000829C4" w:rsidRDefault="00000000">
            <w:pPr>
              <w:jc w:val="center"/>
            </w:pPr>
            <w:r>
              <w:rPr>
                <w:rFonts w:hint="eastAsia"/>
              </w:rPr>
              <w:t>是</w:t>
            </w:r>
          </w:p>
        </w:tc>
        <w:tc>
          <w:tcPr>
            <w:tcW w:w="3330" w:type="dxa"/>
          </w:tcPr>
          <w:p w14:paraId="1433E042" w14:textId="77777777" w:rsidR="000829C4" w:rsidRDefault="00000000">
            <w:r>
              <w:rPr>
                <w:rFonts w:hint="eastAsia"/>
              </w:rPr>
              <w:t>选择启用印花税计提的纳税主体增加用户组织权限。</w:t>
            </w:r>
          </w:p>
        </w:tc>
      </w:tr>
      <w:tr w:rsidR="000829C4" w14:paraId="0A971E22" w14:textId="77777777">
        <w:tc>
          <w:tcPr>
            <w:tcW w:w="1561" w:type="dxa"/>
          </w:tcPr>
          <w:p w14:paraId="19028A58" w14:textId="77777777" w:rsidR="000829C4" w:rsidRDefault="00000000">
            <w:r>
              <w:rPr>
                <w:rFonts w:hint="eastAsia"/>
              </w:rPr>
              <w:t>计提期间</w:t>
            </w:r>
          </w:p>
        </w:tc>
        <w:tc>
          <w:tcPr>
            <w:tcW w:w="1110" w:type="dxa"/>
          </w:tcPr>
          <w:p w14:paraId="1182201F" w14:textId="77777777" w:rsidR="000829C4" w:rsidRDefault="00000000">
            <w:pPr>
              <w:jc w:val="center"/>
            </w:pPr>
            <w:r>
              <w:rPr>
                <w:rFonts w:hint="eastAsia"/>
              </w:rPr>
              <w:t>参照</w:t>
            </w:r>
          </w:p>
        </w:tc>
        <w:tc>
          <w:tcPr>
            <w:tcW w:w="1089" w:type="dxa"/>
          </w:tcPr>
          <w:p w14:paraId="48170A0C" w14:textId="77777777" w:rsidR="000829C4" w:rsidRDefault="00000000">
            <w:pPr>
              <w:jc w:val="center"/>
            </w:pPr>
            <w:r>
              <w:rPr>
                <w:rFonts w:hint="eastAsia"/>
              </w:rPr>
              <w:t>手动选择</w:t>
            </w:r>
          </w:p>
        </w:tc>
        <w:tc>
          <w:tcPr>
            <w:tcW w:w="1429" w:type="dxa"/>
          </w:tcPr>
          <w:p w14:paraId="36E93E75" w14:textId="77777777" w:rsidR="000829C4" w:rsidRDefault="00000000">
            <w:pPr>
              <w:jc w:val="center"/>
            </w:pPr>
            <w:r>
              <w:rPr>
                <w:rFonts w:hint="eastAsia"/>
              </w:rPr>
              <w:t>是</w:t>
            </w:r>
          </w:p>
        </w:tc>
        <w:tc>
          <w:tcPr>
            <w:tcW w:w="3330" w:type="dxa"/>
          </w:tcPr>
          <w:p w14:paraId="2D0DEF03" w14:textId="77777777" w:rsidR="000829C4" w:rsidRDefault="00000000">
            <w:r>
              <w:rPr>
                <w:rFonts w:hint="eastAsia"/>
              </w:rPr>
              <w:t>参照税务日历中所选纳税主体印花税的计提日历</w:t>
            </w:r>
          </w:p>
        </w:tc>
      </w:tr>
      <w:tr w:rsidR="000829C4" w14:paraId="333A82C8" w14:textId="77777777">
        <w:tc>
          <w:tcPr>
            <w:tcW w:w="1561" w:type="dxa"/>
          </w:tcPr>
          <w:p w14:paraId="626BC23C" w14:textId="77777777" w:rsidR="000829C4" w:rsidRDefault="00000000">
            <w:r>
              <w:rPr>
                <w:rFonts w:hint="eastAsia"/>
              </w:rPr>
              <w:t>计提开始日期</w:t>
            </w:r>
          </w:p>
        </w:tc>
        <w:tc>
          <w:tcPr>
            <w:tcW w:w="1110" w:type="dxa"/>
          </w:tcPr>
          <w:p w14:paraId="5B07675D" w14:textId="77777777" w:rsidR="000829C4" w:rsidRDefault="00000000">
            <w:pPr>
              <w:jc w:val="center"/>
            </w:pPr>
            <w:r>
              <w:rPr>
                <w:rFonts w:hint="eastAsia"/>
              </w:rPr>
              <w:t>字符</w:t>
            </w:r>
          </w:p>
        </w:tc>
        <w:tc>
          <w:tcPr>
            <w:tcW w:w="1089" w:type="dxa"/>
          </w:tcPr>
          <w:p w14:paraId="46154662" w14:textId="77777777" w:rsidR="000829C4" w:rsidRDefault="00000000">
            <w:pPr>
              <w:jc w:val="center"/>
            </w:pPr>
            <w:r>
              <w:rPr>
                <w:rFonts w:hint="eastAsia"/>
              </w:rPr>
              <w:t>自动带出</w:t>
            </w:r>
          </w:p>
        </w:tc>
        <w:tc>
          <w:tcPr>
            <w:tcW w:w="1429" w:type="dxa"/>
          </w:tcPr>
          <w:p w14:paraId="3939F126" w14:textId="77777777" w:rsidR="000829C4" w:rsidRDefault="00000000">
            <w:pPr>
              <w:jc w:val="center"/>
            </w:pPr>
            <w:r>
              <w:rPr>
                <w:rFonts w:hint="eastAsia"/>
              </w:rPr>
              <w:t>是</w:t>
            </w:r>
          </w:p>
        </w:tc>
        <w:tc>
          <w:tcPr>
            <w:tcW w:w="3330" w:type="dxa"/>
          </w:tcPr>
          <w:p w14:paraId="7EE50695" w14:textId="77777777" w:rsidR="000829C4" w:rsidRDefault="00000000">
            <w:r>
              <w:rPr>
                <w:rFonts w:hint="eastAsia"/>
              </w:rPr>
              <w:t>默认带出该纳税主体该计提期间的计提起始日期，不可编辑</w:t>
            </w:r>
          </w:p>
        </w:tc>
      </w:tr>
      <w:tr w:rsidR="000829C4" w14:paraId="5380561F" w14:textId="77777777">
        <w:tc>
          <w:tcPr>
            <w:tcW w:w="1561" w:type="dxa"/>
          </w:tcPr>
          <w:p w14:paraId="66B807D9" w14:textId="77777777" w:rsidR="000829C4" w:rsidRDefault="00000000">
            <w:r>
              <w:rPr>
                <w:rFonts w:hint="eastAsia"/>
              </w:rPr>
              <w:t>计提结束日期</w:t>
            </w:r>
          </w:p>
        </w:tc>
        <w:tc>
          <w:tcPr>
            <w:tcW w:w="1110" w:type="dxa"/>
          </w:tcPr>
          <w:p w14:paraId="3D11FDD4" w14:textId="77777777" w:rsidR="000829C4" w:rsidRDefault="00000000">
            <w:pPr>
              <w:jc w:val="center"/>
            </w:pPr>
            <w:r>
              <w:rPr>
                <w:rFonts w:hint="eastAsia"/>
              </w:rPr>
              <w:t>字符</w:t>
            </w:r>
          </w:p>
        </w:tc>
        <w:tc>
          <w:tcPr>
            <w:tcW w:w="1089" w:type="dxa"/>
          </w:tcPr>
          <w:p w14:paraId="76437A5D" w14:textId="77777777" w:rsidR="000829C4" w:rsidRDefault="00000000">
            <w:pPr>
              <w:jc w:val="center"/>
            </w:pPr>
            <w:r>
              <w:rPr>
                <w:rFonts w:hint="eastAsia"/>
              </w:rPr>
              <w:t>自动带出</w:t>
            </w:r>
          </w:p>
        </w:tc>
        <w:tc>
          <w:tcPr>
            <w:tcW w:w="1429" w:type="dxa"/>
          </w:tcPr>
          <w:p w14:paraId="15BA4583" w14:textId="77777777" w:rsidR="000829C4" w:rsidRDefault="00000000">
            <w:pPr>
              <w:jc w:val="center"/>
            </w:pPr>
            <w:r>
              <w:rPr>
                <w:rFonts w:hint="eastAsia"/>
              </w:rPr>
              <w:t>是</w:t>
            </w:r>
          </w:p>
        </w:tc>
        <w:tc>
          <w:tcPr>
            <w:tcW w:w="3330" w:type="dxa"/>
          </w:tcPr>
          <w:p w14:paraId="260972A8" w14:textId="77777777" w:rsidR="000829C4" w:rsidRDefault="00000000">
            <w:r>
              <w:rPr>
                <w:rFonts w:hint="eastAsia"/>
              </w:rPr>
              <w:t>默认带出该纳税主体该计提期间的计提结束日期，不可编辑</w:t>
            </w:r>
          </w:p>
        </w:tc>
      </w:tr>
    </w:tbl>
    <w:p w14:paraId="7D74BAD9" w14:textId="77777777" w:rsidR="000829C4" w:rsidRDefault="000829C4"/>
    <w:p w14:paraId="02312400" w14:textId="77777777" w:rsidR="000829C4" w:rsidRDefault="00000000">
      <w:r>
        <w:rPr>
          <w:rFonts w:hint="eastAsia"/>
        </w:rPr>
        <w:t>主表字段</w:t>
      </w:r>
      <w:r>
        <w:rPr>
          <w:rFonts w:hint="eastAsia"/>
        </w:rPr>
        <w:t>:</w:t>
      </w:r>
    </w:p>
    <w:tbl>
      <w:tblPr>
        <w:tblStyle w:val="ab"/>
        <w:tblW w:w="0" w:type="auto"/>
        <w:tblLook w:val="04A0" w:firstRow="1" w:lastRow="0" w:firstColumn="1" w:lastColumn="0" w:noHBand="0" w:noVBand="1"/>
      </w:tblPr>
      <w:tblGrid>
        <w:gridCol w:w="1506"/>
        <w:gridCol w:w="1078"/>
        <w:gridCol w:w="1058"/>
        <w:gridCol w:w="1382"/>
        <w:gridCol w:w="3272"/>
      </w:tblGrid>
      <w:tr w:rsidR="000829C4" w14:paraId="0A8CA119" w14:textId="77777777">
        <w:tc>
          <w:tcPr>
            <w:tcW w:w="1561" w:type="dxa"/>
            <w:shd w:val="clear" w:color="auto" w:fill="DEEBF6" w:themeFill="accent1" w:themeFillTint="32"/>
          </w:tcPr>
          <w:p w14:paraId="323ECF92"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2EADD707"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5E1F00DB"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670BF2D"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0E631796" w14:textId="77777777" w:rsidR="000829C4" w:rsidRDefault="00000000">
            <w:pPr>
              <w:jc w:val="center"/>
              <w:rPr>
                <w:b/>
                <w:bCs/>
              </w:rPr>
            </w:pPr>
            <w:r>
              <w:rPr>
                <w:rFonts w:hint="eastAsia"/>
                <w:b/>
                <w:bCs/>
              </w:rPr>
              <w:t>备注</w:t>
            </w:r>
          </w:p>
        </w:tc>
      </w:tr>
      <w:tr w:rsidR="000829C4" w14:paraId="23E17E40" w14:textId="77777777">
        <w:tc>
          <w:tcPr>
            <w:tcW w:w="1561" w:type="dxa"/>
          </w:tcPr>
          <w:p w14:paraId="500CFA1F" w14:textId="77777777" w:rsidR="000829C4" w:rsidRDefault="00000000">
            <w:r>
              <w:rPr>
                <w:rFonts w:hint="eastAsia"/>
              </w:rPr>
              <w:t>单据编号</w:t>
            </w:r>
          </w:p>
        </w:tc>
        <w:tc>
          <w:tcPr>
            <w:tcW w:w="1110" w:type="dxa"/>
          </w:tcPr>
          <w:p w14:paraId="1CE46063" w14:textId="77777777" w:rsidR="000829C4" w:rsidRDefault="00000000">
            <w:pPr>
              <w:jc w:val="center"/>
            </w:pPr>
            <w:r>
              <w:rPr>
                <w:rFonts w:hint="eastAsia"/>
              </w:rPr>
              <w:t>字符</w:t>
            </w:r>
          </w:p>
        </w:tc>
        <w:tc>
          <w:tcPr>
            <w:tcW w:w="1089" w:type="dxa"/>
          </w:tcPr>
          <w:p w14:paraId="005289BD" w14:textId="77777777" w:rsidR="000829C4" w:rsidRDefault="00000000">
            <w:pPr>
              <w:jc w:val="center"/>
            </w:pPr>
            <w:r>
              <w:rPr>
                <w:rFonts w:hint="eastAsia"/>
              </w:rPr>
              <w:t>自动生成</w:t>
            </w:r>
          </w:p>
        </w:tc>
        <w:tc>
          <w:tcPr>
            <w:tcW w:w="1429" w:type="dxa"/>
          </w:tcPr>
          <w:p w14:paraId="797ACDFB" w14:textId="77777777" w:rsidR="000829C4" w:rsidRDefault="00000000">
            <w:pPr>
              <w:jc w:val="center"/>
            </w:pPr>
            <w:r>
              <w:rPr>
                <w:rFonts w:hint="eastAsia"/>
              </w:rPr>
              <w:t>是</w:t>
            </w:r>
          </w:p>
        </w:tc>
        <w:tc>
          <w:tcPr>
            <w:tcW w:w="3330" w:type="dxa"/>
          </w:tcPr>
          <w:p w14:paraId="773D0A79" w14:textId="77777777" w:rsidR="000829C4" w:rsidRDefault="00000000">
            <w:pPr>
              <w:widowControl/>
              <w:jc w:val="left"/>
            </w:pPr>
            <w:r>
              <w:rPr>
                <w:rFonts w:hint="eastAsia"/>
              </w:rPr>
              <w:t>自动生成，编码规则为</w:t>
            </w:r>
            <w:r>
              <w:rPr>
                <w:rFonts w:hint="eastAsia"/>
              </w:rPr>
              <w:t>YHSJT</w:t>
            </w:r>
          </w:p>
          <w:p w14:paraId="7BC7A895" w14:textId="77777777" w:rsidR="000829C4" w:rsidRDefault="00000000">
            <w:pPr>
              <w:widowControl/>
              <w:jc w:val="left"/>
            </w:pPr>
            <w:r>
              <w:rPr>
                <w:rFonts w:ascii="Times New Roman" w:eastAsia="楷体" w:hint="eastAsia"/>
              </w:rPr>
              <w:t>+</w:t>
            </w:r>
            <w:r>
              <w:rPr>
                <w:rFonts w:hint="eastAsia"/>
              </w:rPr>
              <w:t>日期</w:t>
            </w:r>
            <w:r>
              <w:rPr>
                <w:rFonts w:hint="eastAsia"/>
              </w:rPr>
              <w:t>+</w:t>
            </w:r>
            <w:r>
              <w:rPr>
                <w:rFonts w:hint="eastAsia"/>
              </w:rPr>
              <w:t>序号，如</w:t>
            </w:r>
            <w:r>
              <w:rPr>
                <w:rFonts w:hint="eastAsia"/>
              </w:rPr>
              <w:t>YHSJT2021011300001</w:t>
            </w:r>
          </w:p>
          <w:p w14:paraId="359B5A3C"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3E0AD1B0" w14:textId="77777777">
        <w:tc>
          <w:tcPr>
            <w:tcW w:w="1561" w:type="dxa"/>
          </w:tcPr>
          <w:p w14:paraId="1CB5178C" w14:textId="77777777" w:rsidR="000829C4" w:rsidRDefault="00000000">
            <w:r>
              <w:rPr>
                <w:rFonts w:hint="eastAsia"/>
              </w:rPr>
              <w:t>纳税主体</w:t>
            </w:r>
          </w:p>
        </w:tc>
        <w:tc>
          <w:tcPr>
            <w:tcW w:w="1110" w:type="dxa"/>
          </w:tcPr>
          <w:p w14:paraId="6A551579" w14:textId="77777777" w:rsidR="000829C4" w:rsidRDefault="00000000">
            <w:pPr>
              <w:jc w:val="center"/>
            </w:pPr>
            <w:r>
              <w:rPr>
                <w:rFonts w:hint="eastAsia"/>
              </w:rPr>
              <w:t>字符</w:t>
            </w:r>
          </w:p>
        </w:tc>
        <w:tc>
          <w:tcPr>
            <w:tcW w:w="1089" w:type="dxa"/>
          </w:tcPr>
          <w:p w14:paraId="5D25A4F6" w14:textId="77777777" w:rsidR="000829C4" w:rsidRDefault="00000000">
            <w:pPr>
              <w:jc w:val="center"/>
            </w:pPr>
            <w:r>
              <w:rPr>
                <w:rFonts w:hint="eastAsia"/>
              </w:rPr>
              <w:t>自动带出</w:t>
            </w:r>
          </w:p>
        </w:tc>
        <w:tc>
          <w:tcPr>
            <w:tcW w:w="1429" w:type="dxa"/>
          </w:tcPr>
          <w:p w14:paraId="083661B0" w14:textId="77777777" w:rsidR="000829C4" w:rsidRDefault="00000000">
            <w:pPr>
              <w:jc w:val="center"/>
            </w:pPr>
            <w:r>
              <w:rPr>
                <w:rFonts w:hint="eastAsia"/>
              </w:rPr>
              <w:t>是</w:t>
            </w:r>
          </w:p>
        </w:tc>
        <w:tc>
          <w:tcPr>
            <w:tcW w:w="3330" w:type="dxa"/>
          </w:tcPr>
          <w:p w14:paraId="294E5B21" w14:textId="77777777" w:rsidR="000829C4" w:rsidRDefault="00000000">
            <w:r>
              <w:rPr>
                <w:rFonts w:hint="eastAsia"/>
              </w:rPr>
              <w:t>自动带出当前计提任务所属的纳税主体</w:t>
            </w:r>
          </w:p>
        </w:tc>
      </w:tr>
      <w:tr w:rsidR="000829C4" w14:paraId="04EF141C" w14:textId="77777777">
        <w:tc>
          <w:tcPr>
            <w:tcW w:w="1561" w:type="dxa"/>
          </w:tcPr>
          <w:p w14:paraId="401B1877" w14:textId="77777777" w:rsidR="000829C4" w:rsidRDefault="00000000">
            <w:r>
              <w:rPr>
                <w:rFonts w:hint="eastAsia"/>
              </w:rPr>
              <w:lastRenderedPageBreak/>
              <w:t>计提年度</w:t>
            </w:r>
          </w:p>
        </w:tc>
        <w:tc>
          <w:tcPr>
            <w:tcW w:w="1110" w:type="dxa"/>
          </w:tcPr>
          <w:p w14:paraId="6A866AAA" w14:textId="77777777" w:rsidR="000829C4" w:rsidRDefault="00000000">
            <w:pPr>
              <w:jc w:val="center"/>
            </w:pPr>
            <w:r>
              <w:rPr>
                <w:rFonts w:hint="eastAsia"/>
              </w:rPr>
              <w:t>字符</w:t>
            </w:r>
          </w:p>
        </w:tc>
        <w:tc>
          <w:tcPr>
            <w:tcW w:w="1089" w:type="dxa"/>
          </w:tcPr>
          <w:p w14:paraId="41B6E901" w14:textId="77777777" w:rsidR="000829C4" w:rsidRDefault="00000000">
            <w:pPr>
              <w:jc w:val="center"/>
            </w:pPr>
            <w:r>
              <w:rPr>
                <w:rFonts w:hint="eastAsia"/>
              </w:rPr>
              <w:t>自动带出</w:t>
            </w:r>
          </w:p>
        </w:tc>
        <w:tc>
          <w:tcPr>
            <w:tcW w:w="1429" w:type="dxa"/>
          </w:tcPr>
          <w:p w14:paraId="21159EC3" w14:textId="77777777" w:rsidR="000829C4" w:rsidRDefault="00000000">
            <w:pPr>
              <w:jc w:val="center"/>
            </w:pPr>
            <w:r>
              <w:rPr>
                <w:rFonts w:hint="eastAsia"/>
              </w:rPr>
              <w:t>是</w:t>
            </w:r>
          </w:p>
        </w:tc>
        <w:tc>
          <w:tcPr>
            <w:tcW w:w="3330" w:type="dxa"/>
          </w:tcPr>
          <w:p w14:paraId="557858AF" w14:textId="77777777" w:rsidR="000829C4" w:rsidRDefault="00000000">
            <w:r>
              <w:rPr>
                <w:rFonts w:hint="eastAsia"/>
              </w:rPr>
              <w:t>自动带出当前计提任务计提期间所在年度</w:t>
            </w:r>
          </w:p>
        </w:tc>
      </w:tr>
      <w:tr w:rsidR="000829C4" w14:paraId="382C2E42" w14:textId="77777777">
        <w:tc>
          <w:tcPr>
            <w:tcW w:w="1561" w:type="dxa"/>
          </w:tcPr>
          <w:p w14:paraId="62E3242D" w14:textId="77777777" w:rsidR="000829C4" w:rsidRDefault="00000000">
            <w:r>
              <w:rPr>
                <w:rFonts w:hint="eastAsia"/>
              </w:rPr>
              <w:t>计提期间</w:t>
            </w:r>
          </w:p>
        </w:tc>
        <w:tc>
          <w:tcPr>
            <w:tcW w:w="1110" w:type="dxa"/>
          </w:tcPr>
          <w:p w14:paraId="3EEFC06B" w14:textId="77777777" w:rsidR="000829C4" w:rsidRDefault="00000000">
            <w:pPr>
              <w:jc w:val="center"/>
            </w:pPr>
            <w:r>
              <w:rPr>
                <w:rFonts w:hint="eastAsia"/>
              </w:rPr>
              <w:t>字符</w:t>
            </w:r>
          </w:p>
          <w:p w14:paraId="0EB59C32" w14:textId="77777777" w:rsidR="000829C4" w:rsidRDefault="000829C4">
            <w:pPr>
              <w:jc w:val="center"/>
            </w:pPr>
          </w:p>
        </w:tc>
        <w:tc>
          <w:tcPr>
            <w:tcW w:w="1089" w:type="dxa"/>
          </w:tcPr>
          <w:p w14:paraId="6835DD0A" w14:textId="77777777" w:rsidR="000829C4" w:rsidRDefault="00000000">
            <w:pPr>
              <w:jc w:val="center"/>
            </w:pPr>
            <w:r>
              <w:rPr>
                <w:rFonts w:hint="eastAsia"/>
              </w:rPr>
              <w:t>自动带出</w:t>
            </w:r>
          </w:p>
        </w:tc>
        <w:tc>
          <w:tcPr>
            <w:tcW w:w="1429" w:type="dxa"/>
          </w:tcPr>
          <w:p w14:paraId="756DAF48" w14:textId="77777777" w:rsidR="000829C4" w:rsidRDefault="00000000">
            <w:pPr>
              <w:jc w:val="center"/>
            </w:pPr>
            <w:r>
              <w:rPr>
                <w:rFonts w:hint="eastAsia"/>
              </w:rPr>
              <w:t>是</w:t>
            </w:r>
          </w:p>
        </w:tc>
        <w:tc>
          <w:tcPr>
            <w:tcW w:w="3330" w:type="dxa"/>
          </w:tcPr>
          <w:p w14:paraId="0BEA5785" w14:textId="77777777" w:rsidR="000829C4" w:rsidRDefault="00000000">
            <w:r>
              <w:rPr>
                <w:rFonts w:hint="eastAsia"/>
              </w:rPr>
              <w:t>自动带出当前计提任务所属的计提期间</w:t>
            </w:r>
          </w:p>
        </w:tc>
      </w:tr>
      <w:tr w:rsidR="000829C4" w14:paraId="2D474A1B" w14:textId="77777777">
        <w:tc>
          <w:tcPr>
            <w:tcW w:w="1561" w:type="dxa"/>
          </w:tcPr>
          <w:p w14:paraId="11F76283" w14:textId="77777777" w:rsidR="000829C4" w:rsidRDefault="00000000">
            <w:r>
              <w:rPr>
                <w:rFonts w:hint="eastAsia"/>
              </w:rPr>
              <w:t>计提开始日期</w:t>
            </w:r>
          </w:p>
        </w:tc>
        <w:tc>
          <w:tcPr>
            <w:tcW w:w="1110" w:type="dxa"/>
          </w:tcPr>
          <w:p w14:paraId="5A8AE878" w14:textId="77777777" w:rsidR="000829C4" w:rsidRDefault="00000000">
            <w:pPr>
              <w:jc w:val="center"/>
            </w:pPr>
            <w:r>
              <w:rPr>
                <w:rFonts w:hint="eastAsia"/>
              </w:rPr>
              <w:t>字符</w:t>
            </w:r>
          </w:p>
        </w:tc>
        <w:tc>
          <w:tcPr>
            <w:tcW w:w="1089" w:type="dxa"/>
          </w:tcPr>
          <w:p w14:paraId="1E053C3B" w14:textId="77777777" w:rsidR="000829C4" w:rsidRDefault="00000000">
            <w:pPr>
              <w:jc w:val="center"/>
            </w:pPr>
            <w:r>
              <w:rPr>
                <w:rFonts w:hint="eastAsia"/>
              </w:rPr>
              <w:t>自动带出</w:t>
            </w:r>
          </w:p>
        </w:tc>
        <w:tc>
          <w:tcPr>
            <w:tcW w:w="1429" w:type="dxa"/>
          </w:tcPr>
          <w:p w14:paraId="49E467D8" w14:textId="77777777" w:rsidR="000829C4" w:rsidRDefault="00000000">
            <w:pPr>
              <w:jc w:val="center"/>
            </w:pPr>
            <w:r>
              <w:rPr>
                <w:rFonts w:hint="eastAsia"/>
              </w:rPr>
              <w:t>否</w:t>
            </w:r>
          </w:p>
        </w:tc>
        <w:tc>
          <w:tcPr>
            <w:tcW w:w="3330" w:type="dxa"/>
          </w:tcPr>
          <w:p w14:paraId="5A709D16" w14:textId="77777777" w:rsidR="000829C4" w:rsidRDefault="00000000">
            <w:r>
              <w:rPr>
                <w:rFonts w:hint="eastAsia"/>
              </w:rPr>
              <w:t>自动带出该纳税主体该计提期间的计提起始日期</w:t>
            </w:r>
          </w:p>
        </w:tc>
      </w:tr>
      <w:tr w:rsidR="000829C4" w14:paraId="7FFDE344" w14:textId="77777777">
        <w:tc>
          <w:tcPr>
            <w:tcW w:w="1561" w:type="dxa"/>
          </w:tcPr>
          <w:p w14:paraId="22F2C3FA" w14:textId="77777777" w:rsidR="000829C4" w:rsidRDefault="00000000">
            <w:r>
              <w:rPr>
                <w:rFonts w:hint="eastAsia"/>
              </w:rPr>
              <w:t>计提结束日期</w:t>
            </w:r>
          </w:p>
        </w:tc>
        <w:tc>
          <w:tcPr>
            <w:tcW w:w="1110" w:type="dxa"/>
          </w:tcPr>
          <w:p w14:paraId="56552350" w14:textId="77777777" w:rsidR="000829C4" w:rsidRDefault="00000000">
            <w:pPr>
              <w:jc w:val="center"/>
            </w:pPr>
            <w:r>
              <w:rPr>
                <w:rFonts w:hint="eastAsia"/>
              </w:rPr>
              <w:t>字符</w:t>
            </w:r>
          </w:p>
        </w:tc>
        <w:tc>
          <w:tcPr>
            <w:tcW w:w="1089" w:type="dxa"/>
          </w:tcPr>
          <w:p w14:paraId="1B389792" w14:textId="77777777" w:rsidR="000829C4" w:rsidRDefault="00000000">
            <w:pPr>
              <w:jc w:val="center"/>
            </w:pPr>
            <w:r>
              <w:rPr>
                <w:rFonts w:hint="eastAsia"/>
              </w:rPr>
              <w:t>自动带出</w:t>
            </w:r>
          </w:p>
        </w:tc>
        <w:tc>
          <w:tcPr>
            <w:tcW w:w="1429" w:type="dxa"/>
          </w:tcPr>
          <w:p w14:paraId="651B77E8" w14:textId="77777777" w:rsidR="000829C4" w:rsidRDefault="00000000">
            <w:pPr>
              <w:jc w:val="center"/>
            </w:pPr>
            <w:r>
              <w:rPr>
                <w:rFonts w:hint="eastAsia"/>
              </w:rPr>
              <w:t>否</w:t>
            </w:r>
          </w:p>
        </w:tc>
        <w:tc>
          <w:tcPr>
            <w:tcW w:w="3330" w:type="dxa"/>
          </w:tcPr>
          <w:p w14:paraId="69D3DE23" w14:textId="77777777" w:rsidR="000829C4" w:rsidRDefault="00000000">
            <w:r>
              <w:rPr>
                <w:rFonts w:hint="eastAsia"/>
              </w:rPr>
              <w:t>自动带出该纳税主体该计提期间的计提结束日期</w:t>
            </w:r>
          </w:p>
        </w:tc>
      </w:tr>
      <w:tr w:rsidR="000829C4" w14:paraId="13EBCFCD" w14:textId="77777777">
        <w:tc>
          <w:tcPr>
            <w:tcW w:w="1561" w:type="dxa"/>
          </w:tcPr>
          <w:p w14:paraId="4A049FE3" w14:textId="77777777" w:rsidR="000829C4" w:rsidRDefault="00000000">
            <w:r>
              <w:rPr>
                <w:rFonts w:hint="eastAsia"/>
              </w:rPr>
              <w:t>任务状态</w:t>
            </w:r>
          </w:p>
        </w:tc>
        <w:tc>
          <w:tcPr>
            <w:tcW w:w="1110" w:type="dxa"/>
          </w:tcPr>
          <w:p w14:paraId="2E76AECB" w14:textId="77777777" w:rsidR="000829C4" w:rsidRDefault="00000000">
            <w:pPr>
              <w:jc w:val="center"/>
            </w:pPr>
            <w:r>
              <w:rPr>
                <w:rFonts w:hint="eastAsia"/>
              </w:rPr>
              <w:t>字符</w:t>
            </w:r>
          </w:p>
        </w:tc>
        <w:tc>
          <w:tcPr>
            <w:tcW w:w="1089" w:type="dxa"/>
          </w:tcPr>
          <w:p w14:paraId="1A1C67BB" w14:textId="77777777" w:rsidR="000829C4" w:rsidRDefault="00000000">
            <w:pPr>
              <w:jc w:val="center"/>
            </w:pPr>
            <w:r>
              <w:rPr>
                <w:rFonts w:hint="eastAsia"/>
              </w:rPr>
              <w:t>自动带出</w:t>
            </w:r>
          </w:p>
        </w:tc>
        <w:tc>
          <w:tcPr>
            <w:tcW w:w="1429" w:type="dxa"/>
          </w:tcPr>
          <w:p w14:paraId="4EC43D6F" w14:textId="77777777" w:rsidR="000829C4" w:rsidRDefault="00000000">
            <w:pPr>
              <w:jc w:val="center"/>
            </w:pPr>
            <w:r>
              <w:rPr>
                <w:rFonts w:hint="eastAsia"/>
              </w:rPr>
              <w:t>是</w:t>
            </w:r>
          </w:p>
        </w:tc>
        <w:tc>
          <w:tcPr>
            <w:tcW w:w="3330" w:type="dxa"/>
          </w:tcPr>
          <w:p w14:paraId="5975B69F" w14:textId="77777777" w:rsidR="000829C4" w:rsidRDefault="00000000">
            <w:r>
              <w:rPr>
                <w:rFonts w:hint="eastAsia"/>
              </w:rPr>
              <w:t>未计算</w:t>
            </w:r>
            <w:r>
              <w:rPr>
                <w:rFonts w:hint="eastAsia"/>
              </w:rPr>
              <w:t>\</w:t>
            </w:r>
            <w:r>
              <w:rPr>
                <w:rFonts w:hint="eastAsia"/>
              </w:rPr>
              <w:t>已计算</w:t>
            </w:r>
            <w:r>
              <w:rPr>
                <w:rFonts w:hint="eastAsia"/>
              </w:rPr>
              <w:t>\</w:t>
            </w:r>
            <w:r>
              <w:rPr>
                <w:rFonts w:hint="eastAsia"/>
              </w:rPr>
              <w:t>已计提，不可编辑。默认未计算，计算后，任务状态更新为“已计算”，取消计算</w:t>
            </w:r>
            <w:proofErr w:type="gramStart"/>
            <w:r>
              <w:rPr>
                <w:rFonts w:hint="eastAsia"/>
              </w:rPr>
              <w:t>后任务</w:t>
            </w:r>
            <w:proofErr w:type="gramEnd"/>
            <w:r>
              <w:rPr>
                <w:rFonts w:hint="eastAsia"/>
              </w:rPr>
              <w:t>状态更新为“未计算”，计提</w:t>
            </w:r>
            <w:proofErr w:type="gramStart"/>
            <w:r>
              <w:rPr>
                <w:rFonts w:hint="eastAsia"/>
              </w:rPr>
              <w:t>后任务</w:t>
            </w:r>
            <w:proofErr w:type="gramEnd"/>
            <w:r>
              <w:rPr>
                <w:rFonts w:hint="eastAsia"/>
              </w:rPr>
              <w:t>状态更新为“已计提”，取消计提后，任务状态更新为“已计算”</w:t>
            </w:r>
          </w:p>
        </w:tc>
      </w:tr>
      <w:tr w:rsidR="000829C4" w14:paraId="1ED312F0" w14:textId="77777777">
        <w:tc>
          <w:tcPr>
            <w:tcW w:w="1561" w:type="dxa"/>
          </w:tcPr>
          <w:p w14:paraId="588F9D60" w14:textId="77777777" w:rsidR="000829C4" w:rsidRDefault="00000000">
            <w:r>
              <w:rPr>
                <w:rFonts w:hint="eastAsia"/>
              </w:rPr>
              <w:t>应纳印花税额</w:t>
            </w:r>
          </w:p>
        </w:tc>
        <w:tc>
          <w:tcPr>
            <w:tcW w:w="1110" w:type="dxa"/>
          </w:tcPr>
          <w:p w14:paraId="189544AB" w14:textId="77777777" w:rsidR="000829C4" w:rsidRDefault="00000000">
            <w:pPr>
              <w:jc w:val="center"/>
            </w:pPr>
            <w:r>
              <w:rPr>
                <w:rFonts w:hint="eastAsia"/>
              </w:rPr>
              <w:t>数值</w:t>
            </w:r>
          </w:p>
        </w:tc>
        <w:tc>
          <w:tcPr>
            <w:tcW w:w="1089" w:type="dxa"/>
          </w:tcPr>
          <w:p w14:paraId="317810F7" w14:textId="77777777" w:rsidR="000829C4" w:rsidRDefault="00000000">
            <w:pPr>
              <w:jc w:val="center"/>
            </w:pPr>
            <w:r>
              <w:rPr>
                <w:rFonts w:hint="eastAsia"/>
              </w:rPr>
              <w:t>自动带出</w:t>
            </w:r>
          </w:p>
        </w:tc>
        <w:tc>
          <w:tcPr>
            <w:tcW w:w="1429" w:type="dxa"/>
          </w:tcPr>
          <w:p w14:paraId="662F9A16" w14:textId="77777777" w:rsidR="000829C4" w:rsidRDefault="00000000">
            <w:pPr>
              <w:jc w:val="center"/>
            </w:pPr>
            <w:r>
              <w:rPr>
                <w:rFonts w:hint="eastAsia"/>
              </w:rPr>
              <w:t>否</w:t>
            </w:r>
          </w:p>
        </w:tc>
        <w:tc>
          <w:tcPr>
            <w:tcW w:w="3330" w:type="dxa"/>
          </w:tcPr>
          <w:p w14:paraId="4B372D56" w14:textId="77777777" w:rsidR="000829C4" w:rsidRDefault="00000000">
            <w:r>
              <w:rPr>
                <w:rFonts w:hint="eastAsia"/>
                <w:color w:val="0000FF"/>
              </w:rPr>
              <w:t>自动带出印花税计提子表中各税目应纳税额的合计数</w:t>
            </w:r>
          </w:p>
        </w:tc>
      </w:tr>
      <w:tr w:rsidR="000829C4" w14:paraId="33E599AE" w14:textId="77777777">
        <w:tc>
          <w:tcPr>
            <w:tcW w:w="1561" w:type="dxa"/>
          </w:tcPr>
          <w:p w14:paraId="228A3ABC" w14:textId="77777777" w:rsidR="000829C4" w:rsidRDefault="00000000">
            <w:r>
              <w:rPr>
                <w:rFonts w:hint="eastAsia"/>
              </w:rPr>
              <w:t>计提印花税额</w:t>
            </w:r>
          </w:p>
        </w:tc>
        <w:tc>
          <w:tcPr>
            <w:tcW w:w="1110" w:type="dxa"/>
          </w:tcPr>
          <w:p w14:paraId="2BFC04F5" w14:textId="77777777" w:rsidR="000829C4" w:rsidRDefault="00000000">
            <w:pPr>
              <w:jc w:val="center"/>
            </w:pPr>
            <w:r>
              <w:rPr>
                <w:rFonts w:hint="eastAsia"/>
              </w:rPr>
              <w:t>数值</w:t>
            </w:r>
          </w:p>
        </w:tc>
        <w:tc>
          <w:tcPr>
            <w:tcW w:w="1089" w:type="dxa"/>
          </w:tcPr>
          <w:p w14:paraId="7E56E97E" w14:textId="77777777" w:rsidR="000829C4" w:rsidRDefault="00000000">
            <w:pPr>
              <w:jc w:val="center"/>
            </w:pPr>
            <w:r>
              <w:rPr>
                <w:rFonts w:hint="eastAsia"/>
              </w:rPr>
              <w:t>自动带出</w:t>
            </w:r>
          </w:p>
        </w:tc>
        <w:tc>
          <w:tcPr>
            <w:tcW w:w="1429" w:type="dxa"/>
          </w:tcPr>
          <w:p w14:paraId="67487358" w14:textId="77777777" w:rsidR="000829C4" w:rsidRDefault="00000000">
            <w:pPr>
              <w:jc w:val="center"/>
            </w:pPr>
            <w:r>
              <w:rPr>
                <w:rFonts w:hint="eastAsia"/>
              </w:rPr>
              <w:t>否</w:t>
            </w:r>
          </w:p>
        </w:tc>
        <w:tc>
          <w:tcPr>
            <w:tcW w:w="3330" w:type="dxa"/>
          </w:tcPr>
          <w:p w14:paraId="617DD873" w14:textId="77777777" w:rsidR="000829C4" w:rsidRDefault="00000000">
            <w:r>
              <w:rPr>
                <w:rFonts w:hint="eastAsia"/>
                <w:color w:val="0000FF"/>
              </w:rPr>
              <w:t>自动带出印花税计提任务中税费台账中的“金额”</w:t>
            </w:r>
          </w:p>
        </w:tc>
      </w:tr>
      <w:tr w:rsidR="000829C4" w14:paraId="2371158B" w14:textId="77777777">
        <w:tc>
          <w:tcPr>
            <w:tcW w:w="1561" w:type="dxa"/>
          </w:tcPr>
          <w:p w14:paraId="0A458341" w14:textId="77777777" w:rsidR="000829C4" w:rsidRDefault="00000000">
            <w:r>
              <w:rPr>
                <w:rFonts w:hint="eastAsia"/>
              </w:rPr>
              <w:t>计算日期</w:t>
            </w:r>
          </w:p>
        </w:tc>
        <w:tc>
          <w:tcPr>
            <w:tcW w:w="1110" w:type="dxa"/>
          </w:tcPr>
          <w:p w14:paraId="27C8FC54" w14:textId="77777777" w:rsidR="000829C4" w:rsidRDefault="00000000">
            <w:pPr>
              <w:jc w:val="center"/>
            </w:pPr>
            <w:r>
              <w:rPr>
                <w:rFonts w:hint="eastAsia"/>
              </w:rPr>
              <w:t>字符</w:t>
            </w:r>
          </w:p>
        </w:tc>
        <w:tc>
          <w:tcPr>
            <w:tcW w:w="1089" w:type="dxa"/>
          </w:tcPr>
          <w:p w14:paraId="6484E054" w14:textId="77777777" w:rsidR="000829C4" w:rsidRDefault="00000000">
            <w:pPr>
              <w:jc w:val="center"/>
            </w:pPr>
            <w:r>
              <w:rPr>
                <w:rFonts w:hint="eastAsia"/>
              </w:rPr>
              <w:t>自动带出</w:t>
            </w:r>
          </w:p>
        </w:tc>
        <w:tc>
          <w:tcPr>
            <w:tcW w:w="1429" w:type="dxa"/>
          </w:tcPr>
          <w:p w14:paraId="589EF119" w14:textId="77777777" w:rsidR="000829C4" w:rsidRDefault="00000000">
            <w:pPr>
              <w:jc w:val="center"/>
            </w:pPr>
            <w:r>
              <w:rPr>
                <w:rFonts w:hint="eastAsia"/>
              </w:rPr>
              <w:t>否</w:t>
            </w:r>
          </w:p>
        </w:tc>
        <w:tc>
          <w:tcPr>
            <w:tcW w:w="3330" w:type="dxa"/>
          </w:tcPr>
          <w:p w14:paraId="64942C37" w14:textId="77777777" w:rsidR="000829C4" w:rsidRDefault="00000000">
            <w:r>
              <w:rPr>
                <w:rFonts w:hint="eastAsia"/>
              </w:rPr>
              <w:t>自动带出，计算成功后更新为当前系统日期，取消计算后清空</w:t>
            </w:r>
          </w:p>
        </w:tc>
      </w:tr>
      <w:tr w:rsidR="000829C4" w14:paraId="23364533" w14:textId="77777777">
        <w:tc>
          <w:tcPr>
            <w:tcW w:w="1561" w:type="dxa"/>
          </w:tcPr>
          <w:p w14:paraId="44544DFD" w14:textId="77777777" w:rsidR="000829C4" w:rsidRDefault="00000000">
            <w:r>
              <w:rPr>
                <w:rFonts w:hint="eastAsia"/>
              </w:rPr>
              <w:t>计提日期</w:t>
            </w:r>
          </w:p>
        </w:tc>
        <w:tc>
          <w:tcPr>
            <w:tcW w:w="1110" w:type="dxa"/>
          </w:tcPr>
          <w:p w14:paraId="7140AA3D" w14:textId="77777777" w:rsidR="000829C4" w:rsidRDefault="00000000">
            <w:pPr>
              <w:jc w:val="center"/>
            </w:pPr>
            <w:r>
              <w:rPr>
                <w:rFonts w:hint="eastAsia"/>
              </w:rPr>
              <w:t>字符</w:t>
            </w:r>
          </w:p>
        </w:tc>
        <w:tc>
          <w:tcPr>
            <w:tcW w:w="1089" w:type="dxa"/>
          </w:tcPr>
          <w:p w14:paraId="58CFE35D" w14:textId="77777777" w:rsidR="000829C4" w:rsidRDefault="00000000">
            <w:pPr>
              <w:jc w:val="center"/>
            </w:pPr>
            <w:r>
              <w:rPr>
                <w:rFonts w:hint="eastAsia"/>
              </w:rPr>
              <w:t>自动带出</w:t>
            </w:r>
          </w:p>
        </w:tc>
        <w:tc>
          <w:tcPr>
            <w:tcW w:w="1429" w:type="dxa"/>
          </w:tcPr>
          <w:p w14:paraId="3A5254B5" w14:textId="77777777" w:rsidR="000829C4" w:rsidRDefault="00000000">
            <w:pPr>
              <w:jc w:val="center"/>
            </w:pPr>
            <w:r>
              <w:rPr>
                <w:rFonts w:hint="eastAsia"/>
              </w:rPr>
              <w:t>否</w:t>
            </w:r>
          </w:p>
        </w:tc>
        <w:tc>
          <w:tcPr>
            <w:tcW w:w="3330" w:type="dxa"/>
          </w:tcPr>
          <w:p w14:paraId="03886924" w14:textId="77777777" w:rsidR="000829C4" w:rsidRDefault="00000000">
            <w:r>
              <w:rPr>
                <w:rFonts w:hint="eastAsia"/>
              </w:rPr>
              <w:t>自动带出，计提成功后更新为当前系统日期，取消计算后清空</w:t>
            </w:r>
          </w:p>
        </w:tc>
      </w:tr>
    </w:tbl>
    <w:p w14:paraId="74097510" w14:textId="77777777" w:rsidR="000829C4" w:rsidRDefault="00000000">
      <w:pPr>
        <w:pStyle w:val="4"/>
      </w:pPr>
      <w:r>
        <w:rPr>
          <w:rFonts w:hint="eastAsia"/>
        </w:rPr>
        <w:t>业务处理</w:t>
      </w:r>
    </w:p>
    <w:p w14:paraId="29DCE837" w14:textId="77777777" w:rsidR="000829C4" w:rsidRDefault="00000000">
      <w:pPr>
        <w:pStyle w:val="5"/>
      </w:pPr>
      <w:r>
        <w:rPr>
          <w:rFonts w:hint="eastAsia"/>
        </w:rPr>
        <w:t>业务说明与流程</w:t>
      </w:r>
    </w:p>
    <w:p w14:paraId="1AC55422" w14:textId="77777777" w:rsidR="000829C4" w:rsidRDefault="00000000">
      <w:pPr>
        <w:numPr>
          <w:ilvl w:val="0"/>
          <w:numId w:val="39"/>
        </w:numPr>
      </w:pPr>
      <w:r>
        <w:rPr>
          <w:rFonts w:hint="eastAsia"/>
        </w:rPr>
        <w:t>通过本功能进行印花税计提处理；</w:t>
      </w:r>
    </w:p>
    <w:p w14:paraId="1F396123" w14:textId="77777777" w:rsidR="000829C4" w:rsidRDefault="00000000">
      <w:pPr>
        <w:pStyle w:val="5"/>
      </w:pPr>
      <w:r>
        <w:rPr>
          <w:rFonts w:hint="eastAsia"/>
        </w:rPr>
        <w:lastRenderedPageBreak/>
        <w:t>功能按钮</w:t>
      </w:r>
    </w:p>
    <w:p w14:paraId="77504BCF" w14:textId="77777777" w:rsidR="000829C4" w:rsidRDefault="00000000">
      <w:r>
        <w:rPr>
          <w:rFonts w:hint="eastAsia"/>
        </w:rPr>
        <w:t>列表按钮：</w:t>
      </w:r>
    </w:p>
    <w:p w14:paraId="5E794B12" w14:textId="77777777" w:rsidR="000829C4" w:rsidRDefault="00000000">
      <w:pPr>
        <w:numPr>
          <w:ilvl w:val="0"/>
          <w:numId w:val="40"/>
        </w:numPr>
        <w:ind w:left="0" w:firstLine="0"/>
      </w:pPr>
      <w:r>
        <w:rPr>
          <w:rFonts w:hint="eastAsia"/>
        </w:rPr>
        <w:t>【新增】：点击该按钮，弹出任务新增界面，录入任务信息；</w:t>
      </w:r>
    </w:p>
    <w:p w14:paraId="6E41C994" w14:textId="77777777" w:rsidR="000829C4" w:rsidRDefault="00000000">
      <w:pPr>
        <w:numPr>
          <w:ilvl w:val="0"/>
          <w:numId w:val="40"/>
        </w:numPr>
        <w:ind w:left="0" w:firstLine="0"/>
      </w:pPr>
      <w:r>
        <w:rPr>
          <w:rFonts w:hint="eastAsia"/>
        </w:rPr>
        <w:t>【执行】：点击该按钮，进入任务执行界面，默认进入准备界面；</w:t>
      </w:r>
    </w:p>
    <w:p w14:paraId="6CDF1D03" w14:textId="77777777" w:rsidR="000829C4" w:rsidRDefault="00000000">
      <w:pPr>
        <w:numPr>
          <w:ilvl w:val="0"/>
          <w:numId w:val="40"/>
        </w:numPr>
        <w:ind w:left="0" w:firstLine="0"/>
      </w:pPr>
      <w:r>
        <w:rPr>
          <w:rFonts w:hint="eastAsia"/>
        </w:rPr>
        <w:t>【查看】：点击该按钮，弹出新增卡片界面，界面状态为查看；</w:t>
      </w:r>
    </w:p>
    <w:p w14:paraId="4668EBCF" w14:textId="77777777" w:rsidR="000829C4" w:rsidRDefault="00000000">
      <w:pPr>
        <w:numPr>
          <w:ilvl w:val="0"/>
          <w:numId w:val="40"/>
        </w:numPr>
        <w:ind w:left="0" w:firstLine="0"/>
      </w:pPr>
      <w:r>
        <w:rPr>
          <w:rFonts w:hint="eastAsia"/>
        </w:rPr>
        <w:t>【修改】：如果任务状态为未计算且未关联凭证，则该按钮显示，点击该按钮弹出卡片录入修改内容；如果任务状态不是未计算，则该按钮隐藏；</w:t>
      </w:r>
    </w:p>
    <w:p w14:paraId="422B3772" w14:textId="77777777" w:rsidR="000829C4" w:rsidRDefault="00000000">
      <w:pPr>
        <w:numPr>
          <w:ilvl w:val="0"/>
          <w:numId w:val="40"/>
        </w:numPr>
        <w:ind w:left="0" w:firstLine="0"/>
      </w:pPr>
      <w:r>
        <w:rPr>
          <w:rFonts w:hint="eastAsia"/>
        </w:rPr>
        <w:t>【删除】：如果任务状态为未计算或已计算且未关联凭证，则该按钮显示，点击该按钮提示“确定删除该任务？”，选择确定则删除对应的任务，选择取消则不做操作；如果任务状态为已计提，则该按钮隐藏；如果任务状态为未计算或已计算，且该任务下存在凭证（计提后又取消计提，任务状态回退至未计算），则不能删除，提示信息“当前任务存在关联凭证，不能删除。”；</w:t>
      </w:r>
    </w:p>
    <w:p w14:paraId="0EFAE2B0" w14:textId="77777777" w:rsidR="000829C4" w:rsidRDefault="00000000">
      <w:r>
        <w:rPr>
          <w:rFonts w:hint="eastAsia"/>
        </w:rPr>
        <w:t>新增卡片按钮：</w:t>
      </w:r>
    </w:p>
    <w:p w14:paraId="49D73E59" w14:textId="77777777" w:rsidR="000829C4" w:rsidRDefault="00000000">
      <w:pPr>
        <w:numPr>
          <w:ilvl w:val="0"/>
          <w:numId w:val="41"/>
        </w:numPr>
        <w:ind w:left="0" w:firstLine="0"/>
      </w:pPr>
      <w:r>
        <w:rPr>
          <w:rFonts w:hint="eastAsia"/>
        </w:rPr>
        <w:t>【保存】：点击该按钮，保存卡片录入的信息，然后关闭卡片界面返回列表界面，列表界面自动刷新加载新增的任务；编辑状态显示，查看状态隐藏；</w:t>
      </w:r>
    </w:p>
    <w:p w14:paraId="617FAFF3" w14:textId="77777777" w:rsidR="000829C4" w:rsidRDefault="00000000">
      <w:pPr>
        <w:numPr>
          <w:ilvl w:val="0"/>
          <w:numId w:val="41"/>
        </w:numPr>
        <w:ind w:left="0" w:firstLine="0"/>
      </w:pPr>
      <w:r>
        <w:rPr>
          <w:rFonts w:hint="eastAsia"/>
        </w:rPr>
        <w:t>【取消】：点击该按钮，关闭卡片界面返回列表界面；</w:t>
      </w:r>
    </w:p>
    <w:p w14:paraId="7A8DF263" w14:textId="77777777" w:rsidR="000829C4" w:rsidRDefault="00000000">
      <w:r>
        <w:rPr>
          <w:rFonts w:hint="eastAsia"/>
        </w:rPr>
        <w:t>准备界面按钮：</w:t>
      </w:r>
    </w:p>
    <w:p w14:paraId="3298BC7F" w14:textId="77777777" w:rsidR="000829C4" w:rsidRDefault="00000000">
      <w:pPr>
        <w:numPr>
          <w:ilvl w:val="0"/>
          <w:numId w:val="42"/>
        </w:numPr>
        <w:ind w:left="0" w:firstLine="0"/>
      </w:pPr>
      <w:r>
        <w:rPr>
          <w:rFonts w:hint="eastAsia"/>
        </w:rPr>
        <w:t>【下一步】：点击该按钮，进入计算界面；</w:t>
      </w:r>
    </w:p>
    <w:p w14:paraId="288429C8" w14:textId="77777777" w:rsidR="000829C4" w:rsidRDefault="00000000">
      <w:r>
        <w:rPr>
          <w:rFonts w:hint="eastAsia"/>
        </w:rPr>
        <w:t>计算界面按钮：</w:t>
      </w:r>
    </w:p>
    <w:p w14:paraId="7143A8BB" w14:textId="77777777" w:rsidR="000829C4" w:rsidRDefault="00000000">
      <w:pPr>
        <w:numPr>
          <w:ilvl w:val="0"/>
          <w:numId w:val="43"/>
        </w:numPr>
        <w:ind w:left="0" w:firstLine="0"/>
      </w:pPr>
      <w:r>
        <w:rPr>
          <w:rFonts w:hint="eastAsia"/>
        </w:rPr>
        <w:t>【返回】：点击该按钮，返回至列表界面；</w:t>
      </w:r>
    </w:p>
    <w:p w14:paraId="4BAD0E49" w14:textId="77777777" w:rsidR="000829C4" w:rsidRDefault="00000000">
      <w:pPr>
        <w:numPr>
          <w:ilvl w:val="0"/>
          <w:numId w:val="43"/>
        </w:numPr>
        <w:ind w:left="0" w:firstLine="0"/>
      </w:pPr>
      <w:r>
        <w:rPr>
          <w:rFonts w:hint="eastAsia"/>
        </w:rPr>
        <w:t>【计算】：任务状态为未计算时可用，否则</w:t>
      </w:r>
      <w:proofErr w:type="gramStart"/>
      <w:r>
        <w:rPr>
          <w:rFonts w:hint="eastAsia"/>
        </w:rPr>
        <w:t>不</w:t>
      </w:r>
      <w:proofErr w:type="gramEnd"/>
      <w:r>
        <w:rPr>
          <w:rFonts w:hint="eastAsia"/>
        </w:rPr>
        <w:t>可用；点击该按钮，计算成功后提示“计算成功”；重新加载任务状态、计算日期、应纳所得税额；</w:t>
      </w:r>
      <w:r>
        <w:rPr>
          <w:rFonts w:hint="eastAsia"/>
          <w:color w:val="0000FF"/>
        </w:rPr>
        <w:t>计算逻辑见算法章节</w:t>
      </w:r>
      <w:r>
        <w:rPr>
          <w:rFonts w:hint="eastAsia"/>
        </w:rPr>
        <w:t>；</w:t>
      </w:r>
    </w:p>
    <w:p w14:paraId="4909E634" w14:textId="77777777" w:rsidR="000829C4" w:rsidRDefault="00000000">
      <w:pPr>
        <w:numPr>
          <w:ilvl w:val="0"/>
          <w:numId w:val="43"/>
        </w:numPr>
        <w:ind w:left="0" w:firstLine="0"/>
      </w:pPr>
      <w:r>
        <w:rPr>
          <w:rFonts w:hint="eastAsia"/>
        </w:rPr>
        <w:t>【取消计算】：任务状态为已计算时可用，否则</w:t>
      </w:r>
      <w:proofErr w:type="gramStart"/>
      <w:r>
        <w:rPr>
          <w:rFonts w:hint="eastAsia"/>
        </w:rPr>
        <w:t>不</w:t>
      </w:r>
      <w:proofErr w:type="gramEnd"/>
      <w:r>
        <w:rPr>
          <w:rFonts w:hint="eastAsia"/>
        </w:rPr>
        <w:t>可用；点击该按钮，删除已计算生成的报表数据，任务状态更新为未计算，计算日期、应纳所得税额清空，取消完成后提示“取消计算成功”，界面重新加载数据；如果取消计算过程中出现系统错误，则提示“取消计算错误，请联系技术人员处理。”；</w:t>
      </w:r>
    </w:p>
    <w:p w14:paraId="1BD13102" w14:textId="77777777" w:rsidR="000829C4" w:rsidRDefault="00000000">
      <w:pPr>
        <w:numPr>
          <w:ilvl w:val="0"/>
          <w:numId w:val="43"/>
        </w:numPr>
        <w:ind w:left="0" w:firstLine="0"/>
      </w:pPr>
      <w:r>
        <w:rPr>
          <w:rFonts w:hint="eastAsia"/>
        </w:rPr>
        <w:t>【上一步】：点击该按钮，进入准备界面；</w:t>
      </w:r>
    </w:p>
    <w:p w14:paraId="4351E494" w14:textId="77777777" w:rsidR="000829C4" w:rsidRDefault="00000000">
      <w:pPr>
        <w:numPr>
          <w:ilvl w:val="0"/>
          <w:numId w:val="43"/>
        </w:numPr>
        <w:ind w:left="0" w:firstLine="0"/>
      </w:pPr>
      <w:r>
        <w:rPr>
          <w:rFonts w:hint="eastAsia"/>
        </w:rPr>
        <w:t>【下一步】：任务状态为“已计算”、“已计提”时可用，否则</w:t>
      </w:r>
      <w:proofErr w:type="gramStart"/>
      <w:r>
        <w:rPr>
          <w:rFonts w:hint="eastAsia"/>
        </w:rPr>
        <w:t>不</w:t>
      </w:r>
      <w:proofErr w:type="gramEnd"/>
      <w:r>
        <w:rPr>
          <w:rFonts w:hint="eastAsia"/>
        </w:rPr>
        <w:t>可用；点击该按钮，进入计提界面；</w:t>
      </w:r>
    </w:p>
    <w:p w14:paraId="37BAED37" w14:textId="77777777" w:rsidR="000829C4" w:rsidRDefault="00000000">
      <w:r>
        <w:rPr>
          <w:rFonts w:hint="eastAsia"/>
        </w:rPr>
        <w:lastRenderedPageBreak/>
        <w:t>计提界面按钮：</w:t>
      </w:r>
    </w:p>
    <w:p w14:paraId="192B1C97" w14:textId="77777777" w:rsidR="000829C4" w:rsidRDefault="00000000">
      <w:pPr>
        <w:numPr>
          <w:ilvl w:val="0"/>
          <w:numId w:val="44"/>
        </w:numPr>
        <w:ind w:left="0" w:firstLine="0"/>
      </w:pPr>
      <w:r>
        <w:rPr>
          <w:rFonts w:hint="eastAsia"/>
        </w:rPr>
        <w:t>【返回】：点击该按钮，返回至列表界面；</w:t>
      </w:r>
    </w:p>
    <w:p w14:paraId="25F49CE1" w14:textId="77777777" w:rsidR="000829C4" w:rsidRDefault="00000000">
      <w:pPr>
        <w:numPr>
          <w:ilvl w:val="0"/>
          <w:numId w:val="44"/>
        </w:numPr>
        <w:ind w:left="0" w:firstLine="0"/>
      </w:pPr>
      <w:r>
        <w:rPr>
          <w:rFonts w:hint="eastAsia"/>
        </w:rPr>
        <w:t>【计提】：任务状态为“已计算”时可用，否则</w:t>
      </w:r>
      <w:proofErr w:type="gramStart"/>
      <w:r>
        <w:rPr>
          <w:rFonts w:hint="eastAsia"/>
        </w:rPr>
        <w:t>不</w:t>
      </w:r>
      <w:proofErr w:type="gramEnd"/>
      <w:r>
        <w:rPr>
          <w:rFonts w:hint="eastAsia"/>
        </w:rPr>
        <w:t>可用；点击该按钮，</w:t>
      </w:r>
      <w:r>
        <w:rPr>
          <w:rFonts w:hint="eastAsia"/>
          <w:color w:val="0000FF"/>
        </w:rPr>
        <w:t>根据印花税计算表生成一笔统一税费台账数据</w:t>
      </w:r>
      <w:r>
        <w:rPr>
          <w:rFonts w:hint="eastAsia"/>
        </w:rPr>
        <w:t>，计提完成后更新任务状态为已计提、计提日期为系统日期，提示“计提成功。”，</w:t>
      </w:r>
      <w:r>
        <w:rPr>
          <w:rFonts w:hint="eastAsia"/>
          <w:color w:val="0000FF"/>
        </w:rPr>
        <w:t>界面展示当前计提任务生成的税费台账</w:t>
      </w:r>
      <w:r>
        <w:rPr>
          <w:rFonts w:hint="eastAsia"/>
        </w:rPr>
        <w:t>（根据业务单据号查询）。</w:t>
      </w:r>
    </w:p>
    <w:p w14:paraId="34333D47" w14:textId="77777777" w:rsidR="000829C4" w:rsidRDefault="00000000">
      <w:pPr>
        <w:numPr>
          <w:ilvl w:val="0"/>
          <w:numId w:val="44"/>
        </w:numPr>
        <w:ind w:left="0" w:firstLine="0"/>
        <w:rPr>
          <w:color w:val="0000FF"/>
        </w:rPr>
      </w:pPr>
      <w:r>
        <w:rPr>
          <w:rFonts w:hint="eastAsia"/>
          <w:color w:val="0000FF"/>
        </w:rPr>
        <w:t>【取消计提】：任务状态为“已计提”时可用，否则</w:t>
      </w:r>
      <w:proofErr w:type="gramStart"/>
      <w:r>
        <w:rPr>
          <w:rFonts w:hint="eastAsia"/>
          <w:color w:val="0000FF"/>
        </w:rPr>
        <w:t>不</w:t>
      </w:r>
      <w:proofErr w:type="gramEnd"/>
      <w:r>
        <w:rPr>
          <w:rFonts w:hint="eastAsia"/>
          <w:color w:val="0000FF"/>
        </w:rPr>
        <w:t>可用；根据单据编号查询税费台账，如果税费台账的推送状态为未推送，则删除对应的税费台账，如果税费台账的推送状态为已推送，则生成对应的</w:t>
      </w:r>
      <w:proofErr w:type="gramStart"/>
      <w:r>
        <w:rPr>
          <w:rFonts w:hint="eastAsia"/>
          <w:color w:val="0000FF"/>
        </w:rPr>
        <w:t>红冲台账</w:t>
      </w:r>
      <w:proofErr w:type="gramEnd"/>
      <w:r>
        <w:rPr>
          <w:rFonts w:hint="eastAsia"/>
          <w:color w:val="0000FF"/>
        </w:rPr>
        <w:t>，取消计提完成后更新任务状态为未计提、计提日期清空，提示“取消计提成功。”。</w:t>
      </w:r>
    </w:p>
    <w:p w14:paraId="2CC2A8F5" w14:textId="77777777" w:rsidR="000829C4" w:rsidRDefault="00000000">
      <w:pPr>
        <w:numPr>
          <w:ilvl w:val="0"/>
          <w:numId w:val="44"/>
        </w:numPr>
        <w:ind w:left="0" w:firstLine="0"/>
      </w:pPr>
      <w:r>
        <w:rPr>
          <w:rFonts w:hint="eastAsia"/>
        </w:rPr>
        <w:t>【上一步】：点击该按钮，计入计算界面。</w:t>
      </w:r>
    </w:p>
    <w:p w14:paraId="42D88284" w14:textId="77777777" w:rsidR="000829C4" w:rsidRDefault="00000000">
      <w:pPr>
        <w:pStyle w:val="5"/>
      </w:pPr>
      <w:r>
        <w:rPr>
          <w:rFonts w:hint="eastAsia"/>
        </w:rPr>
        <w:t>算法说明</w:t>
      </w:r>
    </w:p>
    <w:p w14:paraId="0713CEAF" w14:textId="77777777" w:rsidR="000829C4" w:rsidRDefault="00000000">
      <w:pPr>
        <w:numPr>
          <w:ilvl w:val="0"/>
          <w:numId w:val="45"/>
        </w:numPr>
      </w:pPr>
      <w:r>
        <w:rPr>
          <w:rFonts w:hint="eastAsia"/>
        </w:rPr>
        <w:t>准备界面默认显示印花税计算结果、应税</w:t>
      </w:r>
      <w:proofErr w:type="gramStart"/>
      <w:r>
        <w:rPr>
          <w:rFonts w:hint="eastAsia"/>
        </w:rPr>
        <w:t>凭证台</w:t>
      </w:r>
      <w:proofErr w:type="gramEnd"/>
      <w:r>
        <w:rPr>
          <w:rFonts w:hint="eastAsia"/>
        </w:rPr>
        <w:t>账、未确定合同信息补录，点击链接分别打开对应的功能界面，默认显示当期的数据。</w:t>
      </w:r>
    </w:p>
    <w:p w14:paraId="1DECC30D" w14:textId="77777777" w:rsidR="000829C4" w:rsidRDefault="00000000">
      <w:pPr>
        <w:numPr>
          <w:ilvl w:val="0"/>
          <w:numId w:val="45"/>
        </w:numPr>
      </w:pPr>
      <w:r>
        <w:rPr>
          <w:rFonts w:hint="eastAsia"/>
        </w:rPr>
        <w:t>计算时按照税目汇总生成应纳税额，应纳税</w:t>
      </w:r>
      <w:proofErr w:type="gramStart"/>
      <w:r>
        <w:rPr>
          <w:rFonts w:hint="eastAsia"/>
        </w:rPr>
        <w:t>额取计算</w:t>
      </w:r>
      <w:proofErr w:type="gramEnd"/>
      <w:r>
        <w:rPr>
          <w:rFonts w:hint="eastAsia"/>
        </w:rPr>
        <w:t>结果的实纳税额合计，计算结果的数据范围为计算期间在计提期间内的，且机构为纳税主体下的所有数据来源机构；</w:t>
      </w:r>
    </w:p>
    <w:p w14:paraId="1F039B66" w14:textId="77777777" w:rsidR="000829C4" w:rsidRDefault="00000000">
      <w:pPr>
        <w:numPr>
          <w:ilvl w:val="0"/>
          <w:numId w:val="45"/>
        </w:numPr>
      </w:pPr>
      <w:r>
        <w:rPr>
          <w:rFonts w:hint="eastAsia"/>
        </w:rPr>
        <w:t>计提金额默认</w:t>
      </w:r>
      <w:r>
        <w:rPr>
          <w:rFonts w:hint="eastAsia"/>
        </w:rPr>
        <w:t>=</w:t>
      </w:r>
      <w:r>
        <w:rPr>
          <w:rFonts w:hint="eastAsia"/>
        </w:rPr>
        <w:t>应纳税额；</w:t>
      </w:r>
    </w:p>
    <w:p w14:paraId="686D4B14" w14:textId="77777777" w:rsidR="000829C4" w:rsidRDefault="00000000">
      <w:pPr>
        <w:numPr>
          <w:ilvl w:val="0"/>
          <w:numId w:val="45"/>
        </w:numPr>
      </w:pPr>
      <w:r>
        <w:rPr>
          <w:rFonts w:hint="eastAsia"/>
        </w:rPr>
        <w:t>计提界面，如果计提状态为已计算，则计提金额可编辑；</w:t>
      </w:r>
    </w:p>
    <w:p w14:paraId="43E632DB" w14:textId="77777777" w:rsidR="000829C4" w:rsidRDefault="00000000">
      <w:pPr>
        <w:numPr>
          <w:ilvl w:val="0"/>
          <w:numId w:val="45"/>
        </w:numPr>
      </w:pPr>
      <w:r>
        <w:rPr>
          <w:rFonts w:hint="eastAsia"/>
        </w:rPr>
        <w:t>计提后，生成税费台账，生成规则详见输出章节。</w:t>
      </w:r>
    </w:p>
    <w:p w14:paraId="7139C74F" w14:textId="77777777" w:rsidR="000829C4" w:rsidRDefault="00000000">
      <w:pPr>
        <w:pStyle w:val="5"/>
      </w:pPr>
      <w:r>
        <w:rPr>
          <w:rFonts w:hint="eastAsia"/>
        </w:rPr>
        <w:t>逻辑校验</w:t>
      </w:r>
    </w:p>
    <w:p w14:paraId="50A0140A" w14:textId="77777777" w:rsidR="000829C4" w:rsidRDefault="00000000">
      <w:pPr>
        <w:numPr>
          <w:ilvl w:val="0"/>
          <w:numId w:val="46"/>
        </w:numPr>
      </w:pPr>
      <w:r>
        <w:rPr>
          <w:rFonts w:hint="eastAsia"/>
        </w:rPr>
        <w:t>新增任务保存时，纳税主体</w:t>
      </w:r>
      <w:r>
        <w:rPr>
          <w:rFonts w:hint="eastAsia"/>
        </w:rPr>
        <w:t>+</w:t>
      </w:r>
      <w:r>
        <w:rPr>
          <w:rFonts w:hint="eastAsia"/>
        </w:rPr>
        <w:t>计提期间不可重复；</w:t>
      </w:r>
    </w:p>
    <w:p w14:paraId="282DA4AB" w14:textId="77777777" w:rsidR="000829C4" w:rsidRDefault="00000000">
      <w:pPr>
        <w:pStyle w:val="4"/>
      </w:pPr>
      <w:r>
        <w:rPr>
          <w:rFonts w:hint="eastAsia"/>
        </w:rPr>
        <w:t>输出</w:t>
      </w:r>
    </w:p>
    <w:p w14:paraId="7A12F036" w14:textId="77777777" w:rsidR="000829C4" w:rsidRDefault="00000000">
      <w:r>
        <w:rPr>
          <w:rFonts w:hint="eastAsia"/>
        </w:rPr>
        <w:t>统一税费台</w:t>
      </w:r>
      <w:proofErr w:type="gramStart"/>
      <w:r>
        <w:rPr>
          <w:rFonts w:hint="eastAsia"/>
        </w:rPr>
        <w:t>账数据</w:t>
      </w:r>
      <w:proofErr w:type="gramEnd"/>
      <w:r>
        <w:rPr>
          <w:rFonts w:hint="eastAsia"/>
        </w:rPr>
        <w:t>-</w:t>
      </w:r>
      <w:r>
        <w:rPr>
          <w:rFonts w:hint="eastAsia"/>
        </w:rPr>
        <w:t>计提单据：</w:t>
      </w:r>
    </w:p>
    <w:tbl>
      <w:tblPr>
        <w:tblStyle w:val="ab"/>
        <w:tblW w:w="0" w:type="auto"/>
        <w:tblLook w:val="04A0" w:firstRow="1" w:lastRow="0" w:firstColumn="1" w:lastColumn="0" w:noHBand="0" w:noVBand="1"/>
      </w:tblPr>
      <w:tblGrid>
        <w:gridCol w:w="2588"/>
        <w:gridCol w:w="5708"/>
      </w:tblGrid>
      <w:tr w:rsidR="000829C4" w14:paraId="07E130C8" w14:textId="77777777">
        <w:tc>
          <w:tcPr>
            <w:tcW w:w="2660" w:type="dxa"/>
            <w:shd w:val="clear" w:color="auto" w:fill="DEEBF6" w:themeFill="accent1" w:themeFillTint="32"/>
          </w:tcPr>
          <w:p w14:paraId="43963B62" w14:textId="77777777" w:rsidR="000829C4" w:rsidRDefault="00000000">
            <w:pPr>
              <w:jc w:val="center"/>
              <w:rPr>
                <w:b/>
                <w:bCs/>
                <w:sz w:val="18"/>
                <w:szCs w:val="18"/>
              </w:rPr>
            </w:pPr>
            <w:r>
              <w:rPr>
                <w:rFonts w:hint="eastAsia"/>
                <w:b/>
                <w:bCs/>
                <w:sz w:val="18"/>
                <w:szCs w:val="18"/>
              </w:rPr>
              <w:t>字段名称</w:t>
            </w:r>
          </w:p>
        </w:tc>
        <w:tc>
          <w:tcPr>
            <w:tcW w:w="5862" w:type="dxa"/>
            <w:shd w:val="clear" w:color="auto" w:fill="DEEBF6" w:themeFill="accent1" w:themeFillTint="32"/>
          </w:tcPr>
          <w:p w14:paraId="7570EA80" w14:textId="77777777" w:rsidR="000829C4" w:rsidRDefault="00000000">
            <w:pPr>
              <w:jc w:val="center"/>
              <w:rPr>
                <w:b/>
                <w:bCs/>
                <w:sz w:val="18"/>
                <w:szCs w:val="18"/>
              </w:rPr>
            </w:pPr>
            <w:r>
              <w:rPr>
                <w:rFonts w:hint="eastAsia"/>
                <w:b/>
                <w:bCs/>
                <w:sz w:val="18"/>
                <w:szCs w:val="18"/>
              </w:rPr>
              <w:t>规则</w:t>
            </w:r>
          </w:p>
        </w:tc>
      </w:tr>
      <w:tr w:rsidR="000829C4" w14:paraId="03481F53" w14:textId="77777777">
        <w:tc>
          <w:tcPr>
            <w:tcW w:w="2660" w:type="dxa"/>
          </w:tcPr>
          <w:p w14:paraId="65191AEE" w14:textId="77777777" w:rsidR="000829C4" w:rsidRDefault="00000000">
            <w:pPr>
              <w:rPr>
                <w:sz w:val="18"/>
                <w:szCs w:val="18"/>
              </w:rPr>
            </w:pPr>
            <w:r>
              <w:rPr>
                <w:rFonts w:hint="eastAsia"/>
                <w:sz w:val="18"/>
                <w:szCs w:val="18"/>
              </w:rPr>
              <w:t>机构</w:t>
            </w:r>
          </w:p>
        </w:tc>
        <w:tc>
          <w:tcPr>
            <w:tcW w:w="5862" w:type="dxa"/>
          </w:tcPr>
          <w:p w14:paraId="0F2B1819" w14:textId="77777777" w:rsidR="000829C4" w:rsidRDefault="00000000">
            <w:pPr>
              <w:rPr>
                <w:sz w:val="18"/>
                <w:szCs w:val="18"/>
              </w:rPr>
            </w:pPr>
            <w:r>
              <w:rPr>
                <w:rFonts w:hint="eastAsia"/>
                <w:sz w:val="18"/>
                <w:szCs w:val="18"/>
              </w:rPr>
              <w:t>纳税主体管理中对应印花税计提的入账机构</w:t>
            </w:r>
          </w:p>
        </w:tc>
      </w:tr>
      <w:tr w:rsidR="000829C4" w14:paraId="20FBE0FA" w14:textId="77777777">
        <w:tc>
          <w:tcPr>
            <w:tcW w:w="2660" w:type="dxa"/>
          </w:tcPr>
          <w:p w14:paraId="00E65506" w14:textId="77777777" w:rsidR="000829C4" w:rsidRDefault="00000000">
            <w:pPr>
              <w:rPr>
                <w:sz w:val="18"/>
                <w:szCs w:val="18"/>
              </w:rPr>
            </w:pPr>
            <w:r>
              <w:rPr>
                <w:rFonts w:hint="eastAsia"/>
                <w:sz w:val="18"/>
                <w:szCs w:val="18"/>
              </w:rPr>
              <w:t>纳税主体</w:t>
            </w:r>
          </w:p>
        </w:tc>
        <w:tc>
          <w:tcPr>
            <w:tcW w:w="5862" w:type="dxa"/>
          </w:tcPr>
          <w:p w14:paraId="1F587E8E" w14:textId="77777777" w:rsidR="000829C4" w:rsidRDefault="00000000">
            <w:pPr>
              <w:rPr>
                <w:sz w:val="18"/>
                <w:szCs w:val="18"/>
              </w:rPr>
            </w:pPr>
            <w:r>
              <w:rPr>
                <w:rFonts w:hint="eastAsia"/>
                <w:sz w:val="18"/>
                <w:szCs w:val="18"/>
              </w:rPr>
              <w:t>当前纳税主体</w:t>
            </w:r>
          </w:p>
        </w:tc>
      </w:tr>
      <w:tr w:rsidR="000829C4" w14:paraId="6AFF803E" w14:textId="77777777">
        <w:tc>
          <w:tcPr>
            <w:tcW w:w="2660" w:type="dxa"/>
          </w:tcPr>
          <w:p w14:paraId="79F2A3E1" w14:textId="77777777" w:rsidR="000829C4" w:rsidRDefault="00000000">
            <w:pPr>
              <w:rPr>
                <w:sz w:val="18"/>
                <w:szCs w:val="18"/>
              </w:rPr>
            </w:pPr>
            <w:r>
              <w:rPr>
                <w:rFonts w:hint="eastAsia"/>
                <w:sz w:val="18"/>
                <w:szCs w:val="18"/>
              </w:rPr>
              <w:lastRenderedPageBreak/>
              <w:t>业务单据号</w:t>
            </w:r>
          </w:p>
        </w:tc>
        <w:tc>
          <w:tcPr>
            <w:tcW w:w="5862" w:type="dxa"/>
          </w:tcPr>
          <w:p w14:paraId="6C85FB1D" w14:textId="77777777" w:rsidR="000829C4" w:rsidRDefault="00000000">
            <w:pPr>
              <w:rPr>
                <w:sz w:val="18"/>
                <w:szCs w:val="18"/>
              </w:rPr>
            </w:pPr>
            <w:r>
              <w:rPr>
                <w:rFonts w:hint="eastAsia"/>
                <w:sz w:val="18"/>
                <w:szCs w:val="18"/>
              </w:rPr>
              <w:t>取当前单据号</w:t>
            </w:r>
          </w:p>
        </w:tc>
      </w:tr>
      <w:tr w:rsidR="000829C4" w14:paraId="70777FC6" w14:textId="77777777">
        <w:tc>
          <w:tcPr>
            <w:tcW w:w="2660" w:type="dxa"/>
          </w:tcPr>
          <w:p w14:paraId="66E7BC56" w14:textId="77777777" w:rsidR="000829C4" w:rsidRDefault="00000000">
            <w:pPr>
              <w:rPr>
                <w:sz w:val="18"/>
                <w:szCs w:val="18"/>
              </w:rPr>
            </w:pPr>
            <w:r>
              <w:rPr>
                <w:rFonts w:hint="eastAsia"/>
                <w:sz w:val="18"/>
                <w:szCs w:val="18"/>
              </w:rPr>
              <w:t>业务流水号</w:t>
            </w:r>
          </w:p>
        </w:tc>
        <w:tc>
          <w:tcPr>
            <w:tcW w:w="5862" w:type="dxa"/>
          </w:tcPr>
          <w:p w14:paraId="63312C25" w14:textId="77777777" w:rsidR="000829C4" w:rsidRDefault="00000000">
            <w:pPr>
              <w:rPr>
                <w:sz w:val="18"/>
                <w:szCs w:val="18"/>
              </w:rPr>
            </w:pPr>
            <w:r>
              <w:rPr>
                <w:rFonts w:hint="eastAsia"/>
                <w:sz w:val="18"/>
                <w:szCs w:val="18"/>
              </w:rPr>
              <w:t>单据号</w:t>
            </w:r>
            <w:r>
              <w:rPr>
                <w:rFonts w:hint="eastAsia"/>
                <w:sz w:val="18"/>
                <w:szCs w:val="18"/>
              </w:rPr>
              <w:t>+</w:t>
            </w:r>
            <w:r>
              <w:rPr>
                <w:rFonts w:hint="eastAsia"/>
                <w:sz w:val="18"/>
                <w:szCs w:val="18"/>
              </w:rPr>
              <w:t>四位序号，序号从</w:t>
            </w:r>
            <w:r>
              <w:rPr>
                <w:rFonts w:hint="eastAsia"/>
                <w:sz w:val="18"/>
                <w:szCs w:val="18"/>
              </w:rPr>
              <w:t>0001</w:t>
            </w:r>
            <w:r>
              <w:rPr>
                <w:rFonts w:hint="eastAsia"/>
                <w:sz w:val="18"/>
                <w:szCs w:val="18"/>
              </w:rPr>
              <w:t>开始编码，不可重复</w:t>
            </w:r>
          </w:p>
        </w:tc>
      </w:tr>
      <w:tr w:rsidR="000829C4" w14:paraId="1930C468" w14:textId="77777777">
        <w:tc>
          <w:tcPr>
            <w:tcW w:w="2660" w:type="dxa"/>
          </w:tcPr>
          <w:p w14:paraId="336DC432" w14:textId="77777777" w:rsidR="000829C4" w:rsidRDefault="00000000">
            <w:pPr>
              <w:rPr>
                <w:sz w:val="18"/>
                <w:szCs w:val="18"/>
              </w:rPr>
            </w:pPr>
            <w:r>
              <w:rPr>
                <w:rFonts w:hint="eastAsia"/>
                <w:sz w:val="18"/>
                <w:szCs w:val="18"/>
              </w:rPr>
              <w:t>年度</w:t>
            </w:r>
          </w:p>
        </w:tc>
        <w:tc>
          <w:tcPr>
            <w:tcW w:w="5862" w:type="dxa"/>
          </w:tcPr>
          <w:p w14:paraId="150C6FFC" w14:textId="77777777" w:rsidR="000829C4" w:rsidRDefault="00000000">
            <w:pPr>
              <w:rPr>
                <w:sz w:val="18"/>
                <w:szCs w:val="18"/>
              </w:rPr>
            </w:pPr>
            <w:r>
              <w:rPr>
                <w:rFonts w:hint="eastAsia"/>
                <w:sz w:val="18"/>
                <w:szCs w:val="18"/>
              </w:rPr>
              <w:t>计提期间所在年份，四位，如</w:t>
            </w:r>
            <w:r>
              <w:rPr>
                <w:rFonts w:hint="eastAsia"/>
                <w:sz w:val="18"/>
                <w:szCs w:val="18"/>
              </w:rPr>
              <w:t>2024</w:t>
            </w:r>
          </w:p>
        </w:tc>
      </w:tr>
      <w:tr w:rsidR="000829C4" w14:paraId="458C5EA9" w14:textId="77777777">
        <w:tc>
          <w:tcPr>
            <w:tcW w:w="2660" w:type="dxa"/>
          </w:tcPr>
          <w:p w14:paraId="7EEB838C" w14:textId="77777777" w:rsidR="000829C4" w:rsidRDefault="00000000">
            <w:pPr>
              <w:rPr>
                <w:sz w:val="18"/>
                <w:szCs w:val="18"/>
              </w:rPr>
            </w:pPr>
            <w:r>
              <w:rPr>
                <w:rFonts w:hint="eastAsia"/>
                <w:sz w:val="18"/>
                <w:szCs w:val="18"/>
              </w:rPr>
              <w:t>会计期间</w:t>
            </w:r>
          </w:p>
        </w:tc>
        <w:tc>
          <w:tcPr>
            <w:tcW w:w="5862" w:type="dxa"/>
          </w:tcPr>
          <w:p w14:paraId="2C2293C9" w14:textId="77777777" w:rsidR="000829C4" w:rsidRDefault="00000000">
            <w:pPr>
              <w:rPr>
                <w:sz w:val="18"/>
                <w:szCs w:val="18"/>
              </w:rPr>
            </w:pPr>
            <w:r>
              <w:rPr>
                <w:rFonts w:hint="eastAsia"/>
                <w:sz w:val="18"/>
                <w:szCs w:val="18"/>
              </w:rPr>
              <w:t>取计提期间编码</w:t>
            </w:r>
          </w:p>
        </w:tc>
      </w:tr>
      <w:tr w:rsidR="000829C4" w14:paraId="7A5DF7A6" w14:textId="77777777">
        <w:tc>
          <w:tcPr>
            <w:tcW w:w="2660" w:type="dxa"/>
          </w:tcPr>
          <w:p w14:paraId="35184EAA" w14:textId="77777777" w:rsidR="000829C4" w:rsidRDefault="00000000">
            <w:pPr>
              <w:rPr>
                <w:sz w:val="18"/>
                <w:szCs w:val="18"/>
              </w:rPr>
            </w:pPr>
            <w:r>
              <w:rPr>
                <w:rFonts w:hint="eastAsia"/>
                <w:sz w:val="18"/>
                <w:szCs w:val="18"/>
              </w:rPr>
              <w:t>期间开始日期</w:t>
            </w:r>
          </w:p>
        </w:tc>
        <w:tc>
          <w:tcPr>
            <w:tcW w:w="5862" w:type="dxa"/>
          </w:tcPr>
          <w:p w14:paraId="008E9E5D" w14:textId="77777777" w:rsidR="000829C4" w:rsidRDefault="00000000">
            <w:pPr>
              <w:rPr>
                <w:sz w:val="18"/>
                <w:szCs w:val="18"/>
              </w:rPr>
            </w:pPr>
            <w:r>
              <w:rPr>
                <w:rFonts w:hint="eastAsia"/>
                <w:sz w:val="18"/>
                <w:szCs w:val="18"/>
              </w:rPr>
              <w:t>取计提期间的开始日期</w:t>
            </w:r>
          </w:p>
        </w:tc>
      </w:tr>
      <w:tr w:rsidR="000829C4" w14:paraId="7228AE36" w14:textId="77777777">
        <w:tc>
          <w:tcPr>
            <w:tcW w:w="2660" w:type="dxa"/>
          </w:tcPr>
          <w:p w14:paraId="01F29F69" w14:textId="77777777" w:rsidR="000829C4" w:rsidRDefault="00000000">
            <w:pPr>
              <w:rPr>
                <w:sz w:val="18"/>
                <w:szCs w:val="18"/>
              </w:rPr>
            </w:pPr>
            <w:r>
              <w:rPr>
                <w:rFonts w:hint="eastAsia"/>
                <w:sz w:val="18"/>
                <w:szCs w:val="18"/>
              </w:rPr>
              <w:t>期间截止日期</w:t>
            </w:r>
          </w:p>
        </w:tc>
        <w:tc>
          <w:tcPr>
            <w:tcW w:w="5862" w:type="dxa"/>
          </w:tcPr>
          <w:p w14:paraId="53DA20C9" w14:textId="77777777" w:rsidR="000829C4" w:rsidRDefault="00000000">
            <w:pPr>
              <w:rPr>
                <w:sz w:val="18"/>
                <w:szCs w:val="18"/>
              </w:rPr>
            </w:pPr>
            <w:r>
              <w:rPr>
                <w:rFonts w:hint="eastAsia"/>
                <w:sz w:val="18"/>
                <w:szCs w:val="18"/>
              </w:rPr>
              <w:t>取计提期间的截止日期</w:t>
            </w:r>
          </w:p>
        </w:tc>
      </w:tr>
      <w:tr w:rsidR="000829C4" w14:paraId="00241DDD" w14:textId="77777777">
        <w:tc>
          <w:tcPr>
            <w:tcW w:w="2660" w:type="dxa"/>
          </w:tcPr>
          <w:p w14:paraId="1DB053BE" w14:textId="77777777" w:rsidR="000829C4" w:rsidRDefault="00000000">
            <w:pPr>
              <w:rPr>
                <w:sz w:val="18"/>
                <w:szCs w:val="18"/>
              </w:rPr>
            </w:pPr>
            <w:r>
              <w:rPr>
                <w:rFonts w:hint="eastAsia"/>
                <w:sz w:val="18"/>
                <w:szCs w:val="18"/>
              </w:rPr>
              <w:t>业务类型</w:t>
            </w:r>
          </w:p>
        </w:tc>
        <w:tc>
          <w:tcPr>
            <w:tcW w:w="5862" w:type="dxa"/>
          </w:tcPr>
          <w:p w14:paraId="108958E6" w14:textId="77777777" w:rsidR="000829C4" w:rsidRDefault="00000000">
            <w:pPr>
              <w:rPr>
                <w:sz w:val="18"/>
                <w:szCs w:val="18"/>
              </w:rPr>
            </w:pPr>
            <w:r>
              <w:rPr>
                <w:rFonts w:hint="eastAsia"/>
                <w:sz w:val="18"/>
                <w:szCs w:val="18"/>
              </w:rPr>
              <w:t>默认印花税计提，编码</w:t>
            </w:r>
            <w:r>
              <w:rPr>
                <w:rFonts w:hint="eastAsia"/>
                <w:sz w:val="18"/>
                <w:szCs w:val="18"/>
              </w:rPr>
              <w:t>TAX_YHSJT</w:t>
            </w:r>
          </w:p>
        </w:tc>
      </w:tr>
      <w:tr w:rsidR="000829C4" w14:paraId="6E469B23" w14:textId="77777777">
        <w:tc>
          <w:tcPr>
            <w:tcW w:w="2660" w:type="dxa"/>
          </w:tcPr>
          <w:p w14:paraId="049A6481" w14:textId="77777777" w:rsidR="000829C4" w:rsidRDefault="00000000">
            <w:pPr>
              <w:rPr>
                <w:sz w:val="18"/>
                <w:szCs w:val="18"/>
              </w:rPr>
            </w:pPr>
            <w:r>
              <w:rPr>
                <w:rFonts w:hint="eastAsia"/>
                <w:sz w:val="18"/>
                <w:szCs w:val="18"/>
              </w:rPr>
              <w:t>费用项目</w:t>
            </w:r>
          </w:p>
        </w:tc>
        <w:tc>
          <w:tcPr>
            <w:tcW w:w="5862" w:type="dxa"/>
          </w:tcPr>
          <w:p w14:paraId="320E6BB4" w14:textId="77777777" w:rsidR="000829C4" w:rsidRDefault="00000000">
            <w:pPr>
              <w:rPr>
                <w:sz w:val="18"/>
                <w:szCs w:val="18"/>
              </w:rPr>
            </w:pPr>
            <w:r>
              <w:rPr>
                <w:rFonts w:hint="eastAsia"/>
                <w:sz w:val="18"/>
                <w:szCs w:val="18"/>
              </w:rPr>
              <w:t>印花税：</w:t>
            </w:r>
            <w:r>
              <w:rPr>
                <w:rFonts w:hint="eastAsia"/>
                <w:sz w:val="18"/>
                <w:szCs w:val="18"/>
              </w:rPr>
              <w:t>TAX_YHS</w:t>
            </w:r>
          </w:p>
        </w:tc>
      </w:tr>
      <w:tr w:rsidR="000829C4" w14:paraId="2C1EEA74" w14:textId="77777777">
        <w:tc>
          <w:tcPr>
            <w:tcW w:w="2660" w:type="dxa"/>
          </w:tcPr>
          <w:p w14:paraId="25BA70F6" w14:textId="77777777" w:rsidR="000829C4" w:rsidRDefault="00000000">
            <w:pPr>
              <w:rPr>
                <w:sz w:val="18"/>
                <w:szCs w:val="18"/>
              </w:rPr>
            </w:pPr>
            <w:r>
              <w:rPr>
                <w:rFonts w:hint="eastAsia"/>
                <w:sz w:val="18"/>
                <w:szCs w:val="18"/>
              </w:rPr>
              <w:t>费用类型</w:t>
            </w:r>
          </w:p>
        </w:tc>
        <w:tc>
          <w:tcPr>
            <w:tcW w:w="5862" w:type="dxa"/>
          </w:tcPr>
          <w:p w14:paraId="7C8C4423" w14:textId="77777777" w:rsidR="000829C4" w:rsidRDefault="00000000">
            <w:pPr>
              <w:rPr>
                <w:sz w:val="18"/>
                <w:szCs w:val="18"/>
              </w:rPr>
            </w:pPr>
            <w:r>
              <w:rPr>
                <w:rFonts w:hint="eastAsia"/>
                <w:sz w:val="18"/>
                <w:szCs w:val="18"/>
              </w:rPr>
              <w:t>空</w:t>
            </w:r>
          </w:p>
        </w:tc>
      </w:tr>
      <w:tr w:rsidR="000829C4" w14:paraId="041DFF10" w14:textId="77777777">
        <w:tc>
          <w:tcPr>
            <w:tcW w:w="2660" w:type="dxa"/>
          </w:tcPr>
          <w:p w14:paraId="391521CF" w14:textId="77777777" w:rsidR="000829C4" w:rsidRDefault="00000000">
            <w:pPr>
              <w:rPr>
                <w:sz w:val="18"/>
                <w:szCs w:val="18"/>
              </w:rPr>
            </w:pPr>
            <w:r>
              <w:rPr>
                <w:rFonts w:hint="eastAsia"/>
                <w:sz w:val="18"/>
                <w:szCs w:val="18"/>
              </w:rPr>
              <w:t>金额</w:t>
            </w:r>
          </w:p>
        </w:tc>
        <w:tc>
          <w:tcPr>
            <w:tcW w:w="5862" w:type="dxa"/>
          </w:tcPr>
          <w:p w14:paraId="7ABEC87B" w14:textId="77777777" w:rsidR="000829C4" w:rsidRDefault="00000000">
            <w:pPr>
              <w:rPr>
                <w:sz w:val="18"/>
                <w:szCs w:val="18"/>
              </w:rPr>
            </w:pPr>
            <w:r>
              <w:rPr>
                <w:rFonts w:hint="eastAsia"/>
                <w:color w:val="0000FF"/>
                <w:sz w:val="18"/>
                <w:szCs w:val="18"/>
              </w:rPr>
              <w:t>取印花税计</w:t>
            </w:r>
            <w:proofErr w:type="gramStart"/>
            <w:r>
              <w:rPr>
                <w:rFonts w:hint="eastAsia"/>
                <w:color w:val="0000FF"/>
                <w:sz w:val="18"/>
                <w:szCs w:val="18"/>
              </w:rPr>
              <w:t>提子表</w:t>
            </w:r>
            <w:proofErr w:type="gramEnd"/>
            <w:r>
              <w:rPr>
                <w:rFonts w:hint="eastAsia"/>
                <w:color w:val="0000FF"/>
                <w:sz w:val="18"/>
                <w:szCs w:val="18"/>
              </w:rPr>
              <w:t>所有税目“计提金额”的合计数</w:t>
            </w:r>
          </w:p>
        </w:tc>
      </w:tr>
      <w:tr w:rsidR="000829C4" w14:paraId="4338CF72" w14:textId="77777777">
        <w:tc>
          <w:tcPr>
            <w:tcW w:w="2660" w:type="dxa"/>
          </w:tcPr>
          <w:p w14:paraId="0DCEBD57" w14:textId="77777777" w:rsidR="000829C4" w:rsidRDefault="00000000">
            <w:pPr>
              <w:rPr>
                <w:sz w:val="18"/>
                <w:szCs w:val="18"/>
              </w:rPr>
            </w:pPr>
            <w:proofErr w:type="gramStart"/>
            <w:r>
              <w:rPr>
                <w:rFonts w:hint="eastAsia"/>
                <w:sz w:val="18"/>
                <w:szCs w:val="18"/>
              </w:rPr>
              <w:t>冲正原流水号</w:t>
            </w:r>
            <w:proofErr w:type="gramEnd"/>
          </w:p>
        </w:tc>
        <w:tc>
          <w:tcPr>
            <w:tcW w:w="5862" w:type="dxa"/>
          </w:tcPr>
          <w:p w14:paraId="4F4272BE" w14:textId="77777777" w:rsidR="000829C4" w:rsidRDefault="00000000">
            <w:pPr>
              <w:rPr>
                <w:sz w:val="18"/>
                <w:szCs w:val="18"/>
              </w:rPr>
            </w:pPr>
            <w:r>
              <w:rPr>
                <w:rFonts w:hint="eastAsia"/>
                <w:sz w:val="18"/>
                <w:szCs w:val="18"/>
              </w:rPr>
              <w:t>空</w:t>
            </w:r>
          </w:p>
        </w:tc>
      </w:tr>
      <w:tr w:rsidR="000829C4" w14:paraId="31EA4647" w14:textId="77777777">
        <w:tc>
          <w:tcPr>
            <w:tcW w:w="2660" w:type="dxa"/>
          </w:tcPr>
          <w:p w14:paraId="757B1BE2" w14:textId="77777777" w:rsidR="000829C4" w:rsidRDefault="00000000">
            <w:pPr>
              <w:rPr>
                <w:sz w:val="18"/>
                <w:szCs w:val="18"/>
              </w:rPr>
            </w:pPr>
            <w:r>
              <w:rPr>
                <w:rFonts w:hint="eastAsia"/>
                <w:sz w:val="18"/>
                <w:szCs w:val="18"/>
              </w:rPr>
              <w:t>入账日期</w:t>
            </w:r>
          </w:p>
        </w:tc>
        <w:tc>
          <w:tcPr>
            <w:tcW w:w="5862" w:type="dxa"/>
          </w:tcPr>
          <w:p w14:paraId="0EE99448" w14:textId="77777777" w:rsidR="000829C4" w:rsidRDefault="00000000">
            <w:pPr>
              <w:rPr>
                <w:sz w:val="18"/>
                <w:szCs w:val="18"/>
              </w:rPr>
            </w:pPr>
            <w:r>
              <w:rPr>
                <w:rFonts w:hint="eastAsia"/>
                <w:sz w:val="18"/>
                <w:szCs w:val="18"/>
              </w:rPr>
              <w:t>空</w:t>
            </w:r>
          </w:p>
        </w:tc>
      </w:tr>
      <w:tr w:rsidR="000829C4" w14:paraId="50088056" w14:textId="77777777">
        <w:tc>
          <w:tcPr>
            <w:tcW w:w="2660" w:type="dxa"/>
          </w:tcPr>
          <w:p w14:paraId="0396ED82" w14:textId="77777777" w:rsidR="000829C4" w:rsidRDefault="00000000">
            <w:pPr>
              <w:rPr>
                <w:sz w:val="18"/>
                <w:szCs w:val="18"/>
              </w:rPr>
            </w:pPr>
            <w:r>
              <w:rPr>
                <w:rFonts w:hint="eastAsia"/>
                <w:sz w:val="18"/>
                <w:szCs w:val="18"/>
              </w:rPr>
              <w:t>推送状态</w:t>
            </w:r>
          </w:p>
        </w:tc>
        <w:tc>
          <w:tcPr>
            <w:tcW w:w="5862" w:type="dxa"/>
          </w:tcPr>
          <w:p w14:paraId="5022544A" w14:textId="77777777" w:rsidR="000829C4" w:rsidRDefault="00000000">
            <w:pPr>
              <w:rPr>
                <w:sz w:val="18"/>
                <w:szCs w:val="18"/>
              </w:rPr>
            </w:pPr>
            <w:r>
              <w:rPr>
                <w:rFonts w:hint="eastAsia"/>
                <w:sz w:val="18"/>
                <w:szCs w:val="18"/>
              </w:rPr>
              <w:t>默认“未推送</w:t>
            </w:r>
            <w:r>
              <w:rPr>
                <w:sz w:val="18"/>
                <w:szCs w:val="18"/>
              </w:rPr>
              <w:t>”</w:t>
            </w:r>
          </w:p>
        </w:tc>
      </w:tr>
      <w:tr w:rsidR="000829C4" w14:paraId="61379AA4" w14:textId="77777777">
        <w:tc>
          <w:tcPr>
            <w:tcW w:w="2660" w:type="dxa"/>
          </w:tcPr>
          <w:p w14:paraId="71303AD5" w14:textId="77777777" w:rsidR="000829C4" w:rsidRDefault="00000000">
            <w:pPr>
              <w:rPr>
                <w:sz w:val="18"/>
                <w:szCs w:val="18"/>
              </w:rPr>
            </w:pPr>
            <w:r>
              <w:rPr>
                <w:rFonts w:hint="eastAsia"/>
                <w:sz w:val="18"/>
                <w:szCs w:val="18"/>
              </w:rPr>
              <w:t>推送日期</w:t>
            </w:r>
          </w:p>
        </w:tc>
        <w:tc>
          <w:tcPr>
            <w:tcW w:w="5862" w:type="dxa"/>
          </w:tcPr>
          <w:p w14:paraId="624DE42E" w14:textId="77777777" w:rsidR="000829C4" w:rsidRDefault="00000000">
            <w:pPr>
              <w:rPr>
                <w:sz w:val="18"/>
                <w:szCs w:val="18"/>
              </w:rPr>
            </w:pPr>
            <w:r>
              <w:rPr>
                <w:rFonts w:hint="eastAsia"/>
                <w:sz w:val="18"/>
                <w:szCs w:val="18"/>
              </w:rPr>
              <w:t>空</w:t>
            </w:r>
          </w:p>
        </w:tc>
      </w:tr>
      <w:tr w:rsidR="000829C4" w14:paraId="712A1640" w14:textId="77777777">
        <w:tc>
          <w:tcPr>
            <w:tcW w:w="2660" w:type="dxa"/>
          </w:tcPr>
          <w:p w14:paraId="2D346EEE" w14:textId="77777777" w:rsidR="000829C4" w:rsidRDefault="00000000">
            <w:pPr>
              <w:rPr>
                <w:sz w:val="18"/>
                <w:szCs w:val="18"/>
              </w:rPr>
            </w:pPr>
            <w:r>
              <w:rPr>
                <w:rFonts w:hint="eastAsia"/>
                <w:sz w:val="18"/>
                <w:szCs w:val="18"/>
              </w:rPr>
              <w:t>时间戳</w:t>
            </w:r>
          </w:p>
        </w:tc>
        <w:tc>
          <w:tcPr>
            <w:tcW w:w="5862" w:type="dxa"/>
          </w:tcPr>
          <w:p w14:paraId="4F9062C6" w14:textId="77777777" w:rsidR="000829C4" w:rsidRDefault="00000000">
            <w:pPr>
              <w:rPr>
                <w:sz w:val="18"/>
                <w:szCs w:val="18"/>
              </w:rPr>
            </w:pPr>
            <w:r>
              <w:rPr>
                <w:rFonts w:hint="eastAsia"/>
                <w:sz w:val="18"/>
                <w:szCs w:val="18"/>
              </w:rPr>
              <w:t>默认系统时间</w:t>
            </w:r>
          </w:p>
        </w:tc>
      </w:tr>
    </w:tbl>
    <w:p w14:paraId="76A48AA9" w14:textId="77777777" w:rsidR="000829C4" w:rsidRDefault="00000000">
      <w:r>
        <w:rPr>
          <w:rFonts w:hint="eastAsia"/>
        </w:rPr>
        <w:t>统一税费台</w:t>
      </w:r>
      <w:proofErr w:type="gramStart"/>
      <w:r>
        <w:rPr>
          <w:rFonts w:hint="eastAsia"/>
        </w:rPr>
        <w:t>账数据</w:t>
      </w:r>
      <w:proofErr w:type="gramEnd"/>
      <w:r>
        <w:rPr>
          <w:rFonts w:hint="eastAsia"/>
        </w:rPr>
        <w:t>-</w:t>
      </w:r>
      <w:proofErr w:type="gramStart"/>
      <w:r>
        <w:rPr>
          <w:rFonts w:hint="eastAsia"/>
        </w:rPr>
        <w:t>冲正计提单</w:t>
      </w:r>
      <w:proofErr w:type="gramEnd"/>
      <w:r>
        <w:rPr>
          <w:rFonts w:hint="eastAsia"/>
        </w:rPr>
        <w:t>据：</w:t>
      </w:r>
    </w:p>
    <w:tbl>
      <w:tblPr>
        <w:tblStyle w:val="ab"/>
        <w:tblW w:w="0" w:type="auto"/>
        <w:tblLook w:val="04A0" w:firstRow="1" w:lastRow="0" w:firstColumn="1" w:lastColumn="0" w:noHBand="0" w:noVBand="1"/>
      </w:tblPr>
      <w:tblGrid>
        <w:gridCol w:w="2592"/>
        <w:gridCol w:w="5704"/>
      </w:tblGrid>
      <w:tr w:rsidR="000829C4" w14:paraId="6E1EF36D" w14:textId="77777777">
        <w:tc>
          <w:tcPr>
            <w:tcW w:w="2660" w:type="dxa"/>
            <w:shd w:val="clear" w:color="auto" w:fill="DEEBF6" w:themeFill="accent1" w:themeFillTint="32"/>
          </w:tcPr>
          <w:p w14:paraId="21686783" w14:textId="77777777" w:rsidR="000829C4" w:rsidRDefault="00000000">
            <w:pPr>
              <w:jc w:val="center"/>
              <w:rPr>
                <w:b/>
                <w:bCs/>
                <w:sz w:val="18"/>
                <w:szCs w:val="18"/>
              </w:rPr>
            </w:pPr>
            <w:r>
              <w:rPr>
                <w:rFonts w:hint="eastAsia"/>
                <w:b/>
                <w:bCs/>
                <w:sz w:val="18"/>
                <w:szCs w:val="18"/>
              </w:rPr>
              <w:t>字段名称</w:t>
            </w:r>
          </w:p>
        </w:tc>
        <w:tc>
          <w:tcPr>
            <w:tcW w:w="5862" w:type="dxa"/>
            <w:shd w:val="clear" w:color="auto" w:fill="DEEBF6" w:themeFill="accent1" w:themeFillTint="32"/>
          </w:tcPr>
          <w:p w14:paraId="3D57D8A4" w14:textId="77777777" w:rsidR="000829C4" w:rsidRDefault="00000000">
            <w:pPr>
              <w:jc w:val="center"/>
              <w:rPr>
                <w:b/>
                <w:bCs/>
                <w:sz w:val="18"/>
                <w:szCs w:val="18"/>
              </w:rPr>
            </w:pPr>
            <w:r>
              <w:rPr>
                <w:rFonts w:hint="eastAsia"/>
                <w:b/>
                <w:bCs/>
                <w:sz w:val="18"/>
                <w:szCs w:val="18"/>
              </w:rPr>
              <w:t>规则</w:t>
            </w:r>
          </w:p>
        </w:tc>
      </w:tr>
      <w:tr w:rsidR="000829C4" w14:paraId="23F5C47B" w14:textId="77777777">
        <w:tc>
          <w:tcPr>
            <w:tcW w:w="2660" w:type="dxa"/>
          </w:tcPr>
          <w:p w14:paraId="346D935C" w14:textId="77777777" w:rsidR="000829C4" w:rsidRDefault="00000000">
            <w:pPr>
              <w:rPr>
                <w:sz w:val="18"/>
                <w:szCs w:val="18"/>
              </w:rPr>
            </w:pPr>
            <w:r>
              <w:rPr>
                <w:rFonts w:hint="eastAsia"/>
                <w:sz w:val="18"/>
                <w:szCs w:val="18"/>
              </w:rPr>
              <w:t>机构</w:t>
            </w:r>
          </w:p>
        </w:tc>
        <w:tc>
          <w:tcPr>
            <w:tcW w:w="5862" w:type="dxa"/>
            <w:vMerge w:val="restart"/>
          </w:tcPr>
          <w:p w14:paraId="6ABB0683" w14:textId="77777777" w:rsidR="000829C4" w:rsidRDefault="00000000">
            <w:pPr>
              <w:rPr>
                <w:sz w:val="18"/>
                <w:szCs w:val="18"/>
              </w:rPr>
            </w:pPr>
            <w:r>
              <w:rPr>
                <w:rFonts w:hint="eastAsia"/>
                <w:sz w:val="18"/>
                <w:szCs w:val="18"/>
              </w:rPr>
              <w:t>与原税费台</w:t>
            </w:r>
            <w:proofErr w:type="gramStart"/>
            <w:r>
              <w:rPr>
                <w:rFonts w:hint="eastAsia"/>
                <w:sz w:val="18"/>
                <w:szCs w:val="18"/>
              </w:rPr>
              <w:t>账一致</w:t>
            </w:r>
            <w:proofErr w:type="gramEnd"/>
          </w:p>
        </w:tc>
      </w:tr>
      <w:tr w:rsidR="000829C4" w14:paraId="6A9E93F2" w14:textId="77777777">
        <w:tc>
          <w:tcPr>
            <w:tcW w:w="2660" w:type="dxa"/>
          </w:tcPr>
          <w:p w14:paraId="267F63F3" w14:textId="77777777" w:rsidR="000829C4" w:rsidRDefault="00000000">
            <w:pPr>
              <w:rPr>
                <w:sz w:val="18"/>
                <w:szCs w:val="18"/>
              </w:rPr>
            </w:pPr>
            <w:r>
              <w:rPr>
                <w:rFonts w:hint="eastAsia"/>
                <w:sz w:val="18"/>
                <w:szCs w:val="18"/>
              </w:rPr>
              <w:t>纳税主体</w:t>
            </w:r>
          </w:p>
        </w:tc>
        <w:tc>
          <w:tcPr>
            <w:tcW w:w="5862" w:type="dxa"/>
            <w:vMerge/>
          </w:tcPr>
          <w:p w14:paraId="002A1CC6" w14:textId="77777777" w:rsidR="000829C4" w:rsidRDefault="000829C4">
            <w:pPr>
              <w:rPr>
                <w:sz w:val="18"/>
                <w:szCs w:val="18"/>
              </w:rPr>
            </w:pPr>
          </w:p>
        </w:tc>
      </w:tr>
      <w:tr w:rsidR="000829C4" w14:paraId="090AD2EB" w14:textId="77777777">
        <w:tc>
          <w:tcPr>
            <w:tcW w:w="2660" w:type="dxa"/>
          </w:tcPr>
          <w:p w14:paraId="609E97B6" w14:textId="77777777" w:rsidR="000829C4" w:rsidRDefault="00000000">
            <w:pPr>
              <w:rPr>
                <w:sz w:val="18"/>
                <w:szCs w:val="18"/>
              </w:rPr>
            </w:pPr>
            <w:r>
              <w:rPr>
                <w:rFonts w:hint="eastAsia"/>
                <w:sz w:val="18"/>
                <w:szCs w:val="18"/>
              </w:rPr>
              <w:t>业务单据号</w:t>
            </w:r>
          </w:p>
        </w:tc>
        <w:tc>
          <w:tcPr>
            <w:tcW w:w="5862" w:type="dxa"/>
            <w:vMerge/>
          </w:tcPr>
          <w:p w14:paraId="3F2EFF74" w14:textId="77777777" w:rsidR="000829C4" w:rsidRDefault="000829C4">
            <w:pPr>
              <w:rPr>
                <w:sz w:val="18"/>
                <w:szCs w:val="18"/>
              </w:rPr>
            </w:pPr>
          </w:p>
        </w:tc>
      </w:tr>
      <w:tr w:rsidR="000829C4" w14:paraId="7B7A3DDB" w14:textId="77777777">
        <w:tc>
          <w:tcPr>
            <w:tcW w:w="2660" w:type="dxa"/>
          </w:tcPr>
          <w:p w14:paraId="7F4A49AC" w14:textId="77777777" w:rsidR="000829C4" w:rsidRDefault="00000000">
            <w:pPr>
              <w:rPr>
                <w:sz w:val="18"/>
                <w:szCs w:val="18"/>
              </w:rPr>
            </w:pPr>
            <w:r>
              <w:rPr>
                <w:rFonts w:hint="eastAsia"/>
                <w:sz w:val="18"/>
                <w:szCs w:val="18"/>
              </w:rPr>
              <w:t>业务流水号</w:t>
            </w:r>
          </w:p>
        </w:tc>
        <w:tc>
          <w:tcPr>
            <w:tcW w:w="5862" w:type="dxa"/>
          </w:tcPr>
          <w:p w14:paraId="5FF9568D" w14:textId="77777777" w:rsidR="000829C4" w:rsidRDefault="00000000">
            <w:pPr>
              <w:rPr>
                <w:sz w:val="18"/>
                <w:szCs w:val="18"/>
              </w:rPr>
            </w:pPr>
            <w:r>
              <w:rPr>
                <w:rFonts w:hint="eastAsia"/>
                <w:sz w:val="18"/>
                <w:szCs w:val="18"/>
              </w:rPr>
              <w:t>单据号</w:t>
            </w:r>
            <w:r>
              <w:rPr>
                <w:rFonts w:hint="eastAsia"/>
                <w:sz w:val="18"/>
                <w:szCs w:val="18"/>
              </w:rPr>
              <w:t>+</w:t>
            </w:r>
            <w:r>
              <w:rPr>
                <w:rFonts w:hint="eastAsia"/>
                <w:sz w:val="18"/>
                <w:szCs w:val="18"/>
              </w:rPr>
              <w:t>四位序号，序号从当前业务单据生成的最大业务流水号</w:t>
            </w:r>
            <w:r>
              <w:rPr>
                <w:rFonts w:hint="eastAsia"/>
                <w:sz w:val="18"/>
                <w:szCs w:val="18"/>
              </w:rPr>
              <w:t>+1</w:t>
            </w:r>
            <w:r>
              <w:rPr>
                <w:rFonts w:hint="eastAsia"/>
                <w:sz w:val="18"/>
                <w:szCs w:val="18"/>
              </w:rPr>
              <w:t>开始编码，</w:t>
            </w:r>
          </w:p>
        </w:tc>
      </w:tr>
      <w:tr w:rsidR="000829C4" w14:paraId="576EA5A1" w14:textId="77777777">
        <w:tc>
          <w:tcPr>
            <w:tcW w:w="2660" w:type="dxa"/>
          </w:tcPr>
          <w:p w14:paraId="1BA3E436" w14:textId="77777777" w:rsidR="000829C4" w:rsidRDefault="00000000">
            <w:pPr>
              <w:rPr>
                <w:sz w:val="18"/>
                <w:szCs w:val="18"/>
              </w:rPr>
            </w:pPr>
            <w:r>
              <w:rPr>
                <w:rFonts w:hint="eastAsia"/>
                <w:sz w:val="18"/>
                <w:szCs w:val="18"/>
              </w:rPr>
              <w:t>年度</w:t>
            </w:r>
          </w:p>
        </w:tc>
        <w:tc>
          <w:tcPr>
            <w:tcW w:w="5862" w:type="dxa"/>
            <w:vMerge w:val="restart"/>
          </w:tcPr>
          <w:p w14:paraId="7976A396" w14:textId="77777777" w:rsidR="000829C4" w:rsidRDefault="00000000">
            <w:pPr>
              <w:rPr>
                <w:sz w:val="18"/>
                <w:szCs w:val="18"/>
              </w:rPr>
            </w:pPr>
            <w:r>
              <w:rPr>
                <w:rFonts w:hint="eastAsia"/>
                <w:sz w:val="18"/>
                <w:szCs w:val="18"/>
              </w:rPr>
              <w:t>与原税费台</w:t>
            </w:r>
            <w:proofErr w:type="gramStart"/>
            <w:r>
              <w:rPr>
                <w:rFonts w:hint="eastAsia"/>
                <w:sz w:val="18"/>
                <w:szCs w:val="18"/>
              </w:rPr>
              <w:t>账一致</w:t>
            </w:r>
            <w:proofErr w:type="gramEnd"/>
          </w:p>
        </w:tc>
      </w:tr>
      <w:tr w:rsidR="000829C4" w14:paraId="1D6E2737" w14:textId="77777777">
        <w:tc>
          <w:tcPr>
            <w:tcW w:w="2660" w:type="dxa"/>
          </w:tcPr>
          <w:p w14:paraId="4AD5004F" w14:textId="77777777" w:rsidR="000829C4" w:rsidRDefault="00000000">
            <w:pPr>
              <w:rPr>
                <w:sz w:val="18"/>
                <w:szCs w:val="18"/>
              </w:rPr>
            </w:pPr>
            <w:r>
              <w:rPr>
                <w:rFonts w:hint="eastAsia"/>
                <w:sz w:val="18"/>
                <w:szCs w:val="18"/>
              </w:rPr>
              <w:t>会计期间</w:t>
            </w:r>
          </w:p>
        </w:tc>
        <w:tc>
          <w:tcPr>
            <w:tcW w:w="5862" w:type="dxa"/>
            <w:vMerge/>
          </w:tcPr>
          <w:p w14:paraId="6879A2F9" w14:textId="77777777" w:rsidR="000829C4" w:rsidRDefault="000829C4">
            <w:pPr>
              <w:rPr>
                <w:sz w:val="18"/>
                <w:szCs w:val="18"/>
              </w:rPr>
            </w:pPr>
          </w:p>
        </w:tc>
      </w:tr>
      <w:tr w:rsidR="000829C4" w14:paraId="783CAF92" w14:textId="77777777">
        <w:tc>
          <w:tcPr>
            <w:tcW w:w="2660" w:type="dxa"/>
          </w:tcPr>
          <w:p w14:paraId="25E32D04" w14:textId="77777777" w:rsidR="000829C4" w:rsidRDefault="00000000">
            <w:pPr>
              <w:rPr>
                <w:sz w:val="18"/>
                <w:szCs w:val="18"/>
              </w:rPr>
            </w:pPr>
            <w:r>
              <w:rPr>
                <w:rFonts w:hint="eastAsia"/>
                <w:sz w:val="18"/>
                <w:szCs w:val="18"/>
              </w:rPr>
              <w:t>期间开始日期</w:t>
            </w:r>
          </w:p>
        </w:tc>
        <w:tc>
          <w:tcPr>
            <w:tcW w:w="5862" w:type="dxa"/>
            <w:vMerge/>
          </w:tcPr>
          <w:p w14:paraId="1742C999" w14:textId="77777777" w:rsidR="000829C4" w:rsidRDefault="000829C4">
            <w:pPr>
              <w:rPr>
                <w:sz w:val="18"/>
                <w:szCs w:val="18"/>
              </w:rPr>
            </w:pPr>
          </w:p>
        </w:tc>
      </w:tr>
      <w:tr w:rsidR="000829C4" w14:paraId="4653DB84" w14:textId="77777777">
        <w:tc>
          <w:tcPr>
            <w:tcW w:w="2660" w:type="dxa"/>
          </w:tcPr>
          <w:p w14:paraId="4B286EB2" w14:textId="77777777" w:rsidR="000829C4" w:rsidRDefault="00000000">
            <w:pPr>
              <w:rPr>
                <w:sz w:val="18"/>
                <w:szCs w:val="18"/>
              </w:rPr>
            </w:pPr>
            <w:r>
              <w:rPr>
                <w:rFonts w:hint="eastAsia"/>
                <w:sz w:val="18"/>
                <w:szCs w:val="18"/>
              </w:rPr>
              <w:t>期间截止日期</w:t>
            </w:r>
          </w:p>
        </w:tc>
        <w:tc>
          <w:tcPr>
            <w:tcW w:w="5862" w:type="dxa"/>
            <w:vMerge/>
          </w:tcPr>
          <w:p w14:paraId="692B89D7" w14:textId="77777777" w:rsidR="000829C4" w:rsidRDefault="000829C4">
            <w:pPr>
              <w:rPr>
                <w:sz w:val="18"/>
                <w:szCs w:val="18"/>
              </w:rPr>
            </w:pPr>
          </w:p>
        </w:tc>
      </w:tr>
      <w:tr w:rsidR="000829C4" w14:paraId="00629AB3" w14:textId="77777777">
        <w:tc>
          <w:tcPr>
            <w:tcW w:w="2660" w:type="dxa"/>
          </w:tcPr>
          <w:p w14:paraId="1A192BB3" w14:textId="77777777" w:rsidR="000829C4" w:rsidRDefault="00000000">
            <w:pPr>
              <w:rPr>
                <w:sz w:val="18"/>
                <w:szCs w:val="18"/>
              </w:rPr>
            </w:pPr>
            <w:r>
              <w:rPr>
                <w:rFonts w:hint="eastAsia"/>
                <w:sz w:val="18"/>
                <w:szCs w:val="18"/>
              </w:rPr>
              <w:t>业务类型</w:t>
            </w:r>
          </w:p>
        </w:tc>
        <w:tc>
          <w:tcPr>
            <w:tcW w:w="5862" w:type="dxa"/>
            <w:vMerge/>
          </w:tcPr>
          <w:p w14:paraId="52AE3636" w14:textId="77777777" w:rsidR="000829C4" w:rsidRDefault="000829C4">
            <w:pPr>
              <w:rPr>
                <w:sz w:val="18"/>
                <w:szCs w:val="18"/>
              </w:rPr>
            </w:pPr>
          </w:p>
        </w:tc>
      </w:tr>
      <w:tr w:rsidR="000829C4" w14:paraId="00537DB1" w14:textId="77777777">
        <w:tc>
          <w:tcPr>
            <w:tcW w:w="2660" w:type="dxa"/>
          </w:tcPr>
          <w:p w14:paraId="61D579C6" w14:textId="77777777" w:rsidR="000829C4" w:rsidRDefault="00000000">
            <w:pPr>
              <w:rPr>
                <w:sz w:val="18"/>
                <w:szCs w:val="18"/>
              </w:rPr>
            </w:pPr>
            <w:r>
              <w:rPr>
                <w:rFonts w:hint="eastAsia"/>
                <w:sz w:val="18"/>
                <w:szCs w:val="18"/>
              </w:rPr>
              <w:t>费用项目</w:t>
            </w:r>
          </w:p>
        </w:tc>
        <w:tc>
          <w:tcPr>
            <w:tcW w:w="5862" w:type="dxa"/>
            <w:vMerge/>
          </w:tcPr>
          <w:p w14:paraId="55AD9C56" w14:textId="77777777" w:rsidR="000829C4" w:rsidRDefault="000829C4">
            <w:pPr>
              <w:rPr>
                <w:sz w:val="18"/>
                <w:szCs w:val="18"/>
              </w:rPr>
            </w:pPr>
          </w:p>
        </w:tc>
      </w:tr>
      <w:tr w:rsidR="000829C4" w14:paraId="252FE729" w14:textId="77777777">
        <w:tc>
          <w:tcPr>
            <w:tcW w:w="2660" w:type="dxa"/>
          </w:tcPr>
          <w:p w14:paraId="1E0998BD" w14:textId="77777777" w:rsidR="000829C4" w:rsidRDefault="00000000">
            <w:pPr>
              <w:rPr>
                <w:sz w:val="18"/>
                <w:szCs w:val="18"/>
              </w:rPr>
            </w:pPr>
            <w:r>
              <w:rPr>
                <w:rFonts w:hint="eastAsia"/>
                <w:sz w:val="18"/>
                <w:szCs w:val="18"/>
              </w:rPr>
              <w:t>费用类型</w:t>
            </w:r>
          </w:p>
        </w:tc>
        <w:tc>
          <w:tcPr>
            <w:tcW w:w="5862" w:type="dxa"/>
            <w:vMerge/>
          </w:tcPr>
          <w:p w14:paraId="71354F4B" w14:textId="77777777" w:rsidR="000829C4" w:rsidRDefault="000829C4">
            <w:pPr>
              <w:rPr>
                <w:sz w:val="18"/>
                <w:szCs w:val="18"/>
              </w:rPr>
            </w:pPr>
          </w:p>
        </w:tc>
      </w:tr>
      <w:tr w:rsidR="000829C4" w14:paraId="6C0F5697" w14:textId="77777777">
        <w:tc>
          <w:tcPr>
            <w:tcW w:w="2660" w:type="dxa"/>
          </w:tcPr>
          <w:p w14:paraId="39C3CD90" w14:textId="77777777" w:rsidR="000829C4" w:rsidRDefault="00000000">
            <w:pPr>
              <w:rPr>
                <w:color w:val="0000FF"/>
                <w:sz w:val="18"/>
                <w:szCs w:val="18"/>
              </w:rPr>
            </w:pPr>
            <w:r>
              <w:rPr>
                <w:rFonts w:hint="eastAsia"/>
                <w:color w:val="0000FF"/>
                <w:sz w:val="18"/>
                <w:szCs w:val="18"/>
              </w:rPr>
              <w:lastRenderedPageBreak/>
              <w:t>金额</w:t>
            </w:r>
          </w:p>
        </w:tc>
        <w:tc>
          <w:tcPr>
            <w:tcW w:w="5862" w:type="dxa"/>
          </w:tcPr>
          <w:p w14:paraId="27B1D399" w14:textId="77777777" w:rsidR="000829C4" w:rsidRDefault="00000000">
            <w:pPr>
              <w:rPr>
                <w:color w:val="0000FF"/>
                <w:sz w:val="18"/>
                <w:szCs w:val="18"/>
              </w:rPr>
            </w:pPr>
            <w:r>
              <w:rPr>
                <w:rFonts w:hint="eastAsia"/>
                <w:color w:val="0000FF"/>
                <w:sz w:val="18"/>
                <w:szCs w:val="18"/>
              </w:rPr>
              <w:t>原税费台账的“金额”</w:t>
            </w:r>
            <w:r>
              <w:rPr>
                <w:rFonts w:hint="eastAsia"/>
                <w:color w:val="0000FF"/>
                <w:sz w:val="18"/>
                <w:szCs w:val="18"/>
              </w:rPr>
              <w:t>*-1</w:t>
            </w:r>
          </w:p>
        </w:tc>
      </w:tr>
      <w:tr w:rsidR="000829C4" w14:paraId="7AF7233A" w14:textId="77777777">
        <w:tc>
          <w:tcPr>
            <w:tcW w:w="2660" w:type="dxa"/>
          </w:tcPr>
          <w:p w14:paraId="2379E009" w14:textId="77777777" w:rsidR="000829C4" w:rsidRDefault="00000000">
            <w:pPr>
              <w:rPr>
                <w:color w:val="0000FF"/>
                <w:sz w:val="18"/>
                <w:szCs w:val="18"/>
              </w:rPr>
            </w:pPr>
            <w:r>
              <w:rPr>
                <w:rFonts w:hint="eastAsia"/>
                <w:color w:val="0000FF"/>
                <w:sz w:val="18"/>
                <w:szCs w:val="18"/>
              </w:rPr>
              <w:t>冲正标识</w:t>
            </w:r>
          </w:p>
        </w:tc>
        <w:tc>
          <w:tcPr>
            <w:tcW w:w="5862" w:type="dxa"/>
          </w:tcPr>
          <w:p w14:paraId="15947271" w14:textId="77777777" w:rsidR="000829C4" w:rsidRDefault="00000000">
            <w:pPr>
              <w:rPr>
                <w:color w:val="0000FF"/>
                <w:sz w:val="18"/>
                <w:szCs w:val="18"/>
              </w:rPr>
            </w:pPr>
            <w:r>
              <w:rPr>
                <w:rFonts w:hint="eastAsia"/>
                <w:color w:val="0000FF"/>
                <w:sz w:val="18"/>
                <w:szCs w:val="18"/>
              </w:rPr>
              <w:t>是</w:t>
            </w:r>
          </w:p>
        </w:tc>
      </w:tr>
      <w:tr w:rsidR="000829C4" w14:paraId="4D64BF9F" w14:textId="77777777">
        <w:tc>
          <w:tcPr>
            <w:tcW w:w="2660" w:type="dxa"/>
          </w:tcPr>
          <w:p w14:paraId="760F6187" w14:textId="77777777" w:rsidR="000829C4" w:rsidRDefault="00000000">
            <w:pPr>
              <w:rPr>
                <w:sz w:val="18"/>
                <w:szCs w:val="18"/>
              </w:rPr>
            </w:pPr>
            <w:proofErr w:type="gramStart"/>
            <w:r>
              <w:rPr>
                <w:rFonts w:hint="eastAsia"/>
                <w:sz w:val="18"/>
                <w:szCs w:val="18"/>
              </w:rPr>
              <w:t>冲正原日期</w:t>
            </w:r>
            <w:proofErr w:type="gramEnd"/>
          </w:p>
        </w:tc>
        <w:tc>
          <w:tcPr>
            <w:tcW w:w="5862" w:type="dxa"/>
          </w:tcPr>
          <w:p w14:paraId="471D62D1" w14:textId="77777777" w:rsidR="000829C4" w:rsidRDefault="00000000">
            <w:pPr>
              <w:rPr>
                <w:sz w:val="18"/>
                <w:szCs w:val="18"/>
              </w:rPr>
            </w:pPr>
            <w:r>
              <w:rPr>
                <w:rFonts w:hint="eastAsia"/>
                <w:sz w:val="18"/>
                <w:szCs w:val="18"/>
              </w:rPr>
              <w:t>取原税费台账的入账日期</w:t>
            </w:r>
          </w:p>
        </w:tc>
      </w:tr>
      <w:tr w:rsidR="000829C4" w14:paraId="35C087CD" w14:textId="77777777">
        <w:tc>
          <w:tcPr>
            <w:tcW w:w="2660" w:type="dxa"/>
          </w:tcPr>
          <w:p w14:paraId="2D180C7B" w14:textId="77777777" w:rsidR="000829C4" w:rsidRDefault="00000000">
            <w:pPr>
              <w:rPr>
                <w:sz w:val="18"/>
                <w:szCs w:val="18"/>
              </w:rPr>
            </w:pPr>
            <w:proofErr w:type="gramStart"/>
            <w:r>
              <w:rPr>
                <w:rFonts w:hint="eastAsia"/>
                <w:sz w:val="18"/>
                <w:szCs w:val="18"/>
              </w:rPr>
              <w:t>冲正原流水号</w:t>
            </w:r>
            <w:proofErr w:type="gramEnd"/>
          </w:p>
        </w:tc>
        <w:tc>
          <w:tcPr>
            <w:tcW w:w="5862" w:type="dxa"/>
          </w:tcPr>
          <w:p w14:paraId="0EA39CBC" w14:textId="77777777" w:rsidR="000829C4" w:rsidRDefault="00000000">
            <w:pPr>
              <w:rPr>
                <w:sz w:val="18"/>
                <w:szCs w:val="18"/>
              </w:rPr>
            </w:pPr>
            <w:r>
              <w:rPr>
                <w:rFonts w:hint="eastAsia"/>
                <w:sz w:val="18"/>
                <w:szCs w:val="18"/>
              </w:rPr>
              <w:t>取原税费台账的业务流水号</w:t>
            </w:r>
          </w:p>
        </w:tc>
      </w:tr>
      <w:tr w:rsidR="000829C4" w14:paraId="1D880BB9" w14:textId="77777777">
        <w:tc>
          <w:tcPr>
            <w:tcW w:w="2660" w:type="dxa"/>
          </w:tcPr>
          <w:p w14:paraId="3626A375" w14:textId="77777777" w:rsidR="000829C4" w:rsidRDefault="00000000">
            <w:pPr>
              <w:rPr>
                <w:sz w:val="18"/>
                <w:szCs w:val="18"/>
              </w:rPr>
            </w:pPr>
            <w:r>
              <w:rPr>
                <w:rFonts w:hint="eastAsia"/>
                <w:sz w:val="18"/>
                <w:szCs w:val="18"/>
              </w:rPr>
              <w:t>入账日期</w:t>
            </w:r>
          </w:p>
        </w:tc>
        <w:tc>
          <w:tcPr>
            <w:tcW w:w="5862" w:type="dxa"/>
          </w:tcPr>
          <w:p w14:paraId="03598D22" w14:textId="77777777" w:rsidR="000829C4" w:rsidRDefault="00000000">
            <w:pPr>
              <w:rPr>
                <w:sz w:val="18"/>
                <w:szCs w:val="18"/>
              </w:rPr>
            </w:pPr>
            <w:r>
              <w:rPr>
                <w:rFonts w:hint="eastAsia"/>
                <w:sz w:val="18"/>
                <w:szCs w:val="18"/>
              </w:rPr>
              <w:t>空</w:t>
            </w:r>
          </w:p>
        </w:tc>
      </w:tr>
      <w:tr w:rsidR="000829C4" w14:paraId="47C3C665" w14:textId="77777777">
        <w:tc>
          <w:tcPr>
            <w:tcW w:w="2660" w:type="dxa"/>
          </w:tcPr>
          <w:p w14:paraId="07367ECB" w14:textId="77777777" w:rsidR="000829C4" w:rsidRDefault="00000000">
            <w:pPr>
              <w:rPr>
                <w:sz w:val="18"/>
                <w:szCs w:val="18"/>
              </w:rPr>
            </w:pPr>
            <w:r>
              <w:rPr>
                <w:rFonts w:hint="eastAsia"/>
                <w:sz w:val="18"/>
                <w:szCs w:val="18"/>
              </w:rPr>
              <w:t>推送状态</w:t>
            </w:r>
          </w:p>
        </w:tc>
        <w:tc>
          <w:tcPr>
            <w:tcW w:w="5862" w:type="dxa"/>
          </w:tcPr>
          <w:p w14:paraId="50AAE944" w14:textId="77777777" w:rsidR="000829C4" w:rsidRDefault="00000000">
            <w:pPr>
              <w:rPr>
                <w:sz w:val="18"/>
                <w:szCs w:val="18"/>
              </w:rPr>
            </w:pPr>
            <w:r>
              <w:rPr>
                <w:rFonts w:hint="eastAsia"/>
                <w:sz w:val="18"/>
                <w:szCs w:val="18"/>
              </w:rPr>
              <w:t>默认未推送</w:t>
            </w:r>
          </w:p>
        </w:tc>
      </w:tr>
      <w:tr w:rsidR="000829C4" w14:paraId="3FA0CF29" w14:textId="77777777">
        <w:tc>
          <w:tcPr>
            <w:tcW w:w="2660" w:type="dxa"/>
          </w:tcPr>
          <w:p w14:paraId="3C9EF1B9" w14:textId="77777777" w:rsidR="000829C4" w:rsidRDefault="00000000">
            <w:pPr>
              <w:rPr>
                <w:sz w:val="18"/>
                <w:szCs w:val="18"/>
              </w:rPr>
            </w:pPr>
            <w:r>
              <w:rPr>
                <w:rFonts w:hint="eastAsia"/>
                <w:sz w:val="18"/>
                <w:szCs w:val="18"/>
              </w:rPr>
              <w:t>推送日期</w:t>
            </w:r>
          </w:p>
        </w:tc>
        <w:tc>
          <w:tcPr>
            <w:tcW w:w="5862" w:type="dxa"/>
          </w:tcPr>
          <w:p w14:paraId="38AC28AA" w14:textId="77777777" w:rsidR="000829C4" w:rsidRDefault="00000000">
            <w:pPr>
              <w:rPr>
                <w:sz w:val="18"/>
                <w:szCs w:val="18"/>
              </w:rPr>
            </w:pPr>
            <w:r>
              <w:rPr>
                <w:rFonts w:hint="eastAsia"/>
                <w:sz w:val="18"/>
                <w:szCs w:val="18"/>
              </w:rPr>
              <w:t>空</w:t>
            </w:r>
          </w:p>
        </w:tc>
      </w:tr>
      <w:tr w:rsidR="000829C4" w14:paraId="47800BEE" w14:textId="77777777">
        <w:tc>
          <w:tcPr>
            <w:tcW w:w="2660" w:type="dxa"/>
          </w:tcPr>
          <w:p w14:paraId="173823BA" w14:textId="77777777" w:rsidR="000829C4" w:rsidRDefault="00000000">
            <w:pPr>
              <w:rPr>
                <w:sz w:val="18"/>
                <w:szCs w:val="18"/>
              </w:rPr>
            </w:pPr>
            <w:r>
              <w:rPr>
                <w:rFonts w:hint="eastAsia"/>
                <w:sz w:val="18"/>
                <w:szCs w:val="18"/>
              </w:rPr>
              <w:t>时间戳</w:t>
            </w:r>
          </w:p>
        </w:tc>
        <w:tc>
          <w:tcPr>
            <w:tcW w:w="5862" w:type="dxa"/>
          </w:tcPr>
          <w:p w14:paraId="5FBF4327" w14:textId="77777777" w:rsidR="000829C4" w:rsidRDefault="00000000">
            <w:pPr>
              <w:rPr>
                <w:sz w:val="18"/>
                <w:szCs w:val="18"/>
              </w:rPr>
            </w:pPr>
            <w:r>
              <w:rPr>
                <w:rFonts w:hint="eastAsia"/>
                <w:sz w:val="18"/>
                <w:szCs w:val="18"/>
              </w:rPr>
              <w:t>默认系统时间</w:t>
            </w:r>
          </w:p>
        </w:tc>
      </w:tr>
    </w:tbl>
    <w:p w14:paraId="16567E5C" w14:textId="77777777" w:rsidR="000829C4" w:rsidRDefault="00000000">
      <w:pPr>
        <w:pStyle w:val="1"/>
      </w:pPr>
      <w:bookmarkStart w:id="78" w:name="_Toc527588118"/>
      <w:bookmarkStart w:id="79" w:name="_Toc9809"/>
      <w:bookmarkStart w:id="80" w:name="_Toc26372"/>
      <w:r>
        <w:rPr>
          <w:rFonts w:hint="eastAsia"/>
        </w:rPr>
        <w:t>房产土地税</w:t>
      </w:r>
      <w:bookmarkEnd w:id="78"/>
      <w:bookmarkEnd w:id="79"/>
      <w:bookmarkEnd w:id="80"/>
    </w:p>
    <w:p w14:paraId="0F3A3B2F" w14:textId="77777777" w:rsidR="000829C4" w:rsidRDefault="00000000">
      <w:pPr>
        <w:pStyle w:val="2"/>
      </w:pPr>
      <w:bookmarkStart w:id="81" w:name="_Toc213520763"/>
      <w:bookmarkStart w:id="82" w:name="_Toc31480"/>
      <w:bookmarkStart w:id="83" w:name="_Toc19753"/>
      <w:r>
        <w:rPr>
          <w:rFonts w:hint="eastAsia"/>
        </w:rPr>
        <w:t>基础设置</w:t>
      </w:r>
      <w:bookmarkEnd w:id="81"/>
    </w:p>
    <w:p w14:paraId="47FD308C" w14:textId="77777777" w:rsidR="000829C4" w:rsidRDefault="00000000">
      <w:pPr>
        <w:pStyle w:val="3"/>
      </w:pPr>
      <w:bookmarkStart w:id="84" w:name="_Toc198289604"/>
      <w:r>
        <w:rPr>
          <w:rFonts w:hint="eastAsia"/>
        </w:rPr>
        <w:t>扣除率设置</w:t>
      </w:r>
      <w:bookmarkEnd w:id="84"/>
    </w:p>
    <w:p w14:paraId="573C46B8" w14:textId="77777777" w:rsidR="000829C4" w:rsidRDefault="00000000">
      <w:pPr>
        <w:pStyle w:val="4"/>
      </w:pPr>
      <w:r>
        <w:rPr>
          <w:rFonts w:hint="eastAsia"/>
        </w:rPr>
        <w:t>功能描述</w:t>
      </w:r>
    </w:p>
    <w:p w14:paraId="3E71F535" w14:textId="77777777" w:rsidR="000829C4" w:rsidRDefault="00000000">
      <w:pPr>
        <w:ind w:firstLine="420"/>
      </w:pPr>
      <w:r>
        <w:rPr>
          <w:rFonts w:hint="eastAsia"/>
        </w:rPr>
        <w:t>本功能设置房产税扣除率信息，按省份</w:t>
      </w:r>
      <w:r>
        <w:rPr>
          <w:rFonts w:hint="eastAsia"/>
        </w:rPr>
        <w:t>-</w:t>
      </w:r>
      <w:r>
        <w:rPr>
          <w:rFonts w:hint="eastAsia"/>
        </w:rPr>
        <w:t>地级城市维度设置。</w:t>
      </w:r>
    </w:p>
    <w:p w14:paraId="34D8CF77" w14:textId="77777777" w:rsidR="000829C4" w:rsidRDefault="00000000">
      <w:pPr>
        <w:pStyle w:val="4"/>
      </w:pPr>
      <w:r>
        <w:rPr>
          <w:rFonts w:hint="eastAsia"/>
        </w:rPr>
        <w:t>原型界面</w:t>
      </w:r>
    </w:p>
    <w:p w14:paraId="7C9BE091" w14:textId="77777777" w:rsidR="000829C4" w:rsidRDefault="00000000">
      <w:r>
        <w:rPr>
          <w:noProof/>
        </w:rPr>
        <w:drawing>
          <wp:inline distT="0" distB="0" distL="114300" distR="114300" wp14:anchorId="057349F0" wp14:editId="32E83941">
            <wp:extent cx="5264785" cy="2313305"/>
            <wp:effectExtent l="0" t="0" r="18415" b="23495"/>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39"/>
                    <a:stretch>
                      <a:fillRect/>
                    </a:stretch>
                  </pic:blipFill>
                  <pic:spPr>
                    <a:xfrm>
                      <a:off x="0" y="0"/>
                      <a:ext cx="5264785" cy="2313305"/>
                    </a:xfrm>
                    <a:prstGeom prst="rect">
                      <a:avLst/>
                    </a:prstGeom>
                    <a:noFill/>
                    <a:ln>
                      <a:noFill/>
                    </a:ln>
                  </pic:spPr>
                </pic:pic>
              </a:graphicData>
            </a:graphic>
          </wp:inline>
        </w:drawing>
      </w:r>
    </w:p>
    <w:p w14:paraId="030320CD" w14:textId="77777777" w:rsidR="000829C4" w:rsidRDefault="00000000">
      <w:pPr>
        <w:pStyle w:val="a3"/>
      </w:pPr>
      <w:r>
        <w:t>图</w:t>
      </w:r>
      <w:r>
        <w:t xml:space="preserve"> </w:t>
      </w:r>
      <w:r>
        <w:fldChar w:fldCharType="begin"/>
      </w:r>
      <w:r>
        <w:instrText xml:space="preserve"> SEQ </w:instrText>
      </w:r>
      <w:r>
        <w:instrText>图</w:instrText>
      </w:r>
      <w:r>
        <w:instrText xml:space="preserve"> \* ARABIC </w:instrText>
      </w:r>
      <w:r>
        <w:fldChar w:fldCharType="separate"/>
      </w:r>
      <w:r>
        <w:t>231816</w:t>
      </w:r>
      <w:r>
        <w:fldChar w:fldCharType="end"/>
      </w:r>
      <w:r>
        <w:rPr>
          <w:rFonts w:hint="eastAsia"/>
        </w:rPr>
        <w:t xml:space="preserve"> </w:t>
      </w:r>
      <w:r>
        <w:rPr>
          <w:rFonts w:hint="eastAsia"/>
        </w:rPr>
        <w:t>扣除</w:t>
      </w:r>
      <w:proofErr w:type="gramStart"/>
      <w:r>
        <w:rPr>
          <w:rFonts w:hint="eastAsia"/>
        </w:rPr>
        <w:t>率设置</w:t>
      </w:r>
      <w:proofErr w:type="gramEnd"/>
      <w:r>
        <w:rPr>
          <w:rFonts w:hint="eastAsia"/>
        </w:rPr>
        <w:t>列表</w:t>
      </w:r>
    </w:p>
    <w:p w14:paraId="2A0E1158" w14:textId="77777777" w:rsidR="000829C4" w:rsidRDefault="00000000">
      <w:r>
        <w:rPr>
          <w:noProof/>
        </w:rPr>
        <w:lastRenderedPageBreak/>
        <w:drawing>
          <wp:inline distT="0" distB="0" distL="114300" distR="114300" wp14:anchorId="11E94DE1" wp14:editId="3E5D6D5B">
            <wp:extent cx="5270500" cy="1254125"/>
            <wp:effectExtent l="0" t="0" r="12700" b="15875"/>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40"/>
                    <a:stretch>
                      <a:fillRect/>
                    </a:stretch>
                  </pic:blipFill>
                  <pic:spPr>
                    <a:xfrm>
                      <a:off x="0" y="0"/>
                      <a:ext cx="5270500" cy="1254125"/>
                    </a:xfrm>
                    <a:prstGeom prst="rect">
                      <a:avLst/>
                    </a:prstGeom>
                    <a:noFill/>
                    <a:ln>
                      <a:noFill/>
                    </a:ln>
                  </pic:spPr>
                </pic:pic>
              </a:graphicData>
            </a:graphic>
          </wp:inline>
        </w:drawing>
      </w:r>
    </w:p>
    <w:p w14:paraId="78BC31A3" w14:textId="77777777" w:rsidR="000829C4" w:rsidRDefault="00000000">
      <w:pPr>
        <w:pStyle w:val="a3"/>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241917</w:t>
      </w:r>
      <w:r>
        <w:fldChar w:fldCharType="end"/>
      </w:r>
      <w:r>
        <w:rPr>
          <w:rFonts w:hint="eastAsia"/>
        </w:rPr>
        <w:t xml:space="preserve"> </w:t>
      </w:r>
      <w:r>
        <w:rPr>
          <w:rFonts w:hint="eastAsia"/>
        </w:rPr>
        <w:t>扣除</w:t>
      </w:r>
      <w:proofErr w:type="gramStart"/>
      <w:r>
        <w:rPr>
          <w:rFonts w:hint="eastAsia"/>
        </w:rPr>
        <w:t>率设置</w:t>
      </w:r>
      <w:proofErr w:type="gramEnd"/>
      <w:r>
        <w:rPr>
          <w:rFonts w:hint="eastAsia"/>
        </w:rPr>
        <w:t>详情</w:t>
      </w:r>
    </w:p>
    <w:p w14:paraId="66C934CC" w14:textId="77777777" w:rsidR="000829C4" w:rsidRDefault="00000000">
      <w:pPr>
        <w:pStyle w:val="4"/>
      </w:pPr>
      <w:r>
        <w:rPr>
          <w:rFonts w:hint="eastAsia"/>
        </w:rPr>
        <w:t>输入列表</w:t>
      </w:r>
    </w:p>
    <w:p w14:paraId="4FFB563E"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3FADA43A" w14:textId="77777777">
        <w:tc>
          <w:tcPr>
            <w:tcW w:w="1561" w:type="dxa"/>
            <w:shd w:val="clear" w:color="auto" w:fill="DEEBF6" w:themeFill="accent1" w:themeFillTint="32"/>
          </w:tcPr>
          <w:p w14:paraId="78286415" w14:textId="77777777" w:rsidR="000829C4" w:rsidRDefault="00000000">
            <w:pPr>
              <w:jc w:val="center"/>
              <w:rPr>
                <w:b/>
                <w:bCs/>
                <w:szCs w:val="21"/>
              </w:rPr>
            </w:pPr>
            <w:r>
              <w:rPr>
                <w:rFonts w:hint="eastAsia"/>
                <w:b/>
                <w:bCs/>
                <w:szCs w:val="21"/>
              </w:rPr>
              <w:t>字段名称</w:t>
            </w:r>
          </w:p>
        </w:tc>
        <w:tc>
          <w:tcPr>
            <w:tcW w:w="1110" w:type="dxa"/>
            <w:shd w:val="clear" w:color="auto" w:fill="DEEBF6" w:themeFill="accent1" w:themeFillTint="32"/>
          </w:tcPr>
          <w:p w14:paraId="4094787C" w14:textId="77777777" w:rsidR="000829C4" w:rsidRDefault="00000000">
            <w:pPr>
              <w:jc w:val="center"/>
              <w:rPr>
                <w:b/>
                <w:bCs/>
                <w:szCs w:val="21"/>
              </w:rPr>
            </w:pPr>
            <w:r>
              <w:rPr>
                <w:rFonts w:hint="eastAsia"/>
                <w:b/>
                <w:bCs/>
                <w:szCs w:val="21"/>
              </w:rPr>
              <w:t>字段类型</w:t>
            </w:r>
          </w:p>
        </w:tc>
        <w:tc>
          <w:tcPr>
            <w:tcW w:w="1089" w:type="dxa"/>
            <w:shd w:val="clear" w:color="auto" w:fill="DEEBF6" w:themeFill="accent1" w:themeFillTint="32"/>
          </w:tcPr>
          <w:p w14:paraId="1ADEF475" w14:textId="77777777" w:rsidR="000829C4" w:rsidRDefault="00000000">
            <w:pPr>
              <w:jc w:val="center"/>
              <w:rPr>
                <w:b/>
                <w:bCs/>
                <w:szCs w:val="21"/>
              </w:rPr>
            </w:pPr>
            <w:r>
              <w:rPr>
                <w:rFonts w:hint="eastAsia"/>
                <w:b/>
                <w:bCs/>
                <w:szCs w:val="21"/>
              </w:rPr>
              <w:t>录入方式</w:t>
            </w:r>
          </w:p>
        </w:tc>
        <w:tc>
          <w:tcPr>
            <w:tcW w:w="1429" w:type="dxa"/>
            <w:shd w:val="clear" w:color="auto" w:fill="DEEBF6" w:themeFill="accent1" w:themeFillTint="32"/>
          </w:tcPr>
          <w:p w14:paraId="7654E3F3" w14:textId="77777777" w:rsidR="000829C4" w:rsidRDefault="00000000">
            <w:pPr>
              <w:jc w:val="center"/>
              <w:rPr>
                <w:b/>
                <w:bCs/>
                <w:szCs w:val="21"/>
              </w:rPr>
            </w:pPr>
            <w:r>
              <w:rPr>
                <w:rFonts w:hint="eastAsia"/>
                <w:b/>
                <w:bCs/>
                <w:szCs w:val="21"/>
              </w:rPr>
              <w:t>是否必录</w:t>
            </w:r>
          </w:p>
        </w:tc>
        <w:tc>
          <w:tcPr>
            <w:tcW w:w="3330" w:type="dxa"/>
            <w:shd w:val="clear" w:color="auto" w:fill="DEEBF6" w:themeFill="accent1" w:themeFillTint="32"/>
          </w:tcPr>
          <w:p w14:paraId="31B9CB01" w14:textId="77777777" w:rsidR="000829C4" w:rsidRDefault="00000000">
            <w:pPr>
              <w:jc w:val="center"/>
              <w:rPr>
                <w:b/>
                <w:bCs/>
                <w:szCs w:val="21"/>
              </w:rPr>
            </w:pPr>
            <w:r>
              <w:rPr>
                <w:rFonts w:hint="eastAsia"/>
                <w:b/>
                <w:bCs/>
                <w:szCs w:val="21"/>
              </w:rPr>
              <w:t>备注</w:t>
            </w:r>
          </w:p>
        </w:tc>
      </w:tr>
      <w:tr w:rsidR="000829C4" w14:paraId="3FFABCB8" w14:textId="77777777">
        <w:tc>
          <w:tcPr>
            <w:tcW w:w="1561" w:type="dxa"/>
          </w:tcPr>
          <w:p w14:paraId="03822E20" w14:textId="77777777" w:rsidR="000829C4" w:rsidRDefault="00000000">
            <w:pPr>
              <w:rPr>
                <w:szCs w:val="21"/>
              </w:rPr>
            </w:pPr>
            <w:r>
              <w:rPr>
                <w:rFonts w:hint="eastAsia"/>
                <w:szCs w:val="21"/>
              </w:rPr>
              <w:t>省份</w:t>
            </w:r>
            <w:r>
              <w:rPr>
                <w:rFonts w:hint="eastAsia"/>
                <w:szCs w:val="21"/>
              </w:rPr>
              <w:t>/</w:t>
            </w:r>
            <w:r>
              <w:rPr>
                <w:rFonts w:hint="eastAsia"/>
                <w:szCs w:val="21"/>
              </w:rPr>
              <w:t>城市</w:t>
            </w:r>
          </w:p>
        </w:tc>
        <w:tc>
          <w:tcPr>
            <w:tcW w:w="1110" w:type="dxa"/>
          </w:tcPr>
          <w:p w14:paraId="34302810" w14:textId="77777777" w:rsidR="000829C4" w:rsidRDefault="00000000">
            <w:pPr>
              <w:jc w:val="center"/>
              <w:rPr>
                <w:szCs w:val="21"/>
              </w:rPr>
            </w:pPr>
            <w:r>
              <w:rPr>
                <w:rFonts w:hint="eastAsia"/>
                <w:szCs w:val="21"/>
              </w:rPr>
              <w:t>参照</w:t>
            </w:r>
          </w:p>
        </w:tc>
        <w:tc>
          <w:tcPr>
            <w:tcW w:w="1089" w:type="dxa"/>
          </w:tcPr>
          <w:p w14:paraId="367DCE9F" w14:textId="77777777" w:rsidR="000829C4" w:rsidRDefault="00000000">
            <w:pPr>
              <w:jc w:val="center"/>
              <w:rPr>
                <w:szCs w:val="21"/>
              </w:rPr>
            </w:pPr>
            <w:r>
              <w:rPr>
                <w:rFonts w:hint="eastAsia"/>
                <w:szCs w:val="21"/>
              </w:rPr>
              <w:t>手动选择</w:t>
            </w:r>
          </w:p>
        </w:tc>
        <w:tc>
          <w:tcPr>
            <w:tcW w:w="1429" w:type="dxa"/>
          </w:tcPr>
          <w:p w14:paraId="136C7751" w14:textId="77777777" w:rsidR="000829C4" w:rsidRDefault="00000000">
            <w:pPr>
              <w:jc w:val="center"/>
              <w:rPr>
                <w:szCs w:val="21"/>
              </w:rPr>
            </w:pPr>
            <w:r>
              <w:rPr>
                <w:rFonts w:hint="eastAsia"/>
                <w:szCs w:val="21"/>
              </w:rPr>
              <w:t>否</w:t>
            </w:r>
          </w:p>
        </w:tc>
        <w:tc>
          <w:tcPr>
            <w:tcW w:w="3330" w:type="dxa"/>
          </w:tcPr>
          <w:p w14:paraId="432A11D4" w14:textId="77777777" w:rsidR="000829C4" w:rsidRDefault="00000000">
            <w:pPr>
              <w:rPr>
                <w:szCs w:val="21"/>
              </w:rPr>
            </w:pPr>
            <w:r>
              <w:rPr>
                <w:rFonts w:hint="eastAsia"/>
                <w:szCs w:val="21"/>
              </w:rPr>
              <w:t>参照省份、地级城市</w:t>
            </w:r>
          </w:p>
        </w:tc>
      </w:tr>
      <w:tr w:rsidR="000829C4" w14:paraId="7F5A416E" w14:textId="77777777">
        <w:tc>
          <w:tcPr>
            <w:tcW w:w="1561" w:type="dxa"/>
          </w:tcPr>
          <w:p w14:paraId="1126BC5C" w14:textId="77777777" w:rsidR="000829C4" w:rsidRDefault="00000000">
            <w:pPr>
              <w:rPr>
                <w:szCs w:val="21"/>
              </w:rPr>
            </w:pPr>
            <w:r>
              <w:rPr>
                <w:rFonts w:hint="eastAsia"/>
                <w:szCs w:val="21"/>
              </w:rPr>
              <w:t>查询日期</w:t>
            </w:r>
          </w:p>
        </w:tc>
        <w:tc>
          <w:tcPr>
            <w:tcW w:w="1110" w:type="dxa"/>
          </w:tcPr>
          <w:p w14:paraId="1614BCE9" w14:textId="77777777" w:rsidR="000829C4" w:rsidRDefault="00000000">
            <w:pPr>
              <w:jc w:val="center"/>
              <w:rPr>
                <w:szCs w:val="21"/>
              </w:rPr>
            </w:pPr>
            <w:r>
              <w:rPr>
                <w:rFonts w:hint="eastAsia"/>
                <w:szCs w:val="21"/>
              </w:rPr>
              <w:t>日历控件</w:t>
            </w:r>
          </w:p>
        </w:tc>
        <w:tc>
          <w:tcPr>
            <w:tcW w:w="1089" w:type="dxa"/>
          </w:tcPr>
          <w:p w14:paraId="34A005EB" w14:textId="77777777" w:rsidR="000829C4" w:rsidRDefault="00000000">
            <w:pPr>
              <w:jc w:val="center"/>
              <w:rPr>
                <w:szCs w:val="21"/>
              </w:rPr>
            </w:pPr>
            <w:r>
              <w:rPr>
                <w:rFonts w:hint="eastAsia"/>
                <w:szCs w:val="21"/>
              </w:rPr>
              <w:t>手动选择</w:t>
            </w:r>
          </w:p>
        </w:tc>
        <w:tc>
          <w:tcPr>
            <w:tcW w:w="1429" w:type="dxa"/>
          </w:tcPr>
          <w:p w14:paraId="7A0FE8F3" w14:textId="77777777" w:rsidR="000829C4" w:rsidRDefault="00000000">
            <w:pPr>
              <w:jc w:val="center"/>
              <w:rPr>
                <w:szCs w:val="21"/>
              </w:rPr>
            </w:pPr>
            <w:r>
              <w:rPr>
                <w:rFonts w:hint="eastAsia"/>
                <w:szCs w:val="21"/>
              </w:rPr>
              <w:t>否</w:t>
            </w:r>
          </w:p>
        </w:tc>
        <w:tc>
          <w:tcPr>
            <w:tcW w:w="3330" w:type="dxa"/>
          </w:tcPr>
          <w:p w14:paraId="4F68B7A6" w14:textId="77777777" w:rsidR="000829C4" w:rsidRDefault="00000000">
            <w:pPr>
              <w:rPr>
                <w:szCs w:val="21"/>
              </w:rPr>
            </w:pPr>
            <w:r>
              <w:rPr>
                <w:rFonts w:hint="eastAsia"/>
              </w:rPr>
              <w:t>查询日期所在的有效期间的数据</w:t>
            </w:r>
          </w:p>
        </w:tc>
      </w:tr>
    </w:tbl>
    <w:p w14:paraId="448D08E7" w14:textId="77777777" w:rsidR="000829C4" w:rsidRDefault="00000000">
      <w:r>
        <w:rPr>
          <w:rFonts w:hint="eastAsia"/>
        </w:rPr>
        <w:t>列表字段：</w:t>
      </w:r>
    </w:p>
    <w:tbl>
      <w:tblPr>
        <w:tblStyle w:val="ab"/>
        <w:tblW w:w="0" w:type="auto"/>
        <w:tblLook w:val="04A0" w:firstRow="1" w:lastRow="0" w:firstColumn="1" w:lastColumn="0" w:noHBand="0" w:noVBand="1"/>
      </w:tblPr>
      <w:tblGrid>
        <w:gridCol w:w="2281"/>
        <w:gridCol w:w="1151"/>
        <w:gridCol w:w="1079"/>
        <w:gridCol w:w="1217"/>
        <w:gridCol w:w="2568"/>
      </w:tblGrid>
      <w:tr w:rsidR="000829C4" w14:paraId="3DF34C17" w14:textId="77777777">
        <w:tc>
          <w:tcPr>
            <w:tcW w:w="2351" w:type="dxa"/>
            <w:shd w:val="clear" w:color="auto" w:fill="DEEBF6" w:themeFill="accent1" w:themeFillTint="32"/>
          </w:tcPr>
          <w:p w14:paraId="719B6E24" w14:textId="77777777" w:rsidR="000829C4" w:rsidRDefault="00000000">
            <w:pPr>
              <w:jc w:val="center"/>
              <w:rPr>
                <w:b/>
                <w:bCs/>
                <w:szCs w:val="21"/>
              </w:rPr>
            </w:pPr>
            <w:r>
              <w:rPr>
                <w:rFonts w:hint="eastAsia"/>
                <w:b/>
                <w:bCs/>
                <w:szCs w:val="21"/>
              </w:rPr>
              <w:t>字段名称</w:t>
            </w:r>
          </w:p>
        </w:tc>
        <w:tc>
          <w:tcPr>
            <w:tcW w:w="1160" w:type="dxa"/>
            <w:shd w:val="clear" w:color="auto" w:fill="DEEBF6" w:themeFill="accent1" w:themeFillTint="32"/>
            <w:vAlign w:val="center"/>
          </w:tcPr>
          <w:p w14:paraId="72DD4E51"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字段类型</w:t>
            </w:r>
          </w:p>
        </w:tc>
        <w:tc>
          <w:tcPr>
            <w:tcW w:w="1108" w:type="dxa"/>
            <w:shd w:val="clear" w:color="auto" w:fill="DEEBF6" w:themeFill="accent1" w:themeFillTint="32"/>
            <w:vAlign w:val="center"/>
          </w:tcPr>
          <w:p w14:paraId="2F12615A"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录入方式</w:t>
            </w:r>
          </w:p>
        </w:tc>
        <w:tc>
          <w:tcPr>
            <w:tcW w:w="1252" w:type="dxa"/>
            <w:shd w:val="clear" w:color="auto" w:fill="DEEBF6" w:themeFill="accent1" w:themeFillTint="32"/>
            <w:vAlign w:val="center"/>
          </w:tcPr>
          <w:p w14:paraId="6F2D9122"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是否必录</w:t>
            </w:r>
          </w:p>
        </w:tc>
        <w:tc>
          <w:tcPr>
            <w:tcW w:w="2650" w:type="dxa"/>
            <w:shd w:val="clear" w:color="auto" w:fill="DEEBF6" w:themeFill="accent1" w:themeFillTint="32"/>
          </w:tcPr>
          <w:p w14:paraId="4225C494" w14:textId="77777777" w:rsidR="000829C4" w:rsidRDefault="00000000">
            <w:pPr>
              <w:jc w:val="center"/>
              <w:rPr>
                <w:b/>
                <w:bCs/>
                <w:szCs w:val="21"/>
              </w:rPr>
            </w:pPr>
            <w:r>
              <w:rPr>
                <w:rFonts w:hint="eastAsia"/>
                <w:b/>
                <w:bCs/>
                <w:szCs w:val="21"/>
              </w:rPr>
              <w:t>备注</w:t>
            </w:r>
          </w:p>
        </w:tc>
      </w:tr>
      <w:tr w:rsidR="000829C4" w14:paraId="1A5DEC5E" w14:textId="77777777">
        <w:tc>
          <w:tcPr>
            <w:tcW w:w="2351" w:type="dxa"/>
            <w:vAlign w:val="center"/>
          </w:tcPr>
          <w:p w14:paraId="39BADE88"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城市所在地</w:t>
            </w:r>
          </w:p>
        </w:tc>
        <w:tc>
          <w:tcPr>
            <w:tcW w:w="1160" w:type="dxa"/>
            <w:vAlign w:val="center"/>
          </w:tcPr>
          <w:p w14:paraId="50F7C885"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108" w:type="dxa"/>
            <w:vAlign w:val="center"/>
          </w:tcPr>
          <w:p w14:paraId="4CD46A3C"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手动选择</w:t>
            </w:r>
          </w:p>
        </w:tc>
        <w:tc>
          <w:tcPr>
            <w:tcW w:w="1252" w:type="dxa"/>
            <w:vAlign w:val="center"/>
          </w:tcPr>
          <w:p w14:paraId="0BFC6A6C"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2650" w:type="dxa"/>
          </w:tcPr>
          <w:p w14:paraId="6D8B76EA" w14:textId="77777777" w:rsidR="000829C4" w:rsidRDefault="00000000">
            <w:pPr>
              <w:rPr>
                <w:szCs w:val="21"/>
              </w:rPr>
            </w:pPr>
            <w:r>
              <w:rPr>
                <w:rFonts w:hint="eastAsia"/>
                <w:szCs w:val="21"/>
              </w:rPr>
              <w:t>按省份</w:t>
            </w:r>
            <w:r>
              <w:rPr>
                <w:rFonts w:hint="eastAsia"/>
                <w:szCs w:val="21"/>
              </w:rPr>
              <w:t>/</w:t>
            </w:r>
            <w:r>
              <w:rPr>
                <w:rFonts w:hint="eastAsia"/>
                <w:szCs w:val="21"/>
              </w:rPr>
              <w:t>城市显示，如山东省</w:t>
            </w:r>
            <w:r>
              <w:rPr>
                <w:rFonts w:hint="eastAsia"/>
                <w:szCs w:val="21"/>
              </w:rPr>
              <w:t>/</w:t>
            </w:r>
            <w:r>
              <w:rPr>
                <w:rFonts w:hint="eastAsia"/>
                <w:szCs w:val="21"/>
              </w:rPr>
              <w:t>青岛市</w:t>
            </w:r>
          </w:p>
        </w:tc>
      </w:tr>
      <w:tr w:rsidR="000829C4" w14:paraId="63BB018E" w14:textId="77777777">
        <w:tc>
          <w:tcPr>
            <w:tcW w:w="2351" w:type="dxa"/>
            <w:vAlign w:val="center"/>
          </w:tcPr>
          <w:p w14:paraId="20418148"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扣除率（%）</w:t>
            </w:r>
          </w:p>
        </w:tc>
        <w:tc>
          <w:tcPr>
            <w:tcW w:w="1160" w:type="dxa"/>
            <w:vAlign w:val="center"/>
          </w:tcPr>
          <w:p w14:paraId="0C09644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整数（2）</w:t>
            </w:r>
          </w:p>
        </w:tc>
        <w:tc>
          <w:tcPr>
            <w:tcW w:w="1108" w:type="dxa"/>
            <w:vAlign w:val="center"/>
          </w:tcPr>
          <w:p w14:paraId="5F5999D7"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252" w:type="dxa"/>
            <w:vAlign w:val="center"/>
          </w:tcPr>
          <w:p w14:paraId="0B6FABF8"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2650" w:type="dxa"/>
          </w:tcPr>
          <w:p w14:paraId="5624FAEC" w14:textId="77777777" w:rsidR="000829C4" w:rsidRDefault="00000000">
            <w:pPr>
              <w:rPr>
                <w:szCs w:val="21"/>
              </w:rPr>
            </w:pPr>
            <w:r>
              <w:rPr>
                <w:rFonts w:hint="eastAsia"/>
                <w:szCs w:val="21"/>
              </w:rPr>
              <w:t>≥</w:t>
            </w:r>
            <w:r>
              <w:rPr>
                <w:rFonts w:hint="eastAsia"/>
                <w:szCs w:val="21"/>
              </w:rPr>
              <w:t>0</w:t>
            </w:r>
            <w:r>
              <w:rPr>
                <w:rFonts w:hint="eastAsia"/>
                <w:szCs w:val="21"/>
              </w:rPr>
              <w:t>，＜</w:t>
            </w:r>
            <w:r>
              <w:rPr>
                <w:rFonts w:hint="eastAsia"/>
                <w:szCs w:val="21"/>
              </w:rPr>
              <w:t>100</w:t>
            </w:r>
          </w:p>
        </w:tc>
      </w:tr>
      <w:tr w:rsidR="000829C4" w14:paraId="0C911714" w14:textId="77777777">
        <w:tc>
          <w:tcPr>
            <w:tcW w:w="2351" w:type="dxa"/>
            <w:vAlign w:val="center"/>
          </w:tcPr>
          <w:p w14:paraId="18378BEA" w14:textId="77777777" w:rsidR="000829C4" w:rsidRDefault="00000000">
            <w:pPr>
              <w:jc w:val="left"/>
              <w:rPr>
                <w:rFonts w:ascii="宋体" w:hAnsi="宋体" w:cs="宋体" w:hint="eastAsia"/>
                <w:iCs/>
                <w:szCs w:val="21"/>
              </w:rPr>
            </w:pPr>
            <w:r>
              <w:rPr>
                <w:rFonts w:ascii="宋体" w:hAnsi="宋体" w:cs="宋体" w:hint="eastAsia"/>
                <w:iCs/>
                <w:szCs w:val="21"/>
              </w:rPr>
              <w:t>备注</w:t>
            </w:r>
          </w:p>
        </w:tc>
        <w:tc>
          <w:tcPr>
            <w:tcW w:w="1160" w:type="dxa"/>
            <w:vAlign w:val="center"/>
          </w:tcPr>
          <w:p w14:paraId="25FF55FE"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r>
              <w:rPr>
                <w:rFonts w:hint="eastAsia"/>
              </w:rPr>
              <w:t>（</w:t>
            </w:r>
            <w:r>
              <w:rPr>
                <w:rFonts w:hint="eastAsia"/>
              </w:rPr>
              <w:t>500</w:t>
            </w:r>
            <w:r>
              <w:rPr>
                <w:rFonts w:hint="eastAsia"/>
              </w:rPr>
              <w:t>）</w:t>
            </w:r>
          </w:p>
        </w:tc>
        <w:tc>
          <w:tcPr>
            <w:tcW w:w="1108" w:type="dxa"/>
            <w:vAlign w:val="center"/>
          </w:tcPr>
          <w:p w14:paraId="4F92BDC6"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252" w:type="dxa"/>
            <w:vAlign w:val="center"/>
          </w:tcPr>
          <w:p w14:paraId="4B87403A" w14:textId="77777777" w:rsidR="000829C4" w:rsidRDefault="00000000">
            <w:pPr>
              <w:jc w:val="center"/>
              <w:rPr>
                <w:rFonts w:ascii="宋体" w:hAnsi="宋体" w:cs="宋体" w:hint="eastAsia"/>
                <w:iCs/>
                <w:szCs w:val="21"/>
              </w:rPr>
            </w:pPr>
            <w:r>
              <w:rPr>
                <w:rFonts w:ascii="宋体" w:hAnsi="宋体" w:cs="宋体" w:hint="eastAsia"/>
                <w:iCs/>
                <w:szCs w:val="21"/>
              </w:rPr>
              <w:t>否</w:t>
            </w:r>
          </w:p>
        </w:tc>
        <w:tc>
          <w:tcPr>
            <w:tcW w:w="2650" w:type="dxa"/>
          </w:tcPr>
          <w:p w14:paraId="1EB7CF1C" w14:textId="77777777" w:rsidR="000829C4" w:rsidRDefault="000829C4">
            <w:pPr>
              <w:rPr>
                <w:szCs w:val="21"/>
              </w:rPr>
            </w:pPr>
          </w:p>
        </w:tc>
      </w:tr>
      <w:tr w:rsidR="000829C4" w14:paraId="478F8D36" w14:textId="77777777">
        <w:tc>
          <w:tcPr>
            <w:tcW w:w="2351" w:type="dxa"/>
            <w:vAlign w:val="center"/>
          </w:tcPr>
          <w:p w14:paraId="352F0CB1"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有效期起</w:t>
            </w:r>
          </w:p>
        </w:tc>
        <w:tc>
          <w:tcPr>
            <w:tcW w:w="1160" w:type="dxa"/>
            <w:vAlign w:val="center"/>
          </w:tcPr>
          <w:p w14:paraId="6906C581"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日历控件</w:t>
            </w:r>
          </w:p>
        </w:tc>
        <w:tc>
          <w:tcPr>
            <w:tcW w:w="1108" w:type="dxa"/>
            <w:vAlign w:val="center"/>
          </w:tcPr>
          <w:p w14:paraId="43D3D296"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手动选择</w:t>
            </w:r>
          </w:p>
        </w:tc>
        <w:tc>
          <w:tcPr>
            <w:tcW w:w="1252" w:type="dxa"/>
            <w:vAlign w:val="center"/>
          </w:tcPr>
          <w:p w14:paraId="30428D79"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2650" w:type="dxa"/>
          </w:tcPr>
          <w:p w14:paraId="043A31A7" w14:textId="77777777" w:rsidR="000829C4" w:rsidRDefault="000829C4">
            <w:pPr>
              <w:rPr>
                <w:szCs w:val="21"/>
              </w:rPr>
            </w:pPr>
          </w:p>
        </w:tc>
      </w:tr>
      <w:tr w:rsidR="000829C4" w14:paraId="58B58142" w14:textId="77777777">
        <w:tc>
          <w:tcPr>
            <w:tcW w:w="2351" w:type="dxa"/>
            <w:vAlign w:val="center"/>
          </w:tcPr>
          <w:p w14:paraId="69293DA3"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有效期止</w:t>
            </w:r>
          </w:p>
        </w:tc>
        <w:tc>
          <w:tcPr>
            <w:tcW w:w="1160" w:type="dxa"/>
            <w:vAlign w:val="center"/>
          </w:tcPr>
          <w:p w14:paraId="6E2E7B11"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日历控件</w:t>
            </w:r>
          </w:p>
        </w:tc>
        <w:tc>
          <w:tcPr>
            <w:tcW w:w="1108" w:type="dxa"/>
            <w:vAlign w:val="center"/>
          </w:tcPr>
          <w:p w14:paraId="083427C0"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手动选择</w:t>
            </w:r>
          </w:p>
        </w:tc>
        <w:tc>
          <w:tcPr>
            <w:tcW w:w="1252" w:type="dxa"/>
            <w:vAlign w:val="center"/>
          </w:tcPr>
          <w:p w14:paraId="53E5ABDE"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2650" w:type="dxa"/>
          </w:tcPr>
          <w:p w14:paraId="2CFF498D" w14:textId="77777777" w:rsidR="000829C4" w:rsidRDefault="00000000">
            <w:pPr>
              <w:rPr>
                <w:szCs w:val="21"/>
              </w:rPr>
            </w:pPr>
            <w:r>
              <w:rPr>
                <w:rFonts w:ascii="宋体" w:hAnsi="宋体" w:cs="宋体" w:hint="eastAsia"/>
                <w:iCs/>
                <w:szCs w:val="21"/>
              </w:rPr>
              <w:t>默认9999-12-31</w:t>
            </w:r>
          </w:p>
        </w:tc>
      </w:tr>
    </w:tbl>
    <w:p w14:paraId="462CB56A" w14:textId="77777777" w:rsidR="000829C4" w:rsidRDefault="00000000">
      <w:pPr>
        <w:pStyle w:val="4"/>
      </w:pPr>
      <w:r>
        <w:rPr>
          <w:rFonts w:hint="eastAsia"/>
        </w:rPr>
        <w:t>业务处理</w:t>
      </w:r>
    </w:p>
    <w:p w14:paraId="3C3887B0" w14:textId="77777777" w:rsidR="000829C4" w:rsidRDefault="00000000">
      <w:pPr>
        <w:pStyle w:val="5"/>
      </w:pPr>
      <w:r>
        <w:rPr>
          <w:rFonts w:hint="eastAsia"/>
        </w:rPr>
        <w:t>业务处理与说明</w:t>
      </w:r>
    </w:p>
    <w:p w14:paraId="5FBA3F28" w14:textId="77777777" w:rsidR="000829C4" w:rsidRDefault="00000000">
      <w:pPr>
        <w:numPr>
          <w:ilvl w:val="0"/>
          <w:numId w:val="47"/>
        </w:numPr>
      </w:pPr>
      <w:r>
        <w:rPr>
          <w:rFonts w:hint="eastAsia"/>
        </w:rPr>
        <w:t>管理员用户维护所有待计算房产税的房产所在地级市的扣除率。</w:t>
      </w:r>
    </w:p>
    <w:p w14:paraId="0715C1AB" w14:textId="77777777" w:rsidR="000829C4" w:rsidRDefault="00000000">
      <w:pPr>
        <w:pStyle w:val="5"/>
      </w:pPr>
      <w:r>
        <w:rPr>
          <w:rFonts w:hint="eastAsia"/>
        </w:rPr>
        <w:lastRenderedPageBreak/>
        <w:t>功能按钮</w:t>
      </w:r>
    </w:p>
    <w:p w14:paraId="68B37251" w14:textId="77777777" w:rsidR="000829C4" w:rsidRDefault="00000000">
      <w:r>
        <w:rPr>
          <w:rFonts w:hint="eastAsia"/>
        </w:rPr>
        <w:t>列表按钮：</w:t>
      </w:r>
    </w:p>
    <w:tbl>
      <w:tblPr>
        <w:tblStyle w:val="ab"/>
        <w:tblW w:w="0" w:type="auto"/>
        <w:tblLook w:val="04A0" w:firstRow="1" w:lastRow="0" w:firstColumn="1" w:lastColumn="0" w:noHBand="0" w:noVBand="1"/>
      </w:tblPr>
      <w:tblGrid>
        <w:gridCol w:w="1184"/>
        <w:gridCol w:w="1481"/>
        <w:gridCol w:w="5631"/>
      </w:tblGrid>
      <w:tr w:rsidR="000829C4" w14:paraId="1D34242C" w14:textId="77777777">
        <w:tc>
          <w:tcPr>
            <w:tcW w:w="1209" w:type="dxa"/>
            <w:shd w:val="clear" w:color="auto" w:fill="DEEBF6" w:themeFill="accent1" w:themeFillTint="32"/>
          </w:tcPr>
          <w:p w14:paraId="47358C47" w14:textId="77777777" w:rsidR="000829C4" w:rsidRDefault="00000000">
            <w:pPr>
              <w:jc w:val="center"/>
              <w:rPr>
                <w:b/>
                <w:bCs/>
                <w:szCs w:val="21"/>
              </w:rPr>
            </w:pPr>
            <w:r>
              <w:rPr>
                <w:rFonts w:hint="eastAsia"/>
                <w:b/>
                <w:bCs/>
                <w:szCs w:val="21"/>
              </w:rPr>
              <w:t>按钮名称</w:t>
            </w:r>
          </w:p>
        </w:tc>
        <w:tc>
          <w:tcPr>
            <w:tcW w:w="1516" w:type="dxa"/>
            <w:shd w:val="clear" w:color="auto" w:fill="DEEBF6" w:themeFill="accent1" w:themeFillTint="32"/>
          </w:tcPr>
          <w:p w14:paraId="6C536D7C" w14:textId="77777777" w:rsidR="000829C4" w:rsidRDefault="00000000">
            <w:pPr>
              <w:jc w:val="center"/>
              <w:rPr>
                <w:b/>
                <w:bCs/>
                <w:szCs w:val="21"/>
              </w:rPr>
            </w:pPr>
            <w:r>
              <w:rPr>
                <w:rFonts w:hint="eastAsia"/>
                <w:b/>
                <w:bCs/>
                <w:szCs w:val="21"/>
              </w:rPr>
              <w:t>实现功能</w:t>
            </w:r>
          </w:p>
        </w:tc>
        <w:tc>
          <w:tcPr>
            <w:tcW w:w="5797" w:type="dxa"/>
            <w:shd w:val="clear" w:color="auto" w:fill="DEEBF6" w:themeFill="accent1" w:themeFillTint="32"/>
          </w:tcPr>
          <w:p w14:paraId="579C2B40" w14:textId="77777777" w:rsidR="000829C4" w:rsidRDefault="00000000">
            <w:pPr>
              <w:jc w:val="center"/>
              <w:rPr>
                <w:b/>
                <w:bCs/>
                <w:szCs w:val="21"/>
              </w:rPr>
            </w:pPr>
            <w:r>
              <w:rPr>
                <w:rFonts w:hint="eastAsia"/>
                <w:b/>
                <w:bCs/>
                <w:szCs w:val="21"/>
              </w:rPr>
              <w:t>规则</w:t>
            </w:r>
          </w:p>
        </w:tc>
      </w:tr>
      <w:tr w:rsidR="000829C4" w14:paraId="1113093D" w14:textId="77777777">
        <w:tc>
          <w:tcPr>
            <w:tcW w:w="1209" w:type="dxa"/>
          </w:tcPr>
          <w:p w14:paraId="745C715D" w14:textId="77777777" w:rsidR="000829C4" w:rsidRDefault="00000000">
            <w:pPr>
              <w:rPr>
                <w:szCs w:val="21"/>
              </w:rPr>
            </w:pPr>
            <w:r>
              <w:rPr>
                <w:rFonts w:hint="eastAsia"/>
                <w:szCs w:val="21"/>
              </w:rPr>
              <w:t>新增</w:t>
            </w:r>
          </w:p>
        </w:tc>
        <w:tc>
          <w:tcPr>
            <w:tcW w:w="1516" w:type="dxa"/>
          </w:tcPr>
          <w:p w14:paraId="197604A2" w14:textId="77777777" w:rsidR="000829C4" w:rsidRDefault="00000000">
            <w:pPr>
              <w:rPr>
                <w:szCs w:val="21"/>
              </w:rPr>
            </w:pPr>
            <w:r>
              <w:rPr>
                <w:rFonts w:hint="eastAsia"/>
                <w:szCs w:val="21"/>
              </w:rPr>
              <w:t>新增操作</w:t>
            </w:r>
          </w:p>
        </w:tc>
        <w:tc>
          <w:tcPr>
            <w:tcW w:w="5797" w:type="dxa"/>
          </w:tcPr>
          <w:p w14:paraId="5F9C7A77" w14:textId="77777777" w:rsidR="000829C4" w:rsidRDefault="00000000">
            <w:pPr>
              <w:rPr>
                <w:szCs w:val="21"/>
              </w:rPr>
            </w:pPr>
            <w:r>
              <w:rPr>
                <w:rFonts w:hint="eastAsia"/>
                <w:szCs w:val="21"/>
              </w:rPr>
              <w:t>点击该按钮，弹出卡片界面，录入新增信息；</w:t>
            </w:r>
          </w:p>
        </w:tc>
      </w:tr>
      <w:tr w:rsidR="000829C4" w14:paraId="64021F9D" w14:textId="77777777">
        <w:tc>
          <w:tcPr>
            <w:tcW w:w="1209" w:type="dxa"/>
          </w:tcPr>
          <w:p w14:paraId="2256331E" w14:textId="77777777" w:rsidR="000829C4" w:rsidRDefault="00000000">
            <w:pPr>
              <w:rPr>
                <w:szCs w:val="21"/>
              </w:rPr>
            </w:pPr>
            <w:r>
              <w:rPr>
                <w:rFonts w:hint="eastAsia"/>
                <w:szCs w:val="21"/>
              </w:rPr>
              <w:t>修改</w:t>
            </w:r>
          </w:p>
        </w:tc>
        <w:tc>
          <w:tcPr>
            <w:tcW w:w="1516" w:type="dxa"/>
          </w:tcPr>
          <w:p w14:paraId="5FF3C416" w14:textId="77777777" w:rsidR="000829C4" w:rsidRDefault="00000000">
            <w:pPr>
              <w:rPr>
                <w:szCs w:val="21"/>
              </w:rPr>
            </w:pPr>
            <w:r>
              <w:rPr>
                <w:rFonts w:hint="eastAsia"/>
                <w:szCs w:val="21"/>
              </w:rPr>
              <w:t>修改操作</w:t>
            </w:r>
          </w:p>
        </w:tc>
        <w:tc>
          <w:tcPr>
            <w:tcW w:w="5797" w:type="dxa"/>
          </w:tcPr>
          <w:p w14:paraId="25B6770E" w14:textId="77777777" w:rsidR="000829C4" w:rsidRDefault="00000000">
            <w:pPr>
              <w:rPr>
                <w:szCs w:val="21"/>
              </w:rPr>
            </w:pPr>
            <w:r>
              <w:rPr>
                <w:rFonts w:hint="eastAsia"/>
                <w:szCs w:val="21"/>
              </w:rPr>
              <w:t>点击该按钮，弹出卡片界面，修改相关信息；</w:t>
            </w:r>
          </w:p>
        </w:tc>
      </w:tr>
      <w:tr w:rsidR="000829C4" w14:paraId="20B578B6" w14:textId="77777777">
        <w:tc>
          <w:tcPr>
            <w:tcW w:w="1209" w:type="dxa"/>
          </w:tcPr>
          <w:p w14:paraId="4083A779" w14:textId="77777777" w:rsidR="000829C4" w:rsidRDefault="00000000">
            <w:pPr>
              <w:rPr>
                <w:szCs w:val="21"/>
              </w:rPr>
            </w:pPr>
            <w:r>
              <w:rPr>
                <w:rFonts w:hint="eastAsia"/>
                <w:szCs w:val="21"/>
              </w:rPr>
              <w:t>删除</w:t>
            </w:r>
          </w:p>
        </w:tc>
        <w:tc>
          <w:tcPr>
            <w:tcW w:w="1516" w:type="dxa"/>
          </w:tcPr>
          <w:p w14:paraId="15BC93D8" w14:textId="77777777" w:rsidR="000829C4" w:rsidRDefault="00000000">
            <w:pPr>
              <w:rPr>
                <w:szCs w:val="21"/>
              </w:rPr>
            </w:pPr>
            <w:r>
              <w:rPr>
                <w:rFonts w:hint="eastAsia"/>
                <w:szCs w:val="21"/>
              </w:rPr>
              <w:t>删除操作</w:t>
            </w:r>
          </w:p>
        </w:tc>
        <w:tc>
          <w:tcPr>
            <w:tcW w:w="5797" w:type="dxa"/>
          </w:tcPr>
          <w:p w14:paraId="7E80727F" w14:textId="77777777" w:rsidR="000829C4" w:rsidRDefault="00000000">
            <w:pPr>
              <w:rPr>
                <w:szCs w:val="21"/>
              </w:rPr>
            </w:pPr>
            <w:r>
              <w:rPr>
                <w:rFonts w:hint="eastAsia"/>
                <w:szCs w:val="21"/>
              </w:rPr>
              <w:t>选择数据，点击该按钮，删除所选数据；</w:t>
            </w:r>
          </w:p>
        </w:tc>
      </w:tr>
      <w:tr w:rsidR="000829C4" w14:paraId="2744EAD5" w14:textId="77777777">
        <w:tc>
          <w:tcPr>
            <w:tcW w:w="1209" w:type="dxa"/>
          </w:tcPr>
          <w:p w14:paraId="6CE49A48" w14:textId="77777777" w:rsidR="000829C4" w:rsidRDefault="00000000">
            <w:pPr>
              <w:rPr>
                <w:szCs w:val="21"/>
              </w:rPr>
            </w:pPr>
            <w:r>
              <w:rPr>
                <w:rFonts w:hint="eastAsia"/>
                <w:szCs w:val="21"/>
              </w:rPr>
              <w:t>详情</w:t>
            </w:r>
          </w:p>
        </w:tc>
        <w:tc>
          <w:tcPr>
            <w:tcW w:w="1516" w:type="dxa"/>
          </w:tcPr>
          <w:p w14:paraId="18FFB6E4" w14:textId="77777777" w:rsidR="000829C4" w:rsidRDefault="00000000">
            <w:pPr>
              <w:rPr>
                <w:szCs w:val="21"/>
              </w:rPr>
            </w:pPr>
            <w:r>
              <w:rPr>
                <w:rFonts w:hint="eastAsia"/>
                <w:szCs w:val="21"/>
              </w:rPr>
              <w:t>详情操作</w:t>
            </w:r>
          </w:p>
        </w:tc>
        <w:tc>
          <w:tcPr>
            <w:tcW w:w="5797" w:type="dxa"/>
          </w:tcPr>
          <w:p w14:paraId="251810B0" w14:textId="77777777" w:rsidR="000829C4" w:rsidRDefault="00000000">
            <w:pPr>
              <w:rPr>
                <w:szCs w:val="21"/>
              </w:rPr>
            </w:pPr>
            <w:r>
              <w:rPr>
                <w:rFonts w:hint="eastAsia"/>
                <w:szCs w:val="21"/>
              </w:rPr>
              <w:t>选择一笔数据，点击该按钮，弹出卡片界面，显示相关信息；</w:t>
            </w:r>
          </w:p>
        </w:tc>
      </w:tr>
      <w:tr w:rsidR="000829C4" w14:paraId="0984E7C5" w14:textId="77777777">
        <w:tc>
          <w:tcPr>
            <w:tcW w:w="1209" w:type="dxa"/>
          </w:tcPr>
          <w:p w14:paraId="19F1BE61" w14:textId="77777777" w:rsidR="000829C4" w:rsidRDefault="00000000">
            <w:pPr>
              <w:rPr>
                <w:szCs w:val="21"/>
              </w:rPr>
            </w:pPr>
            <w:r>
              <w:rPr>
                <w:rFonts w:hint="eastAsia"/>
                <w:szCs w:val="21"/>
              </w:rPr>
              <w:t>查询</w:t>
            </w:r>
          </w:p>
        </w:tc>
        <w:tc>
          <w:tcPr>
            <w:tcW w:w="1516" w:type="dxa"/>
          </w:tcPr>
          <w:p w14:paraId="6A215046" w14:textId="77777777" w:rsidR="000829C4" w:rsidRDefault="00000000">
            <w:pPr>
              <w:rPr>
                <w:szCs w:val="21"/>
              </w:rPr>
            </w:pPr>
            <w:r>
              <w:rPr>
                <w:rFonts w:hint="eastAsia"/>
                <w:szCs w:val="21"/>
              </w:rPr>
              <w:t>查询数据</w:t>
            </w:r>
          </w:p>
        </w:tc>
        <w:tc>
          <w:tcPr>
            <w:tcW w:w="5797" w:type="dxa"/>
          </w:tcPr>
          <w:p w14:paraId="1B1180BF" w14:textId="77777777" w:rsidR="000829C4" w:rsidRDefault="00000000">
            <w:pPr>
              <w:rPr>
                <w:szCs w:val="21"/>
              </w:rPr>
            </w:pPr>
            <w:r>
              <w:rPr>
                <w:rFonts w:hint="eastAsia"/>
                <w:szCs w:val="21"/>
              </w:rPr>
              <w:t>根据录入的查询条件查询数据。</w:t>
            </w:r>
          </w:p>
        </w:tc>
      </w:tr>
      <w:tr w:rsidR="000829C4" w14:paraId="12061814" w14:textId="77777777">
        <w:tc>
          <w:tcPr>
            <w:tcW w:w="1209" w:type="dxa"/>
          </w:tcPr>
          <w:p w14:paraId="4ABC35E0" w14:textId="77777777" w:rsidR="000829C4" w:rsidRDefault="00000000">
            <w:pPr>
              <w:rPr>
                <w:szCs w:val="21"/>
              </w:rPr>
            </w:pPr>
            <w:r>
              <w:rPr>
                <w:rFonts w:hint="eastAsia"/>
                <w:szCs w:val="21"/>
              </w:rPr>
              <w:t>清空</w:t>
            </w:r>
          </w:p>
        </w:tc>
        <w:tc>
          <w:tcPr>
            <w:tcW w:w="1516" w:type="dxa"/>
          </w:tcPr>
          <w:p w14:paraId="316BACE4" w14:textId="77777777" w:rsidR="000829C4" w:rsidRDefault="00000000">
            <w:pPr>
              <w:rPr>
                <w:szCs w:val="21"/>
              </w:rPr>
            </w:pPr>
            <w:r>
              <w:rPr>
                <w:rFonts w:hint="eastAsia"/>
                <w:szCs w:val="21"/>
              </w:rPr>
              <w:t>清空查询</w:t>
            </w:r>
          </w:p>
        </w:tc>
        <w:tc>
          <w:tcPr>
            <w:tcW w:w="5797" w:type="dxa"/>
          </w:tcPr>
          <w:p w14:paraId="0AD46A7E" w14:textId="77777777" w:rsidR="000829C4" w:rsidRDefault="00000000">
            <w:pPr>
              <w:rPr>
                <w:szCs w:val="21"/>
              </w:rPr>
            </w:pPr>
            <w:r>
              <w:rPr>
                <w:rFonts w:hint="eastAsia"/>
                <w:szCs w:val="21"/>
              </w:rPr>
              <w:t>点击该按钮，清空查询条件。</w:t>
            </w:r>
          </w:p>
        </w:tc>
      </w:tr>
    </w:tbl>
    <w:p w14:paraId="0ED66281" w14:textId="77777777" w:rsidR="000829C4" w:rsidRDefault="00000000">
      <w:r>
        <w:rPr>
          <w:rFonts w:hint="eastAsia"/>
        </w:rPr>
        <w:t>卡片按钮：</w:t>
      </w:r>
    </w:p>
    <w:tbl>
      <w:tblPr>
        <w:tblStyle w:val="ab"/>
        <w:tblW w:w="0" w:type="auto"/>
        <w:tblLook w:val="04A0" w:firstRow="1" w:lastRow="0" w:firstColumn="1" w:lastColumn="0" w:noHBand="0" w:noVBand="1"/>
      </w:tblPr>
      <w:tblGrid>
        <w:gridCol w:w="1257"/>
        <w:gridCol w:w="1421"/>
        <w:gridCol w:w="5618"/>
      </w:tblGrid>
      <w:tr w:rsidR="000829C4" w14:paraId="2FF75B3A" w14:textId="77777777">
        <w:tc>
          <w:tcPr>
            <w:tcW w:w="1284" w:type="dxa"/>
            <w:shd w:val="clear" w:color="auto" w:fill="DEEBF6" w:themeFill="accent1" w:themeFillTint="32"/>
          </w:tcPr>
          <w:p w14:paraId="518D9AEC" w14:textId="77777777" w:rsidR="000829C4" w:rsidRDefault="00000000">
            <w:pPr>
              <w:jc w:val="center"/>
              <w:rPr>
                <w:b/>
                <w:bCs/>
                <w:szCs w:val="21"/>
              </w:rPr>
            </w:pPr>
            <w:r>
              <w:rPr>
                <w:rFonts w:hint="eastAsia"/>
                <w:b/>
                <w:bCs/>
                <w:szCs w:val="21"/>
              </w:rPr>
              <w:t>按钮名称</w:t>
            </w:r>
          </w:p>
        </w:tc>
        <w:tc>
          <w:tcPr>
            <w:tcW w:w="1455" w:type="dxa"/>
            <w:shd w:val="clear" w:color="auto" w:fill="DEEBF6" w:themeFill="accent1" w:themeFillTint="32"/>
          </w:tcPr>
          <w:p w14:paraId="407D2215" w14:textId="77777777" w:rsidR="000829C4" w:rsidRDefault="00000000">
            <w:pPr>
              <w:jc w:val="center"/>
              <w:rPr>
                <w:b/>
                <w:bCs/>
                <w:szCs w:val="21"/>
              </w:rPr>
            </w:pPr>
            <w:r>
              <w:rPr>
                <w:rFonts w:hint="eastAsia"/>
                <w:b/>
                <w:bCs/>
                <w:szCs w:val="21"/>
              </w:rPr>
              <w:t>实现功能</w:t>
            </w:r>
          </w:p>
        </w:tc>
        <w:tc>
          <w:tcPr>
            <w:tcW w:w="5783" w:type="dxa"/>
            <w:shd w:val="clear" w:color="auto" w:fill="DEEBF6" w:themeFill="accent1" w:themeFillTint="32"/>
          </w:tcPr>
          <w:p w14:paraId="1B914B02" w14:textId="77777777" w:rsidR="000829C4" w:rsidRDefault="00000000">
            <w:pPr>
              <w:jc w:val="center"/>
              <w:rPr>
                <w:b/>
                <w:bCs/>
                <w:szCs w:val="21"/>
              </w:rPr>
            </w:pPr>
            <w:r>
              <w:rPr>
                <w:rFonts w:hint="eastAsia"/>
                <w:b/>
                <w:bCs/>
                <w:szCs w:val="21"/>
              </w:rPr>
              <w:t>规则</w:t>
            </w:r>
          </w:p>
        </w:tc>
      </w:tr>
      <w:tr w:rsidR="000829C4" w14:paraId="46696727" w14:textId="77777777">
        <w:tc>
          <w:tcPr>
            <w:tcW w:w="1284" w:type="dxa"/>
          </w:tcPr>
          <w:p w14:paraId="3F738F32" w14:textId="77777777" w:rsidR="000829C4" w:rsidRDefault="00000000">
            <w:pPr>
              <w:rPr>
                <w:szCs w:val="21"/>
              </w:rPr>
            </w:pPr>
            <w:r>
              <w:rPr>
                <w:rFonts w:hint="eastAsia"/>
                <w:szCs w:val="21"/>
              </w:rPr>
              <w:t>保存</w:t>
            </w:r>
          </w:p>
        </w:tc>
        <w:tc>
          <w:tcPr>
            <w:tcW w:w="1455" w:type="dxa"/>
          </w:tcPr>
          <w:p w14:paraId="4F4943CF" w14:textId="77777777" w:rsidR="000829C4" w:rsidRDefault="00000000">
            <w:pPr>
              <w:rPr>
                <w:szCs w:val="21"/>
              </w:rPr>
            </w:pPr>
            <w:r>
              <w:rPr>
                <w:rFonts w:hint="eastAsia"/>
                <w:szCs w:val="21"/>
              </w:rPr>
              <w:t>保存</w:t>
            </w:r>
          </w:p>
        </w:tc>
        <w:tc>
          <w:tcPr>
            <w:tcW w:w="5783" w:type="dxa"/>
          </w:tcPr>
          <w:p w14:paraId="48BB4373" w14:textId="77777777" w:rsidR="000829C4" w:rsidRDefault="00000000">
            <w:pPr>
              <w:numPr>
                <w:ilvl w:val="0"/>
                <w:numId w:val="48"/>
              </w:numPr>
              <w:rPr>
                <w:szCs w:val="21"/>
              </w:rPr>
            </w:pPr>
            <w:r>
              <w:rPr>
                <w:rFonts w:hint="eastAsia"/>
                <w:szCs w:val="21"/>
              </w:rPr>
              <w:t>编辑状态下显示该按钮；</w:t>
            </w:r>
          </w:p>
          <w:p w14:paraId="53177828" w14:textId="77777777" w:rsidR="000829C4" w:rsidRDefault="00000000">
            <w:pPr>
              <w:numPr>
                <w:ilvl w:val="0"/>
                <w:numId w:val="48"/>
              </w:numPr>
              <w:rPr>
                <w:szCs w:val="21"/>
              </w:rPr>
            </w:pPr>
            <w:r>
              <w:rPr>
                <w:rFonts w:hint="eastAsia"/>
                <w:szCs w:val="21"/>
              </w:rPr>
              <w:t>点击该按钮，保存修改或新增的信息；</w:t>
            </w:r>
          </w:p>
        </w:tc>
      </w:tr>
      <w:tr w:rsidR="000829C4" w14:paraId="31EE9B76" w14:textId="77777777">
        <w:tc>
          <w:tcPr>
            <w:tcW w:w="1284" w:type="dxa"/>
          </w:tcPr>
          <w:p w14:paraId="54A72E17" w14:textId="77777777" w:rsidR="000829C4" w:rsidRDefault="00000000">
            <w:pPr>
              <w:rPr>
                <w:szCs w:val="21"/>
              </w:rPr>
            </w:pPr>
            <w:r>
              <w:rPr>
                <w:rFonts w:hint="eastAsia"/>
                <w:szCs w:val="21"/>
              </w:rPr>
              <w:t>取消</w:t>
            </w:r>
          </w:p>
        </w:tc>
        <w:tc>
          <w:tcPr>
            <w:tcW w:w="1455" w:type="dxa"/>
          </w:tcPr>
          <w:p w14:paraId="2CA009EA" w14:textId="77777777" w:rsidR="000829C4" w:rsidRDefault="00000000">
            <w:pPr>
              <w:rPr>
                <w:szCs w:val="21"/>
              </w:rPr>
            </w:pPr>
            <w:r>
              <w:rPr>
                <w:rFonts w:hint="eastAsia"/>
                <w:szCs w:val="21"/>
              </w:rPr>
              <w:t>取消</w:t>
            </w:r>
          </w:p>
        </w:tc>
        <w:tc>
          <w:tcPr>
            <w:tcW w:w="5783" w:type="dxa"/>
          </w:tcPr>
          <w:p w14:paraId="12A91C85" w14:textId="77777777" w:rsidR="000829C4" w:rsidRDefault="00000000">
            <w:pPr>
              <w:numPr>
                <w:ilvl w:val="0"/>
                <w:numId w:val="49"/>
              </w:numPr>
              <w:rPr>
                <w:szCs w:val="21"/>
              </w:rPr>
            </w:pPr>
            <w:r>
              <w:rPr>
                <w:rFonts w:hint="eastAsia"/>
                <w:szCs w:val="21"/>
              </w:rPr>
              <w:t>编辑状态下显示该按钮；</w:t>
            </w:r>
          </w:p>
          <w:p w14:paraId="7CB7CADE" w14:textId="77777777" w:rsidR="000829C4" w:rsidRDefault="00000000">
            <w:pPr>
              <w:numPr>
                <w:ilvl w:val="0"/>
                <w:numId w:val="49"/>
              </w:numPr>
              <w:rPr>
                <w:szCs w:val="21"/>
              </w:rPr>
            </w:pPr>
            <w:r>
              <w:rPr>
                <w:rFonts w:hint="eastAsia"/>
                <w:szCs w:val="21"/>
              </w:rPr>
              <w:t>点击该按钮，取消修改或新增的信息；</w:t>
            </w:r>
          </w:p>
        </w:tc>
      </w:tr>
      <w:tr w:rsidR="000829C4" w14:paraId="25E9B0CE" w14:textId="77777777">
        <w:tc>
          <w:tcPr>
            <w:tcW w:w="1284" w:type="dxa"/>
          </w:tcPr>
          <w:p w14:paraId="29CEDE9A" w14:textId="77777777" w:rsidR="000829C4" w:rsidRDefault="00000000">
            <w:pPr>
              <w:rPr>
                <w:szCs w:val="21"/>
              </w:rPr>
            </w:pPr>
            <w:r>
              <w:rPr>
                <w:rFonts w:hint="eastAsia"/>
                <w:szCs w:val="21"/>
              </w:rPr>
              <w:t>关闭</w:t>
            </w:r>
          </w:p>
        </w:tc>
        <w:tc>
          <w:tcPr>
            <w:tcW w:w="1455" w:type="dxa"/>
          </w:tcPr>
          <w:p w14:paraId="003E8088" w14:textId="77777777" w:rsidR="000829C4" w:rsidRDefault="00000000">
            <w:pPr>
              <w:rPr>
                <w:szCs w:val="21"/>
              </w:rPr>
            </w:pPr>
            <w:r>
              <w:rPr>
                <w:rFonts w:hint="eastAsia"/>
                <w:szCs w:val="21"/>
              </w:rPr>
              <w:t>关闭</w:t>
            </w:r>
          </w:p>
        </w:tc>
        <w:tc>
          <w:tcPr>
            <w:tcW w:w="5783" w:type="dxa"/>
          </w:tcPr>
          <w:p w14:paraId="78D598ED" w14:textId="77777777" w:rsidR="000829C4" w:rsidRDefault="00000000">
            <w:pPr>
              <w:numPr>
                <w:ilvl w:val="0"/>
                <w:numId w:val="50"/>
              </w:numPr>
              <w:rPr>
                <w:szCs w:val="21"/>
              </w:rPr>
            </w:pPr>
            <w:r>
              <w:rPr>
                <w:rFonts w:hint="eastAsia"/>
                <w:szCs w:val="21"/>
              </w:rPr>
              <w:t>浏览状态下显示该按钮；</w:t>
            </w:r>
          </w:p>
          <w:p w14:paraId="3558ACCB" w14:textId="77777777" w:rsidR="000829C4" w:rsidRDefault="00000000">
            <w:pPr>
              <w:numPr>
                <w:ilvl w:val="0"/>
                <w:numId w:val="50"/>
              </w:numPr>
              <w:rPr>
                <w:szCs w:val="21"/>
              </w:rPr>
            </w:pPr>
            <w:r>
              <w:rPr>
                <w:rFonts w:hint="eastAsia"/>
                <w:szCs w:val="21"/>
              </w:rPr>
              <w:t>点击该按钮，关闭卡片界面；</w:t>
            </w:r>
          </w:p>
        </w:tc>
      </w:tr>
    </w:tbl>
    <w:p w14:paraId="11308623" w14:textId="77777777" w:rsidR="000829C4" w:rsidRDefault="000829C4"/>
    <w:p w14:paraId="0D96A224" w14:textId="77777777" w:rsidR="000829C4" w:rsidRDefault="00000000">
      <w:pPr>
        <w:pStyle w:val="5"/>
      </w:pPr>
      <w:r>
        <w:rPr>
          <w:rFonts w:hint="eastAsia"/>
        </w:rPr>
        <w:t>算法说明</w:t>
      </w:r>
    </w:p>
    <w:p w14:paraId="66D7061C" w14:textId="77777777" w:rsidR="000829C4" w:rsidRDefault="00000000">
      <w:pPr>
        <w:numPr>
          <w:ilvl w:val="0"/>
          <w:numId w:val="51"/>
        </w:numPr>
      </w:pPr>
      <w:r>
        <w:rPr>
          <w:rFonts w:hint="eastAsia"/>
        </w:rPr>
        <w:t>扣除</w:t>
      </w:r>
      <w:proofErr w:type="gramStart"/>
      <w:r>
        <w:rPr>
          <w:rFonts w:hint="eastAsia"/>
        </w:rPr>
        <w:t>率显示</w:t>
      </w:r>
      <w:proofErr w:type="gramEnd"/>
      <w:r>
        <w:rPr>
          <w:rFonts w:hint="eastAsia"/>
        </w:rPr>
        <w:t>为整数；</w:t>
      </w:r>
    </w:p>
    <w:p w14:paraId="62124181" w14:textId="77777777" w:rsidR="000829C4" w:rsidRDefault="00000000">
      <w:pPr>
        <w:numPr>
          <w:ilvl w:val="0"/>
          <w:numId w:val="51"/>
        </w:numPr>
      </w:pPr>
      <w:r>
        <w:rPr>
          <w:rFonts w:hint="eastAsia"/>
        </w:rPr>
        <w:t>支持按省份、省份</w:t>
      </w:r>
      <w:r>
        <w:rPr>
          <w:rFonts w:hint="eastAsia"/>
        </w:rPr>
        <w:t>+</w:t>
      </w:r>
      <w:r>
        <w:rPr>
          <w:rFonts w:hint="eastAsia"/>
        </w:rPr>
        <w:t>地级城市的维度设置；</w:t>
      </w:r>
    </w:p>
    <w:p w14:paraId="7167C9D4" w14:textId="77777777" w:rsidR="000829C4" w:rsidRDefault="00000000">
      <w:pPr>
        <w:numPr>
          <w:ilvl w:val="0"/>
          <w:numId w:val="51"/>
        </w:numPr>
      </w:pPr>
      <w:r>
        <w:rPr>
          <w:rFonts w:hint="eastAsia"/>
        </w:rPr>
        <w:t>录入查询日期条件进行查询时，显示查询日期所在的有效期间的数据。</w:t>
      </w:r>
    </w:p>
    <w:p w14:paraId="35B6AD4C" w14:textId="77777777" w:rsidR="000829C4" w:rsidRDefault="00000000">
      <w:pPr>
        <w:pStyle w:val="5"/>
      </w:pPr>
      <w:r>
        <w:rPr>
          <w:rFonts w:hint="eastAsia"/>
        </w:rPr>
        <w:t>逻辑校验</w:t>
      </w:r>
    </w:p>
    <w:p w14:paraId="3C230A03" w14:textId="77777777" w:rsidR="000829C4" w:rsidRDefault="00000000">
      <w:pPr>
        <w:numPr>
          <w:ilvl w:val="0"/>
          <w:numId w:val="52"/>
        </w:numPr>
      </w:pPr>
      <w:r>
        <w:rPr>
          <w:rFonts w:hint="eastAsia"/>
        </w:rPr>
        <w:t>保存时，同一城市的有效期间不可重复或交叉重叠设置；</w:t>
      </w:r>
    </w:p>
    <w:p w14:paraId="2743E0EB" w14:textId="77777777" w:rsidR="000829C4" w:rsidRDefault="00000000">
      <w:pPr>
        <w:numPr>
          <w:ilvl w:val="0"/>
          <w:numId w:val="52"/>
        </w:numPr>
      </w:pPr>
      <w:r>
        <w:rPr>
          <w:rFonts w:hint="eastAsia"/>
        </w:rPr>
        <w:t>省份必须录入，城市可不录入，如城市为空，则计算房产税时默认按照省份的扣除率计</w:t>
      </w:r>
      <w:r>
        <w:rPr>
          <w:rFonts w:hint="eastAsia"/>
        </w:rPr>
        <w:lastRenderedPageBreak/>
        <w:t>算；</w:t>
      </w:r>
    </w:p>
    <w:p w14:paraId="72186A50" w14:textId="77777777" w:rsidR="000829C4" w:rsidRDefault="00000000">
      <w:pPr>
        <w:pStyle w:val="4"/>
      </w:pPr>
      <w:r>
        <w:rPr>
          <w:rFonts w:hint="eastAsia"/>
        </w:rPr>
        <w:t>输出</w:t>
      </w:r>
    </w:p>
    <w:p w14:paraId="2DB38230" w14:textId="77777777" w:rsidR="000829C4" w:rsidRDefault="00000000">
      <w:r>
        <w:rPr>
          <w:rFonts w:hint="eastAsia"/>
        </w:rPr>
        <w:t>无。</w:t>
      </w:r>
    </w:p>
    <w:p w14:paraId="5A96407B" w14:textId="77777777" w:rsidR="000829C4" w:rsidRDefault="00000000">
      <w:pPr>
        <w:pStyle w:val="4"/>
      </w:pPr>
      <w:r>
        <w:rPr>
          <w:rFonts w:hint="eastAsia"/>
        </w:rPr>
        <w:t>非功能性需求</w:t>
      </w:r>
    </w:p>
    <w:p w14:paraId="51348EBE" w14:textId="77777777" w:rsidR="000829C4" w:rsidRDefault="00000000">
      <w:r>
        <w:rPr>
          <w:rFonts w:hint="eastAsia"/>
        </w:rPr>
        <w:t>无。</w:t>
      </w:r>
    </w:p>
    <w:p w14:paraId="6854E39E" w14:textId="77777777" w:rsidR="000829C4" w:rsidRDefault="00000000">
      <w:pPr>
        <w:pStyle w:val="2"/>
      </w:pPr>
      <w:bookmarkStart w:id="85" w:name="_Toc1906237931"/>
      <w:r>
        <w:rPr>
          <w:rFonts w:hint="eastAsia"/>
        </w:rPr>
        <w:t>房产信息管理</w:t>
      </w:r>
      <w:bookmarkEnd w:id="82"/>
      <w:bookmarkEnd w:id="83"/>
      <w:bookmarkEnd w:id="85"/>
    </w:p>
    <w:p w14:paraId="1BAD0103" w14:textId="77777777" w:rsidR="000829C4" w:rsidRDefault="00000000">
      <w:pPr>
        <w:pStyle w:val="3"/>
      </w:pPr>
      <w:bookmarkStart w:id="86" w:name="_Toc9622"/>
      <w:bookmarkStart w:id="87" w:name="_Toc1979860371"/>
      <w:bookmarkStart w:id="88" w:name="_Toc3642"/>
      <w:r>
        <w:rPr>
          <w:rFonts w:hint="eastAsia"/>
        </w:rPr>
        <w:t>房产信息台账</w:t>
      </w:r>
      <w:bookmarkEnd w:id="86"/>
      <w:bookmarkEnd w:id="87"/>
      <w:bookmarkEnd w:id="88"/>
    </w:p>
    <w:p w14:paraId="570C970C" w14:textId="77777777" w:rsidR="000829C4" w:rsidRDefault="00000000">
      <w:pPr>
        <w:pStyle w:val="4"/>
      </w:pPr>
      <w:r>
        <w:rPr>
          <w:rFonts w:hint="eastAsia"/>
        </w:rPr>
        <w:t>功能描述</w:t>
      </w:r>
    </w:p>
    <w:p w14:paraId="190B81BA" w14:textId="77777777" w:rsidR="000829C4" w:rsidRDefault="00000000">
      <w:pPr>
        <w:ind w:firstLine="420"/>
      </w:pPr>
      <w:r>
        <w:rPr>
          <w:rFonts w:hint="eastAsia"/>
        </w:rPr>
        <w:t>本功能为企业所属房产信息台账管理。</w:t>
      </w:r>
    </w:p>
    <w:p w14:paraId="697C724B" w14:textId="77777777" w:rsidR="000829C4" w:rsidRDefault="00000000">
      <w:pPr>
        <w:pStyle w:val="4"/>
      </w:pPr>
      <w:r>
        <w:rPr>
          <w:rFonts w:hint="eastAsia"/>
        </w:rPr>
        <w:t>原型界面</w:t>
      </w:r>
    </w:p>
    <w:p w14:paraId="66398A26" w14:textId="77777777" w:rsidR="000829C4" w:rsidRDefault="00000000">
      <w:r>
        <w:rPr>
          <w:rFonts w:hint="eastAsia"/>
        </w:rPr>
        <w:t>列表界面：</w:t>
      </w:r>
    </w:p>
    <w:p w14:paraId="4875CB04" w14:textId="77777777" w:rsidR="000829C4" w:rsidRDefault="00000000">
      <w:r>
        <w:rPr>
          <w:noProof/>
        </w:rPr>
        <w:drawing>
          <wp:inline distT="0" distB="0" distL="114300" distR="114300" wp14:anchorId="213913E0" wp14:editId="25BC4DB8">
            <wp:extent cx="5264785" cy="2317750"/>
            <wp:effectExtent l="0" t="0" r="18415" b="1905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1"/>
                    <a:stretch>
                      <a:fillRect/>
                    </a:stretch>
                  </pic:blipFill>
                  <pic:spPr>
                    <a:xfrm>
                      <a:off x="0" y="0"/>
                      <a:ext cx="5264785" cy="2317750"/>
                    </a:xfrm>
                    <a:prstGeom prst="rect">
                      <a:avLst/>
                    </a:prstGeom>
                    <a:noFill/>
                    <a:ln>
                      <a:noFill/>
                    </a:ln>
                  </pic:spPr>
                </pic:pic>
              </a:graphicData>
            </a:graphic>
          </wp:inline>
        </w:drawing>
      </w:r>
    </w:p>
    <w:p w14:paraId="69FA31EA" w14:textId="77777777" w:rsidR="000829C4" w:rsidRDefault="00000000">
      <w:r>
        <w:rPr>
          <w:rFonts w:hint="eastAsia"/>
        </w:rPr>
        <w:t>卡片界面：</w:t>
      </w:r>
    </w:p>
    <w:p w14:paraId="3E59D991" w14:textId="77777777" w:rsidR="000829C4" w:rsidRDefault="00000000">
      <w:r>
        <w:rPr>
          <w:noProof/>
        </w:rPr>
        <w:lastRenderedPageBreak/>
        <w:drawing>
          <wp:inline distT="0" distB="0" distL="114300" distR="114300" wp14:anchorId="43FE6169" wp14:editId="10EBE39F">
            <wp:extent cx="5264785" cy="2322195"/>
            <wp:effectExtent l="0" t="0" r="18415" b="1460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42"/>
                    <a:stretch>
                      <a:fillRect/>
                    </a:stretch>
                  </pic:blipFill>
                  <pic:spPr>
                    <a:xfrm>
                      <a:off x="0" y="0"/>
                      <a:ext cx="5264785" cy="2322195"/>
                    </a:xfrm>
                    <a:prstGeom prst="rect">
                      <a:avLst/>
                    </a:prstGeom>
                    <a:noFill/>
                    <a:ln>
                      <a:noFill/>
                    </a:ln>
                  </pic:spPr>
                </pic:pic>
              </a:graphicData>
            </a:graphic>
          </wp:inline>
        </w:drawing>
      </w:r>
    </w:p>
    <w:p w14:paraId="17FC574F" w14:textId="77777777" w:rsidR="000829C4" w:rsidRDefault="000829C4"/>
    <w:p w14:paraId="46AE3E0D" w14:textId="77777777" w:rsidR="000829C4" w:rsidRDefault="00000000">
      <w:pPr>
        <w:pStyle w:val="4"/>
      </w:pPr>
      <w:r>
        <w:rPr>
          <w:rFonts w:hint="eastAsia"/>
        </w:rPr>
        <w:t>输入列表</w:t>
      </w:r>
    </w:p>
    <w:p w14:paraId="258F5616"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078C1F50" w14:textId="77777777">
        <w:tc>
          <w:tcPr>
            <w:tcW w:w="1561" w:type="dxa"/>
            <w:shd w:val="clear" w:color="auto" w:fill="DEEBF6" w:themeFill="accent1" w:themeFillTint="32"/>
          </w:tcPr>
          <w:p w14:paraId="06E649E9"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4BAE20CC"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722D11F1"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4616309A"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5C536D11" w14:textId="77777777" w:rsidR="000829C4" w:rsidRDefault="00000000">
            <w:pPr>
              <w:jc w:val="center"/>
              <w:rPr>
                <w:b/>
                <w:bCs/>
              </w:rPr>
            </w:pPr>
            <w:r>
              <w:rPr>
                <w:rFonts w:hint="eastAsia"/>
                <w:b/>
                <w:bCs/>
              </w:rPr>
              <w:t>备注</w:t>
            </w:r>
          </w:p>
        </w:tc>
      </w:tr>
      <w:tr w:rsidR="000829C4" w14:paraId="0CB5B236" w14:textId="77777777">
        <w:tc>
          <w:tcPr>
            <w:tcW w:w="1561" w:type="dxa"/>
          </w:tcPr>
          <w:p w14:paraId="2599F663" w14:textId="77777777" w:rsidR="000829C4" w:rsidRDefault="00000000">
            <w:r>
              <w:rPr>
                <w:rFonts w:hint="eastAsia"/>
              </w:rPr>
              <w:t>机构</w:t>
            </w:r>
          </w:p>
        </w:tc>
        <w:tc>
          <w:tcPr>
            <w:tcW w:w="1110" w:type="dxa"/>
          </w:tcPr>
          <w:p w14:paraId="1E8E01E5" w14:textId="77777777" w:rsidR="000829C4" w:rsidRDefault="00000000">
            <w:pPr>
              <w:jc w:val="center"/>
            </w:pPr>
            <w:r>
              <w:rPr>
                <w:rFonts w:hint="eastAsia"/>
              </w:rPr>
              <w:t>参照</w:t>
            </w:r>
          </w:p>
        </w:tc>
        <w:tc>
          <w:tcPr>
            <w:tcW w:w="1089" w:type="dxa"/>
          </w:tcPr>
          <w:p w14:paraId="48EB5E12" w14:textId="77777777" w:rsidR="000829C4" w:rsidRDefault="00000000">
            <w:pPr>
              <w:jc w:val="center"/>
            </w:pPr>
            <w:r>
              <w:rPr>
                <w:rFonts w:hint="eastAsia"/>
              </w:rPr>
              <w:t>手动选择</w:t>
            </w:r>
          </w:p>
        </w:tc>
        <w:tc>
          <w:tcPr>
            <w:tcW w:w="1429" w:type="dxa"/>
          </w:tcPr>
          <w:p w14:paraId="0884B501" w14:textId="77777777" w:rsidR="000829C4" w:rsidRDefault="00000000">
            <w:pPr>
              <w:jc w:val="center"/>
            </w:pPr>
            <w:r>
              <w:rPr>
                <w:rFonts w:hint="eastAsia"/>
              </w:rPr>
              <w:t>否</w:t>
            </w:r>
          </w:p>
        </w:tc>
        <w:tc>
          <w:tcPr>
            <w:tcW w:w="3330" w:type="dxa"/>
          </w:tcPr>
          <w:p w14:paraId="6620A062" w14:textId="77777777" w:rsidR="000829C4" w:rsidRDefault="00000000">
            <w:r>
              <w:rPr>
                <w:rFonts w:hint="eastAsia"/>
              </w:rPr>
              <w:t>参照机构档案，增加用户权限</w:t>
            </w:r>
          </w:p>
        </w:tc>
      </w:tr>
      <w:tr w:rsidR="000829C4" w14:paraId="45B6801D" w14:textId="77777777">
        <w:tc>
          <w:tcPr>
            <w:tcW w:w="1561" w:type="dxa"/>
          </w:tcPr>
          <w:p w14:paraId="31827698" w14:textId="77777777" w:rsidR="000829C4" w:rsidRDefault="00000000">
            <w:r>
              <w:rPr>
                <w:rFonts w:hint="eastAsia"/>
              </w:rPr>
              <w:t>所在地</w:t>
            </w:r>
          </w:p>
        </w:tc>
        <w:tc>
          <w:tcPr>
            <w:tcW w:w="1110" w:type="dxa"/>
          </w:tcPr>
          <w:p w14:paraId="750C68CD" w14:textId="77777777" w:rsidR="000829C4" w:rsidRDefault="00000000">
            <w:pPr>
              <w:jc w:val="center"/>
            </w:pPr>
            <w:r>
              <w:rPr>
                <w:rFonts w:hint="eastAsia"/>
              </w:rPr>
              <w:t>参照</w:t>
            </w:r>
          </w:p>
        </w:tc>
        <w:tc>
          <w:tcPr>
            <w:tcW w:w="1089" w:type="dxa"/>
          </w:tcPr>
          <w:p w14:paraId="781D7A87" w14:textId="77777777" w:rsidR="000829C4" w:rsidRDefault="00000000">
            <w:pPr>
              <w:jc w:val="center"/>
            </w:pPr>
            <w:r>
              <w:rPr>
                <w:rFonts w:hint="eastAsia"/>
              </w:rPr>
              <w:t>手动选择</w:t>
            </w:r>
          </w:p>
        </w:tc>
        <w:tc>
          <w:tcPr>
            <w:tcW w:w="1429" w:type="dxa"/>
          </w:tcPr>
          <w:p w14:paraId="1DF28934" w14:textId="77777777" w:rsidR="000829C4" w:rsidRDefault="00000000">
            <w:pPr>
              <w:jc w:val="center"/>
            </w:pPr>
            <w:r>
              <w:rPr>
                <w:rFonts w:hint="eastAsia"/>
              </w:rPr>
              <w:t>否</w:t>
            </w:r>
          </w:p>
        </w:tc>
        <w:tc>
          <w:tcPr>
            <w:tcW w:w="3330" w:type="dxa"/>
          </w:tcPr>
          <w:p w14:paraId="7C86429D" w14:textId="77777777" w:rsidR="000829C4" w:rsidRDefault="00000000">
            <w:r>
              <w:rPr>
                <w:rFonts w:hint="eastAsia"/>
              </w:rPr>
              <w:t>选择注册省、市、区县</w:t>
            </w:r>
          </w:p>
        </w:tc>
      </w:tr>
      <w:tr w:rsidR="000829C4" w14:paraId="3C6A3EA6" w14:textId="77777777">
        <w:tc>
          <w:tcPr>
            <w:tcW w:w="1561" w:type="dxa"/>
          </w:tcPr>
          <w:p w14:paraId="055DB4C7" w14:textId="77777777" w:rsidR="000829C4" w:rsidRDefault="00000000">
            <w:r>
              <w:rPr>
                <w:rFonts w:hint="eastAsia"/>
              </w:rPr>
              <w:t>房产状态</w:t>
            </w:r>
          </w:p>
        </w:tc>
        <w:tc>
          <w:tcPr>
            <w:tcW w:w="1110" w:type="dxa"/>
          </w:tcPr>
          <w:p w14:paraId="76ECDA68" w14:textId="77777777" w:rsidR="000829C4" w:rsidRDefault="00000000">
            <w:pPr>
              <w:jc w:val="center"/>
            </w:pPr>
            <w:r>
              <w:rPr>
                <w:rFonts w:hint="eastAsia"/>
              </w:rPr>
              <w:t>枚举</w:t>
            </w:r>
          </w:p>
        </w:tc>
        <w:tc>
          <w:tcPr>
            <w:tcW w:w="1089" w:type="dxa"/>
          </w:tcPr>
          <w:p w14:paraId="7783B6BF" w14:textId="77777777" w:rsidR="000829C4" w:rsidRDefault="00000000">
            <w:pPr>
              <w:jc w:val="center"/>
            </w:pPr>
            <w:r>
              <w:rPr>
                <w:rFonts w:hint="eastAsia"/>
              </w:rPr>
              <w:t>手动选择</w:t>
            </w:r>
          </w:p>
        </w:tc>
        <w:tc>
          <w:tcPr>
            <w:tcW w:w="1429" w:type="dxa"/>
          </w:tcPr>
          <w:p w14:paraId="1306BE0B" w14:textId="77777777" w:rsidR="000829C4" w:rsidRDefault="00000000">
            <w:pPr>
              <w:jc w:val="center"/>
            </w:pPr>
            <w:r>
              <w:rPr>
                <w:rFonts w:hint="eastAsia"/>
              </w:rPr>
              <w:t>否</w:t>
            </w:r>
          </w:p>
        </w:tc>
        <w:tc>
          <w:tcPr>
            <w:tcW w:w="3330" w:type="dxa"/>
          </w:tcPr>
          <w:p w14:paraId="04B55AD5" w14:textId="77777777" w:rsidR="000829C4" w:rsidRDefault="00000000">
            <w:r>
              <w:rPr>
                <w:rFonts w:hint="eastAsia"/>
              </w:rPr>
              <w:t>在用</w:t>
            </w:r>
            <w:r>
              <w:rPr>
                <w:rFonts w:hint="eastAsia"/>
              </w:rPr>
              <w:t>/</w:t>
            </w:r>
            <w:r>
              <w:rPr>
                <w:rFonts w:hint="eastAsia"/>
              </w:rPr>
              <w:t>已处置</w:t>
            </w:r>
          </w:p>
        </w:tc>
      </w:tr>
      <w:tr w:rsidR="000829C4" w14:paraId="24FB782D" w14:textId="77777777">
        <w:tc>
          <w:tcPr>
            <w:tcW w:w="1561" w:type="dxa"/>
          </w:tcPr>
          <w:p w14:paraId="52F232A8" w14:textId="77777777" w:rsidR="000829C4" w:rsidRDefault="00000000">
            <w:r>
              <w:rPr>
                <w:rFonts w:hint="eastAsia"/>
              </w:rPr>
              <w:t>房产编码</w:t>
            </w:r>
          </w:p>
        </w:tc>
        <w:tc>
          <w:tcPr>
            <w:tcW w:w="1110" w:type="dxa"/>
          </w:tcPr>
          <w:p w14:paraId="308E3465" w14:textId="77777777" w:rsidR="000829C4" w:rsidRDefault="00000000">
            <w:pPr>
              <w:jc w:val="center"/>
            </w:pPr>
            <w:r>
              <w:rPr>
                <w:rFonts w:hint="eastAsia"/>
              </w:rPr>
              <w:t>参照</w:t>
            </w:r>
          </w:p>
        </w:tc>
        <w:tc>
          <w:tcPr>
            <w:tcW w:w="1089" w:type="dxa"/>
          </w:tcPr>
          <w:p w14:paraId="5A7CC69B" w14:textId="77777777" w:rsidR="000829C4" w:rsidRDefault="00000000">
            <w:pPr>
              <w:jc w:val="center"/>
            </w:pPr>
            <w:r>
              <w:rPr>
                <w:rFonts w:hint="eastAsia"/>
              </w:rPr>
              <w:t>手动选择</w:t>
            </w:r>
          </w:p>
        </w:tc>
        <w:tc>
          <w:tcPr>
            <w:tcW w:w="1429" w:type="dxa"/>
          </w:tcPr>
          <w:p w14:paraId="7FDBFFD2" w14:textId="77777777" w:rsidR="000829C4" w:rsidRDefault="00000000">
            <w:pPr>
              <w:jc w:val="center"/>
            </w:pPr>
            <w:r>
              <w:rPr>
                <w:rFonts w:hint="eastAsia"/>
              </w:rPr>
              <w:t>否</w:t>
            </w:r>
          </w:p>
        </w:tc>
        <w:tc>
          <w:tcPr>
            <w:tcW w:w="3330" w:type="dxa"/>
          </w:tcPr>
          <w:p w14:paraId="35F2217D" w14:textId="77777777" w:rsidR="000829C4" w:rsidRDefault="00000000">
            <w:r>
              <w:rPr>
                <w:rFonts w:hint="eastAsia"/>
              </w:rPr>
              <w:t>已选机构时参照该机构下的所有房产，机构添加用户权限，如未选择机构时，则参照所有的房产</w:t>
            </w:r>
          </w:p>
        </w:tc>
      </w:tr>
    </w:tbl>
    <w:p w14:paraId="5E3E1FED" w14:textId="77777777" w:rsidR="000829C4" w:rsidRDefault="000829C4"/>
    <w:p w14:paraId="105BAF2D" w14:textId="77777777" w:rsidR="000829C4" w:rsidRDefault="00000000">
      <w:r>
        <w:rPr>
          <w:rFonts w:hint="eastAsia"/>
        </w:rPr>
        <w:t>主表字段</w:t>
      </w:r>
      <w:r>
        <w:rPr>
          <w:rFonts w:hint="eastAsia"/>
        </w:rPr>
        <w:t>:</w:t>
      </w:r>
    </w:p>
    <w:tbl>
      <w:tblPr>
        <w:tblStyle w:val="ab"/>
        <w:tblW w:w="0" w:type="auto"/>
        <w:tblLook w:val="04A0" w:firstRow="1" w:lastRow="0" w:firstColumn="1" w:lastColumn="0" w:noHBand="0" w:noVBand="1"/>
      </w:tblPr>
      <w:tblGrid>
        <w:gridCol w:w="1492"/>
        <w:gridCol w:w="1159"/>
        <w:gridCol w:w="1039"/>
        <w:gridCol w:w="1355"/>
        <w:gridCol w:w="3251"/>
      </w:tblGrid>
      <w:tr w:rsidR="000829C4" w14:paraId="4A2C30D0" w14:textId="77777777">
        <w:tc>
          <w:tcPr>
            <w:tcW w:w="1548" w:type="dxa"/>
            <w:shd w:val="clear" w:color="auto" w:fill="DEEBF6" w:themeFill="accent1" w:themeFillTint="32"/>
          </w:tcPr>
          <w:p w14:paraId="285C104A" w14:textId="77777777" w:rsidR="000829C4" w:rsidRDefault="00000000">
            <w:pPr>
              <w:jc w:val="center"/>
              <w:rPr>
                <w:b/>
                <w:bCs/>
              </w:rPr>
            </w:pPr>
            <w:r>
              <w:rPr>
                <w:rFonts w:hint="eastAsia"/>
                <w:b/>
                <w:bCs/>
              </w:rPr>
              <w:t>字段名称</w:t>
            </w:r>
          </w:p>
        </w:tc>
        <w:tc>
          <w:tcPr>
            <w:tcW w:w="1162" w:type="dxa"/>
            <w:shd w:val="clear" w:color="auto" w:fill="DEEBF6" w:themeFill="accent1" w:themeFillTint="32"/>
          </w:tcPr>
          <w:p w14:paraId="6EE9B089" w14:textId="77777777" w:rsidR="000829C4" w:rsidRDefault="00000000">
            <w:pPr>
              <w:jc w:val="center"/>
              <w:rPr>
                <w:b/>
                <w:bCs/>
              </w:rPr>
            </w:pPr>
            <w:r>
              <w:rPr>
                <w:rFonts w:hint="eastAsia"/>
                <w:b/>
                <w:bCs/>
              </w:rPr>
              <w:t>字段类型</w:t>
            </w:r>
          </w:p>
        </w:tc>
        <w:tc>
          <w:tcPr>
            <w:tcW w:w="1079" w:type="dxa"/>
            <w:shd w:val="clear" w:color="auto" w:fill="DEEBF6" w:themeFill="accent1" w:themeFillTint="32"/>
          </w:tcPr>
          <w:p w14:paraId="162666D1" w14:textId="77777777" w:rsidR="000829C4" w:rsidRDefault="00000000">
            <w:pPr>
              <w:jc w:val="center"/>
              <w:rPr>
                <w:b/>
                <w:bCs/>
              </w:rPr>
            </w:pPr>
            <w:r>
              <w:rPr>
                <w:rFonts w:hint="eastAsia"/>
                <w:b/>
                <w:bCs/>
              </w:rPr>
              <w:t>录入方式</w:t>
            </w:r>
          </w:p>
        </w:tc>
        <w:tc>
          <w:tcPr>
            <w:tcW w:w="1415" w:type="dxa"/>
            <w:shd w:val="clear" w:color="auto" w:fill="DEEBF6" w:themeFill="accent1" w:themeFillTint="32"/>
          </w:tcPr>
          <w:p w14:paraId="5A431AE5" w14:textId="77777777" w:rsidR="000829C4" w:rsidRDefault="00000000">
            <w:pPr>
              <w:jc w:val="center"/>
              <w:rPr>
                <w:b/>
                <w:bCs/>
              </w:rPr>
            </w:pPr>
            <w:r>
              <w:rPr>
                <w:rFonts w:hint="eastAsia"/>
                <w:b/>
                <w:bCs/>
              </w:rPr>
              <w:t>是否必录</w:t>
            </w:r>
          </w:p>
        </w:tc>
        <w:tc>
          <w:tcPr>
            <w:tcW w:w="3318" w:type="dxa"/>
            <w:shd w:val="clear" w:color="auto" w:fill="DEEBF6" w:themeFill="accent1" w:themeFillTint="32"/>
          </w:tcPr>
          <w:p w14:paraId="5B6B9B28" w14:textId="77777777" w:rsidR="000829C4" w:rsidRDefault="00000000">
            <w:pPr>
              <w:jc w:val="center"/>
              <w:rPr>
                <w:b/>
                <w:bCs/>
              </w:rPr>
            </w:pPr>
            <w:r>
              <w:rPr>
                <w:rFonts w:hint="eastAsia"/>
                <w:b/>
                <w:bCs/>
              </w:rPr>
              <w:t>备注</w:t>
            </w:r>
          </w:p>
        </w:tc>
      </w:tr>
      <w:tr w:rsidR="000829C4" w14:paraId="67ECD595" w14:textId="77777777">
        <w:tc>
          <w:tcPr>
            <w:tcW w:w="1548" w:type="dxa"/>
          </w:tcPr>
          <w:p w14:paraId="1C5968E4" w14:textId="77777777" w:rsidR="000829C4" w:rsidRDefault="00000000">
            <w:r>
              <w:rPr>
                <w:rFonts w:hint="eastAsia"/>
              </w:rPr>
              <w:t>单据编号</w:t>
            </w:r>
          </w:p>
        </w:tc>
        <w:tc>
          <w:tcPr>
            <w:tcW w:w="1162" w:type="dxa"/>
          </w:tcPr>
          <w:p w14:paraId="2D19B7B0" w14:textId="77777777" w:rsidR="000829C4" w:rsidRDefault="00000000">
            <w:pPr>
              <w:jc w:val="center"/>
            </w:pPr>
            <w:r>
              <w:rPr>
                <w:rFonts w:hint="eastAsia"/>
              </w:rPr>
              <w:t>字符</w:t>
            </w:r>
          </w:p>
        </w:tc>
        <w:tc>
          <w:tcPr>
            <w:tcW w:w="1079" w:type="dxa"/>
          </w:tcPr>
          <w:p w14:paraId="4EA8B201" w14:textId="77777777" w:rsidR="000829C4" w:rsidRDefault="00000000">
            <w:pPr>
              <w:jc w:val="center"/>
            </w:pPr>
            <w:r>
              <w:rPr>
                <w:rFonts w:hint="eastAsia"/>
              </w:rPr>
              <w:t>自动生成</w:t>
            </w:r>
          </w:p>
        </w:tc>
        <w:tc>
          <w:tcPr>
            <w:tcW w:w="1415" w:type="dxa"/>
          </w:tcPr>
          <w:p w14:paraId="38C1ACC0" w14:textId="77777777" w:rsidR="000829C4" w:rsidRDefault="00000000">
            <w:pPr>
              <w:jc w:val="center"/>
            </w:pPr>
            <w:r>
              <w:rPr>
                <w:rFonts w:hint="eastAsia"/>
              </w:rPr>
              <w:t>是</w:t>
            </w:r>
          </w:p>
        </w:tc>
        <w:tc>
          <w:tcPr>
            <w:tcW w:w="3318" w:type="dxa"/>
          </w:tcPr>
          <w:p w14:paraId="790D1A2A" w14:textId="77777777" w:rsidR="000829C4" w:rsidRDefault="00000000">
            <w:pPr>
              <w:spacing w:before="120"/>
              <w:jc w:val="left"/>
            </w:pPr>
            <w:r>
              <w:rPr>
                <w:rFonts w:hint="eastAsia"/>
              </w:rPr>
              <w:t>自动生成，编码规则为</w:t>
            </w:r>
            <w:r>
              <w:rPr>
                <w:rFonts w:hint="eastAsia"/>
              </w:rPr>
              <w:t>FCXXTZ</w:t>
            </w:r>
            <w:r>
              <w:rPr>
                <w:rFonts w:ascii="Times New Roman" w:eastAsia="楷体" w:hint="eastAsia"/>
              </w:rPr>
              <w:t>+</w:t>
            </w:r>
            <w:r>
              <w:rPr>
                <w:rFonts w:hint="eastAsia"/>
              </w:rPr>
              <w:t>日期</w:t>
            </w:r>
            <w:r>
              <w:rPr>
                <w:rFonts w:hint="eastAsia"/>
              </w:rPr>
              <w:t>+</w:t>
            </w:r>
            <w:r>
              <w:rPr>
                <w:rFonts w:hint="eastAsia"/>
              </w:rPr>
              <w:t>序号，如</w:t>
            </w:r>
            <w:r>
              <w:rPr>
                <w:rFonts w:hint="eastAsia"/>
              </w:rPr>
              <w:t>FCXXTZ2021011300001</w:t>
            </w:r>
          </w:p>
          <w:p w14:paraId="06B1A3FD"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2B3F3863" w14:textId="77777777">
        <w:tc>
          <w:tcPr>
            <w:tcW w:w="1548" w:type="dxa"/>
          </w:tcPr>
          <w:p w14:paraId="03CAA992" w14:textId="77777777" w:rsidR="000829C4" w:rsidRDefault="00000000">
            <w:r>
              <w:rPr>
                <w:rFonts w:hint="eastAsia"/>
              </w:rPr>
              <w:lastRenderedPageBreak/>
              <w:t>机构</w:t>
            </w:r>
          </w:p>
        </w:tc>
        <w:tc>
          <w:tcPr>
            <w:tcW w:w="1162" w:type="dxa"/>
          </w:tcPr>
          <w:p w14:paraId="10D803DC" w14:textId="77777777" w:rsidR="000829C4" w:rsidRDefault="00000000">
            <w:pPr>
              <w:jc w:val="center"/>
            </w:pPr>
            <w:r>
              <w:rPr>
                <w:rFonts w:hint="eastAsia"/>
              </w:rPr>
              <w:t>参照</w:t>
            </w:r>
          </w:p>
        </w:tc>
        <w:tc>
          <w:tcPr>
            <w:tcW w:w="1079" w:type="dxa"/>
          </w:tcPr>
          <w:p w14:paraId="4A18BCC7" w14:textId="77777777" w:rsidR="000829C4" w:rsidRDefault="00000000">
            <w:pPr>
              <w:jc w:val="center"/>
            </w:pPr>
            <w:r>
              <w:rPr>
                <w:rFonts w:hint="eastAsia"/>
              </w:rPr>
              <w:t>手动选择</w:t>
            </w:r>
          </w:p>
        </w:tc>
        <w:tc>
          <w:tcPr>
            <w:tcW w:w="1415" w:type="dxa"/>
          </w:tcPr>
          <w:p w14:paraId="320EFE6D" w14:textId="77777777" w:rsidR="000829C4" w:rsidRDefault="00000000">
            <w:pPr>
              <w:jc w:val="center"/>
            </w:pPr>
            <w:r>
              <w:rPr>
                <w:rFonts w:hint="eastAsia"/>
              </w:rPr>
              <w:t>是</w:t>
            </w:r>
          </w:p>
        </w:tc>
        <w:tc>
          <w:tcPr>
            <w:tcW w:w="3318" w:type="dxa"/>
          </w:tcPr>
          <w:p w14:paraId="0443772A" w14:textId="77777777" w:rsidR="000829C4" w:rsidRDefault="00000000">
            <w:r>
              <w:rPr>
                <w:rFonts w:hint="eastAsia"/>
              </w:rPr>
              <w:t>参照机构档案，增加用户权限</w:t>
            </w:r>
          </w:p>
        </w:tc>
      </w:tr>
      <w:tr w:rsidR="000829C4" w14:paraId="47ABBC9B" w14:textId="77777777">
        <w:tc>
          <w:tcPr>
            <w:tcW w:w="1548" w:type="dxa"/>
          </w:tcPr>
          <w:p w14:paraId="3362F54C" w14:textId="77777777" w:rsidR="000829C4" w:rsidRDefault="00000000">
            <w:r>
              <w:rPr>
                <w:rFonts w:hint="eastAsia"/>
                <w:color w:val="FF0000"/>
                <w:shd w:val="clear" w:color="auto" w:fill="FFFF00"/>
              </w:rPr>
              <w:t>（新增）</w:t>
            </w:r>
            <w:r>
              <w:rPr>
                <w:rFonts w:hint="eastAsia"/>
              </w:rPr>
              <w:t>税源编号</w:t>
            </w:r>
          </w:p>
        </w:tc>
        <w:tc>
          <w:tcPr>
            <w:tcW w:w="1162" w:type="dxa"/>
          </w:tcPr>
          <w:p w14:paraId="76693B73" w14:textId="77777777" w:rsidR="000829C4" w:rsidRDefault="00000000">
            <w:pPr>
              <w:jc w:val="center"/>
            </w:pPr>
            <w:r>
              <w:rPr>
                <w:rFonts w:hint="eastAsia"/>
              </w:rPr>
              <w:t>字符（</w:t>
            </w:r>
            <w:r>
              <w:rPr>
                <w:rFonts w:hint="eastAsia"/>
              </w:rPr>
              <w:t>100</w:t>
            </w:r>
            <w:r>
              <w:rPr>
                <w:rFonts w:hint="eastAsia"/>
              </w:rPr>
              <w:t>）</w:t>
            </w:r>
          </w:p>
        </w:tc>
        <w:tc>
          <w:tcPr>
            <w:tcW w:w="1079" w:type="dxa"/>
          </w:tcPr>
          <w:p w14:paraId="3E1A989F" w14:textId="77777777" w:rsidR="000829C4" w:rsidRDefault="00000000">
            <w:pPr>
              <w:jc w:val="center"/>
            </w:pPr>
            <w:r>
              <w:rPr>
                <w:rFonts w:hint="eastAsia"/>
              </w:rPr>
              <w:t>手工录入</w:t>
            </w:r>
          </w:p>
        </w:tc>
        <w:tc>
          <w:tcPr>
            <w:tcW w:w="1415" w:type="dxa"/>
          </w:tcPr>
          <w:p w14:paraId="1D5DF0B1" w14:textId="77777777" w:rsidR="000829C4" w:rsidRDefault="00000000">
            <w:pPr>
              <w:jc w:val="center"/>
            </w:pPr>
            <w:r>
              <w:rPr>
                <w:rFonts w:hint="eastAsia"/>
              </w:rPr>
              <w:t>否</w:t>
            </w:r>
          </w:p>
        </w:tc>
        <w:tc>
          <w:tcPr>
            <w:tcW w:w="3318" w:type="dxa"/>
          </w:tcPr>
          <w:p w14:paraId="37E7837A" w14:textId="77777777" w:rsidR="000829C4" w:rsidRDefault="00000000">
            <w:r>
              <w:rPr>
                <w:rFonts w:hint="eastAsia"/>
              </w:rPr>
              <w:t>不可重复</w:t>
            </w:r>
          </w:p>
        </w:tc>
      </w:tr>
      <w:tr w:rsidR="000829C4" w14:paraId="2E10F45B" w14:textId="77777777">
        <w:tc>
          <w:tcPr>
            <w:tcW w:w="1548" w:type="dxa"/>
          </w:tcPr>
          <w:p w14:paraId="226F659F" w14:textId="77777777" w:rsidR="000829C4" w:rsidRDefault="00000000">
            <w:r>
              <w:rPr>
                <w:rFonts w:hint="eastAsia"/>
              </w:rPr>
              <w:t>房产编码</w:t>
            </w:r>
          </w:p>
        </w:tc>
        <w:tc>
          <w:tcPr>
            <w:tcW w:w="1162" w:type="dxa"/>
          </w:tcPr>
          <w:p w14:paraId="269A3A0A" w14:textId="77777777" w:rsidR="000829C4" w:rsidRDefault="00000000">
            <w:pPr>
              <w:jc w:val="center"/>
            </w:pPr>
            <w:r>
              <w:rPr>
                <w:rFonts w:hint="eastAsia"/>
              </w:rPr>
              <w:t>字符（</w:t>
            </w:r>
            <w:r>
              <w:rPr>
                <w:rFonts w:hint="eastAsia"/>
              </w:rPr>
              <w:t>100</w:t>
            </w:r>
            <w:r>
              <w:rPr>
                <w:rFonts w:hint="eastAsia"/>
              </w:rPr>
              <w:t>）</w:t>
            </w:r>
          </w:p>
        </w:tc>
        <w:tc>
          <w:tcPr>
            <w:tcW w:w="1079" w:type="dxa"/>
          </w:tcPr>
          <w:p w14:paraId="05B14ABB" w14:textId="77777777" w:rsidR="000829C4" w:rsidRDefault="00000000">
            <w:pPr>
              <w:jc w:val="center"/>
            </w:pPr>
            <w:r>
              <w:rPr>
                <w:rFonts w:hint="eastAsia"/>
              </w:rPr>
              <w:t>手工录入</w:t>
            </w:r>
          </w:p>
        </w:tc>
        <w:tc>
          <w:tcPr>
            <w:tcW w:w="1415" w:type="dxa"/>
          </w:tcPr>
          <w:p w14:paraId="7D8CAB24" w14:textId="77777777" w:rsidR="000829C4" w:rsidRDefault="00000000">
            <w:pPr>
              <w:jc w:val="center"/>
            </w:pPr>
            <w:r>
              <w:rPr>
                <w:rFonts w:hint="eastAsia"/>
              </w:rPr>
              <w:t>是</w:t>
            </w:r>
          </w:p>
        </w:tc>
        <w:tc>
          <w:tcPr>
            <w:tcW w:w="3318" w:type="dxa"/>
          </w:tcPr>
          <w:p w14:paraId="188E81A9" w14:textId="77777777" w:rsidR="000829C4" w:rsidRDefault="00000000">
            <w:r>
              <w:rPr>
                <w:rFonts w:hint="eastAsia"/>
              </w:rPr>
              <w:t>不可重复</w:t>
            </w:r>
          </w:p>
        </w:tc>
      </w:tr>
      <w:tr w:rsidR="000829C4" w14:paraId="414E9B01" w14:textId="77777777">
        <w:tc>
          <w:tcPr>
            <w:tcW w:w="1548" w:type="dxa"/>
          </w:tcPr>
          <w:p w14:paraId="5B7B173B" w14:textId="77777777" w:rsidR="000829C4" w:rsidRDefault="00000000">
            <w:r>
              <w:rPr>
                <w:rFonts w:hint="eastAsia"/>
              </w:rPr>
              <w:t>房产名称</w:t>
            </w:r>
          </w:p>
        </w:tc>
        <w:tc>
          <w:tcPr>
            <w:tcW w:w="1162" w:type="dxa"/>
          </w:tcPr>
          <w:p w14:paraId="1C3719E9" w14:textId="77777777" w:rsidR="000829C4" w:rsidRDefault="00000000">
            <w:pPr>
              <w:jc w:val="center"/>
            </w:pPr>
            <w:r>
              <w:rPr>
                <w:rFonts w:hint="eastAsia"/>
              </w:rPr>
              <w:t>字符（</w:t>
            </w:r>
            <w:r>
              <w:rPr>
                <w:rFonts w:hint="eastAsia"/>
              </w:rPr>
              <w:t>200</w:t>
            </w:r>
            <w:r>
              <w:rPr>
                <w:rFonts w:hint="eastAsia"/>
              </w:rPr>
              <w:t>）</w:t>
            </w:r>
          </w:p>
        </w:tc>
        <w:tc>
          <w:tcPr>
            <w:tcW w:w="1079" w:type="dxa"/>
          </w:tcPr>
          <w:p w14:paraId="08E9D391" w14:textId="77777777" w:rsidR="000829C4" w:rsidRDefault="00000000">
            <w:pPr>
              <w:jc w:val="center"/>
            </w:pPr>
            <w:r>
              <w:rPr>
                <w:rFonts w:hint="eastAsia"/>
              </w:rPr>
              <w:t>手工录入</w:t>
            </w:r>
          </w:p>
        </w:tc>
        <w:tc>
          <w:tcPr>
            <w:tcW w:w="1415" w:type="dxa"/>
          </w:tcPr>
          <w:p w14:paraId="0D6625F0" w14:textId="77777777" w:rsidR="000829C4" w:rsidRDefault="00000000">
            <w:pPr>
              <w:jc w:val="center"/>
            </w:pPr>
            <w:r>
              <w:rPr>
                <w:rFonts w:hint="eastAsia"/>
              </w:rPr>
              <w:t>是</w:t>
            </w:r>
          </w:p>
        </w:tc>
        <w:tc>
          <w:tcPr>
            <w:tcW w:w="3318" w:type="dxa"/>
          </w:tcPr>
          <w:p w14:paraId="22CA2DDF" w14:textId="77777777" w:rsidR="000829C4" w:rsidRDefault="000829C4"/>
        </w:tc>
      </w:tr>
      <w:tr w:rsidR="000829C4" w14:paraId="653B5CDE" w14:textId="77777777">
        <w:tc>
          <w:tcPr>
            <w:tcW w:w="1548" w:type="dxa"/>
          </w:tcPr>
          <w:p w14:paraId="7F9D4AC7" w14:textId="77777777" w:rsidR="000829C4" w:rsidRDefault="00000000">
            <w:r>
              <w:rPr>
                <w:rFonts w:hint="eastAsia"/>
              </w:rPr>
              <w:t>所在地</w:t>
            </w:r>
          </w:p>
        </w:tc>
        <w:tc>
          <w:tcPr>
            <w:tcW w:w="1162" w:type="dxa"/>
          </w:tcPr>
          <w:p w14:paraId="504AB731" w14:textId="77777777" w:rsidR="000829C4" w:rsidRDefault="00000000">
            <w:pPr>
              <w:jc w:val="center"/>
            </w:pPr>
            <w:r>
              <w:rPr>
                <w:rFonts w:hint="eastAsia"/>
              </w:rPr>
              <w:t>参照</w:t>
            </w:r>
          </w:p>
        </w:tc>
        <w:tc>
          <w:tcPr>
            <w:tcW w:w="1079" w:type="dxa"/>
          </w:tcPr>
          <w:p w14:paraId="5D62B93A" w14:textId="77777777" w:rsidR="000829C4" w:rsidRDefault="00000000">
            <w:pPr>
              <w:jc w:val="center"/>
            </w:pPr>
            <w:r>
              <w:rPr>
                <w:rFonts w:hint="eastAsia"/>
              </w:rPr>
              <w:t>手动选择</w:t>
            </w:r>
          </w:p>
        </w:tc>
        <w:tc>
          <w:tcPr>
            <w:tcW w:w="1415" w:type="dxa"/>
          </w:tcPr>
          <w:p w14:paraId="2F68CB86" w14:textId="77777777" w:rsidR="000829C4" w:rsidRDefault="00000000">
            <w:pPr>
              <w:jc w:val="center"/>
            </w:pPr>
            <w:r>
              <w:rPr>
                <w:rFonts w:hint="eastAsia"/>
              </w:rPr>
              <w:t>是</w:t>
            </w:r>
          </w:p>
        </w:tc>
        <w:tc>
          <w:tcPr>
            <w:tcW w:w="3318" w:type="dxa"/>
          </w:tcPr>
          <w:p w14:paraId="6254AB45" w14:textId="77777777" w:rsidR="000829C4" w:rsidRDefault="00000000">
            <w:r>
              <w:rPr>
                <w:rFonts w:hint="eastAsia"/>
              </w:rPr>
              <w:t>选择注册省、市、区县，同纳税主体管理的注册所在地</w:t>
            </w:r>
          </w:p>
        </w:tc>
      </w:tr>
      <w:tr w:rsidR="000829C4" w14:paraId="5018309F" w14:textId="77777777">
        <w:tc>
          <w:tcPr>
            <w:tcW w:w="1548" w:type="dxa"/>
          </w:tcPr>
          <w:p w14:paraId="31669295" w14:textId="77777777" w:rsidR="000829C4" w:rsidRDefault="00000000">
            <w:r>
              <w:rPr>
                <w:rFonts w:hint="eastAsia"/>
              </w:rPr>
              <w:t>产权证书号</w:t>
            </w:r>
          </w:p>
        </w:tc>
        <w:tc>
          <w:tcPr>
            <w:tcW w:w="1162" w:type="dxa"/>
          </w:tcPr>
          <w:p w14:paraId="4712211D" w14:textId="77777777" w:rsidR="000829C4" w:rsidRDefault="00000000">
            <w:pPr>
              <w:jc w:val="center"/>
            </w:pPr>
            <w:r>
              <w:rPr>
                <w:rFonts w:hint="eastAsia"/>
              </w:rPr>
              <w:t>字符（</w:t>
            </w:r>
            <w:r>
              <w:rPr>
                <w:rFonts w:hint="eastAsia"/>
              </w:rPr>
              <w:t>100</w:t>
            </w:r>
            <w:r>
              <w:rPr>
                <w:rFonts w:hint="eastAsia"/>
              </w:rPr>
              <w:t>）</w:t>
            </w:r>
          </w:p>
        </w:tc>
        <w:tc>
          <w:tcPr>
            <w:tcW w:w="1079" w:type="dxa"/>
          </w:tcPr>
          <w:p w14:paraId="1D8D3E36" w14:textId="77777777" w:rsidR="000829C4" w:rsidRDefault="00000000">
            <w:pPr>
              <w:jc w:val="center"/>
            </w:pPr>
            <w:r>
              <w:rPr>
                <w:rFonts w:hint="eastAsia"/>
              </w:rPr>
              <w:t>手工录入</w:t>
            </w:r>
          </w:p>
        </w:tc>
        <w:tc>
          <w:tcPr>
            <w:tcW w:w="1415" w:type="dxa"/>
          </w:tcPr>
          <w:p w14:paraId="4E986DF1" w14:textId="77777777" w:rsidR="000829C4" w:rsidRDefault="00000000">
            <w:pPr>
              <w:jc w:val="center"/>
            </w:pPr>
            <w:r>
              <w:rPr>
                <w:rFonts w:hint="eastAsia"/>
              </w:rPr>
              <w:t>是</w:t>
            </w:r>
          </w:p>
        </w:tc>
        <w:tc>
          <w:tcPr>
            <w:tcW w:w="3318" w:type="dxa"/>
          </w:tcPr>
          <w:p w14:paraId="48BE859A" w14:textId="77777777" w:rsidR="000829C4" w:rsidRDefault="000829C4"/>
        </w:tc>
      </w:tr>
      <w:tr w:rsidR="000829C4" w14:paraId="0B9606BA" w14:textId="77777777">
        <w:tc>
          <w:tcPr>
            <w:tcW w:w="1548" w:type="dxa"/>
          </w:tcPr>
          <w:p w14:paraId="4B0E2F22" w14:textId="77777777" w:rsidR="000829C4" w:rsidRDefault="00000000">
            <w:r>
              <w:rPr>
                <w:rFonts w:hint="eastAsia"/>
              </w:rPr>
              <w:t>不动产单元代码</w:t>
            </w:r>
          </w:p>
        </w:tc>
        <w:tc>
          <w:tcPr>
            <w:tcW w:w="1162" w:type="dxa"/>
          </w:tcPr>
          <w:p w14:paraId="7A33105A" w14:textId="77777777" w:rsidR="000829C4" w:rsidRDefault="00000000">
            <w:pPr>
              <w:jc w:val="center"/>
            </w:pPr>
            <w:r>
              <w:rPr>
                <w:rFonts w:hint="eastAsia"/>
              </w:rPr>
              <w:t>字符（</w:t>
            </w:r>
            <w:r>
              <w:rPr>
                <w:rFonts w:hint="eastAsia"/>
              </w:rPr>
              <w:t>100</w:t>
            </w:r>
            <w:r>
              <w:rPr>
                <w:rFonts w:hint="eastAsia"/>
              </w:rPr>
              <w:t>）</w:t>
            </w:r>
          </w:p>
        </w:tc>
        <w:tc>
          <w:tcPr>
            <w:tcW w:w="1079" w:type="dxa"/>
          </w:tcPr>
          <w:p w14:paraId="14074735" w14:textId="77777777" w:rsidR="000829C4" w:rsidRDefault="00000000">
            <w:pPr>
              <w:jc w:val="center"/>
            </w:pPr>
            <w:r>
              <w:rPr>
                <w:rFonts w:hint="eastAsia"/>
              </w:rPr>
              <w:t>手工录入</w:t>
            </w:r>
          </w:p>
        </w:tc>
        <w:tc>
          <w:tcPr>
            <w:tcW w:w="1415" w:type="dxa"/>
          </w:tcPr>
          <w:p w14:paraId="76436F21" w14:textId="77777777" w:rsidR="000829C4" w:rsidRDefault="00000000">
            <w:pPr>
              <w:jc w:val="center"/>
            </w:pPr>
            <w:r>
              <w:rPr>
                <w:rFonts w:hint="eastAsia"/>
              </w:rPr>
              <w:t>否</w:t>
            </w:r>
          </w:p>
        </w:tc>
        <w:tc>
          <w:tcPr>
            <w:tcW w:w="3318" w:type="dxa"/>
          </w:tcPr>
          <w:p w14:paraId="140B2BA5" w14:textId="77777777" w:rsidR="000829C4" w:rsidRDefault="000829C4"/>
        </w:tc>
      </w:tr>
      <w:tr w:rsidR="000829C4" w14:paraId="64FF22F4" w14:textId="77777777">
        <w:tc>
          <w:tcPr>
            <w:tcW w:w="1548" w:type="dxa"/>
          </w:tcPr>
          <w:p w14:paraId="158CC060" w14:textId="77777777" w:rsidR="000829C4" w:rsidRDefault="00000000">
            <w:r>
              <w:t>产权所在</w:t>
            </w:r>
            <w:r>
              <w:rPr>
                <w:rFonts w:hint="eastAsia"/>
              </w:rPr>
              <w:t>土地编号</w:t>
            </w:r>
          </w:p>
        </w:tc>
        <w:tc>
          <w:tcPr>
            <w:tcW w:w="1162" w:type="dxa"/>
          </w:tcPr>
          <w:p w14:paraId="53BCDC32" w14:textId="77777777" w:rsidR="000829C4" w:rsidRDefault="00000000">
            <w:pPr>
              <w:jc w:val="center"/>
            </w:pPr>
            <w:r>
              <w:rPr>
                <w:rFonts w:hint="eastAsia"/>
              </w:rPr>
              <w:t>字符（</w:t>
            </w:r>
            <w:r>
              <w:rPr>
                <w:rFonts w:hint="eastAsia"/>
              </w:rPr>
              <w:t>100</w:t>
            </w:r>
            <w:r>
              <w:rPr>
                <w:rFonts w:hint="eastAsia"/>
              </w:rPr>
              <w:t>）</w:t>
            </w:r>
          </w:p>
        </w:tc>
        <w:tc>
          <w:tcPr>
            <w:tcW w:w="1079" w:type="dxa"/>
          </w:tcPr>
          <w:p w14:paraId="0F584248" w14:textId="77777777" w:rsidR="000829C4" w:rsidRDefault="00000000">
            <w:pPr>
              <w:jc w:val="center"/>
            </w:pPr>
            <w:r>
              <w:rPr>
                <w:rFonts w:hint="eastAsia"/>
              </w:rPr>
              <w:t>手工录入</w:t>
            </w:r>
          </w:p>
        </w:tc>
        <w:tc>
          <w:tcPr>
            <w:tcW w:w="1415" w:type="dxa"/>
          </w:tcPr>
          <w:p w14:paraId="47F38F02" w14:textId="77777777" w:rsidR="000829C4" w:rsidRDefault="00000000">
            <w:pPr>
              <w:jc w:val="center"/>
            </w:pPr>
            <w:r>
              <w:rPr>
                <w:rFonts w:hint="eastAsia"/>
              </w:rPr>
              <w:t>是</w:t>
            </w:r>
          </w:p>
        </w:tc>
        <w:tc>
          <w:tcPr>
            <w:tcW w:w="3318" w:type="dxa"/>
          </w:tcPr>
          <w:p w14:paraId="65C22B2C" w14:textId="77777777" w:rsidR="000829C4" w:rsidRDefault="000829C4"/>
        </w:tc>
      </w:tr>
      <w:tr w:rsidR="000829C4" w14:paraId="01A6A21B" w14:textId="77777777">
        <w:tc>
          <w:tcPr>
            <w:tcW w:w="1548" w:type="dxa"/>
          </w:tcPr>
          <w:p w14:paraId="2AECE107" w14:textId="77777777" w:rsidR="000829C4" w:rsidRDefault="00000000">
            <w:r>
              <w:rPr>
                <w:rFonts w:hint="eastAsia"/>
              </w:rPr>
              <w:t>房屋地址</w:t>
            </w:r>
          </w:p>
        </w:tc>
        <w:tc>
          <w:tcPr>
            <w:tcW w:w="1162" w:type="dxa"/>
          </w:tcPr>
          <w:p w14:paraId="5C81A315" w14:textId="77777777" w:rsidR="000829C4" w:rsidRDefault="00000000">
            <w:pPr>
              <w:jc w:val="center"/>
            </w:pPr>
            <w:r>
              <w:rPr>
                <w:rFonts w:hint="eastAsia"/>
              </w:rPr>
              <w:t>字符（</w:t>
            </w:r>
            <w:r>
              <w:rPr>
                <w:rFonts w:hint="eastAsia"/>
              </w:rPr>
              <w:t>200</w:t>
            </w:r>
            <w:r>
              <w:rPr>
                <w:rFonts w:hint="eastAsia"/>
              </w:rPr>
              <w:t>）</w:t>
            </w:r>
          </w:p>
        </w:tc>
        <w:tc>
          <w:tcPr>
            <w:tcW w:w="1079" w:type="dxa"/>
          </w:tcPr>
          <w:p w14:paraId="745A38CA" w14:textId="77777777" w:rsidR="000829C4" w:rsidRDefault="00000000">
            <w:pPr>
              <w:jc w:val="center"/>
            </w:pPr>
            <w:r>
              <w:rPr>
                <w:rFonts w:hint="eastAsia"/>
              </w:rPr>
              <w:t>手工录入</w:t>
            </w:r>
          </w:p>
        </w:tc>
        <w:tc>
          <w:tcPr>
            <w:tcW w:w="1415" w:type="dxa"/>
          </w:tcPr>
          <w:p w14:paraId="44418742" w14:textId="77777777" w:rsidR="000829C4" w:rsidRDefault="00000000">
            <w:pPr>
              <w:jc w:val="center"/>
            </w:pPr>
            <w:r>
              <w:rPr>
                <w:rFonts w:hint="eastAsia"/>
              </w:rPr>
              <w:t>是</w:t>
            </w:r>
          </w:p>
        </w:tc>
        <w:tc>
          <w:tcPr>
            <w:tcW w:w="3318" w:type="dxa"/>
          </w:tcPr>
          <w:p w14:paraId="20EEBBC8" w14:textId="77777777" w:rsidR="000829C4" w:rsidRDefault="000829C4"/>
        </w:tc>
      </w:tr>
      <w:tr w:rsidR="000829C4" w14:paraId="163FDC29" w14:textId="77777777">
        <w:tc>
          <w:tcPr>
            <w:tcW w:w="1548" w:type="dxa"/>
          </w:tcPr>
          <w:p w14:paraId="70A58CFE" w14:textId="77777777" w:rsidR="000829C4" w:rsidRDefault="00000000">
            <w:r>
              <w:rPr>
                <w:rFonts w:hint="eastAsia"/>
              </w:rPr>
              <w:t>房产用途</w:t>
            </w:r>
          </w:p>
        </w:tc>
        <w:tc>
          <w:tcPr>
            <w:tcW w:w="1162" w:type="dxa"/>
          </w:tcPr>
          <w:p w14:paraId="1A1EEC68" w14:textId="77777777" w:rsidR="000829C4" w:rsidRDefault="00000000">
            <w:pPr>
              <w:jc w:val="center"/>
            </w:pPr>
            <w:r>
              <w:rPr>
                <w:rFonts w:hint="eastAsia"/>
              </w:rPr>
              <w:t>枚举</w:t>
            </w:r>
          </w:p>
        </w:tc>
        <w:tc>
          <w:tcPr>
            <w:tcW w:w="1079" w:type="dxa"/>
          </w:tcPr>
          <w:p w14:paraId="2F6001A9" w14:textId="77777777" w:rsidR="000829C4" w:rsidRDefault="00000000">
            <w:pPr>
              <w:jc w:val="center"/>
            </w:pPr>
            <w:r>
              <w:rPr>
                <w:rFonts w:hint="eastAsia"/>
              </w:rPr>
              <w:t>手动选择</w:t>
            </w:r>
          </w:p>
        </w:tc>
        <w:tc>
          <w:tcPr>
            <w:tcW w:w="1415" w:type="dxa"/>
          </w:tcPr>
          <w:p w14:paraId="112C8CDC" w14:textId="77777777" w:rsidR="000829C4" w:rsidRDefault="00000000">
            <w:pPr>
              <w:jc w:val="center"/>
            </w:pPr>
            <w:r>
              <w:rPr>
                <w:rFonts w:hint="eastAsia"/>
              </w:rPr>
              <w:t>是</w:t>
            </w:r>
          </w:p>
        </w:tc>
        <w:tc>
          <w:tcPr>
            <w:tcW w:w="3318" w:type="dxa"/>
          </w:tcPr>
          <w:p w14:paraId="75248CF0" w14:textId="77777777" w:rsidR="000829C4" w:rsidRDefault="00000000">
            <w:r>
              <w:rPr>
                <w:rFonts w:hint="eastAsia"/>
              </w:rPr>
              <w:t>工业</w:t>
            </w:r>
            <w:r>
              <w:rPr>
                <w:rFonts w:hint="eastAsia"/>
              </w:rPr>
              <w:t>/</w:t>
            </w:r>
            <w:r>
              <w:rPr>
                <w:rFonts w:hint="eastAsia"/>
              </w:rPr>
              <w:t>商业及办公</w:t>
            </w:r>
            <w:r>
              <w:rPr>
                <w:rFonts w:hint="eastAsia"/>
              </w:rPr>
              <w:t>/</w:t>
            </w:r>
            <w:r>
              <w:rPr>
                <w:rFonts w:hint="eastAsia"/>
              </w:rPr>
              <w:t>住房</w:t>
            </w:r>
            <w:r>
              <w:rPr>
                <w:rFonts w:hint="eastAsia"/>
              </w:rPr>
              <w:t>/</w:t>
            </w:r>
            <w:r>
              <w:rPr>
                <w:rFonts w:hint="eastAsia"/>
              </w:rPr>
              <w:t>其他</w:t>
            </w:r>
          </w:p>
        </w:tc>
      </w:tr>
      <w:tr w:rsidR="000829C4" w14:paraId="658628F9" w14:textId="77777777">
        <w:tc>
          <w:tcPr>
            <w:tcW w:w="1548" w:type="dxa"/>
          </w:tcPr>
          <w:p w14:paraId="2AEDC5DF" w14:textId="77777777" w:rsidR="000829C4" w:rsidRDefault="00000000">
            <w:r>
              <w:rPr>
                <w:rFonts w:hint="eastAsia"/>
              </w:rPr>
              <w:t>房产所属税务所</w:t>
            </w:r>
          </w:p>
        </w:tc>
        <w:tc>
          <w:tcPr>
            <w:tcW w:w="1162" w:type="dxa"/>
          </w:tcPr>
          <w:p w14:paraId="7ECCBF98" w14:textId="77777777" w:rsidR="000829C4" w:rsidRDefault="00000000">
            <w:pPr>
              <w:jc w:val="center"/>
            </w:pPr>
            <w:r>
              <w:rPr>
                <w:rFonts w:hint="eastAsia"/>
              </w:rPr>
              <w:t>字符（</w:t>
            </w:r>
            <w:r>
              <w:rPr>
                <w:rFonts w:hint="eastAsia"/>
              </w:rPr>
              <w:t>200</w:t>
            </w:r>
            <w:r>
              <w:rPr>
                <w:rFonts w:hint="eastAsia"/>
              </w:rPr>
              <w:t>）</w:t>
            </w:r>
          </w:p>
        </w:tc>
        <w:tc>
          <w:tcPr>
            <w:tcW w:w="1079" w:type="dxa"/>
          </w:tcPr>
          <w:p w14:paraId="0FDF2448" w14:textId="77777777" w:rsidR="000829C4" w:rsidRDefault="00000000">
            <w:pPr>
              <w:jc w:val="center"/>
            </w:pPr>
            <w:r>
              <w:rPr>
                <w:rFonts w:hint="eastAsia"/>
              </w:rPr>
              <w:t>手工录入</w:t>
            </w:r>
          </w:p>
        </w:tc>
        <w:tc>
          <w:tcPr>
            <w:tcW w:w="1415" w:type="dxa"/>
          </w:tcPr>
          <w:p w14:paraId="7E7F8D95" w14:textId="77777777" w:rsidR="000829C4" w:rsidRDefault="00000000">
            <w:pPr>
              <w:jc w:val="center"/>
            </w:pPr>
            <w:r>
              <w:rPr>
                <w:rFonts w:hint="eastAsia"/>
              </w:rPr>
              <w:t>是</w:t>
            </w:r>
          </w:p>
        </w:tc>
        <w:tc>
          <w:tcPr>
            <w:tcW w:w="3318" w:type="dxa"/>
          </w:tcPr>
          <w:p w14:paraId="7E678C81" w14:textId="77777777" w:rsidR="000829C4" w:rsidRDefault="000829C4"/>
        </w:tc>
      </w:tr>
      <w:tr w:rsidR="000829C4" w14:paraId="0345D536" w14:textId="77777777">
        <w:tc>
          <w:tcPr>
            <w:tcW w:w="1548" w:type="dxa"/>
          </w:tcPr>
          <w:p w14:paraId="66DEB8E3" w14:textId="77777777" w:rsidR="000829C4" w:rsidRDefault="00000000">
            <w:r>
              <w:rPr>
                <w:rFonts w:hint="eastAsia"/>
              </w:rPr>
              <w:t>房产属性</w:t>
            </w:r>
          </w:p>
        </w:tc>
        <w:tc>
          <w:tcPr>
            <w:tcW w:w="1162" w:type="dxa"/>
          </w:tcPr>
          <w:p w14:paraId="0967D3E7" w14:textId="77777777" w:rsidR="000829C4" w:rsidRDefault="00000000">
            <w:pPr>
              <w:jc w:val="center"/>
            </w:pPr>
            <w:r>
              <w:rPr>
                <w:rFonts w:hint="eastAsia"/>
              </w:rPr>
              <w:t>枚举</w:t>
            </w:r>
          </w:p>
        </w:tc>
        <w:tc>
          <w:tcPr>
            <w:tcW w:w="1079" w:type="dxa"/>
          </w:tcPr>
          <w:p w14:paraId="6F390CEC" w14:textId="77777777" w:rsidR="000829C4" w:rsidRDefault="00000000">
            <w:pPr>
              <w:jc w:val="center"/>
            </w:pPr>
            <w:r>
              <w:rPr>
                <w:rFonts w:hint="eastAsia"/>
              </w:rPr>
              <w:t>手动选择</w:t>
            </w:r>
          </w:p>
        </w:tc>
        <w:tc>
          <w:tcPr>
            <w:tcW w:w="1415" w:type="dxa"/>
          </w:tcPr>
          <w:p w14:paraId="7AB1A8ED" w14:textId="77777777" w:rsidR="000829C4" w:rsidRDefault="00000000">
            <w:pPr>
              <w:jc w:val="center"/>
            </w:pPr>
            <w:r>
              <w:rPr>
                <w:rFonts w:hint="eastAsia"/>
              </w:rPr>
              <w:t>否</w:t>
            </w:r>
          </w:p>
        </w:tc>
        <w:tc>
          <w:tcPr>
            <w:tcW w:w="3318" w:type="dxa"/>
          </w:tcPr>
          <w:p w14:paraId="0CAA7B38" w14:textId="77777777" w:rsidR="000829C4" w:rsidRDefault="00000000">
            <w:r>
              <w:rPr>
                <w:rFonts w:hint="eastAsia"/>
              </w:rPr>
              <w:t>自用</w:t>
            </w:r>
            <w:r>
              <w:rPr>
                <w:rFonts w:hint="eastAsia"/>
              </w:rPr>
              <w:t>/</w:t>
            </w:r>
            <w:r>
              <w:rPr>
                <w:rFonts w:hint="eastAsia"/>
              </w:rPr>
              <w:t>抵债</w:t>
            </w:r>
          </w:p>
        </w:tc>
      </w:tr>
      <w:tr w:rsidR="000829C4" w14:paraId="165C5EA9" w14:textId="77777777">
        <w:tc>
          <w:tcPr>
            <w:tcW w:w="1548" w:type="dxa"/>
          </w:tcPr>
          <w:p w14:paraId="29111F22" w14:textId="77777777" w:rsidR="000829C4" w:rsidRDefault="00000000">
            <w:pPr>
              <w:rPr>
                <w:color w:val="FF0000"/>
              </w:rPr>
            </w:pPr>
            <w:r>
              <w:rPr>
                <w:rFonts w:hint="eastAsia"/>
              </w:rPr>
              <w:t>房产取得日期</w:t>
            </w:r>
          </w:p>
        </w:tc>
        <w:tc>
          <w:tcPr>
            <w:tcW w:w="1162" w:type="dxa"/>
          </w:tcPr>
          <w:p w14:paraId="10E41CC5" w14:textId="77777777" w:rsidR="000829C4" w:rsidRDefault="00000000">
            <w:pPr>
              <w:jc w:val="center"/>
            </w:pPr>
            <w:r>
              <w:rPr>
                <w:rFonts w:hint="eastAsia"/>
              </w:rPr>
              <w:t>日历控件</w:t>
            </w:r>
          </w:p>
        </w:tc>
        <w:tc>
          <w:tcPr>
            <w:tcW w:w="1079" w:type="dxa"/>
          </w:tcPr>
          <w:p w14:paraId="1A306BA3" w14:textId="77777777" w:rsidR="000829C4" w:rsidRDefault="00000000">
            <w:pPr>
              <w:jc w:val="center"/>
            </w:pPr>
            <w:r>
              <w:rPr>
                <w:rFonts w:hint="eastAsia"/>
              </w:rPr>
              <w:t>手动选择</w:t>
            </w:r>
          </w:p>
        </w:tc>
        <w:tc>
          <w:tcPr>
            <w:tcW w:w="1415" w:type="dxa"/>
          </w:tcPr>
          <w:p w14:paraId="4E9E1D49" w14:textId="77777777" w:rsidR="000829C4" w:rsidRDefault="00000000">
            <w:pPr>
              <w:jc w:val="center"/>
            </w:pPr>
            <w:r>
              <w:rPr>
                <w:rFonts w:hint="eastAsia"/>
              </w:rPr>
              <w:t>是</w:t>
            </w:r>
          </w:p>
        </w:tc>
        <w:tc>
          <w:tcPr>
            <w:tcW w:w="3318" w:type="dxa"/>
          </w:tcPr>
          <w:p w14:paraId="22D667E4" w14:textId="77777777" w:rsidR="000829C4" w:rsidRDefault="000829C4">
            <w:pPr>
              <w:rPr>
                <w:color w:val="FF0000"/>
              </w:rPr>
            </w:pPr>
          </w:p>
        </w:tc>
      </w:tr>
      <w:tr w:rsidR="000829C4" w14:paraId="24109596" w14:textId="77777777">
        <w:tc>
          <w:tcPr>
            <w:tcW w:w="1548" w:type="dxa"/>
          </w:tcPr>
          <w:p w14:paraId="70A84226" w14:textId="77777777" w:rsidR="000829C4" w:rsidRDefault="00000000">
            <w:r>
              <w:rPr>
                <w:rFonts w:hint="eastAsia"/>
              </w:rPr>
              <w:t>计税开始月份</w:t>
            </w:r>
          </w:p>
        </w:tc>
        <w:tc>
          <w:tcPr>
            <w:tcW w:w="1162" w:type="dxa"/>
          </w:tcPr>
          <w:p w14:paraId="01FE93F6" w14:textId="77777777" w:rsidR="000829C4" w:rsidRDefault="00000000">
            <w:pPr>
              <w:jc w:val="center"/>
            </w:pPr>
            <w:r>
              <w:rPr>
                <w:rFonts w:hint="eastAsia"/>
              </w:rPr>
              <w:t>参照</w:t>
            </w:r>
          </w:p>
        </w:tc>
        <w:tc>
          <w:tcPr>
            <w:tcW w:w="1079" w:type="dxa"/>
          </w:tcPr>
          <w:p w14:paraId="1E7EE410" w14:textId="77777777" w:rsidR="000829C4" w:rsidRDefault="00000000">
            <w:pPr>
              <w:jc w:val="center"/>
            </w:pPr>
            <w:r>
              <w:rPr>
                <w:rFonts w:hint="eastAsia"/>
              </w:rPr>
              <w:t>手动选择</w:t>
            </w:r>
          </w:p>
        </w:tc>
        <w:tc>
          <w:tcPr>
            <w:tcW w:w="1415" w:type="dxa"/>
          </w:tcPr>
          <w:p w14:paraId="05000D4A" w14:textId="77777777" w:rsidR="000829C4" w:rsidRDefault="00000000">
            <w:pPr>
              <w:jc w:val="center"/>
            </w:pPr>
            <w:r>
              <w:rPr>
                <w:rFonts w:hint="eastAsia"/>
              </w:rPr>
              <w:t>是</w:t>
            </w:r>
          </w:p>
        </w:tc>
        <w:tc>
          <w:tcPr>
            <w:tcW w:w="3318" w:type="dxa"/>
          </w:tcPr>
          <w:p w14:paraId="6E0A8155" w14:textId="77777777" w:rsidR="000829C4" w:rsidRDefault="00000000">
            <w:r>
              <w:rPr>
                <w:rFonts w:hint="eastAsia"/>
              </w:rPr>
              <w:t>默认为房产取得日期所在月份的次月，可编辑，参照会计月份</w:t>
            </w:r>
          </w:p>
        </w:tc>
      </w:tr>
      <w:tr w:rsidR="000829C4" w14:paraId="555BC7D3" w14:textId="77777777">
        <w:tc>
          <w:tcPr>
            <w:tcW w:w="1548" w:type="dxa"/>
          </w:tcPr>
          <w:p w14:paraId="2B477123" w14:textId="77777777" w:rsidR="000829C4" w:rsidRDefault="00000000">
            <w:r>
              <w:rPr>
                <w:rFonts w:hint="eastAsia"/>
              </w:rPr>
              <w:t>附属设备价值</w:t>
            </w:r>
          </w:p>
        </w:tc>
        <w:tc>
          <w:tcPr>
            <w:tcW w:w="1162" w:type="dxa"/>
          </w:tcPr>
          <w:p w14:paraId="6ECC16CA" w14:textId="77777777" w:rsidR="000829C4" w:rsidRDefault="00000000">
            <w:pPr>
              <w:jc w:val="center"/>
            </w:pPr>
            <w:r>
              <w:rPr>
                <w:rFonts w:hint="eastAsia"/>
              </w:rPr>
              <w:t>数值</w:t>
            </w:r>
            <w:r>
              <w:rPr>
                <w:rFonts w:hint="eastAsia"/>
              </w:rPr>
              <w:lastRenderedPageBreak/>
              <w:t>（</w:t>
            </w:r>
            <w:r>
              <w:rPr>
                <w:rFonts w:hint="eastAsia"/>
              </w:rPr>
              <w:t>30,10</w:t>
            </w:r>
            <w:r>
              <w:rPr>
                <w:rFonts w:hint="eastAsia"/>
              </w:rPr>
              <w:t>）</w:t>
            </w:r>
          </w:p>
        </w:tc>
        <w:tc>
          <w:tcPr>
            <w:tcW w:w="1079" w:type="dxa"/>
          </w:tcPr>
          <w:p w14:paraId="269343BD" w14:textId="77777777" w:rsidR="000829C4" w:rsidRDefault="00000000">
            <w:pPr>
              <w:jc w:val="center"/>
            </w:pPr>
            <w:r>
              <w:rPr>
                <w:rFonts w:hint="eastAsia"/>
              </w:rPr>
              <w:lastRenderedPageBreak/>
              <w:t>手工录</w:t>
            </w:r>
            <w:r>
              <w:rPr>
                <w:rFonts w:hint="eastAsia"/>
              </w:rPr>
              <w:lastRenderedPageBreak/>
              <w:t>入</w:t>
            </w:r>
          </w:p>
        </w:tc>
        <w:tc>
          <w:tcPr>
            <w:tcW w:w="1415" w:type="dxa"/>
          </w:tcPr>
          <w:p w14:paraId="7A9A62FA" w14:textId="77777777" w:rsidR="000829C4" w:rsidRDefault="00000000">
            <w:pPr>
              <w:jc w:val="center"/>
            </w:pPr>
            <w:r>
              <w:rPr>
                <w:rFonts w:hint="eastAsia"/>
              </w:rPr>
              <w:lastRenderedPageBreak/>
              <w:t>否</w:t>
            </w:r>
          </w:p>
        </w:tc>
        <w:tc>
          <w:tcPr>
            <w:tcW w:w="3318" w:type="dxa"/>
          </w:tcPr>
          <w:p w14:paraId="0FD40F4D" w14:textId="77777777" w:rsidR="000829C4" w:rsidRDefault="00000000">
            <w:r>
              <w:rPr>
                <w:rFonts w:hint="eastAsia"/>
                <w:color w:val="FF0000"/>
                <w:shd w:val="clear" w:color="auto" w:fill="FFFF00"/>
              </w:rPr>
              <w:t>≥</w:t>
            </w:r>
            <w:r>
              <w:rPr>
                <w:rFonts w:hint="eastAsia"/>
                <w:color w:val="FF0000"/>
                <w:shd w:val="clear" w:color="auto" w:fill="FFFF00"/>
              </w:rPr>
              <w:t>0</w:t>
            </w:r>
            <w:r>
              <w:rPr>
                <w:rFonts w:hint="eastAsia"/>
                <w:color w:val="FF0000"/>
                <w:shd w:val="clear" w:color="auto" w:fill="FFFF00"/>
              </w:rPr>
              <w:t>，</w:t>
            </w:r>
            <w:r>
              <w:rPr>
                <w:rFonts w:hint="eastAsia"/>
              </w:rPr>
              <w:t>保留</w:t>
            </w:r>
            <w:r>
              <w:rPr>
                <w:rFonts w:hint="eastAsia"/>
              </w:rPr>
              <w:t>2</w:t>
            </w:r>
            <w:r>
              <w:rPr>
                <w:rFonts w:hint="eastAsia"/>
              </w:rPr>
              <w:t>位小数</w:t>
            </w:r>
          </w:p>
        </w:tc>
      </w:tr>
      <w:tr w:rsidR="000829C4" w14:paraId="5230C389" w14:textId="77777777">
        <w:tc>
          <w:tcPr>
            <w:tcW w:w="1548" w:type="dxa"/>
          </w:tcPr>
          <w:p w14:paraId="3D0DD51A" w14:textId="77777777" w:rsidR="000829C4" w:rsidRDefault="00000000">
            <w:r>
              <w:rPr>
                <w:rFonts w:hint="eastAsia"/>
              </w:rPr>
              <w:t>变更后附属设备价值</w:t>
            </w:r>
          </w:p>
        </w:tc>
        <w:tc>
          <w:tcPr>
            <w:tcW w:w="1162" w:type="dxa"/>
          </w:tcPr>
          <w:p w14:paraId="56B50C0D" w14:textId="77777777" w:rsidR="000829C4" w:rsidRDefault="00000000">
            <w:pPr>
              <w:jc w:val="center"/>
            </w:pPr>
            <w:r>
              <w:rPr>
                <w:rFonts w:hint="eastAsia"/>
              </w:rPr>
              <w:t>数值</w:t>
            </w:r>
          </w:p>
        </w:tc>
        <w:tc>
          <w:tcPr>
            <w:tcW w:w="1079" w:type="dxa"/>
          </w:tcPr>
          <w:p w14:paraId="7A9C451B" w14:textId="77777777" w:rsidR="000829C4" w:rsidRDefault="00000000">
            <w:pPr>
              <w:jc w:val="center"/>
            </w:pPr>
            <w:r>
              <w:rPr>
                <w:rFonts w:hint="eastAsia"/>
              </w:rPr>
              <w:t>自动带出</w:t>
            </w:r>
          </w:p>
        </w:tc>
        <w:tc>
          <w:tcPr>
            <w:tcW w:w="1415" w:type="dxa"/>
          </w:tcPr>
          <w:p w14:paraId="58141CB6" w14:textId="77777777" w:rsidR="000829C4" w:rsidRDefault="00000000">
            <w:pPr>
              <w:jc w:val="center"/>
            </w:pPr>
            <w:r>
              <w:rPr>
                <w:rFonts w:hint="eastAsia"/>
              </w:rPr>
              <w:t>否</w:t>
            </w:r>
          </w:p>
        </w:tc>
        <w:tc>
          <w:tcPr>
            <w:tcW w:w="3318" w:type="dxa"/>
          </w:tcPr>
          <w:p w14:paraId="169E4E5B" w14:textId="77777777" w:rsidR="000829C4" w:rsidRDefault="00000000">
            <w:r>
              <w:rPr>
                <w:rFonts w:hint="eastAsia"/>
              </w:rPr>
              <w:t>不可编辑，如该房产存在已办结的附属设备价值的房产信息变更，则取变更后的附属设备价值，保留</w:t>
            </w:r>
            <w:r>
              <w:rPr>
                <w:rFonts w:hint="eastAsia"/>
              </w:rPr>
              <w:t>2</w:t>
            </w:r>
            <w:r>
              <w:rPr>
                <w:rFonts w:hint="eastAsia"/>
              </w:rPr>
              <w:t>位小数，</w:t>
            </w:r>
          </w:p>
        </w:tc>
      </w:tr>
      <w:tr w:rsidR="000829C4" w14:paraId="16190B16" w14:textId="77777777">
        <w:tc>
          <w:tcPr>
            <w:tcW w:w="1548" w:type="dxa"/>
          </w:tcPr>
          <w:p w14:paraId="33CA4DBD" w14:textId="77777777" w:rsidR="000829C4" w:rsidRDefault="00000000">
            <w:r>
              <w:rPr>
                <w:rFonts w:hint="eastAsia"/>
              </w:rPr>
              <w:t>建筑面积（平方米）</w:t>
            </w:r>
          </w:p>
        </w:tc>
        <w:tc>
          <w:tcPr>
            <w:tcW w:w="1162" w:type="dxa"/>
          </w:tcPr>
          <w:p w14:paraId="731525DF" w14:textId="77777777" w:rsidR="000829C4" w:rsidRDefault="00000000">
            <w:pPr>
              <w:jc w:val="center"/>
            </w:pPr>
            <w:r>
              <w:rPr>
                <w:rFonts w:hint="eastAsia"/>
              </w:rPr>
              <w:t>数值（</w:t>
            </w:r>
            <w:r>
              <w:rPr>
                <w:rFonts w:hint="eastAsia"/>
              </w:rPr>
              <w:t>30,10</w:t>
            </w:r>
            <w:r>
              <w:rPr>
                <w:rFonts w:hint="eastAsia"/>
              </w:rPr>
              <w:t>）</w:t>
            </w:r>
          </w:p>
        </w:tc>
        <w:tc>
          <w:tcPr>
            <w:tcW w:w="1079" w:type="dxa"/>
          </w:tcPr>
          <w:p w14:paraId="0D5AD087" w14:textId="77777777" w:rsidR="000829C4" w:rsidRDefault="00000000">
            <w:pPr>
              <w:jc w:val="center"/>
            </w:pPr>
            <w:r>
              <w:rPr>
                <w:rFonts w:hint="eastAsia"/>
              </w:rPr>
              <w:t>手工录入</w:t>
            </w:r>
          </w:p>
        </w:tc>
        <w:tc>
          <w:tcPr>
            <w:tcW w:w="1415" w:type="dxa"/>
          </w:tcPr>
          <w:p w14:paraId="6FFE8FE6" w14:textId="77777777" w:rsidR="000829C4" w:rsidRDefault="00000000">
            <w:pPr>
              <w:jc w:val="center"/>
            </w:pPr>
            <w:r>
              <w:rPr>
                <w:rFonts w:hint="eastAsia"/>
              </w:rPr>
              <w:t>是</w:t>
            </w:r>
          </w:p>
        </w:tc>
        <w:tc>
          <w:tcPr>
            <w:tcW w:w="3318" w:type="dxa"/>
          </w:tcPr>
          <w:p w14:paraId="13E367FD" w14:textId="77777777" w:rsidR="000829C4" w:rsidRDefault="00000000">
            <w:r>
              <w:rPr>
                <w:rFonts w:hint="eastAsia"/>
                <w:color w:val="FF0000"/>
                <w:shd w:val="clear" w:color="auto" w:fill="FFFF00"/>
              </w:rPr>
              <w:t>≥</w:t>
            </w:r>
            <w:r>
              <w:rPr>
                <w:rFonts w:hint="eastAsia"/>
                <w:color w:val="FF0000"/>
                <w:shd w:val="clear" w:color="auto" w:fill="FFFF00"/>
              </w:rPr>
              <w:t>0</w:t>
            </w:r>
            <w:r>
              <w:rPr>
                <w:rFonts w:hint="eastAsia"/>
                <w:color w:val="FF0000"/>
                <w:shd w:val="clear" w:color="auto" w:fill="FFFF00"/>
              </w:rPr>
              <w:t>，</w:t>
            </w:r>
            <w:r>
              <w:rPr>
                <w:rFonts w:hint="eastAsia"/>
              </w:rPr>
              <w:t>保留</w:t>
            </w:r>
            <w:r>
              <w:rPr>
                <w:rFonts w:hint="eastAsia"/>
              </w:rPr>
              <w:t>2</w:t>
            </w:r>
            <w:r>
              <w:rPr>
                <w:rFonts w:hint="eastAsia"/>
              </w:rPr>
              <w:t>位小数</w:t>
            </w:r>
          </w:p>
        </w:tc>
      </w:tr>
      <w:tr w:rsidR="000829C4" w14:paraId="396F4F7A" w14:textId="77777777">
        <w:tc>
          <w:tcPr>
            <w:tcW w:w="1548" w:type="dxa"/>
          </w:tcPr>
          <w:p w14:paraId="59CB0AFB" w14:textId="77777777" w:rsidR="000829C4" w:rsidRDefault="00000000">
            <w:r>
              <w:rPr>
                <w:rFonts w:hint="eastAsia"/>
              </w:rPr>
              <w:t>变更后面积（平方米）</w:t>
            </w:r>
          </w:p>
        </w:tc>
        <w:tc>
          <w:tcPr>
            <w:tcW w:w="1162" w:type="dxa"/>
          </w:tcPr>
          <w:p w14:paraId="5D711DAB" w14:textId="77777777" w:rsidR="000829C4" w:rsidRDefault="00000000">
            <w:pPr>
              <w:jc w:val="center"/>
            </w:pPr>
            <w:r>
              <w:rPr>
                <w:rFonts w:hint="eastAsia"/>
              </w:rPr>
              <w:t>数值</w:t>
            </w:r>
          </w:p>
        </w:tc>
        <w:tc>
          <w:tcPr>
            <w:tcW w:w="1079" w:type="dxa"/>
          </w:tcPr>
          <w:p w14:paraId="578C04D5" w14:textId="77777777" w:rsidR="000829C4" w:rsidRDefault="00000000">
            <w:pPr>
              <w:jc w:val="center"/>
            </w:pPr>
            <w:r>
              <w:rPr>
                <w:rFonts w:hint="eastAsia"/>
              </w:rPr>
              <w:t>自动带出</w:t>
            </w:r>
          </w:p>
        </w:tc>
        <w:tc>
          <w:tcPr>
            <w:tcW w:w="1415" w:type="dxa"/>
          </w:tcPr>
          <w:p w14:paraId="31A245CF" w14:textId="77777777" w:rsidR="000829C4" w:rsidRDefault="00000000">
            <w:pPr>
              <w:jc w:val="center"/>
            </w:pPr>
            <w:r>
              <w:rPr>
                <w:rFonts w:hint="eastAsia"/>
              </w:rPr>
              <w:t>否</w:t>
            </w:r>
          </w:p>
        </w:tc>
        <w:tc>
          <w:tcPr>
            <w:tcW w:w="3318" w:type="dxa"/>
          </w:tcPr>
          <w:p w14:paraId="395CD54A" w14:textId="77777777" w:rsidR="000829C4" w:rsidRDefault="00000000">
            <w:r>
              <w:rPr>
                <w:rFonts w:hint="eastAsia"/>
              </w:rPr>
              <w:t>不可编辑，如该房产存在已办结的房产面积的房产信息变更，则取变更后的房产面积，保留</w:t>
            </w:r>
            <w:r>
              <w:rPr>
                <w:rFonts w:hint="eastAsia"/>
              </w:rPr>
              <w:t>2</w:t>
            </w:r>
            <w:r>
              <w:rPr>
                <w:rFonts w:hint="eastAsia"/>
              </w:rPr>
              <w:t>位小数</w:t>
            </w:r>
          </w:p>
        </w:tc>
      </w:tr>
      <w:tr w:rsidR="000829C4" w14:paraId="32131EF5" w14:textId="77777777">
        <w:tc>
          <w:tcPr>
            <w:tcW w:w="1548" w:type="dxa"/>
          </w:tcPr>
          <w:p w14:paraId="7E48BBC1" w14:textId="77777777" w:rsidR="000829C4" w:rsidRDefault="00000000">
            <w:r>
              <w:rPr>
                <w:rFonts w:hint="eastAsia"/>
              </w:rPr>
              <w:t>房产原值</w:t>
            </w:r>
          </w:p>
        </w:tc>
        <w:tc>
          <w:tcPr>
            <w:tcW w:w="1162" w:type="dxa"/>
          </w:tcPr>
          <w:p w14:paraId="4757E368" w14:textId="77777777" w:rsidR="000829C4" w:rsidRDefault="00000000">
            <w:pPr>
              <w:jc w:val="center"/>
            </w:pPr>
            <w:r>
              <w:rPr>
                <w:rFonts w:hint="eastAsia"/>
              </w:rPr>
              <w:t>数值（</w:t>
            </w:r>
            <w:r>
              <w:rPr>
                <w:rFonts w:hint="eastAsia"/>
              </w:rPr>
              <w:t>30,10</w:t>
            </w:r>
            <w:r>
              <w:rPr>
                <w:rFonts w:hint="eastAsia"/>
              </w:rPr>
              <w:t>）</w:t>
            </w:r>
          </w:p>
        </w:tc>
        <w:tc>
          <w:tcPr>
            <w:tcW w:w="1079" w:type="dxa"/>
          </w:tcPr>
          <w:p w14:paraId="11BBF635" w14:textId="77777777" w:rsidR="000829C4" w:rsidRDefault="00000000">
            <w:pPr>
              <w:jc w:val="center"/>
            </w:pPr>
            <w:r>
              <w:rPr>
                <w:rFonts w:hint="eastAsia"/>
              </w:rPr>
              <w:t>手工录入</w:t>
            </w:r>
          </w:p>
        </w:tc>
        <w:tc>
          <w:tcPr>
            <w:tcW w:w="1415" w:type="dxa"/>
          </w:tcPr>
          <w:p w14:paraId="72E11888" w14:textId="77777777" w:rsidR="000829C4" w:rsidRDefault="00000000">
            <w:pPr>
              <w:jc w:val="center"/>
            </w:pPr>
            <w:r>
              <w:rPr>
                <w:rFonts w:hint="eastAsia"/>
              </w:rPr>
              <w:t>是</w:t>
            </w:r>
          </w:p>
        </w:tc>
        <w:tc>
          <w:tcPr>
            <w:tcW w:w="3318" w:type="dxa"/>
          </w:tcPr>
          <w:p w14:paraId="40770BF9" w14:textId="77777777" w:rsidR="000829C4" w:rsidRDefault="00000000">
            <w:r>
              <w:rPr>
                <w:rFonts w:hint="eastAsia"/>
                <w:color w:val="FF0000"/>
                <w:shd w:val="clear" w:color="auto" w:fill="FFFF00"/>
              </w:rPr>
              <w:t>≥</w:t>
            </w:r>
            <w:r>
              <w:rPr>
                <w:rFonts w:hint="eastAsia"/>
                <w:color w:val="FF0000"/>
                <w:shd w:val="clear" w:color="auto" w:fill="FFFF00"/>
              </w:rPr>
              <w:t>0</w:t>
            </w:r>
            <w:r>
              <w:rPr>
                <w:rFonts w:hint="eastAsia"/>
                <w:color w:val="FF0000"/>
                <w:shd w:val="clear" w:color="auto" w:fill="FFFF00"/>
              </w:rPr>
              <w:t>，</w:t>
            </w:r>
            <w:r>
              <w:rPr>
                <w:rFonts w:hint="eastAsia"/>
              </w:rPr>
              <w:t>保留</w:t>
            </w:r>
            <w:r>
              <w:rPr>
                <w:rFonts w:hint="eastAsia"/>
              </w:rPr>
              <w:t>2</w:t>
            </w:r>
            <w:r>
              <w:rPr>
                <w:rFonts w:hint="eastAsia"/>
              </w:rPr>
              <w:t>位小数</w:t>
            </w:r>
          </w:p>
        </w:tc>
      </w:tr>
      <w:tr w:rsidR="000829C4" w14:paraId="4C8C3B5A" w14:textId="77777777">
        <w:tc>
          <w:tcPr>
            <w:tcW w:w="1548" w:type="dxa"/>
          </w:tcPr>
          <w:p w14:paraId="22976C21" w14:textId="77777777" w:rsidR="000829C4" w:rsidRDefault="00000000">
            <w:r>
              <w:rPr>
                <w:rFonts w:hint="eastAsia"/>
              </w:rPr>
              <w:t>变更后原值</w:t>
            </w:r>
          </w:p>
        </w:tc>
        <w:tc>
          <w:tcPr>
            <w:tcW w:w="1162" w:type="dxa"/>
          </w:tcPr>
          <w:p w14:paraId="261C00A3" w14:textId="77777777" w:rsidR="000829C4" w:rsidRDefault="00000000">
            <w:pPr>
              <w:jc w:val="center"/>
            </w:pPr>
            <w:r>
              <w:rPr>
                <w:rFonts w:hint="eastAsia"/>
              </w:rPr>
              <w:t>数值</w:t>
            </w:r>
          </w:p>
        </w:tc>
        <w:tc>
          <w:tcPr>
            <w:tcW w:w="1079" w:type="dxa"/>
          </w:tcPr>
          <w:p w14:paraId="1B512E1B" w14:textId="77777777" w:rsidR="000829C4" w:rsidRDefault="00000000">
            <w:pPr>
              <w:jc w:val="center"/>
            </w:pPr>
            <w:r>
              <w:t>自动带出</w:t>
            </w:r>
          </w:p>
        </w:tc>
        <w:tc>
          <w:tcPr>
            <w:tcW w:w="1415" w:type="dxa"/>
          </w:tcPr>
          <w:p w14:paraId="146280D4" w14:textId="77777777" w:rsidR="000829C4" w:rsidRDefault="00000000">
            <w:pPr>
              <w:jc w:val="center"/>
            </w:pPr>
            <w:r>
              <w:rPr>
                <w:rFonts w:hint="eastAsia"/>
              </w:rPr>
              <w:t>否</w:t>
            </w:r>
          </w:p>
        </w:tc>
        <w:tc>
          <w:tcPr>
            <w:tcW w:w="3318" w:type="dxa"/>
          </w:tcPr>
          <w:p w14:paraId="21F4EF47" w14:textId="77777777" w:rsidR="000829C4" w:rsidRDefault="00000000">
            <w:r>
              <w:rPr>
                <w:rFonts w:hint="eastAsia"/>
              </w:rPr>
              <w:t>不可编辑，如该房产存在已办结的房产原值的房产信息变更，则取变更后的房产原值，保留</w:t>
            </w:r>
            <w:r>
              <w:rPr>
                <w:rFonts w:hint="eastAsia"/>
              </w:rPr>
              <w:t>2</w:t>
            </w:r>
            <w:r>
              <w:rPr>
                <w:rFonts w:hint="eastAsia"/>
              </w:rPr>
              <w:t>位小数</w:t>
            </w:r>
          </w:p>
        </w:tc>
      </w:tr>
      <w:tr w:rsidR="000829C4" w14:paraId="182F5C34" w14:textId="77777777">
        <w:tc>
          <w:tcPr>
            <w:tcW w:w="1548" w:type="dxa"/>
          </w:tcPr>
          <w:p w14:paraId="3ACDCD41" w14:textId="77777777" w:rsidR="000829C4" w:rsidRDefault="00000000">
            <w:r>
              <w:rPr>
                <w:rFonts w:hint="eastAsia"/>
              </w:rPr>
              <w:t>房产状态</w:t>
            </w:r>
          </w:p>
        </w:tc>
        <w:tc>
          <w:tcPr>
            <w:tcW w:w="1162" w:type="dxa"/>
          </w:tcPr>
          <w:p w14:paraId="0447FD20" w14:textId="77777777" w:rsidR="000829C4" w:rsidRDefault="00000000">
            <w:pPr>
              <w:jc w:val="center"/>
            </w:pPr>
            <w:r>
              <w:rPr>
                <w:rFonts w:hint="eastAsia"/>
              </w:rPr>
              <w:t>枚举</w:t>
            </w:r>
          </w:p>
        </w:tc>
        <w:tc>
          <w:tcPr>
            <w:tcW w:w="1079" w:type="dxa"/>
          </w:tcPr>
          <w:p w14:paraId="58C6652D" w14:textId="77777777" w:rsidR="000829C4" w:rsidRDefault="00000000">
            <w:pPr>
              <w:jc w:val="center"/>
            </w:pPr>
            <w:r>
              <w:rPr>
                <w:rFonts w:hint="eastAsia"/>
              </w:rPr>
              <w:t>自动带出</w:t>
            </w:r>
          </w:p>
        </w:tc>
        <w:tc>
          <w:tcPr>
            <w:tcW w:w="1415" w:type="dxa"/>
          </w:tcPr>
          <w:p w14:paraId="4E246429" w14:textId="77777777" w:rsidR="000829C4" w:rsidRDefault="00000000">
            <w:pPr>
              <w:jc w:val="center"/>
            </w:pPr>
            <w:r>
              <w:rPr>
                <w:rFonts w:hint="eastAsia"/>
              </w:rPr>
              <w:t>是</w:t>
            </w:r>
          </w:p>
        </w:tc>
        <w:tc>
          <w:tcPr>
            <w:tcW w:w="3318" w:type="dxa"/>
          </w:tcPr>
          <w:p w14:paraId="6523598D" w14:textId="77777777" w:rsidR="000829C4" w:rsidRDefault="00000000">
            <w:r>
              <w:t>在用</w:t>
            </w:r>
            <w:r>
              <w:t>/</w:t>
            </w:r>
            <w:r>
              <w:t>已处置</w:t>
            </w:r>
            <w:r>
              <w:rPr>
                <w:rFonts w:hint="eastAsia"/>
              </w:rPr>
              <w:t>，默认“在用”，不可编辑，如该房产发生处置，房产处置审批后更新房产状态为“已处置”；</w:t>
            </w:r>
            <w:proofErr w:type="gramStart"/>
            <w:r>
              <w:rPr>
                <w:rFonts w:hint="eastAsia"/>
              </w:rPr>
              <w:t>如弃审房产</w:t>
            </w:r>
            <w:proofErr w:type="gramEnd"/>
            <w:r>
              <w:rPr>
                <w:rFonts w:hint="eastAsia"/>
              </w:rPr>
              <w:t>处置后更新房产状态为“在用”</w:t>
            </w:r>
          </w:p>
        </w:tc>
      </w:tr>
      <w:tr w:rsidR="000829C4" w14:paraId="383CC309" w14:textId="77777777">
        <w:tc>
          <w:tcPr>
            <w:tcW w:w="1548" w:type="dxa"/>
          </w:tcPr>
          <w:p w14:paraId="6BF0F288" w14:textId="77777777" w:rsidR="000829C4" w:rsidRDefault="00000000">
            <w:r>
              <w:rPr>
                <w:rFonts w:hint="eastAsia"/>
              </w:rPr>
              <w:t>处置日期</w:t>
            </w:r>
          </w:p>
        </w:tc>
        <w:tc>
          <w:tcPr>
            <w:tcW w:w="1162" w:type="dxa"/>
          </w:tcPr>
          <w:p w14:paraId="15953BBA" w14:textId="77777777" w:rsidR="000829C4" w:rsidRDefault="00000000">
            <w:pPr>
              <w:jc w:val="center"/>
            </w:pPr>
            <w:r>
              <w:rPr>
                <w:rFonts w:hint="eastAsia"/>
              </w:rPr>
              <w:t>字符</w:t>
            </w:r>
          </w:p>
        </w:tc>
        <w:tc>
          <w:tcPr>
            <w:tcW w:w="1079" w:type="dxa"/>
          </w:tcPr>
          <w:p w14:paraId="19210CD7" w14:textId="77777777" w:rsidR="000829C4" w:rsidRDefault="00000000">
            <w:pPr>
              <w:jc w:val="center"/>
            </w:pPr>
            <w:r>
              <w:t>自动带出</w:t>
            </w:r>
          </w:p>
        </w:tc>
        <w:tc>
          <w:tcPr>
            <w:tcW w:w="1415" w:type="dxa"/>
          </w:tcPr>
          <w:p w14:paraId="23F64569" w14:textId="77777777" w:rsidR="000829C4" w:rsidRDefault="00000000">
            <w:pPr>
              <w:jc w:val="center"/>
            </w:pPr>
            <w:r>
              <w:rPr>
                <w:rFonts w:hint="eastAsia"/>
              </w:rPr>
              <w:t>否</w:t>
            </w:r>
          </w:p>
        </w:tc>
        <w:tc>
          <w:tcPr>
            <w:tcW w:w="3318" w:type="dxa"/>
          </w:tcPr>
          <w:p w14:paraId="39D1948D" w14:textId="77777777" w:rsidR="000829C4" w:rsidRDefault="00000000">
            <w:r>
              <w:rPr>
                <w:rFonts w:hint="eastAsia"/>
              </w:rPr>
              <w:t>不可编辑，如该房产发生处置，房产处置审批后更新处置日期为单据的变更</w:t>
            </w:r>
            <w:r>
              <w:rPr>
                <w:rFonts w:hint="eastAsia"/>
              </w:rPr>
              <w:t>/</w:t>
            </w:r>
            <w:r>
              <w:rPr>
                <w:rFonts w:hint="eastAsia"/>
              </w:rPr>
              <w:t>处置日期；</w:t>
            </w:r>
            <w:proofErr w:type="gramStart"/>
            <w:r>
              <w:rPr>
                <w:rFonts w:hint="eastAsia"/>
              </w:rPr>
              <w:t>如弃审房产</w:t>
            </w:r>
            <w:proofErr w:type="gramEnd"/>
            <w:r>
              <w:rPr>
                <w:rFonts w:hint="eastAsia"/>
              </w:rPr>
              <w:t>处置后清空处置日期</w:t>
            </w:r>
          </w:p>
        </w:tc>
      </w:tr>
      <w:tr w:rsidR="000829C4" w14:paraId="039A7900" w14:textId="77777777">
        <w:tc>
          <w:tcPr>
            <w:tcW w:w="1548" w:type="dxa"/>
          </w:tcPr>
          <w:p w14:paraId="0E12F3A2" w14:textId="77777777" w:rsidR="000829C4" w:rsidRDefault="00000000">
            <w:r>
              <w:rPr>
                <w:rFonts w:hint="eastAsia"/>
              </w:rPr>
              <w:t>计税截止月份</w:t>
            </w:r>
          </w:p>
        </w:tc>
        <w:tc>
          <w:tcPr>
            <w:tcW w:w="1162" w:type="dxa"/>
          </w:tcPr>
          <w:p w14:paraId="08194CA5" w14:textId="77777777" w:rsidR="000829C4" w:rsidRDefault="00000000">
            <w:pPr>
              <w:jc w:val="center"/>
            </w:pPr>
            <w:r>
              <w:rPr>
                <w:rFonts w:hint="eastAsia"/>
              </w:rPr>
              <w:t>字符</w:t>
            </w:r>
          </w:p>
        </w:tc>
        <w:tc>
          <w:tcPr>
            <w:tcW w:w="1079" w:type="dxa"/>
          </w:tcPr>
          <w:p w14:paraId="4D9E11A9" w14:textId="77777777" w:rsidR="000829C4" w:rsidRDefault="00000000">
            <w:pPr>
              <w:jc w:val="center"/>
            </w:pPr>
            <w:r>
              <w:rPr>
                <w:rFonts w:hint="eastAsia"/>
              </w:rPr>
              <w:t>自动带出</w:t>
            </w:r>
          </w:p>
        </w:tc>
        <w:tc>
          <w:tcPr>
            <w:tcW w:w="1415" w:type="dxa"/>
          </w:tcPr>
          <w:p w14:paraId="44185151" w14:textId="77777777" w:rsidR="000829C4" w:rsidRDefault="00000000">
            <w:pPr>
              <w:jc w:val="center"/>
            </w:pPr>
            <w:r>
              <w:rPr>
                <w:rFonts w:hint="eastAsia"/>
              </w:rPr>
              <w:t>否</w:t>
            </w:r>
          </w:p>
        </w:tc>
        <w:tc>
          <w:tcPr>
            <w:tcW w:w="3318" w:type="dxa"/>
          </w:tcPr>
          <w:p w14:paraId="73F470DB" w14:textId="77777777" w:rsidR="000829C4" w:rsidRDefault="00000000">
            <w:r>
              <w:rPr>
                <w:rFonts w:hint="eastAsia"/>
              </w:rPr>
              <w:t>不可编辑，如该房产发生处置，房产处置审批后更新计税截止月份为处置日期所在的会计月份；</w:t>
            </w:r>
            <w:proofErr w:type="gramStart"/>
            <w:r>
              <w:rPr>
                <w:rFonts w:hint="eastAsia"/>
              </w:rPr>
              <w:t>如</w:t>
            </w:r>
            <w:r>
              <w:rPr>
                <w:rFonts w:hint="eastAsia"/>
              </w:rPr>
              <w:lastRenderedPageBreak/>
              <w:t>弃审房产</w:t>
            </w:r>
            <w:proofErr w:type="gramEnd"/>
            <w:r>
              <w:rPr>
                <w:rFonts w:hint="eastAsia"/>
              </w:rPr>
              <w:t>处置后清空计税截止月份</w:t>
            </w:r>
          </w:p>
        </w:tc>
      </w:tr>
      <w:tr w:rsidR="000829C4" w14:paraId="1C3E41EC" w14:textId="77777777">
        <w:tc>
          <w:tcPr>
            <w:tcW w:w="1548" w:type="dxa"/>
          </w:tcPr>
          <w:p w14:paraId="582096CB" w14:textId="77777777" w:rsidR="000829C4" w:rsidRDefault="00000000">
            <w:r>
              <w:rPr>
                <w:rFonts w:hint="eastAsia"/>
              </w:rPr>
              <w:lastRenderedPageBreak/>
              <w:t>备注</w:t>
            </w:r>
          </w:p>
        </w:tc>
        <w:tc>
          <w:tcPr>
            <w:tcW w:w="1162" w:type="dxa"/>
          </w:tcPr>
          <w:p w14:paraId="7545C083" w14:textId="77777777" w:rsidR="000829C4" w:rsidRDefault="00000000">
            <w:pPr>
              <w:jc w:val="center"/>
            </w:pPr>
            <w:r>
              <w:rPr>
                <w:rFonts w:hint="eastAsia"/>
              </w:rPr>
              <w:t>字符（</w:t>
            </w:r>
            <w:r>
              <w:rPr>
                <w:rFonts w:hint="eastAsia"/>
              </w:rPr>
              <w:t>500</w:t>
            </w:r>
            <w:r>
              <w:rPr>
                <w:rFonts w:hint="eastAsia"/>
              </w:rPr>
              <w:t>）</w:t>
            </w:r>
          </w:p>
        </w:tc>
        <w:tc>
          <w:tcPr>
            <w:tcW w:w="1079" w:type="dxa"/>
          </w:tcPr>
          <w:p w14:paraId="0FF74878" w14:textId="77777777" w:rsidR="000829C4" w:rsidRDefault="00000000">
            <w:pPr>
              <w:jc w:val="center"/>
            </w:pPr>
            <w:r>
              <w:rPr>
                <w:rFonts w:hint="eastAsia"/>
              </w:rPr>
              <w:t>手工录入</w:t>
            </w:r>
          </w:p>
        </w:tc>
        <w:tc>
          <w:tcPr>
            <w:tcW w:w="1415" w:type="dxa"/>
          </w:tcPr>
          <w:p w14:paraId="1CA3E635" w14:textId="77777777" w:rsidR="000829C4" w:rsidRDefault="00000000">
            <w:pPr>
              <w:jc w:val="center"/>
            </w:pPr>
            <w:r>
              <w:rPr>
                <w:rFonts w:hint="eastAsia"/>
              </w:rPr>
              <w:t>否</w:t>
            </w:r>
          </w:p>
        </w:tc>
        <w:tc>
          <w:tcPr>
            <w:tcW w:w="3318" w:type="dxa"/>
          </w:tcPr>
          <w:p w14:paraId="56C34516" w14:textId="77777777" w:rsidR="000829C4" w:rsidRDefault="000829C4"/>
        </w:tc>
      </w:tr>
      <w:tr w:rsidR="000829C4" w14:paraId="5B1B89E8" w14:textId="77777777">
        <w:tc>
          <w:tcPr>
            <w:tcW w:w="1548" w:type="dxa"/>
          </w:tcPr>
          <w:p w14:paraId="1B73C7EA" w14:textId="77777777" w:rsidR="000829C4" w:rsidRDefault="00000000">
            <w:r>
              <w:rPr>
                <w:rFonts w:hint="eastAsia"/>
              </w:rPr>
              <w:t>单据状态</w:t>
            </w:r>
          </w:p>
        </w:tc>
        <w:tc>
          <w:tcPr>
            <w:tcW w:w="1162" w:type="dxa"/>
          </w:tcPr>
          <w:p w14:paraId="43C912EE" w14:textId="77777777" w:rsidR="000829C4" w:rsidRDefault="00000000">
            <w:pPr>
              <w:jc w:val="center"/>
            </w:pPr>
            <w:r>
              <w:rPr>
                <w:rFonts w:hint="eastAsia"/>
              </w:rPr>
              <w:t>字符</w:t>
            </w:r>
          </w:p>
        </w:tc>
        <w:tc>
          <w:tcPr>
            <w:tcW w:w="1079" w:type="dxa"/>
          </w:tcPr>
          <w:p w14:paraId="13E813C6" w14:textId="77777777" w:rsidR="000829C4" w:rsidRDefault="00000000">
            <w:pPr>
              <w:jc w:val="center"/>
            </w:pPr>
            <w:r>
              <w:rPr>
                <w:rFonts w:hint="eastAsia"/>
              </w:rPr>
              <w:t>自动带出</w:t>
            </w:r>
          </w:p>
        </w:tc>
        <w:tc>
          <w:tcPr>
            <w:tcW w:w="1415" w:type="dxa"/>
          </w:tcPr>
          <w:p w14:paraId="494B4834" w14:textId="77777777" w:rsidR="000829C4" w:rsidRDefault="00000000">
            <w:pPr>
              <w:jc w:val="center"/>
            </w:pPr>
            <w:r>
              <w:rPr>
                <w:rFonts w:hint="eastAsia"/>
              </w:rPr>
              <w:t>是</w:t>
            </w:r>
          </w:p>
        </w:tc>
        <w:tc>
          <w:tcPr>
            <w:tcW w:w="3318" w:type="dxa"/>
          </w:tcPr>
          <w:p w14:paraId="681DD259" w14:textId="77777777" w:rsidR="000829C4" w:rsidRDefault="00000000">
            <w:r>
              <w:rPr>
                <w:rFonts w:hint="eastAsia"/>
              </w:rPr>
              <w:t>默认保存</w:t>
            </w:r>
          </w:p>
        </w:tc>
      </w:tr>
      <w:tr w:rsidR="000829C4" w14:paraId="64A756FA" w14:textId="77777777">
        <w:tc>
          <w:tcPr>
            <w:tcW w:w="1548" w:type="dxa"/>
          </w:tcPr>
          <w:p w14:paraId="4A86607F" w14:textId="77777777" w:rsidR="000829C4" w:rsidRDefault="00000000">
            <w:r>
              <w:rPr>
                <w:rFonts w:hint="eastAsia"/>
              </w:rPr>
              <w:t>制单日期</w:t>
            </w:r>
          </w:p>
        </w:tc>
        <w:tc>
          <w:tcPr>
            <w:tcW w:w="1162" w:type="dxa"/>
          </w:tcPr>
          <w:p w14:paraId="2030D276" w14:textId="77777777" w:rsidR="000829C4" w:rsidRDefault="00000000">
            <w:pPr>
              <w:jc w:val="center"/>
            </w:pPr>
            <w:r>
              <w:rPr>
                <w:rFonts w:hint="eastAsia"/>
              </w:rPr>
              <w:t>字符</w:t>
            </w:r>
          </w:p>
        </w:tc>
        <w:tc>
          <w:tcPr>
            <w:tcW w:w="1079" w:type="dxa"/>
          </w:tcPr>
          <w:p w14:paraId="0C06C90B" w14:textId="77777777" w:rsidR="000829C4" w:rsidRDefault="00000000">
            <w:pPr>
              <w:jc w:val="center"/>
            </w:pPr>
            <w:r>
              <w:rPr>
                <w:rFonts w:hint="eastAsia"/>
              </w:rPr>
              <w:t>自动带出</w:t>
            </w:r>
          </w:p>
        </w:tc>
        <w:tc>
          <w:tcPr>
            <w:tcW w:w="1415" w:type="dxa"/>
          </w:tcPr>
          <w:p w14:paraId="7B5B6C1B" w14:textId="77777777" w:rsidR="000829C4" w:rsidRDefault="00000000">
            <w:pPr>
              <w:jc w:val="center"/>
            </w:pPr>
            <w:r>
              <w:rPr>
                <w:rFonts w:hint="eastAsia"/>
              </w:rPr>
              <w:t>是</w:t>
            </w:r>
          </w:p>
        </w:tc>
        <w:tc>
          <w:tcPr>
            <w:tcW w:w="3318" w:type="dxa"/>
          </w:tcPr>
          <w:p w14:paraId="7D4F4217" w14:textId="77777777" w:rsidR="000829C4" w:rsidRDefault="000829C4"/>
        </w:tc>
      </w:tr>
      <w:tr w:rsidR="000829C4" w14:paraId="722AF09A" w14:textId="77777777">
        <w:tc>
          <w:tcPr>
            <w:tcW w:w="1548" w:type="dxa"/>
          </w:tcPr>
          <w:p w14:paraId="02C0A0F2" w14:textId="77777777" w:rsidR="000829C4" w:rsidRDefault="00000000">
            <w:r>
              <w:rPr>
                <w:rFonts w:hint="eastAsia"/>
              </w:rPr>
              <w:t>制单人</w:t>
            </w:r>
          </w:p>
        </w:tc>
        <w:tc>
          <w:tcPr>
            <w:tcW w:w="1162" w:type="dxa"/>
          </w:tcPr>
          <w:p w14:paraId="32EB1B83" w14:textId="77777777" w:rsidR="000829C4" w:rsidRDefault="00000000">
            <w:pPr>
              <w:jc w:val="center"/>
            </w:pPr>
            <w:r>
              <w:rPr>
                <w:rFonts w:hint="eastAsia"/>
              </w:rPr>
              <w:t>字符</w:t>
            </w:r>
          </w:p>
        </w:tc>
        <w:tc>
          <w:tcPr>
            <w:tcW w:w="1079" w:type="dxa"/>
          </w:tcPr>
          <w:p w14:paraId="008B41E5" w14:textId="77777777" w:rsidR="000829C4" w:rsidRDefault="00000000">
            <w:pPr>
              <w:jc w:val="center"/>
            </w:pPr>
            <w:r>
              <w:rPr>
                <w:rFonts w:hint="eastAsia"/>
              </w:rPr>
              <w:t>自动带出</w:t>
            </w:r>
          </w:p>
        </w:tc>
        <w:tc>
          <w:tcPr>
            <w:tcW w:w="1415" w:type="dxa"/>
          </w:tcPr>
          <w:p w14:paraId="796B9560" w14:textId="77777777" w:rsidR="000829C4" w:rsidRDefault="00000000">
            <w:pPr>
              <w:jc w:val="center"/>
            </w:pPr>
            <w:r>
              <w:rPr>
                <w:rFonts w:hint="eastAsia"/>
              </w:rPr>
              <w:t>是</w:t>
            </w:r>
          </w:p>
        </w:tc>
        <w:tc>
          <w:tcPr>
            <w:tcW w:w="3318" w:type="dxa"/>
          </w:tcPr>
          <w:p w14:paraId="2F4E8401" w14:textId="77777777" w:rsidR="000829C4" w:rsidRDefault="000829C4"/>
        </w:tc>
      </w:tr>
      <w:tr w:rsidR="000829C4" w14:paraId="041D18DB" w14:textId="77777777">
        <w:tc>
          <w:tcPr>
            <w:tcW w:w="1548" w:type="dxa"/>
          </w:tcPr>
          <w:p w14:paraId="745D46C4" w14:textId="77777777" w:rsidR="000829C4" w:rsidRDefault="00000000">
            <w:r>
              <w:rPr>
                <w:rFonts w:hint="eastAsia"/>
              </w:rPr>
              <w:t>最后编辑日期</w:t>
            </w:r>
          </w:p>
        </w:tc>
        <w:tc>
          <w:tcPr>
            <w:tcW w:w="1162" w:type="dxa"/>
          </w:tcPr>
          <w:p w14:paraId="3970D31A" w14:textId="77777777" w:rsidR="000829C4" w:rsidRDefault="00000000">
            <w:pPr>
              <w:jc w:val="center"/>
            </w:pPr>
            <w:r>
              <w:rPr>
                <w:rFonts w:hint="eastAsia"/>
              </w:rPr>
              <w:t>字符</w:t>
            </w:r>
          </w:p>
        </w:tc>
        <w:tc>
          <w:tcPr>
            <w:tcW w:w="1079" w:type="dxa"/>
          </w:tcPr>
          <w:p w14:paraId="385F56B3" w14:textId="77777777" w:rsidR="000829C4" w:rsidRDefault="00000000">
            <w:pPr>
              <w:jc w:val="center"/>
            </w:pPr>
            <w:r>
              <w:rPr>
                <w:rFonts w:hint="eastAsia"/>
              </w:rPr>
              <w:t>自动带出</w:t>
            </w:r>
          </w:p>
        </w:tc>
        <w:tc>
          <w:tcPr>
            <w:tcW w:w="1415" w:type="dxa"/>
          </w:tcPr>
          <w:p w14:paraId="3C8DEB17" w14:textId="77777777" w:rsidR="000829C4" w:rsidRDefault="00000000">
            <w:pPr>
              <w:jc w:val="center"/>
            </w:pPr>
            <w:r>
              <w:rPr>
                <w:rFonts w:hint="eastAsia"/>
              </w:rPr>
              <w:t>否</w:t>
            </w:r>
          </w:p>
        </w:tc>
        <w:tc>
          <w:tcPr>
            <w:tcW w:w="3318" w:type="dxa"/>
          </w:tcPr>
          <w:p w14:paraId="2B80B7EF" w14:textId="77777777" w:rsidR="000829C4" w:rsidRDefault="000829C4"/>
        </w:tc>
      </w:tr>
      <w:tr w:rsidR="000829C4" w14:paraId="1A59DB96" w14:textId="77777777">
        <w:tc>
          <w:tcPr>
            <w:tcW w:w="1548" w:type="dxa"/>
          </w:tcPr>
          <w:p w14:paraId="6B4F328B" w14:textId="77777777" w:rsidR="000829C4" w:rsidRDefault="00000000">
            <w:r>
              <w:rPr>
                <w:rFonts w:hint="eastAsia"/>
              </w:rPr>
              <w:t>最后编辑人</w:t>
            </w:r>
          </w:p>
        </w:tc>
        <w:tc>
          <w:tcPr>
            <w:tcW w:w="1162" w:type="dxa"/>
          </w:tcPr>
          <w:p w14:paraId="5852E60C" w14:textId="77777777" w:rsidR="000829C4" w:rsidRDefault="00000000">
            <w:pPr>
              <w:jc w:val="center"/>
            </w:pPr>
            <w:r>
              <w:rPr>
                <w:rFonts w:hint="eastAsia"/>
              </w:rPr>
              <w:t>字符</w:t>
            </w:r>
          </w:p>
        </w:tc>
        <w:tc>
          <w:tcPr>
            <w:tcW w:w="1079" w:type="dxa"/>
          </w:tcPr>
          <w:p w14:paraId="7F503565" w14:textId="77777777" w:rsidR="000829C4" w:rsidRDefault="00000000">
            <w:pPr>
              <w:jc w:val="center"/>
            </w:pPr>
            <w:r>
              <w:rPr>
                <w:rFonts w:hint="eastAsia"/>
              </w:rPr>
              <w:t>自动带出</w:t>
            </w:r>
          </w:p>
        </w:tc>
        <w:tc>
          <w:tcPr>
            <w:tcW w:w="1415" w:type="dxa"/>
          </w:tcPr>
          <w:p w14:paraId="431D5821" w14:textId="77777777" w:rsidR="000829C4" w:rsidRDefault="00000000">
            <w:pPr>
              <w:jc w:val="center"/>
            </w:pPr>
            <w:r>
              <w:rPr>
                <w:rFonts w:hint="eastAsia"/>
              </w:rPr>
              <w:t>否</w:t>
            </w:r>
          </w:p>
        </w:tc>
        <w:tc>
          <w:tcPr>
            <w:tcW w:w="3318" w:type="dxa"/>
          </w:tcPr>
          <w:p w14:paraId="57CACE51" w14:textId="77777777" w:rsidR="000829C4" w:rsidRDefault="000829C4"/>
        </w:tc>
      </w:tr>
      <w:tr w:rsidR="000829C4" w14:paraId="0A933B09" w14:textId="77777777">
        <w:tc>
          <w:tcPr>
            <w:tcW w:w="1548" w:type="dxa"/>
          </w:tcPr>
          <w:p w14:paraId="0449BB06" w14:textId="77777777" w:rsidR="000829C4" w:rsidRDefault="00000000">
            <w:r>
              <w:rPr>
                <w:rFonts w:hint="eastAsia"/>
              </w:rPr>
              <w:t>审批日期</w:t>
            </w:r>
          </w:p>
        </w:tc>
        <w:tc>
          <w:tcPr>
            <w:tcW w:w="1162" w:type="dxa"/>
          </w:tcPr>
          <w:p w14:paraId="1B988B21" w14:textId="77777777" w:rsidR="000829C4" w:rsidRDefault="00000000">
            <w:pPr>
              <w:jc w:val="center"/>
            </w:pPr>
            <w:r>
              <w:rPr>
                <w:rFonts w:hint="eastAsia"/>
              </w:rPr>
              <w:t>字符</w:t>
            </w:r>
          </w:p>
        </w:tc>
        <w:tc>
          <w:tcPr>
            <w:tcW w:w="1079" w:type="dxa"/>
          </w:tcPr>
          <w:p w14:paraId="461E426F" w14:textId="77777777" w:rsidR="000829C4" w:rsidRDefault="00000000">
            <w:pPr>
              <w:jc w:val="center"/>
            </w:pPr>
            <w:r>
              <w:rPr>
                <w:rFonts w:hint="eastAsia"/>
              </w:rPr>
              <w:t>自动带出</w:t>
            </w:r>
          </w:p>
        </w:tc>
        <w:tc>
          <w:tcPr>
            <w:tcW w:w="1415" w:type="dxa"/>
          </w:tcPr>
          <w:p w14:paraId="11E7872D" w14:textId="77777777" w:rsidR="000829C4" w:rsidRDefault="00000000">
            <w:pPr>
              <w:jc w:val="center"/>
            </w:pPr>
            <w:r>
              <w:rPr>
                <w:rFonts w:hint="eastAsia"/>
              </w:rPr>
              <w:t>否</w:t>
            </w:r>
          </w:p>
        </w:tc>
        <w:tc>
          <w:tcPr>
            <w:tcW w:w="3318" w:type="dxa"/>
          </w:tcPr>
          <w:p w14:paraId="7A397D92" w14:textId="77777777" w:rsidR="000829C4" w:rsidRDefault="000829C4"/>
        </w:tc>
      </w:tr>
      <w:tr w:rsidR="000829C4" w14:paraId="41494905" w14:textId="77777777">
        <w:tc>
          <w:tcPr>
            <w:tcW w:w="1548" w:type="dxa"/>
          </w:tcPr>
          <w:p w14:paraId="4D4C7873" w14:textId="77777777" w:rsidR="000829C4" w:rsidRDefault="00000000">
            <w:r>
              <w:rPr>
                <w:rFonts w:hint="eastAsia"/>
              </w:rPr>
              <w:t>审批人</w:t>
            </w:r>
          </w:p>
        </w:tc>
        <w:tc>
          <w:tcPr>
            <w:tcW w:w="1162" w:type="dxa"/>
          </w:tcPr>
          <w:p w14:paraId="09B5A5C1" w14:textId="77777777" w:rsidR="000829C4" w:rsidRDefault="00000000">
            <w:pPr>
              <w:jc w:val="center"/>
            </w:pPr>
            <w:r>
              <w:rPr>
                <w:rFonts w:hint="eastAsia"/>
              </w:rPr>
              <w:t>字符</w:t>
            </w:r>
          </w:p>
        </w:tc>
        <w:tc>
          <w:tcPr>
            <w:tcW w:w="1079" w:type="dxa"/>
          </w:tcPr>
          <w:p w14:paraId="18A485A7" w14:textId="77777777" w:rsidR="000829C4" w:rsidRDefault="00000000">
            <w:pPr>
              <w:jc w:val="center"/>
            </w:pPr>
            <w:r>
              <w:rPr>
                <w:rFonts w:hint="eastAsia"/>
              </w:rPr>
              <w:t>自动带出</w:t>
            </w:r>
          </w:p>
        </w:tc>
        <w:tc>
          <w:tcPr>
            <w:tcW w:w="1415" w:type="dxa"/>
          </w:tcPr>
          <w:p w14:paraId="7AA81568" w14:textId="77777777" w:rsidR="000829C4" w:rsidRDefault="00000000">
            <w:pPr>
              <w:jc w:val="center"/>
            </w:pPr>
            <w:r>
              <w:rPr>
                <w:rFonts w:hint="eastAsia"/>
              </w:rPr>
              <w:t>否</w:t>
            </w:r>
          </w:p>
        </w:tc>
        <w:tc>
          <w:tcPr>
            <w:tcW w:w="3318" w:type="dxa"/>
          </w:tcPr>
          <w:p w14:paraId="1D4A2A66" w14:textId="77777777" w:rsidR="000829C4" w:rsidRDefault="000829C4"/>
        </w:tc>
      </w:tr>
    </w:tbl>
    <w:p w14:paraId="338326F9" w14:textId="77777777" w:rsidR="000829C4" w:rsidRDefault="00000000">
      <w:r>
        <w:rPr>
          <w:rFonts w:hint="eastAsia"/>
        </w:rPr>
        <w:t>出租信息子表字段：</w:t>
      </w:r>
    </w:p>
    <w:tbl>
      <w:tblPr>
        <w:tblStyle w:val="ab"/>
        <w:tblW w:w="0" w:type="auto"/>
        <w:tblLook w:val="04A0" w:firstRow="1" w:lastRow="0" w:firstColumn="1" w:lastColumn="0" w:noHBand="0" w:noVBand="1"/>
      </w:tblPr>
      <w:tblGrid>
        <w:gridCol w:w="1520"/>
        <w:gridCol w:w="1085"/>
        <w:gridCol w:w="1065"/>
        <w:gridCol w:w="1393"/>
        <w:gridCol w:w="3233"/>
      </w:tblGrid>
      <w:tr w:rsidR="000829C4" w14:paraId="67D0D7CB" w14:textId="77777777">
        <w:tc>
          <w:tcPr>
            <w:tcW w:w="1561" w:type="dxa"/>
            <w:shd w:val="clear" w:color="auto" w:fill="DEEBF6" w:themeFill="accent1" w:themeFillTint="32"/>
          </w:tcPr>
          <w:p w14:paraId="497AF659"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0D4990A6"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5A3EDB63"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38734FD0"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3AC9B927" w14:textId="77777777" w:rsidR="000829C4" w:rsidRDefault="00000000">
            <w:pPr>
              <w:jc w:val="center"/>
              <w:rPr>
                <w:b/>
                <w:bCs/>
              </w:rPr>
            </w:pPr>
            <w:r>
              <w:rPr>
                <w:rFonts w:hint="eastAsia"/>
                <w:b/>
                <w:bCs/>
              </w:rPr>
              <w:t>备注</w:t>
            </w:r>
          </w:p>
        </w:tc>
      </w:tr>
      <w:tr w:rsidR="000829C4" w14:paraId="0D80D817" w14:textId="77777777">
        <w:tc>
          <w:tcPr>
            <w:tcW w:w="1561" w:type="dxa"/>
          </w:tcPr>
          <w:p w14:paraId="51F383A7" w14:textId="77777777" w:rsidR="000829C4" w:rsidRDefault="00000000">
            <w:r>
              <w:rPr>
                <w:rFonts w:hint="eastAsia"/>
              </w:rPr>
              <w:t>出租面积</w:t>
            </w:r>
          </w:p>
        </w:tc>
        <w:tc>
          <w:tcPr>
            <w:tcW w:w="1110" w:type="dxa"/>
          </w:tcPr>
          <w:p w14:paraId="060E6FA5" w14:textId="77777777" w:rsidR="000829C4" w:rsidRDefault="00000000">
            <w:pPr>
              <w:jc w:val="center"/>
            </w:pPr>
            <w:r>
              <w:rPr>
                <w:rFonts w:hint="eastAsia"/>
              </w:rPr>
              <w:t>字符</w:t>
            </w:r>
          </w:p>
        </w:tc>
        <w:tc>
          <w:tcPr>
            <w:tcW w:w="1089" w:type="dxa"/>
          </w:tcPr>
          <w:p w14:paraId="72DDB57A" w14:textId="77777777" w:rsidR="000829C4" w:rsidRDefault="00000000">
            <w:pPr>
              <w:jc w:val="center"/>
            </w:pPr>
            <w:r>
              <w:rPr>
                <w:rFonts w:hint="eastAsia"/>
              </w:rPr>
              <w:t>自动带出</w:t>
            </w:r>
          </w:p>
        </w:tc>
        <w:tc>
          <w:tcPr>
            <w:tcW w:w="1429" w:type="dxa"/>
          </w:tcPr>
          <w:p w14:paraId="3E87ED6D" w14:textId="77777777" w:rsidR="000829C4" w:rsidRDefault="00000000">
            <w:pPr>
              <w:jc w:val="center"/>
            </w:pPr>
            <w:r>
              <w:rPr>
                <w:rFonts w:hint="eastAsia"/>
              </w:rPr>
              <w:t>是</w:t>
            </w:r>
          </w:p>
        </w:tc>
        <w:tc>
          <w:tcPr>
            <w:tcW w:w="3330" w:type="dxa"/>
          </w:tcPr>
          <w:p w14:paraId="7FAC3BD8" w14:textId="77777777" w:rsidR="000829C4" w:rsidRDefault="00000000">
            <w:r>
              <w:rPr>
                <w:rFonts w:hint="eastAsia"/>
              </w:rPr>
              <w:t>如该房产存在已办结的出租信息，取房产出租信息中对应合同的出租面积</w:t>
            </w:r>
          </w:p>
        </w:tc>
      </w:tr>
      <w:tr w:rsidR="000829C4" w14:paraId="73EFB952" w14:textId="77777777">
        <w:tc>
          <w:tcPr>
            <w:tcW w:w="1561" w:type="dxa"/>
          </w:tcPr>
          <w:p w14:paraId="22EE9F55" w14:textId="77777777" w:rsidR="000829C4" w:rsidRDefault="00000000">
            <w:r>
              <w:rPr>
                <w:rFonts w:hint="eastAsia"/>
              </w:rPr>
              <w:t>出租原值</w:t>
            </w:r>
          </w:p>
        </w:tc>
        <w:tc>
          <w:tcPr>
            <w:tcW w:w="1110" w:type="dxa"/>
          </w:tcPr>
          <w:p w14:paraId="37634377" w14:textId="77777777" w:rsidR="000829C4" w:rsidRDefault="00000000">
            <w:pPr>
              <w:jc w:val="center"/>
            </w:pPr>
            <w:r>
              <w:rPr>
                <w:rFonts w:hint="eastAsia"/>
              </w:rPr>
              <w:t>数值</w:t>
            </w:r>
          </w:p>
        </w:tc>
        <w:tc>
          <w:tcPr>
            <w:tcW w:w="1089" w:type="dxa"/>
          </w:tcPr>
          <w:p w14:paraId="761FFFEC" w14:textId="77777777" w:rsidR="000829C4" w:rsidRDefault="00000000">
            <w:pPr>
              <w:jc w:val="center"/>
            </w:pPr>
            <w:r>
              <w:rPr>
                <w:rFonts w:hint="eastAsia"/>
              </w:rPr>
              <w:t>自动带出</w:t>
            </w:r>
          </w:p>
        </w:tc>
        <w:tc>
          <w:tcPr>
            <w:tcW w:w="1429" w:type="dxa"/>
          </w:tcPr>
          <w:p w14:paraId="44A9FCD1" w14:textId="77777777" w:rsidR="000829C4" w:rsidRDefault="00000000">
            <w:pPr>
              <w:jc w:val="center"/>
            </w:pPr>
            <w:r>
              <w:rPr>
                <w:rFonts w:hint="eastAsia"/>
              </w:rPr>
              <w:t>否</w:t>
            </w:r>
          </w:p>
        </w:tc>
        <w:tc>
          <w:tcPr>
            <w:tcW w:w="3330" w:type="dxa"/>
          </w:tcPr>
          <w:p w14:paraId="4854AFF9" w14:textId="77777777" w:rsidR="000829C4" w:rsidRDefault="00000000">
            <w:r>
              <w:rPr>
                <w:rFonts w:hint="eastAsia"/>
              </w:rPr>
              <w:t>如该房产存在已办结出租信息，取房产出租信息中对应合同的出租原值</w:t>
            </w:r>
          </w:p>
        </w:tc>
      </w:tr>
      <w:tr w:rsidR="000829C4" w14:paraId="3BDB53DA" w14:textId="77777777">
        <w:tc>
          <w:tcPr>
            <w:tcW w:w="1561" w:type="dxa"/>
          </w:tcPr>
          <w:p w14:paraId="4EA58523" w14:textId="77777777" w:rsidR="000829C4" w:rsidRDefault="00000000">
            <w:r>
              <w:rPr>
                <w:rFonts w:hint="eastAsia"/>
              </w:rPr>
              <w:t>承租方名称</w:t>
            </w:r>
          </w:p>
        </w:tc>
        <w:tc>
          <w:tcPr>
            <w:tcW w:w="1110" w:type="dxa"/>
          </w:tcPr>
          <w:p w14:paraId="3EF15D6A" w14:textId="77777777" w:rsidR="000829C4" w:rsidRDefault="00000000">
            <w:pPr>
              <w:jc w:val="center"/>
            </w:pPr>
            <w:r>
              <w:rPr>
                <w:rFonts w:hint="eastAsia"/>
              </w:rPr>
              <w:t>字符</w:t>
            </w:r>
          </w:p>
        </w:tc>
        <w:tc>
          <w:tcPr>
            <w:tcW w:w="1089" w:type="dxa"/>
          </w:tcPr>
          <w:p w14:paraId="4C999335" w14:textId="77777777" w:rsidR="000829C4" w:rsidRDefault="00000000">
            <w:pPr>
              <w:jc w:val="center"/>
            </w:pPr>
            <w:r>
              <w:rPr>
                <w:rFonts w:hint="eastAsia"/>
              </w:rPr>
              <w:t>自动带出</w:t>
            </w:r>
          </w:p>
        </w:tc>
        <w:tc>
          <w:tcPr>
            <w:tcW w:w="1429" w:type="dxa"/>
          </w:tcPr>
          <w:p w14:paraId="3AB14114" w14:textId="77777777" w:rsidR="000829C4" w:rsidRDefault="00000000">
            <w:pPr>
              <w:jc w:val="center"/>
            </w:pPr>
            <w:r>
              <w:rPr>
                <w:rFonts w:hint="eastAsia"/>
              </w:rPr>
              <w:t>是</w:t>
            </w:r>
          </w:p>
        </w:tc>
        <w:tc>
          <w:tcPr>
            <w:tcW w:w="3330" w:type="dxa"/>
          </w:tcPr>
          <w:p w14:paraId="3D1A7A87" w14:textId="77777777" w:rsidR="000829C4" w:rsidRDefault="00000000">
            <w:r>
              <w:rPr>
                <w:rFonts w:hint="eastAsia"/>
              </w:rPr>
              <w:t>如该房产存在已办结出租信息，取房产出租信息中对应合同的承租方名称</w:t>
            </w:r>
          </w:p>
        </w:tc>
      </w:tr>
      <w:tr w:rsidR="000829C4" w14:paraId="34AB0D16" w14:textId="77777777">
        <w:tc>
          <w:tcPr>
            <w:tcW w:w="1561" w:type="dxa"/>
          </w:tcPr>
          <w:p w14:paraId="682C9E9F" w14:textId="77777777" w:rsidR="000829C4" w:rsidRDefault="00000000">
            <w:r>
              <w:rPr>
                <w:rFonts w:hint="eastAsia"/>
              </w:rPr>
              <w:lastRenderedPageBreak/>
              <w:t>承租方统一社会信用代码</w:t>
            </w:r>
          </w:p>
        </w:tc>
        <w:tc>
          <w:tcPr>
            <w:tcW w:w="1110" w:type="dxa"/>
          </w:tcPr>
          <w:p w14:paraId="12CE1E18" w14:textId="77777777" w:rsidR="000829C4" w:rsidRDefault="00000000">
            <w:pPr>
              <w:jc w:val="center"/>
            </w:pPr>
            <w:r>
              <w:rPr>
                <w:rFonts w:hint="eastAsia"/>
              </w:rPr>
              <w:t>字符</w:t>
            </w:r>
          </w:p>
        </w:tc>
        <w:tc>
          <w:tcPr>
            <w:tcW w:w="1089" w:type="dxa"/>
          </w:tcPr>
          <w:p w14:paraId="08653A84" w14:textId="77777777" w:rsidR="000829C4" w:rsidRDefault="00000000">
            <w:pPr>
              <w:jc w:val="center"/>
            </w:pPr>
            <w:r>
              <w:rPr>
                <w:rFonts w:hint="eastAsia"/>
              </w:rPr>
              <w:t>自动带出</w:t>
            </w:r>
          </w:p>
        </w:tc>
        <w:tc>
          <w:tcPr>
            <w:tcW w:w="1429" w:type="dxa"/>
          </w:tcPr>
          <w:p w14:paraId="2E828B7B" w14:textId="77777777" w:rsidR="000829C4" w:rsidRDefault="00000000">
            <w:pPr>
              <w:jc w:val="center"/>
            </w:pPr>
            <w:r>
              <w:rPr>
                <w:rFonts w:hint="eastAsia"/>
              </w:rPr>
              <w:t>否</w:t>
            </w:r>
          </w:p>
        </w:tc>
        <w:tc>
          <w:tcPr>
            <w:tcW w:w="3330" w:type="dxa"/>
          </w:tcPr>
          <w:p w14:paraId="612DC9FE" w14:textId="77777777" w:rsidR="000829C4" w:rsidRDefault="00000000">
            <w:r>
              <w:rPr>
                <w:rFonts w:hint="eastAsia"/>
              </w:rPr>
              <w:t>如该房产存在已办结出租信息，取房产出租信息中对应合同的承租方统一社会信用代码</w:t>
            </w:r>
          </w:p>
        </w:tc>
      </w:tr>
      <w:tr w:rsidR="000829C4" w14:paraId="59493B66" w14:textId="77777777">
        <w:tc>
          <w:tcPr>
            <w:tcW w:w="1561" w:type="dxa"/>
          </w:tcPr>
          <w:p w14:paraId="2121C97B" w14:textId="77777777" w:rsidR="000829C4" w:rsidRDefault="00000000">
            <w:r>
              <w:rPr>
                <w:rFonts w:hint="eastAsia"/>
              </w:rPr>
              <w:t>合同编码</w:t>
            </w:r>
          </w:p>
        </w:tc>
        <w:tc>
          <w:tcPr>
            <w:tcW w:w="1110" w:type="dxa"/>
          </w:tcPr>
          <w:p w14:paraId="283B27E9" w14:textId="77777777" w:rsidR="000829C4" w:rsidRDefault="00000000">
            <w:pPr>
              <w:jc w:val="center"/>
            </w:pPr>
            <w:r>
              <w:rPr>
                <w:rFonts w:hint="eastAsia"/>
              </w:rPr>
              <w:t>字符</w:t>
            </w:r>
          </w:p>
        </w:tc>
        <w:tc>
          <w:tcPr>
            <w:tcW w:w="1089" w:type="dxa"/>
          </w:tcPr>
          <w:p w14:paraId="0076E047" w14:textId="77777777" w:rsidR="000829C4" w:rsidRDefault="00000000">
            <w:pPr>
              <w:jc w:val="center"/>
            </w:pPr>
            <w:r>
              <w:rPr>
                <w:rFonts w:hint="eastAsia"/>
              </w:rPr>
              <w:t>自动带出</w:t>
            </w:r>
          </w:p>
        </w:tc>
        <w:tc>
          <w:tcPr>
            <w:tcW w:w="1429" w:type="dxa"/>
          </w:tcPr>
          <w:p w14:paraId="6B86B3F8" w14:textId="77777777" w:rsidR="000829C4" w:rsidRDefault="00000000">
            <w:pPr>
              <w:jc w:val="center"/>
            </w:pPr>
            <w:r>
              <w:rPr>
                <w:rFonts w:hint="eastAsia"/>
              </w:rPr>
              <w:t>是</w:t>
            </w:r>
          </w:p>
        </w:tc>
        <w:tc>
          <w:tcPr>
            <w:tcW w:w="3330" w:type="dxa"/>
          </w:tcPr>
          <w:p w14:paraId="29B3296E" w14:textId="77777777" w:rsidR="000829C4" w:rsidRDefault="00000000">
            <w:r>
              <w:rPr>
                <w:rFonts w:hint="eastAsia"/>
              </w:rPr>
              <w:t>如该房产存在已办结出租信息，取房产出租信息中对应合同的合同编码</w:t>
            </w:r>
          </w:p>
        </w:tc>
      </w:tr>
      <w:tr w:rsidR="000829C4" w14:paraId="24EA3760" w14:textId="77777777">
        <w:tc>
          <w:tcPr>
            <w:tcW w:w="1561" w:type="dxa"/>
          </w:tcPr>
          <w:p w14:paraId="69789B1C" w14:textId="77777777" w:rsidR="000829C4" w:rsidRDefault="00000000">
            <w:r>
              <w:rPr>
                <w:rFonts w:hint="eastAsia"/>
              </w:rPr>
              <w:t>合同名称</w:t>
            </w:r>
          </w:p>
        </w:tc>
        <w:tc>
          <w:tcPr>
            <w:tcW w:w="1110" w:type="dxa"/>
          </w:tcPr>
          <w:p w14:paraId="52E35FF5" w14:textId="77777777" w:rsidR="000829C4" w:rsidRDefault="00000000">
            <w:pPr>
              <w:jc w:val="center"/>
            </w:pPr>
            <w:r>
              <w:rPr>
                <w:rFonts w:hint="eastAsia"/>
              </w:rPr>
              <w:t>字符</w:t>
            </w:r>
          </w:p>
        </w:tc>
        <w:tc>
          <w:tcPr>
            <w:tcW w:w="1089" w:type="dxa"/>
          </w:tcPr>
          <w:p w14:paraId="77E50B39" w14:textId="77777777" w:rsidR="000829C4" w:rsidRDefault="00000000">
            <w:pPr>
              <w:jc w:val="center"/>
            </w:pPr>
            <w:r>
              <w:rPr>
                <w:rFonts w:hint="eastAsia"/>
              </w:rPr>
              <w:t>自动带出</w:t>
            </w:r>
          </w:p>
        </w:tc>
        <w:tc>
          <w:tcPr>
            <w:tcW w:w="1429" w:type="dxa"/>
          </w:tcPr>
          <w:p w14:paraId="28EC8604" w14:textId="77777777" w:rsidR="000829C4" w:rsidRDefault="00000000">
            <w:pPr>
              <w:jc w:val="center"/>
            </w:pPr>
            <w:r>
              <w:rPr>
                <w:rFonts w:hint="eastAsia"/>
              </w:rPr>
              <w:t>是</w:t>
            </w:r>
          </w:p>
        </w:tc>
        <w:tc>
          <w:tcPr>
            <w:tcW w:w="3330" w:type="dxa"/>
          </w:tcPr>
          <w:p w14:paraId="14DE081F" w14:textId="77777777" w:rsidR="000829C4" w:rsidRDefault="00000000">
            <w:r>
              <w:rPr>
                <w:rFonts w:hint="eastAsia"/>
              </w:rPr>
              <w:t>如该房产存在已办结出租信息，取房产出租信息中对应合同的合同名称</w:t>
            </w:r>
          </w:p>
        </w:tc>
      </w:tr>
      <w:tr w:rsidR="000829C4" w14:paraId="405C1778" w14:textId="77777777">
        <w:tc>
          <w:tcPr>
            <w:tcW w:w="1561" w:type="dxa"/>
          </w:tcPr>
          <w:p w14:paraId="485B147F" w14:textId="77777777" w:rsidR="000829C4" w:rsidRDefault="00000000">
            <w:r>
              <w:rPr>
                <w:rFonts w:hint="eastAsia"/>
              </w:rPr>
              <w:t>起始日期</w:t>
            </w:r>
          </w:p>
        </w:tc>
        <w:tc>
          <w:tcPr>
            <w:tcW w:w="1110" w:type="dxa"/>
          </w:tcPr>
          <w:p w14:paraId="692E35EF" w14:textId="77777777" w:rsidR="000829C4" w:rsidRDefault="00000000">
            <w:pPr>
              <w:jc w:val="center"/>
            </w:pPr>
            <w:r>
              <w:rPr>
                <w:rFonts w:hint="eastAsia"/>
              </w:rPr>
              <w:t>字符</w:t>
            </w:r>
          </w:p>
        </w:tc>
        <w:tc>
          <w:tcPr>
            <w:tcW w:w="1089" w:type="dxa"/>
          </w:tcPr>
          <w:p w14:paraId="2CD7FDF2" w14:textId="77777777" w:rsidR="000829C4" w:rsidRDefault="00000000">
            <w:pPr>
              <w:jc w:val="center"/>
            </w:pPr>
            <w:r>
              <w:rPr>
                <w:rFonts w:hint="eastAsia"/>
              </w:rPr>
              <w:t>自动带出</w:t>
            </w:r>
          </w:p>
        </w:tc>
        <w:tc>
          <w:tcPr>
            <w:tcW w:w="1429" w:type="dxa"/>
          </w:tcPr>
          <w:p w14:paraId="75360ADF" w14:textId="77777777" w:rsidR="000829C4" w:rsidRDefault="00000000">
            <w:pPr>
              <w:jc w:val="center"/>
            </w:pPr>
            <w:r>
              <w:rPr>
                <w:rFonts w:hint="eastAsia"/>
              </w:rPr>
              <w:t>是</w:t>
            </w:r>
          </w:p>
        </w:tc>
        <w:tc>
          <w:tcPr>
            <w:tcW w:w="3330" w:type="dxa"/>
          </w:tcPr>
          <w:p w14:paraId="354C04AC" w14:textId="77777777" w:rsidR="000829C4" w:rsidRDefault="00000000">
            <w:r>
              <w:rPr>
                <w:rFonts w:hint="eastAsia"/>
              </w:rPr>
              <w:t>如该房产存在已办结出租信息，取房产出租信息中对应合同的起始日期</w:t>
            </w:r>
          </w:p>
        </w:tc>
      </w:tr>
      <w:tr w:rsidR="000829C4" w14:paraId="29DAFAD7" w14:textId="77777777">
        <w:tc>
          <w:tcPr>
            <w:tcW w:w="1561" w:type="dxa"/>
          </w:tcPr>
          <w:p w14:paraId="27FD4065" w14:textId="77777777" w:rsidR="000829C4" w:rsidRDefault="00000000">
            <w:r>
              <w:rPr>
                <w:rFonts w:hint="eastAsia"/>
              </w:rPr>
              <w:t>截止日期</w:t>
            </w:r>
          </w:p>
        </w:tc>
        <w:tc>
          <w:tcPr>
            <w:tcW w:w="1110" w:type="dxa"/>
          </w:tcPr>
          <w:p w14:paraId="399C2873" w14:textId="77777777" w:rsidR="000829C4" w:rsidRDefault="00000000">
            <w:pPr>
              <w:jc w:val="center"/>
            </w:pPr>
            <w:r>
              <w:rPr>
                <w:rFonts w:hint="eastAsia"/>
              </w:rPr>
              <w:t>字符</w:t>
            </w:r>
          </w:p>
        </w:tc>
        <w:tc>
          <w:tcPr>
            <w:tcW w:w="1089" w:type="dxa"/>
          </w:tcPr>
          <w:p w14:paraId="36C8A1BD" w14:textId="77777777" w:rsidR="000829C4" w:rsidRDefault="00000000">
            <w:pPr>
              <w:jc w:val="center"/>
            </w:pPr>
            <w:r>
              <w:rPr>
                <w:rFonts w:hint="eastAsia"/>
              </w:rPr>
              <w:t>自动带出</w:t>
            </w:r>
          </w:p>
        </w:tc>
        <w:tc>
          <w:tcPr>
            <w:tcW w:w="1429" w:type="dxa"/>
          </w:tcPr>
          <w:p w14:paraId="49F1A0F5" w14:textId="77777777" w:rsidR="000829C4" w:rsidRDefault="00000000">
            <w:pPr>
              <w:jc w:val="center"/>
            </w:pPr>
            <w:r>
              <w:rPr>
                <w:rFonts w:hint="eastAsia"/>
              </w:rPr>
              <w:t>是</w:t>
            </w:r>
          </w:p>
        </w:tc>
        <w:tc>
          <w:tcPr>
            <w:tcW w:w="3330" w:type="dxa"/>
          </w:tcPr>
          <w:p w14:paraId="55B8B3EA" w14:textId="77777777" w:rsidR="000829C4" w:rsidRDefault="00000000">
            <w:r>
              <w:rPr>
                <w:rFonts w:hint="eastAsia"/>
              </w:rPr>
              <w:t>如该房产存在已办结出租信息，取房产出租信息中对应合同的截止日期</w:t>
            </w:r>
          </w:p>
        </w:tc>
      </w:tr>
      <w:tr w:rsidR="000829C4" w14:paraId="6A2C091F" w14:textId="77777777">
        <w:tc>
          <w:tcPr>
            <w:tcW w:w="1561" w:type="dxa"/>
          </w:tcPr>
          <w:p w14:paraId="50D5D3FC" w14:textId="77777777" w:rsidR="000829C4" w:rsidRDefault="00000000">
            <w:r>
              <w:rPr>
                <w:rFonts w:hint="eastAsia"/>
              </w:rPr>
              <w:t>合同金额</w:t>
            </w:r>
          </w:p>
        </w:tc>
        <w:tc>
          <w:tcPr>
            <w:tcW w:w="1110" w:type="dxa"/>
          </w:tcPr>
          <w:p w14:paraId="36324822" w14:textId="77777777" w:rsidR="000829C4" w:rsidRDefault="00000000">
            <w:pPr>
              <w:jc w:val="center"/>
            </w:pPr>
            <w:r>
              <w:rPr>
                <w:rFonts w:hint="eastAsia"/>
              </w:rPr>
              <w:t>数值</w:t>
            </w:r>
          </w:p>
        </w:tc>
        <w:tc>
          <w:tcPr>
            <w:tcW w:w="1089" w:type="dxa"/>
          </w:tcPr>
          <w:p w14:paraId="4206152C" w14:textId="77777777" w:rsidR="000829C4" w:rsidRDefault="00000000">
            <w:pPr>
              <w:jc w:val="center"/>
            </w:pPr>
            <w:r>
              <w:rPr>
                <w:rFonts w:hint="eastAsia"/>
              </w:rPr>
              <w:t>自动带出</w:t>
            </w:r>
          </w:p>
        </w:tc>
        <w:tc>
          <w:tcPr>
            <w:tcW w:w="1429" w:type="dxa"/>
          </w:tcPr>
          <w:p w14:paraId="7E670422" w14:textId="77777777" w:rsidR="000829C4" w:rsidRDefault="00000000">
            <w:pPr>
              <w:jc w:val="center"/>
            </w:pPr>
            <w:r>
              <w:rPr>
                <w:rFonts w:hint="eastAsia"/>
              </w:rPr>
              <w:t>是</w:t>
            </w:r>
          </w:p>
        </w:tc>
        <w:tc>
          <w:tcPr>
            <w:tcW w:w="3330" w:type="dxa"/>
          </w:tcPr>
          <w:p w14:paraId="511693AC" w14:textId="77777777" w:rsidR="000829C4" w:rsidRDefault="00000000">
            <w:r>
              <w:rPr>
                <w:rFonts w:hint="eastAsia"/>
              </w:rPr>
              <w:t>如该房产存在已办结出租信息，取房产出租信息中对应合同的合同金额</w:t>
            </w:r>
          </w:p>
        </w:tc>
      </w:tr>
      <w:tr w:rsidR="000829C4" w14:paraId="4C24330F" w14:textId="77777777">
        <w:tc>
          <w:tcPr>
            <w:tcW w:w="1561" w:type="dxa"/>
          </w:tcPr>
          <w:p w14:paraId="3666C9B9" w14:textId="77777777" w:rsidR="000829C4" w:rsidRDefault="00000000">
            <w:r>
              <w:rPr>
                <w:rFonts w:hint="eastAsia"/>
              </w:rPr>
              <w:t>月租金</w:t>
            </w:r>
          </w:p>
        </w:tc>
        <w:tc>
          <w:tcPr>
            <w:tcW w:w="1110" w:type="dxa"/>
          </w:tcPr>
          <w:p w14:paraId="2055816C" w14:textId="77777777" w:rsidR="000829C4" w:rsidRDefault="00000000">
            <w:pPr>
              <w:jc w:val="center"/>
            </w:pPr>
            <w:r>
              <w:rPr>
                <w:rFonts w:hint="eastAsia"/>
              </w:rPr>
              <w:t>数值</w:t>
            </w:r>
          </w:p>
        </w:tc>
        <w:tc>
          <w:tcPr>
            <w:tcW w:w="1089" w:type="dxa"/>
          </w:tcPr>
          <w:p w14:paraId="0B52BD17" w14:textId="77777777" w:rsidR="000829C4" w:rsidRDefault="00000000">
            <w:pPr>
              <w:jc w:val="center"/>
            </w:pPr>
            <w:r>
              <w:rPr>
                <w:rFonts w:hint="eastAsia"/>
              </w:rPr>
              <w:t>自动带出</w:t>
            </w:r>
          </w:p>
        </w:tc>
        <w:tc>
          <w:tcPr>
            <w:tcW w:w="1429" w:type="dxa"/>
          </w:tcPr>
          <w:p w14:paraId="002CDF52" w14:textId="77777777" w:rsidR="000829C4" w:rsidRDefault="00000000">
            <w:pPr>
              <w:jc w:val="center"/>
            </w:pPr>
            <w:r>
              <w:rPr>
                <w:rFonts w:hint="eastAsia"/>
              </w:rPr>
              <w:t>是</w:t>
            </w:r>
          </w:p>
        </w:tc>
        <w:tc>
          <w:tcPr>
            <w:tcW w:w="3330" w:type="dxa"/>
          </w:tcPr>
          <w:p w14:paraId="547FF699" w14:textId="77777777" w:rsidR="000829C4" w:rsidRDefault="00000000">
            <w:r>
              <w:rPr>
                <w:rFonts w:hint="eastAsia"/>
              </w:rPr>
              <w:t>如该房产存在已办结出租信息，取房产出租信息中对应合同的月租金</w:t>
            </w:r>
          </w:p>
        </w:tc>
      </w:tr>
      <w:tr w:rsidR="000829C4" w14:paraId="485139F1" w14:textId="77777777">
        <w:tc>
          <w:tcPr>
            <w:tcW w:w="1561" w:type="dxa"/>
          </w:tcPr>
          <w:p w14:paraId="23C7A8C2" w14:textId="77777777" w:rsidR="000829C4" w:rsidRDefault="00000000">
            <w:r>
              <w:rPr>
                <w:rFonts w:hint="eastAsia"/>
              </w:rPr>
              <w:t>变更后月租金</w:t>
            </w:r>
          </w:p>
        </w:tc>
        <w:tc>
          <w:tcPr>
            <w:tcW w:w="1110" w:type="dxa"/>
          </w:tcPr>
          <w:p w14:paraId="3DA1D9F1" w14:textId="77777777" w:rsidR="000829C4" w:rsidRDefault="00000000">
            <w:pPr>
              <w:jc w:val="center"/>
            </w:pPr>
            <w:r>
              <w:rPr>
                <w:rFonts w:hint="eastAsia"/>
              </w:rPr>
              <w:t>数值</w:t>
            </w:r>
          </w:p>
        </w:tc>
        <w:tc>
          <w:tcPr>
            <w:tcW w:w="1089" w:type="dxa"/>
          </w:tcPr>
          <w:p w14:paraId="0532C6A0" w14:textId="77777777" w:rsidR="000829C4" w:rsidRDefault="00000000">
            <w:pPr>
              <w:jc w:val="center"/>
            </w:pPr>
            <w:r>
              <w:rPr>
                <w:rFonts w:hint="eastAsia"/>
              </w:rPr>
              <w:t>自动带出</w:t>
            </w:r>
          </w:p>
        </w:tc>
        <w:tc>
          <w:tcPr>
            <w:tcW w:w="1429" w:type="dxa"/>
          </w:tcPr>
          <w:p w14:paraId="07FA93F6" w14:textId="77777777" w:rsidR="000829C4" w:rsidRDefault="00000000">
            <w:pPr>
              <w:jc w:val="center"/>
            </w:pPr>
            <w:r>
              <w:rPr>
                <w:rFonts w:hint="eastAsia"/>
              </w:rPr>
              <w:t>否</w:t>
            </w:r>
          </w:p>
        </w:tc>
        <w:tc>
          <w:tcPr>
            <w:tcW w:w="3330" w:type="dxa"/>
          </w:tcPr>
          <w:p w14:paraId="330B01CF" w14:textId="77777777" w:rsidR="000829C4" w:rsidRDefault="00000000">
            <w:r>
              <w:rPr>
                <w:rFonts w:hint="eastAsia"/>
              </w:rPr>
              <w:t>如该房产存在出租信息，并且存在审批通过的月租金房产出租变更，取房产出租变更中对应合同的变更后月租金</w:t>
            </w:r>
            <w:r>
              <w:rPr>
                <w:rFonts w:hint="eastAsia"/>
                <w:color w:val="FF0000"/>
              </w:rPr>
              <w:t>（目前仅支持月租金变更）</w:t>
            </w:r>
          </w:p>
        </w:tc>
      </w:tr>
      <w:tr w:rsidR="000829C4" w14:paraId="72C35119" w14:textId="77777777">
        <w:tc>
          <w:tcPr>
            <w:tcW w:w="1561" w:type="dxa"/>
          </w:tcPr>
          <w:p w14:paraId="6F28A0EC" w14:textId="77777777" w:rsidR="000829C4" w:rsidRDefault="00000000">
            <w:r>
              <w:rPr>
                <w:rFonts w:hint="eastAsia"/>
              </w:rPr>
              <w:t>免租起始日期</w:t>
            </w:r>
          </w:p>
        </w:tc>
        <w:tc>
          <w:tcPr>
            <w:tcW w:w="1110" w:type="dxa"/>
          </w:tcPr>
          <w:p w14:paraId="04B27DCA" w14:textId="77777777" w:rsidR="000829C4" w:rsidRDefault="00000000">
            <w:pPr>
              <w:jc w:val="center"/>
            </w:pPr>
            <w:r>
              <w:rPr>
                <w:rFonts w:hint="eastAsia"/>
              </w:rPr>
              <w:t>字符</w:t>
            </w:r>
          </w:p>
        </w:tc>
        <w:tc>
          <w:tcPr>
            <w:tcW w:w="1089" w:type="dxa"/>
          </w:tcPr>
          <w:p w14:paraId="4E907231" w14:textId="77777777" w:rsidR="000829C4" w:rsidRDefault="00000000">
            <w:pPr>
              <w:jc w:val="center"/>
            </w:pPr>
            <w:r>
              <w:rPr>
                <w:rFonts w:hint="eastAsia"/>
              </w:rPr>
              <w:t>自动带出</w:t>
            </w:r>
          </w:p>
        </w:tc>
        <w:tc>
          <w:tcPr>
            <w:tcW w:w="1429" w:type="dxa"/>
          </w:tcPr>
          <w:p w14:paraId="1679AA67" w14:textId="77777777" w:rsidR="000829C4" w:rsidRDefault="00000000">
            <w:pPr>
              <w:jc w:val="center"/>
            </w:pPr>
            <w:r>
              <w:rPr>
                <w:rFonts w:hint="eastAsia"/>
              </w:rPr>
              <w:t>否</w:t>
            </w:r>
          </w:p>
        </w:tc>
        <w:tc>
          <w:tcPr>
            <w:tcW w:w="3330" w:type="dxa"/>
          </w:tcPr>
          <w:p w14:paraId="548AFAC6" w14:textId="77777777" w:rsidR="000829C4" w:rsidRDefault="00000000">
            <w:r>
              <w:rPr>
                <w:rFonts w:hint="eastAsia"/>
              </w:rPr>
              <w:t>如该房产存在出租信息，取房产出租信息中对应合同的免租起始日期</w:t>
            </w:r>
          </w:p>
        </w:tc>
      </w:tr>
      <w:tr w:rsidR="000829C4" w14:paraId="69F9B41B" w14:textId="77777777">
        <w:tc>
          <w:tcPr>
            <w:tcW w:w="1561" w:type="dxa"/>
          </w:tcPr>
          <w:p w14:paraId="4A0B1DBF" w14:textId="77777777" w:rsidR="000829C4" w:rsidRDefault="00000000">
            <w:r>
              <w:rPr>
                <w:rFonts w:hint="eastAsia"/>
              </w:rPr>
              <w:lastRenderedPageBreak/>
              <w:t>免租截止日期</w:t>
            </w:r>
          </w:p>
        </w:tc>
        <w:tc>
          <w:tcPr>
            <w:tcW w:w="1110" w:type="dxa"/>
          </w:tcPr>
          <w:p w14:paraId="2781175B" w14:textId="77777777" w:rsidR="000829C4" w:rsidRDefault="00000000">
            <w:pPr>
              <w:jc w:val="center"/>
            </w:pPr>
            <w:r>
              <w:rPr>
                <w:rFonts w:hint="eastAsia"/>
              </w:rPr>
              <w:t>字符</w:t>
            </w:r>
          </w:p>
        </w:tc>
        <w:tc>
          <w:tcPr>
            <w:tcW w:w="1089" w:type="dxa"/>
          </w:tcPr>
          <w:p w14:paraId="1E69D846" w14:textId="77777777" w:rsidR="000829C4" w:rsidRDefault="00000000">
            <w:pPr>
              <w:jc w:val="center"/>
            </w:pPr>
            <w:r>
              <w:rPr>
                <w:rFonts w:hint="eastAsia"/>
              </w:rPr>
              <w:t>自动带出</w:t>
            </w:r>
          </w:p>
        </w:tc>
        <w:tc>
          <w:tcPr>
            <w:tcW w:w="1429" w:type="dxa"/>
          </w:tcPr>
          <w:p w14:paraId="5D9AC394" w14:textId="77777777" w:rsidR="000829C4" w:rsidRDefault="00000000">
            <w:pPr>
              <w:jc w:val="center"/>
            </w:pPr>
            <w:r>
              <w:rPr>
                <w:rFonts w:hint="eastAsia"/>
              </w:rPr>
              <w:t>否</w:t>
            </w:r>
          </w:p>
        </w:tc>
        <w:tc>
          <w:tcPr>
            <w:tcW w:w="3330" w:type="dxa"/>
          </w:tcPr>
          <w:p w14:paraId="154DEFEA" w14:textId="77777777" w:rsidR="000829C4" w:rsidRDefault="00000000">
            <w:r>
              <w:rPr>
                <w:rFonts w:hint="eastAsia"/>
              </w:rPr>
              <w:t>如该房产存在出租信息，取房产出租信息中对应合同的免租截止日期</w:t>
            </w:r>
          </w:p>
        </w:tc>
      </w:tr>
      <w:tr w:rsidR="000829C4" w14:paraId="7CAD2E3A" w14:textId="77777777">
        <w:tc>
          <w:tcPr>
            <w:tcW w:w="1561" w:type="dxa"/>
          </w:tcPr>
          <w:p w14:paraId="2B7F5051" w14:textId="77777777" w:rsidR="000829C4" w:rsidRDefault="00000000">
            <w:r>
              <w:rPr>
                <w:rFonts w:hint="eastAsia"/>
              </w:rPr>
              <w:t>出租终止日期</w:t>
            </w:r>
          </w:p>
        </w:tc>
        <w:tc>
          <w:tcPr>
            <w:tcW w:w="1110" w:type="dxa"/>
          </w:tcPr>
          <w:p w14:paraId="4E390B77" w14:textId="77777777" w:rsidR="000829C4" w:rsidRDefault="00000000">
            <w:pPr>
              <w:jc w:val="center"/>
            </w:pPr>
            <w:r>
              <w:rPr>
                <w:rFonts w:hint="eastAsia"/>
              </w:rPr>
              <w:t>字符</w:t>
            </w:r>
          </w:p>
        </w:tc>
        <w:tc>
          <w:tcPr>
            <w:tcW w:w="1089" w:type="dxa"/>
          </w:tcPr>
          <w:p w14:paraId="7D79BE7A" w14:textId="77777777" w:rsidR="000829C4" w:rsidRDefault="00000000">
            <w:pPr>
              <w:jc w:val="center"/>
            </w:pPr>
            <w:r>
              <w:rPr>
                <w:rFonts w:hint="eastAsia"/>
              </w:rPr>
              <w:t>自动带出</w:t>
            </w:r>
          </w:p>
        </w:tc>
        <w:tc>
          <w:tcPr>
            <w:tcW w:w="1429" w:type="dxa"/>
          </w:tcPr>
          <w:p w14:paraId="428D3DE4" w14:textId="77777777" w:rsidR="000829C4" w:rsidRDefault="00000000">
            <w:pPr>
              <w:jc w:val="center"/>
            </w:pPr>
            <w:r>
              <w:rPr>
                <w:rFonts w:hint="eastAsia"/>
              </w:rPr>
              <w:t>否</w:t>
            </w:r>
          </w:p>
        </w:tc>
        <w:tc>
          <w:tcPr>
            <w:tcW w:w="3330" w:type="dxa"/>
          </w:tcPr>
          <w:p w14:paraId="3F8C1923" w14:textId="77777777" w:rsidR="000829C4" w:rsidRDefault="00000000">
            <w:r>
              <w:rPr>
                <w:rFonts w:hint="eastAsia"/>
              </w:rPr>
              <w:t>如该房产存在出租信息，取房产出租信息中对应合同的出租终止日期</w:t>
            </w:r>
          </w:p>
        </w:tc>
      </w:tr>
    </w:tbl>
    <w:p w14:paraId="1AD35119" w14:textId="77777777" w:rsidR="000829C4" w:rsidRDefault="000829C4"/>
    <w:p w14:paraId="37DAE075" w14:textId="77777777" w:rsidR="000829C4" w:rsidRDefault="00000000">
      <w:pPr>
        <w:pStyle w:val="4"/>
      </w:pPr>
      <w:r>
        <w:rPr>
          <w:rFonts w:hint="eastAsia"/>
        </w:rPr>
        <w:t>业务处理</w:t>
      </w:r>
    </w:p>
    <w:p w14:paraId="62E1C111" w14:textId="77777777" w:rsidR="000829C4" w:rsidRDefault="00000000">
      <w:pPr>
        <w:pStyle w:val="5"/>
      </w:pPr>
      <w:r>
        <w:rPr>
          <w:rFonts w:hint="eastAsia"/>
        </w:rPr>
        <w:t>业务说明与流程</w:t>
      </w:r>
    </w:p>
    <w:p w14:paraId="09B89DD8" w14:textId="77777777" w:rsidR="000829C4" w:rsidRDefault="00000000">
      <w:pPr>
        <w:numPr>
          <w:ilvl w:val="0"/>
          <w:numId w:val="53"/>
        </w:numPr>
      </w:pPr>
      <w:r>
        <w:rPr>
          <w:rFonts w:hint="eastAsia"/>
        </w:rPr>
        <w:t>企业取得房产时，在计税开始月份或开始月份之前在本功能登记台账信息，如果已超过计税开始月份，则通过房产信息补录节点录入；</w:t>
      </w:r>
    </w:p>
    <w:p w14:paraId="0A8C13D4" w14:textId="77777777" w:rsidR="000829C4" w:rsidRDefault="00000000">
      <w:pPr>
        <w:numPr>
          <w:ilvl w:val="0"/>
          <w:numId w:val="53"/>
        </w:numPr>
      </w:pPr>
      <w:r>
        <w:rPr>
          <w:rFonts w:hint="eastAsia"/>
        </w:rPr>
        <w:t>台账审批后生效，需在计税开始月份或开始月份之前进行审批。</w:t>
      </w:r>
    </w:p>
    <w:p w14:paraId="3AE173DF" w14:textId="77777777" w:rsidR="000829C4" w:rsidRDefault="00000000">
      <w:pPr>
        <w:pStyle w:val="5"/>
      </w:pPr>
      <w:r>
        <w:rPr>
          <w:rFonts w:hint="eastAsia"/>
        </w:rPr>
        <w:t>功能按钮</w:t>
      </w:r>
    </w:p>
    <w:p w14:paraId="76271344" w14:textId="77777777" w:rsidR="000829C4" w:rsidRDefault="00000000">
      <w:pPr>
        <w:numPr>
          <w:ilvl w:val="0"/>
          <w:numId w:val="54"/>
        </w:numPr>
      </w:pPr>
      <w:r>
        <w:rPr>
          <w:rFonts w:hint="eastAsia"/>
        </w:rPr>
        <w:t>【新增】：新增一笔空白数据；</w:t>
      </w:r>
    </w:p>
    <w:p w14:paraId="541B0F10" w14:textId="77777777" w:rsidR="000829C4" w:rsidRDefault="00000000">
      <w:pPr>
        <w:numPr>
          <w:ilvl w:val="0"/>
          <w:numId w:val="54"/>
        </w:numPr>
      </w:pPr>
      <w:r>
        <w:rPr>
          <w:rFonts w:hint="eastAsia"/>
        </w:rPr>
        <w:t>【修改】：修改所选保存状态的数据；</w:t>
      </w:r>
    </w:p>
    <w:p w14:paraId="2D1DC04A" w14:textId="77777777" w:rsidR="000829C4" w:rsidRDefault="00000000">
      <w:pPr>
        <w:numPr>
          <w:ilvl w:val="0"/>
          <w:numId w:val="54"/>
        </w:numPr>
      </w:pPr>
      <w:r>
        <w:rPr>
          <w:rFonts w:hint="eastAsia"/>
        </w:rPr>
        <w:t>【取消】：取消修改或新增的内容；</w:t>
      </w:r>
    </w:p>
    <w:p w14:paraId="6966AACD" w14:textId="77777777" w:rsidR="000829C4" w:rsidRDefault="00000000">
      <w:pPr>
        <w:numPr>
          <w:ilvl w:val="0"/>
          <w:numId w:val="54"/>
        </w:numPr>
      </w:pPr>
      <w:r>
        <w:rPr>
          <w:rFonts w:hint="eastAsia"/>
        </w:rPr>
        <w:t>【保存】：保存修改或新增的内容，；</w:t>
      </w:r>
    </w:p>
    <w:p w14:paraId="22B36519" w14:textId="77777777" w:rsidR="000829C4" w:rsidRDefault="00000000">
      <w:pPr>
        <w:numPr>
          <w:ilvl w:val="0"/>
          <w:numId w:val="54"/>
        </w:numPr>
      </w:pPr>
      <w:r>
        <w:rPr>
          <w:rFonts w:hint="eastAsia"/>
        </w:rPr>
        <w:t>【删除】：删除所选保存状态的数据；</w:t>
      </w:r>
    </w:p>
    <w:p w14:paraId="573A35C4" w14:textId="77777777" w:rsidR="000829C4" w:rsidRDefault="00000000">
      <w:pPr>
        <w:numPr>
          <w:ilvl w:val="0"/>
          <w:numId w:val="54"/>
        </w:numPr>
      </w:pPr>
      <w:r>
        <w:rPr>
          <w:rFonts w:hint="eastAsia"/>
        </w:rPr>
        <w:t>【提交】：提交保存状态的数据；</w:t>
      </w:r>
    </w:p>
    <w:p w14:paraId="6F2D7731" w14:textId="77777777" w:rsidR="000829C4" w:rsidRDefault="00000000">
      <w:pPr>
        <w:numPr>
          <w:ilvl w:val="0"/>
          <w:numId w:val="54"/>
        </w:numPr>
      </w:pPr>
      <w:r>
        <w:rPr>
          <w:rFonts w:hint="eastAsia"/>
        </w:rPr>
        <w:t>【审批】：审批，审批通过后，台账的单据状态更新为“已办结”，审批通过后的房产参与房产税金计算；</w:t>
      </w:r>
    </w:p>
    <w:p w14:paraId="3E428E95" w14:textId="77777777" w:rsidR="000829C4" w:rsidRDefault="00000000">
      <w:pPr>
        <w:numPr>
          <w:ilvl w:val="0"/>
          <w:numId w:val="54"/>
        </w:numPr>
      </w:pPr>
      <w:r>
        <w:rPr>
          <w:rFonts w:hint="eastAsia"/>
        </w:rPr>
        <w:t>【弃审】：如果已计算，则不可弃审，提示“该笔数据已计算房产税，不可弃审，请取消计算后再弃审”；如果已被变更单或补录或房产出租引用，则不可弃审，提示“该房产已被变更（或补录等）引用，不可弃审。”；</w:t>
      </w:r>
    </w:p>
    <w:p w14:paraId="1A64C6AB" w14:textId="77777777" w:rsidR="000829C4" w:rsidRDefault="00000000">
      <w:pPr>
        <w:numPr>
          <w:ilvl w:val="0"/>
          <w:numId w:val="54"/>
        </w:numPr>
      </w:pPr>
      <w:r>
        <w:rPr>
          <w:rFonts w:hint="eastAsia"/>
        </w:rPr>
        <w:t>【变更】：列表界面显示该按钮，台账为审批状态且房产状态为在用时，点击该按钮，弹</w:t>
      </w:r>
      <w:r>
        <w:rPr>
          <w:rFonts w:hint="eastAsia"/>
        </w:rPr>
        <w:lastRenderedPageBreak/>
        <w:t>出房产变更</w:t>
      </w:r>
      <w:r>
        <w:rPr>
          <w:rFonts w:hint="eastAsia"/>
        </w:rPr>
        <w:t>/</w:t>
      </w:r>
      <w:r>
        <w:rPr>
          <w:rFonts w:hint="eastAsia"/>
        </w:rPr>
        <w:t>处置卡片节点，进行信息变更，房产信息自动带出；</w:t>
      </w:r>
    </w:p>
    <w:p w14:paraId="27264E1D" w14:textId="77777777" w:rsidR="000829C4" w:rsidRDefault="00000000">
      <w:pPr>
        <w:pStyle w:val="5"/>
      </w:pPr>
      <w:r>
        <w:rPr>
          <w:rFonts w:hint="eastAsia"/>
        </w:rPr>
        <w:t>算法说明</w:t>
      </w:r>
    </w:p>
    <w:p w14:paraId="038F66A9" w14:textId="77777777" w:rsidR="000829C4" w:rsidRDefault="00000000">
      <w:r>
        <w:rPr>
          <w:rFonts w:hint="eastAsia"/>
        </w:rPr>
        <w:t>1</w:t>
      </w:r>
      <w:r>
        <w:rPr>
          <w:rFonts w:hint="eastAsia"/>
        </w:rPr>
        <w:t>、列表界面，选择</w:t>
      </w:r>
      <w:proofErr w:type="gramStart"/>
      <w:r>
        <w:rPr>
          <w:rFonts w:hint="eastAsia"/>
        </w:rPr>
        <w:t>房产台</w:t>
      </w:r>
      <w:proofErr w:type="gramEnd"/>
      <w:r>
        <w:rPr>
          <w:rFonts w:hint="eastAsia"/>
        </w:rPr>
        <w:t>账后，自动显示该房产的出租信息（单据状态为已办结</w:t>
      </w:r>
      <w:r>
        <w:rPr>
          <w:rFonts w:hint="eastAsia"/>
        </w:rPr>
        <w:t>)</w:t>
      </w:r>
      <w:r>
        <w:rPr>
          <w:rFonts w:hint="eastAsia"/>
        </w:rPr>
        <w:t>，根据合同截止日期降序排列；</w:t>
      </w:r>
    </w:p>
    <w:p w14:paraId="2F6216BF" w14:textId="77777777" w:rsidR="000829C4" w:rsidRDefault="00000000">
      <w:pPr>
        <w:pStyle w:val="5"/>
      </w:pPr>
      <w:r>
        <w:rPr>
          <w:rFonts w:hint="eastAsia"/>
        </w:rPr>
        <w:t>逻辑校验</w:t>
      </w:r>
    </w:p>
    <w:p w14:paraId="610F5D73" w14:textId="77777777" w:rsidR="000829C4" w:rsidRDefault="00000000">
      <w:pPr>
        <w:numPr>
          <w:ilvl w:val="0"/>
          <w:numId w:val="55"/>
        </w:numPr>
      </w:pPr>
      <w:r>
        <w:rPr>
          <w:rFonts w:hint="eastAsia"/>
        </w:rPr>
        <w:t>台账保存时，房产编码、产权证书</w:t>
      </w:r>
      <w:proofErr w:type="gramStart"/>
      <w:r>
        <w:rPr>
          <w:rFonts w:hint="eastAsia"/>
        </w:rPr>
        <w:t>号不可</w:t>
      </w:r>
      <w:proofErr w:type="gramEnd"/>
      <w:r>
        <w:rPr>
          <w:rFonts w:hint="eastAsia"/>
        </w:rPr>
        <w:t>重复；</w:t>
      </w:r>
    </w:p>
    <w:p w14:paraId="2580EA3B" w14:textId="77777777" w:rsidR="000829C4" w:rsidRDefault="00000000">
      <w:pPr>
        <w:numPr>
          <w:ilvl w:val="0"/>
          <w:numId w:val="55"/>
        </w:numPr>
      </w:pPr>
      <w:r>
        <w:rPr>
          <w:rFonts w:hint="eastAsia"/>
          <w:color w:val="FF0000"/>
          <w:shd w:val="clear" w:color="auto" w:fill="FFFF00"/>
        </w:rPr>
        <w:t>（新增）</w:t>
      </w:r>
      <w:commentRangeStart w:id="89"/>
      <w:r>
        <w:rPr>
          <w:rFonts w:hint="eastAsia"/>
        </w:rPr>
        <w:t>台账保存时，校验该房产所在城市地区是否</w:t>
      </w:r>
      <w:proofErr w:type="gramStart"/>
      <w:r>
        <w:rPr>
          <w:rFonts w:hint="eastAsia"/>
        </w:rPr>
        <w:t>已维护</w:t>
      </w:r>
      <w:proofErr w:type="gramEnd"/>
      <w:r>
        <w:rPr>
          <w:rFonts w:hint="eastAsia"/>
        </w:rPr>
        <w:t>扣除率，如尚未维护扣除率，弹出提示“该房产所在地区尚未维护扣除率。”</w:t>
      </w:r>
      <w:commentRangeEnd w:id="89"/>
      <w:r>
        <w:commentReference w:id="89"/>
      </w:r>
    </w:p>
    <w:p w14:paraId="5EE219FB" w14:textId="77777777" w:rsidR="000829C4" w:rsidRDefault="00000000">
      <w:pPr>
        <w:pStyle w:val="4"/>
      </w:pPr>
      <w:r>
        <w:rPr>
          <w:rFonts w:hint="eastAsia"/>
        </w:rPr>
        <w:t>输出</w:t>
      </w:r>
    </w:p>
    <w:p w14:paraId="230B941E" w14:textId="77777777" w:rsidR="000829C4" w:rsidRDefault="00000000">
      <w:r>
        <w:rPr>
          <w:rFonts w:hint="eastAsia"/>
        </w:rPr>
        <w:t>无。</w:t>
      </w:r>
    </w:p>
    <w:p w14:paraId="0E3E05E3" w14:textId="77777777" w:rsidR="000829C4" w:rsidRDefault="00000000">
      <w:pPr>
        <w:pStyle w:val="4"/>
      </w:pPr>
      <w:r>
        <w:rPr>
          <w:rFonts w:hint="eastAsia"/>
        </w:rPr>
        <w:t>非功能性需求</w:t>
      </w:r>
    </w:p>
    <w:p w14:paraId="7C7497C6" w14:textId="77777777" w:rsidR="000829C4" w:rsidRDefault="00000000">
      <w:r>
        <w:rPr>
          <w:rFonts w:hint="eastAsia"/>
        </w:rPr>
        <w:t>无。</w:t>
      </w:r>
    </w:p>
    <w:p w14:paraId="1FEF7D9E" w14:textId="77777777" w:rsidR="000829C4" w:rsidRDefault="00000000">
      <w:pPr>
        <w:pStyle w:val="3"/>
      </w:pPr>
      <w:bookmarkStart w:id="90" w:name="_Toc26147"/>
      <w:bookmarkStart w:id="91" w:name="_Toc254145132"/>
      <w:bookmarkStart w:id="92" w:name="_Toc4294"/>
      <w:r>
        <w:rPr>
          <w:rFonts w:hint="eastAsia"/>
        </w:rPr>
        <w:t>房产变更</w:t>
      </w:r>
      <w:r>
        <w:rPr>
          <w:rFonts w:hint="eastAsia"/>
        </w:rPr>
        <w:t>/</w:t>
      </w:r>
      <w:r>
        <w:rPr>
          <w:rFonts w:hint="eastAsia"/>
        </w:rPr>
        <w:t>处置</w:t>
      </w:r>
      <w:bookmarkEnd w:id="90"/>
      <w:bookmarkEnd w:id="91"/>
      <w:bookmarkEnd w:id="92"/>
    </w:p>
    <w:p w14:paraId="41B2E573" w14:textId="77777777" w:rsidR="000829C4" w:rsidRDefault="00000000">
      <w:pPr>
        <w:pStyle w:val="4"/>
      </w:pPr>
      <w:r>
        <w:rPr>
          <w:rFonts w:hint="eastAsia"/>
        </w:rPr>
        <w:t>功能描述</w:t>
      </w:r>
    </w:p>
    <w:p w14:paraId="07193875" w14:textId="77777777" w:rsidR="000829C4" w:rsidRDefault="00000000">
      <w:pPr>
        <w:ind w:firstLine="420"/>
      </w:pPr>
      <w:r>
        <w:rPr>
          <w:rFonts w:hint="eastAsia"/>
        </w:rPr>
        <w:t>本功能为房产信息变更或房产处置节点。</w:t>
      </w:r>
    </w:p>
    <w:p w14:paraId="6D97A583" w14:textId="77777777" w:rsidR="000829C4" w:rsidRDefault="00000000">
      <w:pPr>
        <w:pStyle w:val="4"/>
      </w:pPr>
      <w:r>
        <w:rPr>
          <w:rFonts w:hint="eastAsia"/>
        </w:rPr>
        <w:t>原型界面</w:t>
      </w:r>
    </w:p>
    <w:p w14:paraId="6DB57797" w14:textId="77777777" w:rsidR="000829C4" w:rsidRDefault="00000000">
      <w:r>
        <w:rPr>
          <w:rFonts w:hint="eastAsia"/>
        </w:rPr>
        <w:t>列表：</w:t>
      </w:r>
    </w:p>
    <w:p w14:paraId="65B9D65C" w14:textId="77777777" w:rsidR="000829C4" w:rsidRDefault="00000000">
      <w:r>
        <w:rPr>
          <w:noProof/>
        </w:rPr>
        <w:lastRenderedPageBreak/>
        <w:drawing>
          <wp:inline distT="0" distB="0" distL="114300" distR="114300" wp14:anchorId="44880282" wp14:editId="30D51476">
            <wp:extent cx="5274310" cy="2308860"/>
            <wp:effectExtent l="0" t="0" r="8890" b="2540"/>
            <wp:docPr id="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6"/>
                    <pic:cNvPicPr>
                      <a:picLocks noChangeAspect="1"/>
                    </pic:cNvPicPr>
                  </pic:nvPicPr>
                  <pic:blipFill>
                    <a:blip r:embed="rId43"/>
                    <a:stretch>
                      <a:fillRect/>
                    </a:stretch>
                  </pic:blipFill>
                  <pic:spPr>
                    <a:xfrm>
                      <a:off x="0" y="0"/>
                      <a:ext cx="5274310" cy="2308860"/>
                    </a:xfrm>
                    <a:prstGeom prst="rect">
                      <a:avLst/>
                    </a:prstGeom>
                    <a:noFill/>
                    <a:ln>
                      <a:noFill/>
                    </a:ln>
                  </pic:spPr>
                </pic:pic>
              </a:graphicData>
            </a:graphic>
          </wp:inline>
        </w:drawing>
      </w:r>
    </w:p>
    <w:p w14:paraId="25618707" w14:textId="77777777" w:rsidR="000829C4" w:rsidRDefault="00000000">
      <w:r>
        <w:rPr>
          <w:rFonts w:hint="eastAsia"/>
        </w:rPr>
        <w:t>卡片：</w:t>
      </w:r>
    </w:p>
    <w:p w14:paraId="2985D7D5" w14:textId="77777777" w:rsidR="000829C4" w:rsidRDefault="00000000">
      <w:r>
        <w:rPr>
          <w:noProof/>
        </w:rPr>
        <w:drawing>
          <wp:inline distT="0" distB="0" distL="114300" distR="114300" wp14:anchorId="797EC788" wp14:editId="0FB9B65A">
            <wp:extent cx="5272405" cy="2294890"/>
            <wp:effectExtent l="0" t="0" r="10795" b="16510"/>
            <wp:docPr id="1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7"/>
                    <pic:cNvPicPr>
                      <a:picLocks noChangeAspect="1"/>
                    </pic:cNvPicPr>
                  </pic:nvPicPr>
                  <pic:blipFill>
                    <a:blip r:embed="rId44"/>
                    <a:stretch>
                      <a:fillRect/>
                    </a:stretch>
                  </pic:blipFill>
                  <pic:spPr>
                    <a:xfrm>
                      <a:off x="0" y="0"/>
                      <a:ext cx="5272405" cy="2294890"/>
                    </a:xfrm>
                    <a:prstGeom prst="rect">
                      <a:avLst/>
                    </a:prstGeom>
                    <a:noFill/>
                    <a:ln>
                      <a:noFill/>
                    </a:ln>
                  </pic:spPr>
                </pic:pic>
              </a:graphicData>
            </a:graphic>
          </wp:inline>
        </w:drawing>
      </w:r>
    </w:p>
    <w:p w14:paraId="0EB5DA60" w14:textId="77777777" w:rsidR="000829C4" w:rsidRDefault="00000000">
      <w:pPr>
        <w:pStyle w:val="4"/>
      </w:pPr>
      <w:r>
        <w:rPr>
          <w:rFonts w:hint="eastAsia"/>
        </w:rPr>
        <w:t>输入列表</w:t>
      </w:r>
    </w:p>
    <w:p w14:paraId="7187601A"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6E335191" w14:textId="77777777">
        <w:tc>
          <w:tcPr>
            <w:tcW w:w="1561" w:type="dxa"/>
            <w:shd w:val="clear" w:color="auto" w:fill="DEEBF6" w:themeFill="accent1" w:themeFillTint="32"/>
          </w:tcPr>
          <w:p w14:paraId="717EAD5E"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23CDECF5"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2E082595"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09968FE9"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701B9BC2" w14:textId="77777777" w:rsidR="000829C4" w:rsidRDefault="00000000">
            <w:pPr>
              <w:jc w:val="center"/>
              <w:rPr>
                <w:b/>
                <w:bCs/>
              </w:rPr>
            </w:pPr>
            <w:r>
              <w:rPr>
                <w:rFonts w:hint="eastAsia"/>
                <w:b/>
                <w:bCs/>
              </w:rPr>
              <w:t>备注</w:t>
            </w:r>
          </w:p>
        </w:tc>
      </w:tr>
      <w:tr w:rsidR="000829C4" w14:paraId="1A5B3C55" w14:textId="77777777">
        <w:tc>
          <w:tcPr>
            <w:tcW w:w="1561" w:type="dxa"/>
          </w:tcPr>
          <w:p w14:paraId="41CD1DB0" w14:textId="77777777" w:rsidR="000829C4" w:rsidRDefault="00000000">
            <w:r>
              <w:rPr>
                <w:rFonts w:hint="eastAsia"/>
              </w:rPr>
              <w:t>机构</w:t>
            </w:r>
          </w:p>
        </w:tc>
        <w:tc>
          <w:tcPr>
            <w:tcW w:w="1110" w:type="dxa"/>
          </w:tcPr>
          <w:p w14:paraId="74F8C612" w14:textId="77777777" w:rsidR="000829C4" w:rsidRDefault="00000000">
            <w:pPr>
              <w:jc w:val="center"/>
            </w:pPr>
            <w:r>
              <w:rPr>
                <w:rFonts w:hint="eastAsia"/>
              </w:rPr>
              <w:t>参照</w:t>
            </w:r>
          </w:p>
        </w:tc>
        <w:tc>
          <w:tcPr>
            <w:tcW w:w="1089" w:type="dxa"/>
          </w:tcPr>
          <w:p w14:paraId="06D39847" w14:textId="77777777" w:rsidR="000829C4" w:rsidRDefault="00000000">
            <w:pPr>
              <w:jc w:val="center"/>
            </w:pPr>
            <w:r>
              <w:rPr>
                <w:rFonts w:hint="eastAsia"/>
              </w:rPr>
              <w:t>手动选择</w:t>
            </w:r>
          </w:p>
        </w:tc>
        <w:tc>
          <w:tcPr>
            <w:tcW w:w="1429" w:type="dxa"/>
          </w:tcPr>
          <w:p w14:paraId="7E859975" w14:textId="77777777" w:rsidR="000829C4" w:rsidRDefault="00000000">
            <w:pPr>
              <w:jc w:val="center"/>
            </w:pPr>
            <w:r>
              <w:rPr>
                <w:rFonts w:hint="eastAsia"/>
              </w:rPr>
              <w:t>否</w:t>
            </w:r>
          </w:p>
        </w:tc>
        <w:tc>
          <w:tcPr>
            <w:tcW w:w="3330" w:type="dxa"/>
          </w:tcPr>
          <w:p w14:paraId="665D0A26" w14:textId="77777777" w:rsidR="000829C4" w:rsidRDefault="00000000">
            <w:r>
              <w:rPr>
                <w:rFonts w:hint="eastAsia"/>
              </w:rPr>
              <w:t>参照机构档案，增加用户权限。</w:t>
            </w:r>
          </w:p>
        </w:tc>
      </w:tr>
      <w:tr w:rsidR="000829C4" w14:paraId="426F8B81" w14:textId="77777777">
        <w:tc>
          <w:tcPr>
            <w:tcW w:w="1561" w:type="dxa"/>
          </w:tcPr>
          <w:p w14:paraId="39264B44" w14:textId="77777777" w:rsidR="000829C4" w:rsidRDefault="00000000">
            <w:r>
              <w:rPr>
                <w:rFonts w:hint="eastAsia"/>
              </w:rPr>
              <w:t>房产编码</w:t>
            </w:r>
          </w:p>
        </w:tc>
        <w:tc>
          <w:tcPr>
            <w:tcW w:w="1110" w:type="dxa"/>
          </w:tcPr>
          <w:p w14:paraId="0D2246FF" w14:textId="77777777" w:rsidR="000829C4" w:rsidRDefault="00000000">
            <w:pPr>
              <w:jc w:val="center"/>
            </w:pPr>
            <w:r>
              <w:rPr>
                <w:rFonts w:hint="eastAsia"/>
              </w:rPr>
              <w:t>参照</w:t>
            </w:r>
          </w:p>
        </w:tc>
        <w:tc>
          <w:tcPr>
            <w:tcW w:w="1089" w:type="dxa"/>
          </w:tcPr>
          <w:p w14:paraId="770A6F90" w14:textId="77777777" w:rsidR="000829C4" w:rsidRDefault="00000000">
            <w:pPr>
              <w:jc w:val="center"/>
            </w:pPr>
            <w:r>
              <w:rPr>
                <w:rFonts w:hint="eastAsia"/>
              </w:rPr>
              <w:t>手动选择</w:t>
            </w:r>
          </w:p>
        </w:tc>
        <w:tc>
          <w:tcPr>
            <w:tcW w:w="1429" w:type="dxa"/>
          </w:tcPr>
          <w:p w14:paraId="6666D9BA" w14:textId="77777777" w:rsidR="000829C4" w:rsidRDefault="00000000">
            <w:pPr>
              <w:jc w:val="center"/>
            </w:pPr>
            <w:r>
              <w:rPr>
                <w:rFonts w:hint="eastAsia"/>
              </w:rPr>
              <w:t>否</w:t>
            </w:r>
          </w:p>
        </w:tc>
        <w:tc>
          <w:tcPr>
            <w:tcW w:w="3330" w:type="dxa"/>
          </w:tcPr>
          <w:p w14:paraId="12BB9C80" w14:textId="77777777" w:rsidR="000829C4" w:rsidRDefault="00000000">
            <w:r>
              <w:rPr>
                <w:rFonts w:hint="eastAsia"/>
              </w:rPr>
              <w:t>参照房产信息台账，用户权限下的机构对应的房产</w:t>
            </w:r>
          </w:p>
        </w:tc>
      </w:tr>
      <w:tr w:rsidR="000829C4" w14:paraId="578EAA74" w14:textId="77777777">
        <w:tc>
          <w:tcPr>
            <w:tcW w:w="1561" w:type="dxa"/>
          </w:tcPr>
          <w:p w14:paraId="4C47A5C2" w14:textId="77777777" w:rsidR="000829C4" w:rsidRDefault="00000000">
            <w:r>
              <w:rPr>
                <w:rFonts w:hint="eastAsia"/>
              </w:rPr>
              <w:t>变更日期起止</w:t>
            </w:r>
          </w:p>
        </w:tc>
        <w:tc>
          <w:tcPr>
            <w:tcW w:w="1110" w:type="dxa"/>
          </w:tcPr>
          <w:p w14:paraId="73AEF1C5" w14:textId="77777777" w:rsidR="000829C4" w:rsidRDefault="00000000">
            <w:pPr>
              <w:jc w:val="center"/>
            </w:pPr>
            <w:r>
              <w:rPr>
                <w:rFonts w:hint="eastAsia"/>
              </w:rPr>
              <w:t>日历控件</w:t>
            </w:r>
          </w:p>
        </w:tc>
        <w:tc>
          <w:tcPr>
            <w:tcW w:w="1089" w:type="dxa"/>
          </w:tcPr>
          <w:p w14:paraId="197DFACB" w14:textId="77777777" w:rsidR="000829C4" w:rsidRDefault="00000000">
            <w:pPr>
              <w:jc w:val="center"/>
            </w:pPr>
            <w:r>
              <w:rPr>
                <w:rFonts w:hint="eastAsia"/>
              </w:rPr>
              <w:t>手动选择</w:t>
            </w:r>
          </w:p>
        </w:tc>
        <w:tc>
          <w:tcPr>
            <w:tcW w:w="1429" w:type="dxa"/>
          </w:tcPr>
          <w:p w14:paraId="110B0AB3" w14:textId="77777777" w:rsidR="000829C4" w:rsidRDefault="00000000">
            <w:pPr>
              <w:jc w:val="center"/>
            </w:pPr>
            <w:r>
              <w:rPr>
                <w:rFonts w:hint="eastAsia"/>
              </w:rPr>
              <w:t>否</w:t>
            </w:r>
          </w:p>
        </w:tc>
        <w:tc>
          <w:tcPr>
            <w:tcW w:w="3330" w:type="dxa"/>
          </w:tcPr>
          <w:p w14:paraId="6FA63D68" w14:textId="77777777" w:rsidR="000829C4" w:rsidRDefault="000829C4"/>
        </w:tc>
      </w:tr>
    </w:tbl>
    <w:p w14:paraId="172DFEBB" w14:textId="77777777" w:rsidR="000829C4" w:rsidRDefault="000829C4"/>
    <w:p w14:paraId="5A921690" w14:textId="77777777" w:rsidR="000829C4" w:rsidRDefault="00000000">
      <w:r>
        <w:rPr>
          <w:rFonts w:hint="eastAsia"/>
        </w:rPr>
        <w:t>主表：</w:t>
      </w:r>
    </w:p>
    <w:tbl>
      <w:tblPr>
        <w:tblStyle w:val="ab"/>
        <w:tblW w:w="0" w:type="auto"/>
        <w:tblLook w:val="04A0" w:firstRow="1" w:lastRow="0" w:firstColumn="1" w:lastColumn="0" w:noHBand="0" w:noVBand="1"/>
      </w:tblPr>
      <w:tblGrid>
        <w:gridCol w:w="1499"/>
        <w:gridCol w:w="1101"/>
        <w:gridCol w:w="1052"/>
        <w:gridCol w:w="1373"/>
        <w:gridCol w:w="3271"/>
      </w:tblGrid>
      <w:tr w:rsidR="000829C4" w14:paraId="7F79A31D" w14:textId="77777777">
        <w:tc>
          <w:tcPr>
            <w:tcW w:w="1561" w:type="dxa"/>
            <w:shd w:val="clear" w:color="auto" w:fill="DEEBF6" w:themeFill="accent1" w:themeFillTint="32"/>
          </w:tcPr>
          <w:p w14:paraId="317868DB"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735B6B87"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15390F4F"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490D0784"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13E6272D" w14:textId="77777777" w:rsidR="000829C4" w:rsidRDefault="00000000">
            <w:pPr>
              <w:jc w:val="center"/>
              <w:rPr>
                <w:b/>
                <w:bCs/>
              </w:rPr>
            </w:pPr>
            <w:r>
              <w:rPr>
                <w:rFonts w:hint="eastAsia"/>
                <w:b/>
                <w:bCs/>
              </w:rPr>
              <w:t>备注</w:t>
            </w:r>
          </w:p>
        </w:tc>
      </w:tr>
      <w:tr w:rsidR="000829C4" w14:paraId="4364224F" w14:textId="77777777">
        <w:tc>
          <w:tcPr>
            <w:tcW w:w="1561" w:type="dxa"/>
          </w:tcPr>
          <w:p w14:paraId="78739175" w14:textId="77777777" w:rsidR="000829C4" w:rsidRDefault="00000000">
            <w:r>
              <w:rPr>
                <w:rFonts w:hint="eastAsia"/>
              </w:rPr>
              <w:lastRenderedPageBreak/>
              <w:t>单据编号</w:t>
            </w:r>
          </w:p>
        </w:tc>
        <w:tc>
          <w:tcPr>
            <w:tcW w:w="1110" w:type="dxa"/>
          </w:tcPr>
          <w:p w14:paraId="04A03483" w14:textId="77777777" w:rsidR="000829C4" w:rsidRDefault="00000000">
            <w:pPr>
              <w:jc w:val="center"/>
            </w:pPr>
            <w:r>
              <w:rPr>
                <w:rFonts w:hint="eastAsia"/>
              </w:rPr>
              <w:t>字符</w:t>
            </w:r>
          </w:p>
        </w:tc>
        <w:tc>
          <w:tcPr>
            <w:tcW w:w="1089" w:type="dxa"/>
          </w:tcPr>
          <w:p w14:paraId="110B3493" w14:textId="77777777" w:rsidR="000829C4" w:rsidRDefault="00000000">
            <w:pPr>
              <w:jc w:val="center"/>
            </w:pPr>
            <w:r>
              <w:rPr>
                <w:rFonts w:hint="eastAsia"/>
              </w:rPr>
              <w:t>自动生成</w:t>
            </w:r>
          </w:p>
        </w:tc>
        <w:tc>
          <w:tcPr>
            <w:tcW w:w="1429" w:type="dxa"/>
          </w:tcPr>
          <w:p w14:paraId="75EC9A9B" w14:textId="77777777" w:rsidR="000829C4" w:rsidRDefault="00000000">
            <w:pPr>
              <w:jc w:val="center"/>
            </w:pPr>
            <w:r>
              <w:rPr>
                <w:rFonts w:hint="eastAsia"/>
              </w:rPr>
              <w:t>是</w:t>
            </w:r>
          </w:p>
        </w:tc>
        <w:tc>
          <w:tcPr>
            <w:tcW w:w="3330" w:type="dxa"/>
          </w:tcPr>
          <w:p w14:paraId="10F416C9" w14:textId="77777777" w:rsidR="000829C4" w:rsidRDefault="00000000">
            <w:pPr>
              <w:spacing w:before="120"/>
              <w:jc w:val="left"/>
            </w:pPr>
            <w:r>
              <w:rPr>
                <w:rFonts w:hint="eastAsia"/>
              </w:rPr>
              <w:t>自动生成，编码规则为</w:t>
            </w:r>
            <w:r>
              <w:rPr>
                <w:rFonts w:hint="eastAsia"/>
              </w:rPr>
              <w:t>FCBGCZ</w:t>
            </w:r>
            <w:r>
              <w:rPr>
                <w:rFonts w:ascii="Times New Roman" w:eastAsia="楷体" w:hint="eastAsia"/>
              </w:rPr>
              <w:t>+</w:t>
            </w:r>
            <w:r>
              <w:rPr>
                <w:rFonts w:hint="eastAsia"/>
              </w:rPr>
              <w:t>日期</w:t>
            </w:r>
            <w:r>
              <w:rPr>
                <w:rFonts w:hint="eastAsia"/>
              </w:rPr>
              <w:t>+</w:t>
            </w:r>
            <w:r>
              <w:rPr>
                <w:rFonts w:hint="eastAsia"/>
              </w:rPr>
              <w:t>序号，如</w:t>
            </w:r>
            <w:r>
              <w:rPr>
                <w:rFonts w:hint="eastAsia"/>
              </w:rPr>
              <w:t>FCBGCZ2021011300001</w:t>
            </w:r>
          </w:p>
          <w:p w14:paraId="7F1AD4D6"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2C2046C5" w14:textId="77777777">
        <w:tc>
          <w:tcPr>
            <w:tcW w:w="1561" w:type="dxa"/>
          </w:tcPr>
          <w:p w14:paraId="7385013F" w14:textId="77777777" w:rsidR="000829C4" w:rsidRDefault="00000000">
            <w:r>
              <w:rPr>
                <w:rFonts w:hint="eastAsia"/>
              </w:rPr>
              <w:t>机构</w:t>
            </w:r>
          </w:p>
        </w:tc>
        <w:tc>
          <w:tcPr>
            <w:tcW w:w="1110" w:type="dxa"/>
          </w:tcPr>
          <w:p w14:paraId="508DB1D7" w14:textId="77777777" w:rsidR="000829C4" w:rsidRDefault="00000000">
            <w:pPr>
              <w:jc w:val="center"/>
            </w:pPr>
            <w:r>
              <w:rPr>
                <w:rFonts w:hint="eastAsia"/>
              </w:rPr>
              <w:t>参照</w:t>
            </w:r>
          </w:p>
        </w:tc>
        <w:tc>
          <w:tcPr>
            <w:tcW w:w="1089" w:type="dxa"/>
          </w:tcPr>
          <w:p w14:paraId="66EC6AEE" w14:textId="77777777" w:rsidR="000829C4" w:rsidRDefault="00000000">
            <w:pPr>
              <w:jc w:val="center"/>
            </w:pPr>
            <w:r>
              <w:rPr>
                <w:rFonts w:hint="eastAsia"/>
              </w:rPr>
              <w:t>手动选择</w:t>
            </w:r>
          </w:p>
        </w:tc>
        <w:tc>
          <w:tcPr>
            <w:tcW w:w="1429" w:type="dxa"/>
          </w:tcPr>
          <w:p w14:paraId="16CF26E6" w14:textId="77777777" w:rsidR="000829C4" w:rsidRDefault="00000000">
            <w:pPr>
              <w:jc w:val="center"/>
            </w:pPr>
            <w:r>
              <w:rPr>
                <w:rFonts w:hint="eastAsia"/>
              </w:rPr>
              <w:t>是</w:t>
            </w:r>
          </w:p>
        </w:tc>
        <w:tc>
          <w:tcPr>
            <w:tcW w:w="3330" w:type="dxa"/>
          </w:tcPr>
          <w:p w14:paraId="2413F164" w14:textId="77777777" w:rsidR="000829C4" w:rsidRDefault="00000000">
            <w:r>
              <w:rPr>
                <w:rFonts w:hint="eastAsia"/>
              </w:rPr>
              <w:t>参照机构档案，增加用户权限。</w:t>
            </w:r>
          </w:p>
        </w:tc>
      </w:tr>
      <w:tr w:rsidR="000829C4" w14:paraId="520D3733" w14:textId="77777777">
        <w:tc>
          <w:tcPr>
            <w:tcW w:w="1561" w:type="dxa"/>
          </w:tcPr>
          <w:p w14:paraId="6D47CB4E" w14:textId="77777777" w:rsidR="000829C4" w:rsidRDefault="00000000">
            <w:r>
              <w:rPr>
                <w:rFonts w:hint="eastAsia"/>
              </w:rPr>
              <w:t>房产编号</w:t>
            </w:r>
          </w:p>
        </w:tc>
        <w:tc>
          <w:tcPr>
            <w:tcW w:w="1110" w:type="dxa"/>
          </w:tcPr>
          <w:p w14:paraId="764F6412" w14:textId="77777777" w:rsidR="000829C4" w:rsidRDefault="00000000">
            <w:pPr>
              <w:jc w:val="center"/>
            </w:pPr>
            <w:r>
              <w:rPr>
                <w:rFonts w:hint="eastAsia"/>
              </w:rPr>
              <w:t>参照</w:t>
            </w:r>
          </w:p>
        </w:tc>
        <w:tc>
          <w:tcPr>
            <w:tcW w:w="1089" w:type="dxa"/>
          </w:tcPr>
          <w:p w14:paraId="5EBF06BD" w14:textId="77777777" w:rsidR="000829C4" w:rsidRDefault="00000000">
            <w:pPr>
              <w:jc w:val="center"/>
            </w:pPr>
            <w:r>
              <w:rPr>
                <w:rFonts w:hint="eastAsia"/>
              </w:rPr>
              <w:t>手动选择</w:t>
            </w:r>
          </w:p>
        </w:tc>
        <w:tc>
          <w:tcPr>
            <w:tcW w:w="1429" w:type="dxa"/>
          </w:tcPr>
          <w:p w14:paraId="617278C5" w14:textId="77777777" w:rsidR="000829C4" w:rsidRDefault="00000000">
            <w:pPr>
              <w:jc w:val="center"/>
            </w:pPr>
            <w:r>
              <w:rPr>
                <w:rFonts w:hint="eastAsia"/>
              </w:rPr>
              <w:t>是</w:t>
            </w:r>
          </w:p>
        </w:tc>
        <w:tc>
          <w:tcPr>
            <w:tcW w:w="3330" w:type="dxa"/>
          </w:tcPr>
          <w:p w14:paraId="7F8FFDEC" w14:textId="77777777" w:rsidR="000829C4" w:rsidRDefault="00000000">
            <w:r>
              <w:rPr>
                <w:rFonts w:hint="eastAsia"/>
              </w:rPr>
              <w:t>参照房产信息台账，只参照所选</w:t>
            </w:r>
            <w:proofErr w:type="gramStart"/>
            <w:r>
              <w:rPr>
                <w:rFonts w:hint="eastAsia"/>
              </w:rPr>
              <w:t>机构下且房产</w:t>
            </w:r>
            <w:proofErr w:type="gramEnd"/>
            <w:r>
              <w:rPr>
                <w:rFonts w:hint="eastAsia"/>
              </w:rPr>
              <w:t>状态为</w:t>
            </w:r>
            <w:proofErr w:type="gramStart"/>
            <w:r>
              <w:rPr>
                <w:rFonts w:hint="eastAsia"/>
              </w:rPr>
              <w:t>在用且已</w:t>
            </w:r>
            <w:proofErr w:type="gramEnd"/>
            <w:r>
              <w:rPr>
                <w:rFonts w:hint="eastAsia"/>
              </w:rPr>
              <w:t>审批的数据。</w:t>
            </w:r>
          </w:p>
        </w:tc>
      </w:tr>
      <w:tr w:rsidR="000829C4" w14:paraId="64D29827" w14:textId="77777777">
        <w:tc>
          <w:tcPr>
            <w:tcW w:w="1561" w:type="dxa"/>
          </w:tcPr>
          <w:p w14:paraId="600B9217" w14:textId="77777777" w:rsidR="000829C4" w:rsidRDefault="00000000">
            <w:r>
              <w:rPr>
                <w:rFonts w:hint="eastAsia"/>
              </w:rPr>
              <w:t>房产名称</w:t>
            </w:r>
          </w:p>
        </w:tc>
        <w:tc>
          <w:tcPr>
            <w:tcW w:w="1110" w:type="dxa"/>
          </w:tcPr>
          <w:p w14:paraId="36F07225" w14:textId="77777777" w:rsidR="000829C4" w:rsidRDefault="00000000">
            <w:pPr>
              <w:jc w:val="center"/>
            </w:pPr>
            <w:r>
              <w:rPr>
                <w:rFonts w:hint="eastAsia"/>
              </w:rPr>
              <w:t>字符</w:t>
            </w:r>
          </w:p>
        </w:tc>
        <w:tc>
          <w:tcPr>
            <w:tcW w:w="1089" w:type="dxa"/>
          </w:tcPr>
          <w:p w14:paraId="4157BD99" w14:textId="77777777" w:rsidR="000829C4" w:rsidRDefault="00000000">
            <w:pPr>
              <w:jc w:val="center"/>
            </w:pPr>
            <w:r>
              <w:rPr>
                <w:rFonts w:hint="eastAsia"/>
              </w:rPr>
              <w:t>自动带出</w:t>
            </w:r>
          </w:p>
        </w:tc>
        <w:tc>
          <w:tcPr>
            <w:tcW w:w="1429" w:type="dxa"/>
          </w:tcPr>
          <w:p w14:paraId="5E116D59" w14:textId="77777777" w:rsidR="000829C4" w:rsidRDefault="00000000">
            <w:pPr>
              <w:jc w:val="center"/>
            </w:pPr>
            <w:r>
              <w:rPr>
                <w:rFonts w:hint="eastAsia"/>
              </w:rPr>
              <w:t>是</w:t>
            </w:r>
          </w:p>
        </w:tc>
        <w:tc>
          <w:tcPr>
            <w:tcW w:w="3330" w:type="dxa"/>
          </w:tcPr>
          <w:p w14:paraId="5D9CD635" w14:textId="77777777" w:rsidR="000829C4" w:rsidRDefault="00000000">
            <w:r>
              <w:rPr>
                <w:rFonts w:hint="eastAsia"/>
              </w:rPr>
              <w:t>不可编辑</w:t>
            </w:r>
          </w:p>
        </w:tc>
      </w:tr>
      <w:tr w:rsidR="000829C4" w14:paraId="17272AC9" w14:textId="77777777">
        <w:tc>
          <w:tcPr>
            <w:tcW w:w="1561" w:type="dxa"/>
          </w:tcPr>
          <w:p w14:paraId="7E23F565" w14:textId="77777777" w:rsidR="000829C4" w:rsidRDefault="00000000">
            <w:r>
              <w:rPr>
                <w:rFonts w:hint="eastAsia"/>
              </w:rPr>
              <w:t>变更类型</w:t>
            </w:r>
          </w:p>
        </w:tc>
        <w:tc>
          <w:tcPr>
            <w:tcW w:w="1110" w:type="dxa"/>
          </w:tcPr>
          <w:p w14:paraId="448A0CBE" w14:textId="77777777" w:rsidR="000829C4" w:rsidRDefault="00000000">
            <w:pPr>
              <w:jc w:val="center"/>
            </w:pPr>
            <w:r>
              <w:rPr>
                <w:rFonts w:hint="eastAsia"/>
              </w:rPr>
              <w:t>枚举</w:t>
            </w:r>
          </w:p>
        </w:tc>
        <w:tc>
          <w:tcPr>
            <w:tcW w:w="1089" w:type="dxa"/>
          </w:tcPr>
          <w:p w14:paraId="7F17A1F9" w14:textId="77777777" w:rsidR="000829C4" w:rsidRDefault="00000000">
            <w:pPr>
              <w:jc w:val="center"/>
            </w:pPr>
            <w:r>
              <w:rPr>
                <w:rFonts w:hint="eastAsia"/>
              </w:rPr>
              <w:t>手动选择</w:t>
            </w:r>
          </w:p>
        </w:tc>
        <w:tc>
          <w:tcPr>
            <w:tcW w:w="1429" w:type="dxa"/>
          </w:tcPr>
          <w:p w14:paraId="48ADBC33" w14:textId="77777777" w:rsidR="000829C4" w:rsidRDefault="00000000">
            <w:pPr>
              <w:jc w:val="center"/>
            </w:pPr>
            <w:r>
              <w:rPr>
                <w:rFonts w:hint="eastAsia"/>
              </w:rPr>
              <w:t>是</w:t>
            </w:r>
          </w:p>
        </w:tc>
        <w:tc>
          <w:tcPr>
            <w:tcW w:w="3330" w:type="dxa"/>
          </w:tcPr>
          <w:p w14:paraId="4C19DC59" w14:textId="77777777" w:rsidR="000829C4" w:rsidRDefault="00000000">
            <w:r>
              <w:rPr>
                <w:rFonts w:hint="eastAsia"/>
              </w:rPr>
              <w:t>基础信息变更</w:t>
            </w:r>
            <w:r>
              <w:rPr>
                <w:rFonts w:hint="eastAsia"/>
              </w:rPr>
              <w:t>/</w:t>
            </w:r>
            <w:r>
              <w:rPr>
                <w:rFonts w:hint="eastAsia"/>
              </w:rPr>
              <w:t>房产处置</w:t>
            </w:r>
          </w:p>
        </w:tc>
      </w:tr>
      <w:tr w:rsidR="000829C4" w14:paraId="2932E6AA" w14:textId="77777777">
        <w:tc>
          <w:tcPr>
            <w:tcW w:w="1561" w:type="dxa"/>
          </w:tcPr>
          <w:p w14:paraId="54A11C70" w14:textId="77777777" w:rsidR="000829C4" w:rsidRDefault="00000000">
            <w:r>
              <w:rPr>
                <w:rFonts w:hint="eastAsia"/>
              </w:rPr>
              <w:t>录入日期</w:t>
            </w:r>
          </w:p>
        </w:tc>
        <w:tc>
          <w:tcPr>
            <w:tcW w:w="1110" w:type="dxa"/>
          </w:tcPr>
          <w:p w14:paraId="43CCD01A" w14:textId="77777777" w:rsidR="000829C4" w:rsidRDefault="00000000">
            <w:pPr>
              <w:jc w:val="center"/>
            </w:pPr>
            <w:r>
              <w:rPr>
                <w:rFonts w:hint="eastAsia"/>
              </w:rPr>
              <w:t>日历控件</w:t>
            </w:r>
          </w:p>
        </w:tc>
        <w:tc>
          <w:tcPr>
            <w:tcW w:w="1089" w:type="dxa"/>
          </w:tcPr>
          <w:p w14:paraId="23584000" w14:textId="77777777" w:rsidR="000829C4" w:rsidRDefault="00000000">
            <w:pPr>
              <w:jc w:val="center"/>
            </w:pPr>
            <w:r>
              <w:rPr>
                <w:rFonts w:hint="eastAsia"/>
              </w:rPr>
              <w:t>手动选择</w:t>
            </w:r>
          </w:p>
        </w:tc>
        <w:tc>
          <w:tcPr>
            <w:tcW w:w="1429" w:type="dxa"/>
          </w:tcPr>
          <w:p w14:paraId="0B9C0F94" w14:textId="77777777" w:rsidR="000829C4" w:rsidRDefault="00000000">
            <w:pPr>
              <w:jc w:val="center"/>
            </w:pPr>
            <w:r>
              <w:rPr>
                <w:rFonts w:hint="eastAsia"/>
              </w:rPr>
              <w:t>是</w:t>
            </w:r>
          </w:p>
        </w:tc>
        <w:tc>
          <w:tcPr>
            <w:tcW w:w="3330" w:type="dxa"/>
          </w:tcPr>
          <w:p w14:paraId="7D0E507E" w14:textId="77777777" w:rsidR="000829C4" w:rsidRDefault="00000000">
            <w:r>
              <w:rPr>
                <w:rFonts w:hint="eastAsia"/>
              </w:rPr>
              <w:t>默认系统日期，可编辑</w:t>
            </w:r>
          </w:p>
        </w:tc>
      </w:tr>
      <w:tr w:rsidR="000829C4" w14:paraId="6C0C7256" w14:textId="77777777">
        <w:tc>
          <w:tcPr>
            <w:tcW w:w="1561" w:type="dxa"/>
          </w:tcPr>
          <w:p w14:paraId="20C7C906" w14:textId="77777777" w:rsidR="000829C4" w:rsidRDefault="00000000">
            <w:r>
              <w:rPr>
                <w:rFonts w:hint="eastAsia"/>
              </w:rPr>
              <w:t>变更</w:t>
            </w:r>
            <w:r>
              <w:rPr>
                <w:rFonts w:hint="eastAsia"/>
              </w:rPr>
              <w:t>/</w:t>
            </w:r>
            <w:r>
              <w:rPr>
                <w:rFonts w:hint="eastAsia"/>
              </w:rPr>
              <w:t>处置日期</w:t>
            </w:r>
          </w:p>
        </w:tc>
        <w:tc>
          <w:tcPr>
            <w:tcW w:w="1110" w:type="dxa"/>
          </w:tcPr>
          <w:p w14:paraId="2B77A6AD" w14:textId="77777777" w:rsidR="000829C4" w:rsidRDefault="00000000">
            <w:pPr>
              <w:jc w:val="center"/>
            </w:pPr>
            <w:r>
              <w:rPr>
                <w:rFonts w:hint="eastAsia"/>
              </w:rPr>
              <w:t>日历控件</w:t>
            </w:r>
          </w:p>
        </w:tc>
        <w:tc>
          <w:tcPr>
            <w:tcW w:w="1089" w:type="dxa"/>
          </w:tcPr>
          <w:p w14:paraId="2841F6DE" w14:textId="77777777" w:rsidR="000829C4" w:rsidRDefault="00000000">
            <w:pPr>
              <w:jc w:val="center"/>
            </w:pPr>
            <w:r>
              <w:rPr>
                <w:rFonts w:hint="eastAsia"/>
              </w:rPr>
              <w:t>手动选择</w:t>
            </w:r>
          </w:p>
        </w:tc>
        <w:tc>
          <w:tcPr>
            <w:tcW w:w="1429" w:type="dxa"/>
          </w:tcPr>
          <w:p w14:paraId="05A86916" w14:textId="77777777" w:rsidR="000829C4" w:rsidRDefault="00000000">
            <w:pPr>
              <w:jc w:val="center"/>
            </w:pPr>
            <w:r>
              <w:rPr>
                <w:rFonts w:hint="eastAsia"/>
              </w:rPr>
              <w:t>是</w:t>
            </w:r>
          </w:p>
        </w:tc>
        <w:tc>
          <w:tcPr>
            <w:tcW w:w="3330" w:type="dxa"/>
          </w:tcPr>
          <w:p w14:paraId="28D41A94" w14:textId="77777777" w:rsidR="000829C4" w:rsidRDefault="00000000">
            <w:r>
              <w:rPr>
                <w:rFonts w:hint="eastAsia"/>
              </w:rPr>
              <w:t>默认系统日期，可编辑，变更</w:t>
            </w:r>
            <w:r>
              <w:rPr>
                <w:rFonts w:hint="eastAsia"/>
              </w:rPr>
              <w:t>/</w:t>
            </w:r>
            <w:r>
              <w:rPr>
                <w:rFonts w:hint="eastAsia"/>
              </w:rPr>
              <w:t>处置日期不能大于系统日期</w:t>
            </w:r>
          </w:p>
        </w:tc>
      </w:tr>
      <w:tr w:rsidR="000829C4" w14:paraId="7126C0A3" w14:textId="77777777">
        <w:tc>
          <w:tcPr>
            <w:tcW w:w="1561" w:type="dxa"/>
          </w:tcPr>
          <w:p w14:paraId="348B2D87" w14:textId="77777777" w:rsidR="000829C4" w:rsidRDefault="00000000">
            <w:r>
              <w:rPr>
                <w:rFonts w:hint="eastAsia"/>
              </w:rPr>
              <w:t>备注</w:t>
            </w:r>
          </w:p>
        </w:tc>
        <w:tc>
          <w:tcPr>
            <w:tcW w:w="1110" w:type="dxa"/>
          </w:tcPr>
          <w:p w14:paraId="5A5E5741" w14:textId="77777777" w:rsidR="000829C4" w:rsidRDefault="00000000">
            <w:pPr>
              <w:jc w:val="center"/>
            </w:pPr>
            <w:r>
              <w:rPr>
                <w:rFonts w:hint="eastAsia"/>
              </w:rPr>
              <w:t>字符（</w:t>
            </w:r>
            <w:r>
              <w:rPr>
                <w:rFonts w:hint="eastAsia"/>
              </w:rPr>
              <w:t>500</w:t>
            </w:r>
            <w:r>
              <w:rPr>
                <w:rFonts w:hint="eastAsia"/>
              </w:rPr>
              <w:t>）</w:t>
            </w:r>
          </w:p>
        </w:tc>
        <w:tc>
          <w:tcPr>
            <w:tcW w:w="1089" w:type="dxa"/>
          </w:tcPr>
          <w:p w14:paraId="70462FD4" w14:textId="77777777" w:rsidR="000829C4" w:rsidRDefault="00000000">
            <w:pPr>
              <w:jc w:val="center"/>
            </w:pPr>
            <w:r>
              <w:rPr>
                <w:rFonts w:hint="eastAsia"/>
              </w:rPr>
              <w:t>手工录入</w:t>
            </w:r>
          </w:p>
        </w:tc>
        <w:tc>
          <w:tcPr>
            <w:tcW w:w="1429" w:type="dxa"/>
          </w:tcPr>
          <w:p w14:paraId="4FA5C257" w14:textId="77777777" w:rsidR="000829C4" w:rsidRDefault="00000000">
            <w:pPr>
              <w:jc w:val="center"/>
            </w:pPr>
            <w:r>
              <w:rPr>
                <w:rFonts w:hint="eastAsia"/>
              </w:rPr>
              <w:t>是</w:t>
            </w:r>
          </w:p>
        </w:tc>
        <w:tc>
          <w:tcPr>
            <w:tcW w:w="3330" w:type="dxa"/>
          </w:tcPr>
          <w:p w14:paraId="251D53DB" w14:textId="77777777" w:rsidR="000829C4" w:rsidRDefault="000829C4"/>
        </w:tc>
      </w:tr>
      <w:tr w:rsidR="000829C4" w14:paraId="7245B73E" w14:textId="77777777">
        <w:tc>
          <w:tcPr>
            <w:tcW w:w="1561" w:type="dxa"/>
          </w:tcPr>
          <w:p w14:paraId="76B92360" w14:textId="77777777" w:rsidR="000829C4" w:rsidRDefault="00000000">
            <w:r>
              <w:rPr>
                <w:rFonts w:hint="eastAsia"/>
              </w:rPr>
              <w:t>单据状态</w:t>
            </w:r>
          </w:p>
        </w:tc>
        <w:tc>
          <w:tcPr>
            <w:tcW w:w="1110" w:type="dxa"/>
          </w:tcPr>
          <w:p w14:paraId="378F04F3" w14:textId="77777777" w:rsidR="000829C4" w:rsidRDefault="00000000">
            <w:pPr>
              <w:jc w:val="center"/>
            </w:pPr>
            <w:r>
              <w:rPr>
                <w:rFonts w:hint="eastAsia"/>
              </w:rPr>
              <w:t>字符</w:t>
            </w:r>
          </w:p>
        </w:tc>
        <w:tc>
          <w:tcPr>
            <w:tcW w:w="1089" w:type="dxa"/>
          </w:tcPr>
          <w:p w14:paraId="04BDA77C" w14:textId="77777777" w:rsidR="000829C4" w:rsidRDefault="00000000">
            <w:pPr>
              <w:jc w:val="center"/>
            </w:pPr>
            <w:r>
              <w:rPr>
                <w:rFonts w:hint="eastAsia"/>
              </w:rPr>
              <w:t>自动带出</w:t>
            </w:r>
          </w:p>
        </w:tc>
        <w:tc>
          <w:tcPr>
            <w:tcW w:w="1429" w:type="dxa"/>
          </w:tcPr>
          <w:p w14:paraId="7ACF0547" w14:textId="77777777" w:rsidR="000829C4" w:rsidRDefault="00000000">
            <w:pPr>
              <w:jc w:val="center"/>
            </w:pPr>
            <w:r>
              <w:rPr>
                <w:rFonts w:hint="eastAsia"/>
              </w:rPr>
              <w:t>是</w:t>
            </w:r>
          </w:p>
        </w:tc>
        <w:tc>
          <w:tcPr>
            <w:tcW w:w="3330" w:type="dxa"/>
          </w:tcPr>
          <w:p w14:paraId="730A6EB3" w14:textId="77777777" w:rsidR="000829C4" w:rsidRDefault="00000000">
            <w:r>
              <w:rPr>
                <w:rFonts w:hint="eastAsia"/>
              </w:rPr>
              <w:t>默认保存</w:t>
            </w:r>
          </w:p>
        </w:tc>
      </w:tr>
      <w:tr w:rsidR="000829C4" w14:paraId="74F04E4E" w14:textId="77777777">
        <w:tc>
          <w:tcPr>
            <w:tcW w:w="1561" w:type="dxa"/>
          </w:tcPr>
          <w:p w14:paraId="7793CD37" w14:textId="77777777" w:rsidR="000829C4" w:rsidRDefault="00000000">
            <w:r>
              <w:rPr>
                <w:rFonts w:hint="eastAsia"/>
              </w:rPr>
              <w:t>制单日期</w:t>
            </w:r>
          </w:p>
        </w:tc>
        <w:tc>
          <w:tcPr>
            <w:tcW w:w="1110" w:type="dxa"/>
          </w:tcPr>
          <w:p w14:paraId="7C34B562" w14:textId="77777777" w:rsidR="000829C4" w:rsidRDefault="00000000">
            <w:pPr>
              <w:jc w:val="center"/>
            </w:pPr>
            <w:r>
              <w:rPr>
                <w:rFonts w:hint="eastAsia"/>
              </w:rPr>
              <w:t>字符</w:t>
            </w:r>
          </w:p>
        </w:tc>
        <w:tc>
          <w:tcPr>
            <w:tcW w:w="1089" w:type="dxa"/>
          </w:tcPr>
          <w:p w14:paraId="0D1F5AEE" w14:textId="77777777" w:rsidR="000829C4" w:rsidRDefault="00000000">
            <w:pPr>
              <w:jc w:val="center"/>
            </w:pPr>
            <w:r>
              <w:rPr>
                <w:rFonts w:hint="eastAsia"/>
              </w:rPr>
              <w:t>自动带出</w:t>
            </w:r>
          </w:p>
        </w:tc>
        <w:tc>
          <w:tcPr>
            <w:tcW w:w="1429" w:type="dxa"/>
          </w:tcPr>
          <w:p w14:paraId="06F0065A" w14:textId="77777777" w:rsidR="000829C4" w:rsidRDefault="00000000">
            <w:pPr>
              <w:jc w:val="center"/>
            </w:pPr>
            <w:r>
              <w:rPr>
                <w:rFonts w:hint="eastAsia"/>
              </w:rPr>
              <w:t>是</w:t>
            </w:r>
          </w:p>
        </w:tc>
        <w:tc>
          <w:tcPr>
            <w:tcW w:w="3330" w:type="dxa"/>
          </w:tcPr>
          <w:p w14:paraId="41304C6A" w14:textId="77777777" w:rsidR="000829C4" w:rsidRDefault="000829C4"/>
        </w:tc>
      </w:tr>
      <w:tr w:rsidR="000829C4" w14:paraId="4474643D" w14:textId="77777777">
        <w:tc>
          <w:tcPr>
            <w:tcW w:w="1561" w:type="dxa"/>
          </w:tcPr>
          <w:p w14:paraId="41F8F155" w14:textId="77777777" w:rsidR="000829C4" w:rsidRDefault="00000000">
            <w:r>
              <w:rPr>
                <w:rFonts w:hint="eastAsia"/>
              </w:rPr>
              <w:t>制单人</w:t>
            </w:r>
          </w:p>
        </w:tc>
        <w:tc>
          <w:tcPr>
            <w:tcW w:w="1110" w:type="dxa"/>
          </w:tcPr>
          <w:p w14:paraId="064F3268" w14:textId="77777777" w:rsidR="000829C4" w:rsidRDefault="00000000">
            <w:pPr>
              <w:jc w:val="center"/>
            </w:pPr>
            <w:r>
              <w:rPr>
                <w:rFonts w:hint="eastAsia"/>
              </w:rPr>
              <w:t>字符</w:t>
            </w:r>
          </w:p>
        </w:tc>
        <w:tc>
          <w:tcPr>
            <w:tcW w:w="1089" w:type="dxa"/>
          </w:tcPr>
          <w:p w14:paraId="274D822B" w14:textId="77777777" w:rsidR="000829C4" w:rsidRDefault="00000000">
            <w:pPr>
              <w:jc w:val="center"/>
            </w:pPr>
            <w:r>
              <w:rPr>
                <w:rFonts w:hint="eastAsia"/>
              </w:rPr>
              <w:t>自动带出</w:t>
            </w:r>
          </w:p>
        </w:tc>
        <w:tc>
          <w:tcPr>
            <w:tcW w:w="1429" w:type="dxa"/>
          </w:tcPr>
          <w:p w14:paraId="638782E9" w14:textId="77777777" w:rsidR="000829C4" w:rsidRDefault="00000000">
            <w:pPr>
              <w:jc w:val="center"/>
            </w:pPr>
            <w:r>
              <w:rPr>
                <w:rFonts w:hint="eastAsia"/>
              </w:rPr>
              <w:t>是</w:t>
            </w:r>
          </w:p>
        </w:tc>
        <w:tc>
          <w:tcPr>
            <w:tcW w:w="3330" w:type="dxa"/>
          </w:tcPr>
          <w:p w14:paraId="60B615EF" w14:textId="77777777" w:rsidR="000829C4" w:rsidRDefault="000829C4"/>
        </w:tc>
      </w:tr>
      <w:tr w:rsidR="000829C4" w14:paraId="5449FAA8" w14:textId="77777777">
        <w:tc>
          <w:tcPr>
            <w:tcW w:w="1561" w:type="dxa"/>
          </w:tcPr>
          <w:p w14:paraId="40366003" w14:textId="77777777" w:rsidR="000829C4" w:rsidRDefault="00000000">
            <w:r>
              <w:rPr>
                <w:rFonts w:hint="eastAsia"/>
              </w:rPr>
              <w:t>最后编辑日期</w:t>
            </w:r>
          </w:p>
        </w:tc>
        <w:tc>
          <w:tcPr>
            <w:tcW w:w="1110" w:type="dxa"/>
          </w:tcPr>
          <w:p w14:paraId="010E237E" w14:textId="77777777" w:rsidR="000829C4" w:rsidRDefault="00000000">
            <w:pPr>
              <w:jc w:val="center"/>
            </w:pPr>
            <w:r>
              <w:rPr>
                <w:rFonts w:hint="eastAsia"/>
              </w:rPr>
              <w:t>字符</w:t>
            </w:r>
          </w:p>
        </w:tc>
        <w:tc>
          <w:tcPr>
            <w:tcW w:w="1089" w:type="dxa"/>
          </w:tcPr>
          <w:p w14:paraId="1674486E" w14:textId="77777777" w:rsidR="000829C4" w:rsidRDefault="00000000">
            <w:pPr>
              <w:jc w:val="center"/>
            </w:pPr>
            <w:r>
              <w:rPr>
                <w:rFonts w:hint="eastAsia"/>
              </w:rPr>
              <w:t>自动带出</w:t>
            </w:r>
          </w:p>
        </w:tc>
        <w:tc>
          <w:tcPr>
            <w:tcW w:w="1429" w:type="dxa"/>
          </w:tcPr>
          <w:p w14:paraId="060B6B86" w14:textId="77777777" w:rsidR="000829C4" w:rsidRDefault="00000000">
            <w:pPr>
              <w:jc w:val="center"/>
            </w:pPr>
            <w:r>
              <w:rPr>
                <w:rFonts w:hint="eastAsia"/>
              </w:rPr>
              <w:t>否</w:t>
            </w:r>
          </w:p>
        </w:tc>
        <w:tc>
          <w:tcPr>
            <w:tcW w:w="3330" w:type="dxa"/>
          </w:tcPr>
          <w:p w14:paraId="7F289E33" w14:textId="77777777" w:rsidR="000829C4" w:rsidRDefault="000829C4"/>
        </w:tc>
      </w:tr>
      <w:tr w:rsidR="000829C4" w14:paraId="60E9D1A0" w14:textId="77777777">
        <w:tc>
          <w:tcPr>
            <w:tcW w:w="1561" w:type="dxa"/>
          </w:tcPr>
          <w:p w14:paraId="3521E576" w14:textId="77777777" w:rsidR="000829C4" w:rsidRDefault="00000000">
            <w:r>
              <w:rPr>
                <w:rFonts w:hint="eastAsia"/>
              </w:rPr>
              <w:t>最后编辑人</w:t>
            </w:r>
          </w:p>
        </w:tc>
        <w:tc>
          <w:tcPr>
            <w:tcW w:w="1110" w:type="dxa"/>
          </w:tcPr>
          <w:p w14:paraId="706C9EF4" w14:textId="77777777" w:rsidR="000829C4" w:rsidRDefault="00000000">
            <w:pPr>
              <w:jc w:val="center"/>
            </w:pPr>
            <w:r>
              <w:rPr>
                <w:rFonts w:hint="eastAsia"/>
              </w:rPr>
              <w:t>字符</w:t>
            </w:r>
          </w:p>
        </w:tc>
        <w:tc>
          <w:tcPr>
            <w:tcW w:w="1089" w:type="dxa"/>
          </w:tcPr>
          <w:p w14:paraId="121AF499" w14:textId="77777777" w:rsidR="000829C4" w:rsidRDefault="00000000">
            <w:pPr>
              <w:jc w:val="center"/>
            </w:pPr>
            <w:r>
              <w:rPr>
                <w:rFonts w:hint="eastAsia"/>
              </w:rPr>
              <w:t>自动带</w:t>
            </w:r>
            <w:r>
              <w:rPr>
                <w:rFonts w:hint="eastAsia"/>
              </w:rPr>
              <w:lastRenderedPageBreak/>
              <w:t>出</w:t>
            </w:r>
          </w:p>
        </w:tc>
        <w:tc>
          <w:tcPr>
            <w:tcW w:w="1429" w:type="dxa"/>
          </w:tcPr>
          <w:p w14:paraId="2F265219" w14:textId="77777777" w:rsidR="000829C4" w:rsidRDefault="00000000">
            <w:pPr>
              <w:jc w:val="center"/>
            </w:pPr>
            <w:r>
              <w:rPr>
                <w:rFonts w:hint="eastAsia"/>
              </w:rPr>
              <w:lastRenderedPageBreak/>
              <w:t>否</w:t>
            </w:r>
          </w:p>
        </w:tc>
        <w:tc>
          <w:tcPr>
            <w:tcW w:w="3330" w:type="dxa"/>
          </w:tcPr>
          <w:p w14:paraId="6C284B9E" w14:textId="77777777" w:rsidR="000829C4" w:rsidRDefault="000829C4">
            <w:pPr>
              <w:rPr>
                <w:color w:val="FF0000"/>
              </w:rPr>
            </w:pPr>
          </w:p>
        </w:tc>
      </w:tr>
      <w:tr w:rsidR="000829C4" w14:paraId="0A225A0E" w14:textId="77777777">
        <w:tc>
          <w:tcPr>
            <w:tcW w:w="1561" w:type="dxa"/>
          </w:tcPr>
          <w:p w14:paraId="051BD041" w14:textId="77777777" w:rsidR="000829C4" w:rsidRDefault="00000000">
            <w:r>
              <w:rPr>
                <w:rFonts w:hint="eastAsia"/>
              </w:rPr>
              <w:t>审批日期</w:t>
            </w:r>
          </w:p>
        </w:tc>
        <w:tc>
          <w:tcPr>
            <w:tcW w:w="1110" w:type="dxa"/>
          </w:tcPr>
          <w:p w14:paraId="1710FB06" w14:textId="77777777" w:rsidR="000829C4" w:rsidRDefault="00000000">
            <w:pPr>
              <w:jc w:val="center"/>
            </w:pPr>
            <w:r>
              <w:rPr>
                <w:rFonts w:hint="eastAsia"/>
              </w:rPr>
              <w:t>字符</w:t>
            </w:r>
          </w:p>
        </w:tc>
        <w:tc>
          <w:tcPr>
            <w:tcW w:w="1089" w:type="dxa"/>
          </w:tcPr>
          <w:p w14:paraId="017ACB82" w14:textId="77777777" w:rsidR="000829C4" w:rsidRDefault="00000000">
            <w:pPr>
              <w:jc w:val="center"/>
            </w:pPr>
            <w:r>
              <w:rPr>
                <w:rFonts w:hint="eastAsia"/>
              </w:rPr>
              <w:t>自动带出</w:t>
            </w:r>
          </w:p>
        </w:tc>
        <w:tc>
          <w:tcPr>
            <w:tcW w:w="1429" w:type="dxa"/>
          </w:tcPr>
          <w:p w14:paraId="5EDDE1CA" w14:textId="77777777" w:rsidR="000829C4" w:rsidRDefault="00000000">
            <w:pPr>
              <w:jc w:val="center"/>
            </w:pPr>
            <w:r>
              <w:rPr>
                <w:rFonts w:hint="eastAsia"/>
              </w:rPr>
              <w:t>否</w:t>
            </w:r>
          </w:p>
        </w:tc>
        <w:tc>
          <w:tcPr>
            <w:tcW w:w="3330" w:type="dxa"/>
          </w:tcPr>
          <w:p w14:paraId="012BD8A1" w14:textId="77777777" w:rsidR="000829C4" w:rsidRDefault="000829C4"/>
        </w:tc>
      </w:tr>
      <w:tr w:rsidR="000829C4" w14:paraId="708F6B84" w14:textId="77777777">
        <w:tc>
          <w:tcPr>
            <w:tcW w:w="1561" w:type="dxa"/>
          </w:tcPr>
          <w:p w14:paraId="62E57C17" w14:textId="77777777" w:rsidR="000829C4" w:rsidRDefault="00000000">
            <w:r>
              <w:rPr>
                <w:rFonts w:hint="eastAsia"/>
              </w:rPr>
              <w:t>审批人</w:t>
            </w:r>
          </w:p>
        </w:tc>
        <w:tc>
          <w:tcPr>
            <w:tcW w:w="1110" w:type="dxa"/>
          </w:tcPr>
          <w:p w14:paraId="18D65BC2" w14:textId="77777777" w:rsidR="000829C4" w:rsidRDefault="00000000">
            <w:pPr>
              <w:jc w:val="center"/>
            </w:pPr>
            <w:r>
              <w:rPr>
                <w:rFonts w:hint="eastAsia"/>
              </w:rPr>
              <w:t>字符</w:t>
            </w:r>
          </w:p>
        </w:tc>
        <w:tc>
          <w:tcPr>
            <w:tcW w:w="1089" w:type="dxa"/>
          </w:tcPr>
          <w:p w14:paraId="728AD1BA" w14:textId="77777777" w:rsidR="000829C4" w:rsidRDefault="00000000">
            <w:pPr>
              <w:jc w:val="center"/>
            </w:pPr>
            <w:r>
              <w:rPr>
                <w:rFonts w:hint="eastAsia"/>
              </w:rPr>
              <w:t>自动带出</w:t>
            </w:r>
          </w:p>
        </w:tc>
        <w:tc>
          <w:tcPr>
            <w:tcW w:w="1429" w:type="dxa"/>
          </w:tcPr>
          <w:p w14:paraId="529CCBDF" w14:textId="77777777" w:rsidR="000829C4" w:rsidRDefault="00000000">
            <w:pPr>
              <w:jc w:val="center"/>
            </w:pPr>
            <w:r>
              <w:rPr>
                <w:rFonts w:hint="eastAsia"/>
              </w:rPr>
              <w:t>否</w:t>
            </w:r>
          </w:p>
        </w:tc>
        <w:tc>
          <w:tcPr>
            <w:tcW w:w="3330" w:type="dxa"/>
          </w:tcPr>
          <w:p w14:paraId="64461B3A" w14:textId="77777777" w:rsidR="000829C4" w:rsidRDefault="000829C4"/>
        </w:tc>
      </w:tr>
    </w:tbl>
    <w:p w14:paraId="491C92ED" w14:textId="77777777" w:rsidR="000829C4" w:rsidRDefault="00000000">
      <w:r>
        <w:rPr>
          <w:rFonts w:hint="eastAsia"/>
        </w:rPr>
        <w:t>子表：</w:t>
      </w:r>
    </w:p>
    <w:tbl>
      <w:tblPr>
        <w:tblStyle w:val="ab"/>
        <w:tblW w:w="0" w:type="auto"/>
        <w:tblLook w:val="04A0" w:firstRow="1" w:lastRow="0" w:firstColumn="1" w:lastColumn="0" w:noHBand="0" w:noVBand="1"/>
      </w:tblPr>
      <w:tblGrid>
        <w:gridCol w:w="1514"/>
        <w:gridCol w:w="1115"/>
        <w:gridCol w:w="1062"/>
        <w:gridCol w:w="1387"/>
        <w:gridCol w:w="3218"/>
      </w:tblGrid>
      <w:tr w:rsidR="000829C4" w14:paraId="47BB745B" w14:textId="77777777">
        <w:tc>
          <w:tcPr>
            <w:tcW w:w="1561" w:type="dxa"/>
            <w:shd w:val="clear" w:color="auto" w:fill="DEEBF6" w:themeFill="accent1" w:themeFillTint="32"/>
          </w:tcPr>
          <w:p w14:paraId="683D5E32"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155384AD"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40159287"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16A308EE"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079A5BAB" w14:textId="77777777" w:rsidR="000829C4" w:rsidRDefault="00000000">
            <w:pPr>
              <w:jc w:val="center"/>
              <w:rPr>
                <w:b/>
                <w:bCs/>
              </w:rPr>
            </w:pPr>
            <w:r>
              <w:rPr>
                <w:rFonts w:hint="eastAsia"/>
                <w:b/>
                <w:bCs/>
              </w:rPr>
              <w:t>备注</w:t>
            </w:r>
          </w:p>
        </w:tc>
      </w:tr>
      <w:tr w:rsidR="000829C4" w14:paraId="0B877E34" w14:textId="77777777">
        <w:tc>
          <w:tcPr>
            <w:tcW w:w="1561" w:type="dxa"/>
          </w:tcPr>
          <w:p w14:paraId="7D6B9A9A" w14:textId="77777777" w:rsidR="000829C4" w:rsidRDefault="00000000">
            <w:r>
              <w:rPr>
                <w:rFonts w:hint="eastAsia"/>
              </w:rPr>
              <w:t>变更选择</w:t>
            </w:r>
          </w:p>
        </w:tc>
        <w:tc>
          <w:tcPr>
            <w:tcW w:w="1110" w:type="dxa"/>
          </w:tcPr>
          <w:p w14:paraId="2416F418" w14:textId="77777777" w:rsidR="000829C4" w:rsidRDefault="00000000">
            <w:pPr>
              <w:jc w:val="center"/>
            </w:pPr>
            <w:r>
              <w:rPr>
                <w:rFonts w:hint="eastAsia"/>
              </w:rPr>
              <w:t>复选框</w:t>
            </w:r>
          </w:p>
        </w:tc>
        <w:tc>
          <w:tcPr>
            <w:tcW w:w="1089" w:type="dxa"/>
          </w:tcPr>
          <w:p w14:paraId="1F9EF0CC" w14:textId="77777777" w:rsidR="000829C4" w:rsidRDefault="00000000">
            <w:pPr>
              <w:jc w:val="center"/>
            </w:pPr>
            <w:r>
              <w:rPr>
                <w:rFonts w:hint="eastAsia"/>
              </w:rPr>
              <w:t>手动选择</w:t>
            </w:r>
          </w:p>
        </w:tc>
        <w:tc>
          <w:tcPr>
            <w:tcW w:w="1429" w:type="dxa"/>
          </w:tcPr>
          <w:p w14:paraId="2F887ECD" w14:textId="77777777" w:rsidR="000829C4" w:rsidRDefault="00000000">
            <w:pPr>
              <w:jc w:val="center"/>
            </w:pPr>
            <w:r>
              <w:rPr>
                <w:rFonts w:hint="eastAsia"/>
              </w:rPr>
              <w:t>否</w:t>
            </w:r>
          </w:p>
        </w:tc>
        <w:tc>
          <w:tcPr>
            <w:tcW w:w="3330" w:type="dxa"/>
          </w:tcPr>
          <w:p w14:paraId="22755D42" w14:textId="77777777" w:rsidR="000829C4" w:rsidRDefault="00000000">
            <w:r>
              <w:rPr>
                <w:rFonts w:hint="eastAsia"/>
              </w:rPr>
              <w:t>默认否</w:t>
            </w:r>
          </w:p>
        </w:tc>
      </w:tr>
      <w:tr w:rsidR="000829C4" w14:paraId="35DBB0F8" w14:textId="77777777">
        <w:tc>
          <w:tcPr>
            <w:tcW w:w="1561" w:type="dxa"/>
          </w:tcPr>
          <w:p w14:paraId="68014078" w14:textId="77777777" w:rsidR="000829C4" w:rsidRDefault="00000000">
            <w:r>
              <w:rPr>
                <w:rFonts w:hint="eastAsia"/>
              </w:rPr>
              <w:t>变更信息</w:t>
            </w:r>
          </w:p>
        </w:tc>
        <w:tc>
          <w:tcPr>
            <w:tcW w:w="1110" w:type="dxa"/>
          </w:tcPr>
          <w:p w14:paraId="1313228C" w14:textId="77777777" w:rsidR="000829C4" w:rsidRDefault="00000000">
            <w:pPr>
              <w:jc w:val="center"/>
            </w:pPr>
            <w:r>
              <w:rPr>
                <w:rFonts w:hint="eastAsia"/>
              </w:rPr>
              <w:t>字符</w:t>
            </w:r>
          </w:p>
        </w:tc>
        <w:tc>
          <w:tcPr>
            <w:tcW w:w="1089" w:type="dxa"/>
          </w:tcPr>
          <w:p w14:paraId="60211E5D" w14:textId="77777777" w:rsidR="000829C4" w:rsidRDefault="00000000">
            <w:pPr>
              <w:jc w:val="center"/>
            </w:pPr>
            <w:r>
              <w:rPr>
                <w:rFonts w:hint="eastAsia"/>
              </w:rPr>
              <w:t>自动带出</w:t>
            </w:r>
          </w:p>
        </w:tc>
        <w:tc>
          <w:tcPr>
            <w:tcW w:w="1429" w:type="dxa"/>
          </w:tcPr>
          <w:p w14:paraId="7196B6E4" w14:textId="77777777" w:rsidR="000829C4" w:rsidRDefault="00000000">
            <w:pPr>
              <w:jc w:val="center"/>
            </w:pPr>
            <w:r>
              <w:rPr>
                <w:rFonts w:hint="eastAsia"/>
              </w:rPr>
              <w:t>是</w:t>
            </w:r>
          </w:p>
        </w:tc>
        <w:tc>
          <w:tcPr>
            <w:tcW w:w="3330" w:type="dxa"/>
          </w:tcPr>
          <w:p w14:paraId="3DF33241" w14:textId="77777777" w:rsidR="000829C4" w:rsidRDefault="00000000">
            <w:r>
              <w:rPr>
                <w:rFonts w:hint="eastAsia"/>
              </w:rPr>
              <w:t>不可编辑</w:t>
            </w:r>
          </w:p>
        </w:tc>
      </w:tr>
      <w:tr w:rsidR="000829C4" w14:paraId="26E60A98" w14:textId="77777777">
        <w:tc>
          <w:tcPr>
            <w:tcW w:w="1561" w:type="dxa"/>
          </w:tcPr>
          <w:p w14:paraId="4820ED44" w14:textId="77777777" w:rsidR="000829C4" w:rsidRDefault="00000000">
            <w:r>
              <w:rPr>
                <w:rFonts w:hint="eastAsia"/>
              </w:rPr>
              <w:t>变更前</w:t>
            </w:r>
          </w:p>
        </w:tc>
        <w:tc>
          <w:tcPr>
            <w:tcW w:w="1110" w:type="dxa"/>
          </w:tcPr>
          <w:p w14:paraId="323B1502" w14:textId="77777777" w:rsidR="000829C4" w:rsidRDefault="00000000">
            <w:pPr>
              <w:jc w:val="center"/>
            </w:pPr>
            <w:r>
              <w:rPr>
                <w:rFonts w:hint="eastAsia"/>
              </w:rPr>
              <w:t>数值</w:t>
            </w:r>
          </w:p>
        </w:tc>
        <w:tc>
          <w:tcPr>
            <w:tcW w:w="1089" w:type="dxa"/>
          </w:tcPr>
          <w:p w14:paraId="1FA1B642" w14:textId="77777777" w:rsidR="000829C4" w:rsidRDefault="00000000">
            <w:pPr>
              <w:jc w:val="center"/>
            </w:pPr>
            <w:r>
              <w:rPr>
                <w:rFonts w:hint="eastAsia"/>
              </w:rPr>
              <w:t>自动带出</w:t>
            </w:r>
          </w:p>
        </w:tc>
        <w:tc>
          <w:tcPr>
            <w:tcW w:w="1429" w:type="dxa"/>
          </w:tcPr>
          <w:p w14:paraId="19D9D539" w14:textId="77777777" w:rsidR="000829C4" w:rsidRDefault="00000000">
            <w:pPr>
              <w:jc w:val="center"/>
            </w:pPr>
            <w:r>
              <w:rPr>
                <w:rFonts w:hint="eastAsia"/>
              </w:rPr>
              <w:t>是</w:t>
            </w:r>
          </w:p>
        </w:tc>
        <w:tc>
          <w:tcPr>
            <w:tcW w:w="3330" w:type="dxa"/>
          </w:tcPr>
          <w:p w14:paraId="54D5BDFA" w14:textId="77777777" w:rsidR="000829C4" w:rsidRDefault="00000000">
            <w:r>
              <w:rPr>
                <w:rFonts w:hint="eastAsia"/>
              </w:rPr>
              <w:t>不可编辑</w:t>
            </w:r>
          </w:p>
        </w:tc>
      </w:tr>
      <w:tr w:rsidR="000829C4" w14:paraId="5C405CA8" w14:textId="77777777">
        <w:tc>
          <w:tcPr>
            <w:tcW w:w="1561" w:type="dxa"/>
          </w:tcPr>
          <w:p w14:paraId="62313CD6" w14:textId="77777777" w:rsidR="000829C4" w:rsidRDefault="00000000">
            <w:r>
              <w:rPr>
                <w:rFonts w:hint="eastAsia"/>
              </w:rPr>
              <w:t>变更后</w:t>
            </w:r>
          </w:p>
        </w:tc>
        <w:tc>
          <w:tcPr>
            <w:tcW w:w="1110" w:type="dxa"/>
          </w:tcPr>
          <w:p w14:paraId="15F7D2DC" w14:textId="77777777" w:rsidR="000829C4" w:rsidRDefault="00000000">
            <w:pPr>
              <w:jc w:val="center"/>
            </w:pPr>
            <w:r>
              <w:rPr>
                <w:rFonts w:hint="eastAsia"/>
              </w:rPr>
              <w:t>数值（</w:t>
            </w:r>
            <w:r>
              <w:rPr>
                <w:rFonts w:hint="eastAsia"/>
              </w:rPr>
              <w:t>30,10</w:t>
            </w:r>
            <w:r>
              <w:rPr>
                <w:rFonts w:hint="eastAsia"/>
              </w:rPr>
              <w:t>）</w:t>
            </w:r>
          </w:p>
        </w:tc>
        <w:tc>
          <w:tcPr>
            <w:tcW w:w="1089" w:type="dxa"/>
          </w:tcPr>
          <w:p w14:paraId="5F60F1B9" w14:textId="77777777" w:rsidR="000829C4" w:rsidRDefault="00000000">
            <w:pPr>
              <w:jc w:val="center"/>
            </w:pPr>
            <w:r>
              <w:rPr>
                <w:rFonts w:hint="eastAsia"/>
              </w:rPr>
              <w:t>手工录入</w:t>
            </w:r>
          </w:p>
        </w:tc>
        <w:tc>
          <w:tcPr>
            <w:tcW w:w="1429" w:type="dxa"/>
          </w:tcPr>
          <w:p w14:paraId="25264211" w14:textId="77777777" w:rsidR="000829C4" w:rsidRDefault="00000000">
            <w:pPr>
              <w:jc w:val="center"/>
            </w:pPr>
            <w:r>
              <w:rPr>
                <w:rFonts w:hint="eastAsia"/>
              </w:rPr>
              <w:t>是</w:t>
            </w:r>
          </w:p>
        </w:tc>
        <w:tc>
          <w:tcPr>
            <w:tcW w:w="3330" w:type="dxa"/>
          </w:tcPr>
          <w:p w14:paraId="47C14351" w14:textId="77777777" w:rsidR="000829C4" w:rsidRDefault="00000000">
            <w:r>
              <w:rPr>
                <w:rFonts w:hint="eastAsia"/>
              </w:rPr>
              <w:t>变更选择为选择状态时，对应行的变更后</w:t>
            </w:r>
            <w:proofErr w:type="gramStart"/>
            <w:r>
              <w:rPr>
                <w:rFonts w:hint="eastAsia"/>
              </w:rPr>
              <w:t>值必须</w:t>
            </w:r>
            <w:proofErr w:type="gramEnd"/>
            <w:r>
              <w:rPr>
                <w:rFonts w:hint="eastAsia"/>
              </w:rPr>
              <w:t>录入。≥</w:t>
            </w:r>
            <w:r>
              <w:rPr>
                <w:rFonts w:hint="eastAsia"/>
              </w:rPr>
              <w:t>0</w:t>
            </w:r>
            <w:r>
              <w:rPr>
                <w:rFonts w:hint="eastAsia"/>
              </w:rPr>
              <w:t>。</w:t>
            </w:r>
          </w:p>
        </w:tc>
      </w:tr>
    </w:tbl>
    <w:p w14:paraId="2C2F77E4" w14:textId="77777777" w:rsidR="000829C4" w:rsidRDefault="00000000">
      <w:pPr>
        <w:pStyle w:val="4"/>
      </w:pPr>
      <w:r>
        <w:rPr>
          <w:rFonts w:hint="eastAsia"/>
        </w:rPr>
        <w:t>业务处理</w:t>
      </w:r>
    </w:p>
    <w:p w14:paraId="34173E05" w14:textId="77777777" w:rsidR="000829C4" w:rsidRDefault="00000000">
      <w:pPr>
        <w:pStyle w:val="5"/>
      </w:pPr>
      <w:r>
        <w:rPr>
          <w:rFonts w:hint="eastAsia"/>
        </w:rPr>
        <w:t>业务说明与流程</w:t>
      </w:r>
    </w:p>
    <w:p w14:paraId="7AB317A3" w14:textId="77777777" w:rsidR="000829C4" w:rsidRDefault="00000000">
      <w:pPr>
        <w:numPr>
          <w:ilvl w:val="0"/>
          <w:numId w:val="56"/>
        </w:numPr>
      </w:pPr>
      <w:r>
        <w:rPr>
          <w:rFonts w:hint="eastAsia"/>
        </w:rPr>
        <w:t>当房产信息发生变更时，如房产原值、面积、附属设备价值，或对房产进行出售时，通过本功能录入房产变更或处置信息。</w:t>
      </w:r>
    </w:p>
    <w:p w14:paraId="439EAF8B" w14:textId="77777777" w:rsidR="000829C4" w:rsidRDefault="00000000">
      <w:pPr>
        <w:numPr>
          <w:ilvl w:val="0"/>
          <w:numId w:val="56"/>
        </w:numPr>
      </w:pPr>
      <w:r>
        <w:rPr>
          <w:rFonts w:hint="eastAsia"/>
        </w:rPr>
        <w:t>审批通过后生效，审批后更新房产信息台账。</w:t>
      </w:r>
    </w:p>
    <w:p w14:paraId="39C12D8E" w14:textId="77777777" w:rsidR="000829C4" w:rsidRDefault="00000000">
      <w:pPr>
        <w:pStyle w:val="5"/>
      </w:pPr>
      <w:r>
        <w:rPr>
          <w:rFonts w:hint="eastAsia"/>
        </w:rPr>
        <w:t>功能按钮</w:t>
      </w:r>
    </w:p>
    <w:p w14:paraId="42FD740E" w14:textId="77777777" w:rsidR="000829C4" w:rsidRDefault="00000000">
      <w:pPr>
        <w:numPr>
          <w:ilvl w:val="0"/>
          <w:numId w:val="57"/>
        </w:numPr>
      </w:pPr>
      <w:r>
        <w:rPr>
          <w:rFonts w:hint="eastAsia"/>
        </w:rPr>
        <w:t>【新增】：新增一笔空白数据；</w:t>
      </w:r>
    </w:p>
    <w:p w14:paraId="105A2444" w14:textId="77777777" w:rsidR="000829C4" w:rsidRDefault="00000000">
      <w:pPr>
        <w:numPr>
          <w:ilvl w:val="0"/>
          <w:numId w:val="57"/>
        </w:numPr>
      </w:pPr>
      <w:r>
        <w:rPr>
          <w:rFonts w:hint="eastAsia"/>
        </w:rPr>
        <w:t>【修改】：修改所选保存状态的数据；</w:t>
      </w:r>
    </w:p>
    <w:p w14:paraId="6D2DFCBF" w14:textId="77777777" w:rsidR="000829C4" w:rsidRDefault="00000000">
      <w:pPr>
        <w:numPr>
          <w:ilvl w:val="0"/>
          <w:numId w:val="57"/>
        </w:numPr>
      </w:pPr>
      <w:r>
        <w:rPr>
          <w:rFonts w:hint="eastAsia"/>
        </w:rPr>
        <w:t>【取消】：取消修改或新增的内容；</w:t>
      </w:r>
    </w:p>
    <w:p w14:paraId="1846267F" w14:textId="77777777" w:rsidR="000829C4" w:rsidRDefault="00000000">
      <w:pPr>
        <w:numPr>
          <w:ilvl w:val="0"/>
          <w:numId w:val="57"/>
        </w:numPr>
      </w:pPr>
      <w:r>
        <w:rPr>
          <w:rFonts w:hint="eastAsia"/>
        </w:rPr>
        <w:t>【保存】：保存修改或新增的内容，；</w:t>
      </w:r>
    </w:p>
    <w:p w14:paraId="563F9A65" w14:textId="77777777" w:rsidR="000829C4" w:rsidRDefault="00000000">
      <w:pPr>
        <w:numPr>
          <w:ilvl w:val="0"/>
          <w:numId w:val="57"/>
        </w:numPr>
      </w:pPr>
      <w:r>
        <w:rPr>
          <w:rFonts w:hint="eastAsia"/>
        </w:rPr>
        <w:t>【删除】：删除所选保存状态的数据；</w:t>
      </w:r>
    </w:p>
    <w:p w14:paraId="611300BC" w14:textId="77777777" w:rsidR="000829C4" w:rsidRDefault="00000000">
      <w:pPr>
        <w:numPr>
          <w:ilvl w:val="0"/>
          <w:numId w:val="57"/>
        </w:numPr>
      </w:pPr>
      <w:r>
        <w:rPr>
          <w:rFonts w:hint="eastAsia"/>
        </w:rPr>
        <w:t>【提交】：提交保存状态的数据；</w:t>
      </w:r>
    </w:p>
    <w:p w14:paraId="311029A7" w14:textId="77777777" w:rsidR="000829C4" w:rsidRDefault="00000000">
      <w:pPr>
        <w:numPr>
          <w:ilvl w:val="0"/>
          <w:numId w:val="57"/>
        </w:numPr>
      </w:pPr>
      <w:r>
        <w:rPr>
          <w:rFonts w:hint="eastAsia"/>
        </w:rPr>
        <w:t>【审批】：审批，变更类型为基础信息变更时审批后更新对应房产中变更的内容，房产原</w:t>
      </w:r>
      <w:r>
        <w:rPr>
          <w:rFonts w:hint="eastAsia"/>
        </w:rPr>
        <w:lastRenderedPageBreak/>
        <w:t>值、房产面积、附属设备价值分别更新变更后的房产原值、房产面积、附属设备价值；变更类型为房产处置时，审批后更新房产状态已处置，同时更新处置日期为单据的变更</w:t>
      </w:r>
      <w:r>
        <w:rPr>
          <w:rFonts w:hint="eastAsia"/>
        </w:rPr>
        <w:t>/</w:t>
      </w:r>
      <w:r>
        <w:rPr>
          <w:rFonts w:hint="eastAsia"/>
        </w:rPr>
        <w:t>处置日期，计税截止月份为处置日期所在的会计月份。</w:t>
      </w:r>
    </w:p>
    <w:p w14:paraId="541AC116" w14:textId="77777777" w:rsidR="000829C4" w:rsidRDefault="00000000">
      <w:pPr>
        <w:numPr>
          <w:ilvl w:val="0"/>
          <w:numId w:val="57"/>
        </w:numPr>
      </w:pPr>
      <w:r>
        <w:rPr>
          <w:rFonts w:hint="eastAsia"/>
        </w:rPr>
        <w:t>【弃审】：如果变更日期</w:t>
      </w:r>
      <w:proofErr w:type="gramStart"/>
      <w:r>
        <w:rPr>
          <w:rFonts w:hint="eastAsia"/>
        </w:rPr>
        <w:t>所在月</w:t>
      </w:r>
      <w:proofErr w:type="gramEnd"/>
      <w:r>
        <w:rPr>
          <w:rFonts w:hint="eastAsia"/>
        </w:rPr>
        <w:t>已计算房产税，则不可弃审，提示“该笔数据变更日期所在月已计算房产税，不可弃审，请取消计算后再弃审”；如变更类型为基础信息变更，则弃审后变更内容更新为变更前的值；如变更类型为房产处置，则弃审后更新房产状态为在用，清空处置日期、计税截止月份。</w:t>
      </w:r>
    </w:p>
    <w:p w14:paraId="216E4588" w14:textId="77777777" w:rsidR="000829C4" w:rsidRDefault="00000000">
      <w:pPr>
        <w:pStyle w:val="5"/>
      </w:pPr>
      <w:r>
        <w:rPr>
          <w:rFonts w:hint="eastAsia"/>
        </w:rPr>
        <w:t>算法说明</w:t>
      </w:r>
    </w:p>
    <w:p w14:paraId="1E6E3266" w14:textId="77777777" w:rsidR="000829C4" w:rsidRDefault="00000000">
      <w:pPr>
        <w:numPr>
          <w:ilvl w:val="0"/>
          <w:numId w:val="58"/>
        </w:numPr>
      </w:pPr>
      <w:r>
        <w:rPr>
          <w:rFonts w:hint="eastAsia"/>
        </w:rPr>
        <w:t>选择</w:t>
      </w:r>
      <w:proofErr w:type="gramStart"/>
      <w:r>
        <w:rPr>
          <w:rFonts w:hint="eastAsia"/>
        </w:rPr>
        <w:t>房产台</w:t>
      </w:r>
      <w:proofErr w:type="gramEnd"/>
      <w:r>
        <w:rPr>
          <w:rFonts w:hint="eastAsia"/>
        </w:rPr>
        <w:t>账后，如果变更类型为基础信息变更，则自动显示可变更内容（房产原值、房产面积、附属设备价值），变更前的值自动带出房产信息台账中的当前值，房产基础信息变更审批后，更新变更后的房产原值、房产面积、附属设备价值；</w:t>
      </w:r>
    </w:p>
    <w:p w14:paraId="04902B2E" w14:textId="77777777" w:rsidR="000829C4" w:rsidRDefault="00000000">
      <w:pPr>
        <w:numPr>
          <w:ilvl w:val="0"/>
          <w:numId w:val="58"/>
        </w:numPr>
      </w:pPr>
      <w:r>
        <w:rPr>
          <w:rFonts w:hint="eastAsia"/>
        </w:rPr>
        <w:t>如果变更类型切换为房产处置，则变更信息值清空并隐藏；</w:t>
      </w:r>
    </w:p>
    <w:p w14:paraId="29D53910" w14:textId="77777777" w:rsidR="000829C4" w:rsidRDefault="00000000">
      <w:pPr>
        <w:pStyle w:val="5"/>
      </w:pPr>
      <w:r>
        <w:rPr>
          <w:rFonts w:hint="eastAsia"/>
        </w:rPr>
        <w:t>逻辑处理</w:t>
      </w:r>
    </w:p>
    <w:p w14:paraId="73FADAE0" w14:textId="77777777" w:rsidR="000829C4" w:rsidRDefault="00000000">
      <w:r>
        <w:rPr>
          <w:rFonts w:hint="eastAsia"/>
        </w:rPr>
        <w:t>1</w:t>
      </w:r>
      <w:r>
        <w:rPr>
          <w:rFonts w:hint="eastAsia"/>
        </w:rPr>
        <w:t>、变更</w:t>
      </w:r>
      <w:r>
        <w:rPr>
          <w:rFonts w:hint="eastAsia"/>
        </w:rPr>
        <w:t>/</w:t>
      </w:r>
      <w:r>
        <w:rPr>
          <w:rFonts w:hint="eastAsia"/>
        </w:rPr>
        <w:t>处置日期不能大于系统日期。</w:t>
      </w:r>
    </w:p>
    <w:p w14:paraId="79ABA8D3" w14:textId="77777777" w:rsidR="000829C4" w:rsidRDefault="00000000">
      <w:pPr>
        <w:pStyle w:val="4"/>
      </w:pPr>
      <w:r>
        <w:rPr>
          <w:rFonts w:hint="eastAsia"/>
        </w:rPr>
        <w:t>输出</w:t>
      </w:r>
    </w:p>
    <w:p w14:paraId="4978A4C2" w14:textId="77777777" w:rsidR="000829C4" w:rsidRDefault="00000000">
      <w:r>
        <w:rPr>
          <w:rFonts w:hint="eastAsia"/>
        </w:rPr>
        <w:t>无。</w:t>
      </w:r>
    </w:p>
    <w:p w14:paraId="345574ED" w14:textId="77777777" w:rsidR="000829C4" w:rsidRDefault="00000000">
      <w:pPr>
        <w:pStyle w:val="4"/>
      </w:pPr>
      <w:r>
        <w:rPr>
          <w:rFonts w:hint="eastAsia"/>
        </w:rPr>
        <w:t>非功能性需求</w:t>
      </w:r>
    </w:p>
    <w:p w14:paraId="4D7388C1" w14:textId="77777777" w:rsidR="000829C4" w:rsidRDefault="00000000">
      <w:r>
        <w:rPr>
          <w:rFonts w:hint="eastAsia"/>
        </w:rPr>
        <w:t>无。</w:t>
      </w:r>
    </w:p>
    <w:p w14:paraId="64523A17" w14:textId="77777777" w:rsidR="000829C4" w:rsidRDefault="00000000">
      <w:pPr>
        <w:pStyle w:val="3"/>
      </w:pPr>
      <w:bookmarkStart w:id="93" w:name="_Toc5910"/>
      <w:bookmarkStart w:id="94" w:name="_Toc72259641"/>
      <w:bookmarkStart w:id="95" w:name="_Toc29939"/>
      <w:r>
        <w:rPr>
          <w:rFonts w:hint="eastAsia"/>
        </w:rPr>
        <w:t>房产信息补录</w:t>
      </w:r>
      <w:bookmarkEnd w:id="93"/>
      <w:bookmarkEnd w:id="94"/>
      <w:bookmarkEnd w:id="95"/>
    </w:p>
    <w:p w14:paraId="418B665D" w14:textId="77777777" w:rsidR="000829C4" w:rsidRDefault="00000000">
      <w:pPr>
        <w:pStyle w:val="4"/>
      </w:pPr>
      <w:r>
        <w:rPr>
          <w:rFonts w:hint="eastAsia"/>
        </w:rPr>
        <w:t>功能描述</w:t>
      </w:r>
    </w:p>
    <w:p w14:paraId="1BE2C7BE" w14:textId="77777777" w:rsidR="000829C4" w:rsidRDefault="00000000">
      <w:pPr>
        <w:ind w:firstLine="420"/>
      </w:pPr>
      <w:r>
        <w:rPr>
          <w:rFonts w:hint="eastAsia"/>
        </w:rPr>
        <w:t>本功能为房产信息台账补录管理。</w:t>
      </w:r>
    </w:p>
    <w:p w14:paraId="66158236" w14:textId="77777777" w:rsidR="000829C4" w:rsidRDefault="00000000">
      <w:pPr>
        <w:pStyle w:val="4"/>
      </w:pPr>
      <w:r>
        <w:rPr>
          <w:rFonts w:hint="eastAsia"/>
        </w:rPr>
        <w:lastRenderedPageBreak/>
        <w:t>原型界面</w:t>
      </w:r>
    </w:p>
    <w:p w14:paraId="623148AD" w14:textId="77777777" w:rsidR="000829C4" w:rsidRDefault="00000000">
      <w:r>
        <w:rPr>
          <w:rFonts w:hint="eastAsia"/>
        </w:rPr>
        <w:t>列表：</w:t>
      </w:r>
    </w:p>
    <w:p w14:paraId="17BE06BE" w14:textId="77777777" w:rsidR="000829C4" w:rsidRDefault="00000000">
      <w:r>
        <w:rPr>
          <w:noProof/>
        </w:rPr>
        <w:drawing>
          <wp:inline distT="0" distB="0" distL="114300" distR="114300" wp14:anchorId="62955D9B" wp14:editId="1734E505">
            <wp:extent cx="5271770" cy="2317750"/>
            <wp:effectExtent l="0" t="0" r="11430" b="19050"/>
            <wp:docPr id="1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8"/>
                    <pic:cNvPicPr>
                      <a:picLocks noChangeAspect="1"/>
                    </pic:cNvPicPr>
                  </pic:nvPicPr>
                  <pic:blipFill>
                    <a:blip r:embed="rId45"/>
                    <a:stretch>
                      <a:fillRect/>
                    </a:stretch>
                  </pic:blipFill>
                  <pic:spPr>
                    <a:xfrm>
                      <a:off x="0" y="0"/>
                      <a:ext cx="5271770" cy="2317750"/>
                    </a:xfrm>
                    <a:prstGeom prst="rect">
                      <a:avLst/>
                    </a:prstGeom>
                    <a:noFill/>
                    <a:ln>
                      <a:noFill/>
                    </a:ln>
                  </pic:spPr>
                </pic:pic>
              </a:graphicData>
            </a:graphic>
          </wp:inline>
        </w:drawing>
      </w:r>
    </w:p>
    <w:p w14:paraId="70155E18" w14:textId="77777777" w:rsidR="000829C4" w:rsidRDefault="00000000">
      <w:r>
        <w:rPr>
          <w:rFonts w:hint="eastAsia"/>
        </w:rPr>
        <w:t>卡片：</w:t>
      </w:r>
    </w:p>
    <w:p w14:paraId="7EC7ABF6" w14:textId="77777777" w:rsidR="000829C4" w:rsidRDefault="00000000">
      <w:r>
        <w:rPr>
          <w:noProof/>
        </w:rPr>
        <w:drawing>
          <wp:inline distT="0" distB="0" distL="114300" distR="114300" wp14:anchorId="63429EE5" wp14:editId="0DD6AC3C">
            <wp:extent cx="5267960" cy="2322195"/>
            <wp:effectExtent l="0" t="0" r="15240" b="14605"/>
            <wp:docPr id="15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9"/>
                    <pic:cNvPicPr>
                      <a:picLocks noChangeAspect="1"/>
                    </pic:cNvPicPr>
                  </pic:nvPicPr>
                  <pic:blipFill>
                    <a:blip r:embed="rId46"/>
                    <a:stretch>
                      <a:fillRect/>
                    </a:stretch>
                  </pic:blipFill>
                  <pic:spPr>
                    <a:xfrm>
                      <a:off x="0" y="0"/>
                      <a:ext cx="5267960" cy="2322195"/>
                    </a:xfrm>
                    <a:prstGeom prst="rect">
                      <a:avLst/>
                    </a:prstGeom>
                    <a:noFill/>
                    <a:ln>
                      <a:noFill/>
                    </a:ln>
                  </pic:spPr>
                </pic:pic>
              </a:graphicData>
            </a:graphic>
          </wp:inline>
        </w:drawing>
      </w:r>
    </w:p>
    <w:p w14:paraId="4D1CF646" w14:textId="77777777" w:rsidR="000829C4" w:rsidRDefault="00000000">
      <w:pPr>
        <w:pStyle w:val="4"/>
      </w:pPr>
      <w:r>
        <w:rPr>
          <w:rFonts w:hint="eastAsia"/>
        </w:rPr>
        <w:t>输入列表</w:t>
      </w:r>
    </w:p>
    <w:p w14:paraId="6B20C9A6"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3173A4BC" w14:textId="77777777">
        <w:tc>
          <w:tcPr>
            <w:tcW w:w="1561" w:type="dxa"/>
            <w:shd w:val="clear" w:color="auto" w:fill="DEEBF6" w:themeFill="accent1" w:themeFillTint="32"/>
          </w:tcPr>
          <w:p w14:paraId="63E4C68F"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5AA25375"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2068A4D8"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988B72D"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3CE828D7" w14:textId="77777777" w:rsidR="000829C4" w:rsidRDefault="00000000">
            <w:pPr>
              <w:jc w:val="center"/>
              <w:rPr>
                <w:b/>
                <w:bCs/>
              </w:rPr>
            </w:pPr>
            <w:r>
              <w:rPr>
                <w:rFonts w:hint="eastAsia"/>
                <w:b/>
                <w:bCs/>
              </w:rPr>
              <w:t>备注</w:t>
            </w:r>
          </w:p>
        </w:tc>
      </w:tr>
      <w:tr w:rsidR="000829C4" w14:paraId="7B97C71E" w14:textId="77777777">
        <w:tc>
          <w:tcPr>
            <w:tcW w:w="1561" w:type="dxa"/>
          </w:tcPr>
          <w:p w14:paraId="3C8397F7" w14:textId="77777777" w:rsidR="000829C4" w:rsidRDefault="00000000">
            <w:r>
              <w:rPr>
                <w:rFonts w:hint="eastAsia"/>
              </w:rPr>
              <w:t>机构</w:t>
            </w:r>
          </w:p>
        </w:tc>
        <w:tc>
          <w:tcPr>
            <w:tcW w:w="1110" w:type="dxa"/>
          </w:tcPr>
          <w:p w14:paraId="1F69A624" w14:textId="77777777" w:rsidR="000829C4" w:rsidRDefault="00000000">
            <w:pPr>
              <w:jc w:val="center"/>
            </w:pPr>
            <w:r>
              <w:rPr>
                <w:rFonts w:hint="eastAsia"/>
              </w:rPr>
              <w:t>参照</w:t>
            </w:r>
          </w:p>
        </w:tc>
        <w:tc>
          <w:tcPr>
            <w:tcW w:w="1089" w:type="dxa"/>
          </w:tcPr>
          <w:p w14:paraId="33176A87" w14:textId="77777777" w:rsidR="000829C4" w:rsidRDefault="00000000">
            <w:pPr>
              <w:jc w:val="center"/>
            </w:pPr>
            <w:r>
              <w:rPr>
                <w:rFonts w:hint="eastAsia"/>
              </w:rPr>
              <w:t>手动选择</w:t>
            </w:r>
          </w:p>
        </w:tc>
        <w:tc>
          <w:tcPr>
            <w:tcW w:w="1429" w:type="dxa"/>
          </w:tcPr>
          <w:p w14:paraId="245E8068" w14:textId="77777777" w:rsidR="000829C4" w:rsidRDefault="00000000">
            <w:pPr>
              <w:jc w:val="center"/>
            </w:pPr>
            <w:r>
              <w:rPr>
                <w:rFonts w:hint="eastAsia"/>
              </w:rPr>
              <w:t>否</w:t>
            </w:r>
          </w:p>
        </w:tc>
        <w:tc>
          <w:tcPr>
            <w:tcW w:w="3330" w:type="dxa"/>
          </w:tcPr>
          <w:p w14:paraId="5870D492" w14:textId="77777777" w:rsidR="000829C4" w:rsidRDefault="00000000">
            <w:r>
              <w:rPr>
                <w:rFonts w:hint="eastAsia"/>
              </w:rPr>
              <w:t>参照机构档案，增加用户权限。</w:t>
            </w:r>
          </w:p>
        </w:tc>
      </w:tr>
      <w:tr w:rsidR="000829C4" w14:paraId="628B0D35" w14:textId="77777777">
        <w:tc>
          <w:tcPr>
            <w:tcW w:w="1561" w:type="dxa"/>
          </w:tcPr>
          <w:p w14:paraId="08BEC130" w14:textId="77777777" w:rsidR="000829C4" w:rsidRDefault="00000000">
            <w:r>
              <w:rPr>
                <w:rFonts w:hint="eastAsia"/>
              </w:rPr>
              <w:t>所在地</w:t>
            </w:r>
          </w:p>
        </w:tc>
        <w:tc>
          <w:tcPr>
            <w:tcW w:w="1110" w:type="dxa"/>
          </w:tcPr>
          <w:p w14:paraId="19060882" w14:textId="77777777" w:rsidR="000829C4" w:rsidRDefault="00000000">
            <w:pPr>
              <w:jc w:val="center"/>
            </w:pPr>
            <w:r>
              <w:rPr>
                <w:rFonts w:hint="eastAsia"/>
              </w:rPr>
              <w:t>参照</w:t>
            </w:r>
          </w:p>
        </w:tc>
        <w:tc>
          <w:tcPr>
            <w:tcW w:w="1089" w:type="dxa"/>
          </w:tcPr>
          <w:p w14:paraId="1781344D" w14:textId="77777777" w:rsidR="000829C4" w:rsidRDefault="00000000">
            <w:pPr>
              <w:jc w:val="center"/>
            </w:pPr>
            <w:r>
              <w:rPr>
                <w:rFonts w:hint="eastAsia"/>
              </w:rPr>
              <w:t>手动选择</w:t>
            </w:r>
          </w:p>
        </w:tc>
        <w:tc>
          <w:tcPr>
            <w:tcW w:w="1429" w:type="dxa"/>
          </w:tcPr>
          <w:p w14:paraId="52C035FA" w14:textId="77777777" w:rsidR="000829C4" w:rsidRDefault="00000000">
            <w:pPr>
              <w:jc w:val="center"/>
            </w:pPr>
            <w:r>
              <w:rPr>
                <w:rFonts w:hint="eastAsia"/>
              </w:rPr>
              <w:t>否</w:t>
            </w:r>
          </w:p>
        </w:tc>
        <w:tc>
          <w:tcPr>
            <w:tcW w:w="3330" w:type="dxa"/>
          </w:tcPr>
          <w:p w14:paraId="32E3A704" w14:textId="77777777" w:rsidR="000829C4" w:rsidRDefault="00000000">
            <w:r>
              <w:rPr>
                <w:rFonts w:hint="eastAsia"/>
              </w:rPr>
              <w:t>选择注册省、市、区县</w:t>
            </w:r>
          </w:p>
        </w:tc>
      </w:tr>
      <w:tr w:rsidR="000829C4" w14:paraId="3684AA3A" w14:textId="77777777">
        <w:tc>
          <w:tcPr>
            <w:tcW w:w="1561" w:type="dxa"/>
          </w:tcPr>
          <w:p w14:paraId="0B869268" w14:textId="77777777" w:rsidR="000829C4" w:rsidRDefault="00000000">
            <w:r>
              <w:rPr>
                <w:rFonts w:hint="eastAsia"/>
              </w:rPr>
              <w:t>补录日期起止</w:t>
            </w:r>
          </w:p>
        </w:tc>
        <w:tc>
          <w:tcPr>
            <w:tcW w:w="1110" w:type="dxa"/>
          </w:tcPr>
          <w:p w14:paraId="44AB65B0" w14:textId="77777777" w:rsidR="000829C4" w:rsidRDefault="00000000">
            <w:pPr>
              <w:jc w:val="center"/>
            </w:pPr>
            <w:r>
              <w:rPr>
                <w:rFonts w:hint="eastAsia"/>
              </w:rPr>
              <w:t>日历控件</w:t>
            </w:r>
          </w:p>
        </w:tc>
        <w:tc>
          <w:tcPr>
            <w:tcW w:w="1089" w:type="dxa"/>
          </w:tcPr>
          <w:p w14:paraId="7E68FCD5" w14:textId="77777777" w:rsidR="000829C4" w:rsidRDefault="00000000">
            <w:pPr>
              <w:jc w:val="center"/>
            </w:pPr>
            <w:r>
              <w:rPr>
                <w:rFonts w:hint="eastAsia"/>
              </w:rPr>
              <w:t>手动选择</w:t>
            </w:r>
          </w:p>
        </w:tc>
        <w:tc>
          <w:tcPr>
            <w:tcW w:w="1429" w:type="dxa"/>
          </w:tcPr>
          <w:p w14:paraId="1CB866CD" w14:textId="77777777" w:rsidR="000829C4" w:rsidRDefault="00000000">
            <w:pPr>
              <w:jc w:val="center"/>
            </w:pPr>
            <w:r>
              <w:rPr>
                <w:rFonts w:hint="eastAsia"/>
              </w:rPr>
              <w:t>否</w:t>
            </w:r>
          </w:p>
        </w:tc>
        <w:tc>
          <w:tcPr>
            <w:tcW w:w="3330" w:type="dxa"/>
          </w:tcPr>
          <w:p w14:paraId="694C7DD8" w14:textId="77777777" w:rsidR="000829C4" w:rsidRDefault="000829C4"/>
        </w:tc>
      </w:tr>
      <w:tr w:rsidR="000829C4" w14:paraId="3A874B57" w14:textId="77777777">
        <w:tc>
          <w:tcPr>
            <w:tcW w:w="1561" w:type="dxa"/>
          </w:tcPr>
          <w:p w14:paraId="1A8335FC" w14:textId="77777777" w:rsidR="000829C4" w:rsidRDefault="00000000">
            <w:r>
              <w:rPr>
                <w:rFonts w:hint="eastAsia"/>
              </w:rPr>
              <w:t>房产编码</w:t>
            </w:r>
          </w:p>
        </w:tc>
        <w:tc>
          <w:tcPr>
            <w:tcW w:w="1110" w:type="dxa"/>
          </w:tcPr>
          <w:p w14:paraId="36BABFE4" w14:textId="77777777" w:rsidR="000829C4" w:rsidRDefault="00000000">
            <w:pPr>
              <w:jc w:val="center"/>
            </w:pPr>
            <w:r>
              <w:rPr>
                <w:rFonts w:hint="eastAsia"/>
              </w:rPr>
              <w:t>参照</w:t>
            </w:r>
          </w:p>
        </w:tc>
        <w:tc>
          <w:tcPr>
            <w:tcW w:w="1089" w:type="dxa"/>
          </w:tcPr>
          <w:p w14:paraId="35606246" w14:textId="77777777" w:rsidR="000829C4" w:rsidRDefault="00000000">
            <w:pPr>
              <w:jc w:val="center"/>
            </w:pPr>
            <w:r>
              <w:rPr>
                <w:rFonts w:hint="eastAsia"/>
              </w:rPr>
              <w:t>手动选择</w:t>
            </w:r>
          </w:p>
        </w:tc>
        <w:tc>
          <w:tcPr>
            <w:tcW w:w="1429" w:type="dxa"/>
          </w:tcPr>
          <w:p w14:paraId="4DA6E61B" w14:textId="77777777" w:rsidR="000829C4" w:rsidRDefault="00000000">
            <w:pPr>
              <w:jc w:val="center"/>
            </w:pPr>
            <w:r>
              <w:rPr>
                <w:rFonts w:hint="eastAsia"/>
              </w:rPr>
              <w:t>否</w:t>
            </w:r>
          </w:p>
        </w:tc>
        <w:tc>
          <w:tcPr>
            <w:tcW w:w="3330" w:type="dxa"/>
          </w:tcPr>
          <w:p w14:paraId="16D66903" w14:textId="77777777" w:rsidR="000829C4" w:rsidRDefault="00000000">
            <w:r>
              <w:rPr>
                <w:rFonts w:hint="eastAsia"/>
              </w:rPr>
              <w:t>参照房产信息台账，用户权限下的机构对应的房产</w:t>
            </w:r>
          </w:p>
        </w:tc>
      </w:tr>
    </w:tbl>
    <w:p w14:paraId="73622BBC" w14:textId="77777777" w:rsidR="000829C4" w:rsidRDefault="000829C4"/>
    <w:p w14:paraId="1834B10D" w14:textId="77777777" w:rsidR="000829C4" w:rsidRDefault="00000000">
      <w:r>
        <w:rPr>
          <w:rFonts w:hint="eastAsia"/>
        </w:rPr>
        <w:t>列表字段：</w:t>
      </w:r>
    </w:p>
    <w:tbl>
      <w:tblPr>
        <w:tblStyle w:val="ab"/>
        <w:tblW w:w="0" w:type="auto"/>
        <w:tblLook w:val="04A0" w:firstRow="1" w:lastRow="0" w:firstColumn="1" w:lastColumn="0" w:noHBand="0" w:noVBand="1"/>
      </w:tblPr>
      <w:tblGrid>
        <w:gridCol w:w="1496"/>
        <w:gridCol w:w="1159"/>
        <w:gridCol w:w="1043"/>
        <w:gridCol w:w="1359"/>
        <w:gridCol w:w="3239"/>
      </w:tblGrid>
      <w:tr w:rsidR="000829C4" w14:paraId="0102770A" w14:textId="77777777">
        <w:tc>
          <w:tcPr>
            <w:tcW w:w="1552" w:type="dxa"/>
            <w:shd w:val="clear" w:color="auto" w:fill="DEEBF6" w:themeFill="accent1" w:themeFillTint="32"/>
          </w:tcPr>
          <w:p w14:paraId="38790CF9" w14:textId="77777777" w:rsidR="000829C4" w:rsidRDefault="00000000">
            <w:pPr>
              <w:jc w:val="center"/>
              <w:rPr>
                <w:b/>
                <w:bCs/>
              </w:rPr>
            </w:pPr>
            <w:r>
              <w:rPr>
                <w:rFonts w:hint="eastAsia"/>
                <w:b/>
                <w:bCs/>
              </w:rPr>
              <w:t>字段名称</w:t>
            </w:r>
          </w:p>
        </w:tc>
        <w:tc>
          <w:tcPr>
            <w:tcW w:w="1162" w:type="dxa"/>
            <w:shd w:val="clear" w:color="auto" w:fill="DEEBF6" w:themeFill="accent1" w:themeFillTint="32"/>
          </w:tcPr>
          <w:p w14:paraId="16F390B7" w14:textId="77777777" w:rsidR="000829C4" w:rsidRDefault="00000000">
            <w:pPr>
              <w:jc w:val="center"/>
              <w:rPr>
                <w:b/>
                <w:bCs/>
              </w:rPr>
            </w:pPr>
            <w:r>
              <w:rPr>
                <w:rFonts w:hint="eastAsia"/>
                <w:b/>
                <w:bCs/>
              </w:rPr>
              <w:t>字段类型</w:t>
            </w:r>
          </w:p>
        </w:tc>
        <w:tc>
          <w:tcPr>
            <w:tcW w:w="1083" w:type="dxa"/>
            <w:shd w:val="clear" w:color="auto" w:fill="DEEBF6" w:themeFill="accent1" w:themeFillTint="32"/>
          </w:tcPr>
          <w:p w14:paraId="1903714F" w14:textId="77777777" w:rsidR="000829C4" w:rsidRDefault="00000000">
            <w:pPr>
              <w:jc w:val="center"/>
              <w:rPr>
                <w:b/>
                <w:bCs/>
              </w:rPr>
            </w:pPr>
            <w:r>
              <w:rPr>
                <w:rFonts w:hint="eastAsia"/>
                <w:b/>
                <w:bCs/>
              </w:rPr>
              <w:t>录入方式</w:t>
            </w:r>
          </w:p>
        </w:tc>
        <w:tc>
          <w:tcPr>
            <w:tcW w:w="1420" w:type="dxa"/>
            <w:shd w:val="clear" w:color="auto" w:fill="DEEBF6" w:themeFill="accent1" w:themeFillTint="32"/>
          </w:tcPr>
          <w:p w14:paraId="341E9959" w14:textId="77777777" w:rsidR="000829C4" w:rsidRDefault="00000000">
            <w:pPr>
              <w:jc w:val="center"/>
              <w:rPr>
                <w:b/>
                <w:bCs/>
              </w:rPr>
            </w:pPr>
            <w:r>
              <w:rPr>
                <w:rFonts w:hint="eastAsia"/>
                <w:b/>
                <w:bCs/>
              </w:rPr>
              <w:t>是否必录</w:t>
            </w:r>
          </w:p>
        </w:tc>
        <w:tc>
          <w:tcPr>
            <w:tcW w:w="3305" w:type="dxa"/>
            <w:shd w:val="clear" w:color="auto" w:fill="DEEBF6" w:themeFill="accent1" w:themeFillTint="32"/>
          </w:tcPr>
          <w:p w14:paraId="14EDC746" w14:textId="77777777" w:rsidR="000829C4" w:rsidRDefault="00000000">
            <w:pPr>
              <w:jc w:val="center"/>
              <w:rPr>
                <w:b/>
                <w:bCs/>
              </w:rPr>
            </w:pPr>
            <w:r>
              <w:rPr>
                <w:rFonts w:hint="eastAsia"/>
                <w:b/>
                <w:bCs/>
              </w:rPr>
              <w:t>备注</w:t>
            </w:r>
          </w:p>
        </w:tc>
      </w:tr>
      <w:tr w:rsidR="000829C4" w14:paraId="5BE8CF40" w14:textId="77777777">
        <w:tc>
          <w:tcPr>
            <w:tcW w:w="1552" w:type="dxa"/>
          </w:tcPr>
          <w:p w14:paraId="569D6D5C" w14:textId="77777777" w:rsidR="000829C4" w:rsidRDefault="00000000">
            <w:r>
              <w:rPr>
                <w:rFonts w:hint="eastAsia"/>
              </w:rPr>
              <w:t>单据编号</w:t>
            </w:r>
          </w:p>
        </w:tc>
        <w:tc>
          <w:tcPr>
            <w:tcW w:w="1162" w:type="dxa"/>
          </w:tcPr>
          <w:p w14:paraId="70793B23" w14:textId="77777777" w:rsidR="000829C4" w:rsidRDefault="00000000">
            <w:pPr>
              <w:jc w:val="center"/>
            </w:pPr>
            <w:r>
              <w:rPr>
                <w:rFonts w:hint="eastAsia"/>
              </w:rPr>
              <w:t>字符</w:t>
            </w:r>
          </w:p>
        </w:tc>
        <w:tc>
          <w:tcPr>
            <w:tcW w:w="1083" w:type="dxa"/>
          </w:tcPr>
          <w:p w14:paraId="75DE956A" w14:textId="77777777" w:rsidR="000829C4" w:rsidRDefault="00000000">
            <w:pPr>
              <w:jc w:val="center"/>
            </w:pPr>
            <w:r>
              <w:rPr>
                <w:rFonts w:hint="eastAsia"/>
              </w:rPr>
              <w:t>自动生成</w:t>
            </w:r>
          </w:p>
        </w:tc>
        <w:tc>
          <w:tcPr>
            <w:tcW w:w="1420" w:type="dxa"/>
          </w:tcPr>
          <w:p w14:paraId="7716EC54" w14:textId="77777777" w:rsidR="000829C4" w:rsidRDefault="00000000">
            <w:pPr>
              <w:jc w:val="center"/>
            </w:pPr>
            <w:r>
              <w:rPr>
                <w:rFonts w:hint="eastAsia"/>
              </w:rPr>
              <w:t>是</w:t>
            </w:r>
          </w:p>
        </w:tc>
        <w:tc>
          <w:tcPr>
            <w:tcW w:w="3305" w:type="dxa"/>
          </w:tcPr>
          <w:p w14:paraId="45755737" w14:textId="77777777" w:rsidR="000829C4" w:rsidRDefault="00000000">
            <w:pPr>
              <w:spacing w:before="120"/>
              <w:jc w:val="left"/>
            </w:pPr>
            <w:r>
              <w:rPr>
                <w:rFonts w:hint="eastAsia"/>
              </w:rPr>
              <w:t>自动生成，编码规则为</w:t>
            </w:r>
            <w:r>
              <w:rPr>
                <w:rFonts w:hint="eastAsia"/>
              </w:rPr>
              <w:t>FCXXBL</w:t>
            </w:r>
          </w:p>
          <w:p w14:paraId="419FA6D5" w14:textId="77777777" w:rsidR="000829C4" w:rsidRDefault="00000000">
            <w:pPr>
              <w:spacing w:before="120"/>
              <w:jc w:val="left"/>
            </w:pPr>
            <w:r>
              <w:rPr>
                <w:rFonts w:hint="eastAsia"/>
              </w:rPr>
              <w:t>+</w:t>
            </w:r>
            <w:r>
              <w:rPr>
                <w:rFonts w:hint="eastAsia"/>
              </w:rPr>
              <w:t>日期</w:t>
            </w:r>
            <w:r>
              <w:rPr>
                <w:rFonts w:hint="eastAsia"/>
              </w:rPr>
              <w:t>+</w:t>
            </w:r>
            <w:r>
              <w:rPr>
                <w:rFonts w:hint="eastAsia"/>
              </w:rPr>
              <w:t>序号，如</w:t>
            </w:r>
            <w:r>
              <w:rPr>
                <w:rFonts w:hint="eastAsia"/>
              </w:rPr>
              <w:t>FCXXBL2021011300001</w:t>
            </w:r>
          </w:p>
          <w:p w14:paraId="24D008A8"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514DE1D8" w14:textId="77777777">
        <w:tc>
          <w:tcPr>
            <w:tcW w:w="1552" w:type="dxa"/>
          </w:tcPr>
          <w:p w14:paraId="0D63A943" w14:textId="77777777" w:rsidR="000829C4" w:rsidRDefault="00000000">
            <w:r>
              <w:rPr>
                <w:rFonts w:hint="eastAsia"/>
              </w:rPr>
              <w:t>机构</w:t>
            </w:r>
          </w:p>
        </w:tc>
        <w:tc>
          <w:tcPr>
            <w:tcW w:w="1162" w:type="dxa"/>
          </w:tcPr>
          <w:p w14:paraId="43612F1B" w14:textId="77777777" w:rsidR="000829C4" w:rsidRDefault="00000000">
            <w:pPr>
              <w:jc w:val="center"/>
            </w:pPr>
            <w:r>
              <w:rPr>
                <w:rFonts w:hint="eastAsia"/>
              </w:rPr>
              <w:t>参照</w:t>
            </w:r>
          </w:p>
        </w:tc>
        <w:tc>
          <w:tcPr>
            <w:tcW w:w="1083" w:type="dxa"/>
          </w:tcPr>
          <w:p w14:paraId="0258E864" w14:textId="77777777" w:rsidR="000829C4" w:rsidRDefault="00000000">
            <w:pPr>
              <w:jc w:val="center"/>
            </w:pPr>
            <w:r>
              <w:rPr>
                <w:rFonts w:hint="eastAsia"/>
              </w:rPr>
              <w:t>手动选择</w:t>
            </w:r>
          </w:p>
        </w:tc>
        <w:tc>
          <w:tcPr>
            <w:tcW w:w="1420" w:type="dxa"/>
          </w:tcPr>
          <w:p w14:paraId="27D8060B" w14:textId="77777777" w:rsidR="000829C4" w:rsidRDefault="00000000">
            <w:pPr>
              <w:jc w:val="center"/>
            </w:pPr>
            <w:r>
              <w:rPr>
                <w:rFonts w:hint="eastAsia"/>
              </w:rPr>
              <w:t>是</w:t>
            </w:r>
          </w:p>
        </w:tc>
        <w:tc>
          <w:tcPr>
            <w:tcW w:w="3305" w:type="dxa"/>
          </w:tcPr>
          <w:p w14:paraId="256C92F1" w14:textId="77777777" w:rsidR="000829C4" w:rsidRDefault="00000000">
            <w:r>
              <w:rPr>
                <w:rFonts w:hint="eastAsia"/>
              </w:rPr>
              <w:t>参照机构档案，增加用户权限。</w:t>
            </w:r>
          </w:p>
        </w:tc>
      </w:tr>
      <w:tr w:rsidR="000829C4" w14:paraId="7D6669FB" w14:textId="77777777">
        <w:tc>
          <w:tcPr>
            <w:tcW w:w="1552" w:type="dxa"/>
          </w:tcPr>
          <w:p w14:paraId="33DE0172" w14:textId="77777777" w:rsidR="000829C4" w:rsidRDefault="00000000">
            <w:r>
              <w:rPr>
                <w:rFonts w:hint="eastAsia"/>
                <w:color w:val="FF0000"/>
                <w:shd w:val="clear" w:color="auto" w:fill="FFFF00"/>
              </w:rPr>
              <w:t>（新增）</w:t>
            </w:r>
            <w:r>
              <w:rPr>
                <w:rFonts w:hint="eastAsia"/>
              </w:rPr>
              <w:t>税源编号</w:t>
            </w:r>
          </w:p>
        </w:tc>
        <w:tc>
          <w:tcPr>
            <w:tcW w:w="1162" w:type="dxa"/>
          </w:tcPr>
          <w:p w14:paraId="66EA546B" w14:textId="77777777" w:rsidR="000829C4" w:rsidRDefault="00000000">
            <w:pPr>
              <w:jc w:val="center"/>
            </w:pPr>
            <w:r>
              <w:rPr>
                <w:rFonts w:hint="eastAsia"/>
              </w:rPr>
              <w:t>字符（</w:t>
            </w:r>
            <w:r>
              <w:rPr>
                <w:rFonts w:hint="eastAsia"/>
              </w:rPr>
              <w:t>100</w:t>
            </w:r>
            <w:r>
              <w:rPr>
                <w:rFonts w:hint="eastAsia"/>
              </w:rPr>
              <w:t>）</w:t>
            </w:r>
          </w:p>
        </w:tc>
        <w:tc>
          <w:tcPr>
            <w:tcW w:w="1083" w:type="dxa"/>
          </w:tcPr>
          <w:p w14:paraId="46B57D30" w14:textId="77777777" w:rsidR="000829C4" w:rsidRDefault="00000000">
            <w:pPr>
              <w:jc w:val="center"/>
            </w:pPr>
            <w:r>
              <w:rPr>
                <w:rFonts w:hint="eastAsia"/>
              </w:rPr>
              <w:t>手工录入</w:t>
            </w:r>
          </w:p>
        </w:tc>
        <w:tc>
          <w:tcPr>
            <w:tcW w:w="1420" w:type="dxa"/>
          </w:tcPr>
          <w:p w14:paraId="3B907EFE" w14:textId="77777777" w:rsidR="000829C4" w:rsidRDefault="00000000">
            <w:pPr>
              <w:jc w:val="center"/>
            </w:pPr>
            <w:r>
              <w:rPr>
                <w:rFonts w:hint="eastAsia"/>
              </w:rPr>
              <w:t>否</w:t>
            </w:r>
          </w:p>
        </w:tc>
        <w:tc>
          <w:tcPr>
            <w:tcW w:w="3305" w:type="dxa"/>
          </w:tcPr>
          <w:p w14:paraId="3164A6F9" w14:textId="77777777" w:rsidR="000829C4" w:rsidRDefault="00000000">
            <w:r>
              <w:rPr>
                <w:rFonts w:hint="eastAsia"/>
              </w:rPr>
              <w:t>不可重复</w:t>
            </w:r>
          </w:p>
        </w:tc>
      </w:tr>
      <w:tr w:rsidR="000829C4" w14:paraId="6E340188" w14:textId="77777777">
        <w:tc>
          <w:tcPr>
            <w:tcW w:w="1552" w:type="dxa"/>
          </w:tcPr>
          <w:p w14:paraId="5CFCC5FB" w14:textId="77777777" w:rsidR="000829C4" w:rsidRDefault="00000000">
            <w:r>
              <w:rPr>
                <w:rFonts w:hint="eastAsia"/>
              </w:rPr>
              <w:t>房产编码</w:t>
            </w:r>
          </w:p>
        </w:tc>
        <w:tc>
          <w:tcPr>
            <w:tcW w:w="1162" w:type="dxa"/>
          </w:tcPr>
          <w:p w14:paraId="68441B80" w14:textId="77777777" w:rsidR="000829C4" w:rsidRDefault="00000000">
            <w:pPr>
              <w:jc w:val="center"/>
            </w:pPr>
            <w:r>
              <w:rPr>
                <w:rFonts w:hint="eastAsia"/>
              </w:rPr>
              <w:t>字符（</w:t>
            </w:r>
            <w:r>
              <w:rPr>
                <w:rFonts w:hint="eastAsia"/>
              </w:rPr>
              <w:t>100</w:t>
            </w:r>
            <w:r>
              <w:rPr>
                <w:rFonts w:hint="eastAsia"/>
              </w:rPr>
              <w:t>）</w:t>
            </w:r>
          </w:p>
        </w:tc>
        <w:tc>
          <w:tcPr>
            <w:tcW w:w="1083" w:type="dxa"/>
          </w:tcPr>
          <w:p w14:paraId="17DFFE3B" w14:textId="77777777" w:rsidR="000829C4" w:rsidRDefault="00000000">
            <w:pPr>
              <w:jc w:val="center"/>
            </w:pPr>
            <w:r>
              <w:rPr>
                <w:rFonts w:hint="eastAsia"/>
              </w:rPr>
              <w:t>手工录入</w:t>
            </w:r>
          </w:p>
        </w:tc>
        <w:tc>
          <w:tcPr>
            <w:tcW w:w="1420" w:type="dxa"/>
          </w:tcPr>
          <w:p w14:paraId="0728D329" w14:textId="77777777" w:rsidR="000829C4" w:rsidRDefault="00000000">
            <w:pPr>
              <w:jc w:val="center"/>
            </w:pPr>
            <w:r>
              <w:rPr>
                <w:rFonts w:hint="eastAsia"/>
              </w:rPr>
              <w:t>是</w:t>
            </w:r>
          </w:p>
        </w:tc>
        <w:tc>
          <w:tcPr>
            <w:tcW w:w="3305" w:type="dxa"/>
          </w:tcPr>
          <w:p w14:paraId="44398870" w14:textId="77777777" w:rsidR="000829C4" w:rsidRDefault="00000000">
            <w:r>
              <w:rPr>
                <w:rFonts w:hint="eastAsia"/>
              </w:rPr>
              <w:t>不可重复</w:t>
            </w:r>
          </w:p>
        </w:tc>
      </w:tr>
      <w:tr w:rsidR="000829C4" w14:paraId="1F205BA2" w14:textId="77777777">
        <w:tc>
          <w:tcPr>
            <w:tcW w:w="1552" w:type="dxa"/>
          </w:tcPr>
          <w:p w14:paraId="5C2BBE3C" w14:textId="77777777" w:rsidR="000829C4" w:rsidRDefault="00000000">
            <w:r>
              <w:rPr>
                <w:rFonts w:hint="eastAsia"/>
              </w:rPr>
              <w:t>房产名称</w:t>
            </w:r>
          </w:p>
        </w:tc>
        <w:tc>
          <w:tcPr>
            <w:tcW w:w="1162" w:type="dxa"/>
          </w:tcPr>
          <w:p w14:paraId="152DD925" w14:textId="77777777" w:rsidR="000829C4" w:rsidRDefault="00000000">
            <w:pPr>
              <w:jc w:val="center"/>
            </w:pPr>
            <w:r>
              <w:rPr>
                <w:rFonts w:hint="eastAsia"/>
              </w:rPr>
              <w:t>字符（</w:t>
            </w:r>
            <w:r>
              <w:rPr>
                <w:rFonts w:hint="eastAsia"/>
              </w:rPr>
              <w:t>200</w:t>
            </w:r>
            <w:r>
              <w:rPr>
                <w:rFonts w:hint="eastAsia"/>
              </w:rPr>
              <w:t>）</w:t>
            </w:r>
          </w:p>
        </w:tc>
        <w:tc>
          <w:tcPr>
            <w:tcW w:w="1083" w:type="dxa"/>
          </w:tcPr>
          <w:p w14:paraId="1AF00FA6" w14:textId="77777777" w:rsidR="000829C4" w:rsidRDefault="00000000">
            <w:pPr>
              <w:jc w:val="center"/>
            </w:pPr>
            <w:r>
              <w:rPr>
                <w:rFonts w:hint="eastAsia"/>
              </w:rPr>
              <w:t>手工录入</w:t>
            </w:r>
          </w:p>
        </w:tc>
        <w:tc>
          <w:tcPr>
            <w:tcW w:w="1420" w:type="dxa"/>
          </w:tcPr>
          <w:p w14:paraId="0695176B" w14:textId="77777777" w:rsidR="000829C4" w:rsidRDefault="00000000">
            <w:pPr>
              <w:jc w:val="center"/>
            </w:pPr>
            <w:r>
              <w:rPr>
                <w:rFonts w:hint="eastAsia"/>
              </w:rPr>
              <w:t>是</w:t>
            </w:r>
          </w:p>
        </w:tc>
        <w:tc>
          <w:tcPr>
            <w:tcW w:w="3305" w:type="dxa"/>
          </w:tcPr>
          <w:p w14:paraId="20B01B9F" w14:textId="77777777" w:rsidR="000829C4" w:rsidRDefault="000829C4"/>
        </w:tc>
      </w:tr>
      <w:tr w:rsidR="000829C4" w14:paraId="03940F54" w14:textId="77777777">
        <w:tc>
          <w:tcPr>
            <w:tcW w:w="1552" w:type="dxa"/>
          </w:tcPr>
          <w:p w14:paraId="37682A85" w14:textId="77777777" w:rsidR="000829C4" w:rsidRDefault="00000000">
            <w:r>
              <w:rPr>
                <w:rFonts w:hint="eastAsia"/>
              </w:rPr>
              <w:t>所在地</w:t>
            </w:r>
          </w:p>
        </w:tc>
        <w:tc>
          <w:tcPr>
            <w:tcW w:w="1162" w:type="dxa"/>
          </w:tcPr>
          <w:p w14:paraId="323413E6" w14:textId="77777777" w:rsidR="000829C4" w:rsidRDefault="00000000">
            <w:pPr>
              <w:jc w:val="center"/>
            </w:pPr>
            <w:r>
              <w:rPr>
                <w:rFonts w:hint="eastAsia"/>
              </w:rPr>
              <w:t>参照</w:t>
            </w:r>
          </w:p>
        </w:tc>
        <w:tc>
          <w:tcPr>
            <w:tcW w:w="1083" w:type="dxa"/>
          </w:tcPr>
          <w:p w14:paraId="12EC2165" w14:textId="77777777" w:rsidR="000829C4" w:rsidRDefault="00000000">
            <w:pPr>
              <w:jc w:val="center"/>
            </w:pPr>
            <w:r>
              <w:rPr>
                <w:rFonts w:hint="eastAsia"/>
              </w:rPr>
              <w:t>手动选择</w:t>
            </w:r>
          </w:p>
        </w:tc>
        <w:tc>
          <w:tcPr>
            <w:tcW w:w="1420" w:type="dxa"/>
          </w:tcPr>
          <w:p w14:paraId="07C9D412" w14:textId="77777777" w:rsidR="000829C4" w:rsidRDefault="00000000">
            <w:pPr>
              <w:jc w:val="center"/>
            </w:pPr>
            <w:r>
              <w:rPr>
                <w:rFonts w:hint="eastAsia"/>
              </w:rPr>
              <w:t>是</w:t>
            </w:r>
          </w:p>
        </w:tc>
        <w:tc>
          <w:tcPr>
            <w:tcW w:w="3305" w:type="dxa"/>
          </w:tcPr>
          <w:p w14:paraId="64D968BD" w14:textId="77777777" w:rsidR="000829C4" w:rsidRDefault="00000000">
            <w:r>
              <w:rPr>
                <w:rFonts w:hint="eastAsia"/>
              </w:rPr>
              <w:t>选择注册省、市、区县，同纳税主体管理的注册所在地</w:t>
            </w:r>
          </w:p>
        </w:tc>
      </w:tr>
      <w:tr w:rsidR="000829C4" w14:paraId="64E51856" w14:textId="77777777">
        <w:tc>
          <w:tcPr>
            <w:tcW w:w="1552" w:type="dxa"/>
          </w:tcPr>
          <w:p w14:paraId="621CB5DF" w14:textId="77777777" w:rsidR="000829C4" w:rsidRDefault="00000000">
            <w:r>
              <w:rPr>
                <w:rFonts w:hint="eastAsia"/>
              </w:rPr>
              <w:t>产权证书号</w:t>
            </w:r>
          </w:p>
        </w:tc>
        <w:tc>
          <w:tcPr>
            <w:tcW w:w="1162" w:type="dxa"/>
          </w:tcPr>
          <w:p w14:paraId="027A1A3C" w14:textId="77777777" w:rsidR="000829C4" w:rsidRDefault="00000000">
            <w:pPr>
              <w:jc w:val="center"/>
            </w:pPr>
            <w:r>
              <w:rPr>
                <w:rFonts w:hint="eastAsia"/>
              </w:rPr>
              <w:t>字符（</w:t>
            </w:r>
            <w:r>
              <w:rPr>
                <w:rFonts w:hint="eastAsia"/>
              </w:rPr>
              <w:t>100</w:t>
            </w:r>
            <w:r>
              <w:rPr>
                <w:rFonts w:hint="eastAsia"/>
              </w:rPr>
              <w:t>）</w:t>
            </w:r>
          </w:p>
        </w:tc>
        <w:tc>
          <w:tcPr>
            <w:tcW w:w="1083" w:type="dxa"/>
          </w:tcPr>
          <w:p w14:paraId="214D2AB1" w14:textId="77777777" w:rsidR="000829C4" w:rsidRDefault="00000000">
            <w:pPr>
              <w:jc w:val="center"/>
            </w:pPr>
            <w:r>
              <w:rPr>
                <w:rFonts w:hint="eastAsia"/>
              </w:rPr>
              <w:t>手工录入</w:t>
            </w:r>
          </w:p>
        </w:tc>
        <w:tc>
          <w:tcPr>
            <w:tcW w:w="1420" w:type="dxa"/>
          </w:tcPr>
          <w:p w14:paraId="286B994D" w14:textId="77777777" w:rsidR="000829C4" w:rsidRDefault="00000000">
            <w:pPr>
              <w:jc w:val="center"/>
            </w:pPr>
            <w:r>
              <w:rPr>
                <w:rFonts w:hint="eastAsia"/>
              </w:rPr>
              <w:t>是</w:t>
            </w:r>
          </w:p>
        </w:tc>
        <w:tc>
          <w:tcPr>
            <w:tcW w:w="3305" w:type="dxa"/>
          </w:tcPr>
          <w:p w14:paraId="42E4F703" w14:textId="77777777" w:rsidR="000829C4" w:rsidRDefault="000829C4"/>
        </w:tc>
      </w:tr>
      <w:tr w:rsidR="000829C4" w14:paraId="2E089051" w14:textId="77777777">
        <w:tc>
          <w:tcPr>
            <w:tcW w:w="1552" w:type="dxa"/>
          </w:tcPr>
          <w:p w14:paraId="43E38ACF" w14:textId="77777777" w:rsidR="000829C4" w:rsidRDefault="00000000">
            <w:r>
              <w:rPr>
                <w:rFonts w:hint="eastAsia"/>
              </w:rPr>
              <w:t>不动产单元代码</w:t>
            </w:r>
          </w:p>
        </w:tc>
        <w:tc>
          <w:tcPr>
            <w:tcW w:w="1162" w:type="dxa"/>
          </w:tcPr>
          <w:p w14:paraId="0B5112CD" w14:textId="77777777" w:rsidR="000829C4" w:rsidRDefault="00000000">
            <w:pPr>
              <w:jc w:val="center"/>
            </w:pPr>
            <w:r>
              <w:rPr>
                <w:rFonts w:hint="eastAsia"/>
              </w:rPr>
              <w:t>字符（</w:t>
            </w:r>
            <w:r>
              <w:rPr>
                <w:rFonts w:hint="eastAsia"/>
              </w:rPr>
              <w:t>100</w:t>
            </w:r>
            <w:r>
              <w:rPr>
                <w:rFonts w:hint="eastAsia"/>
              </w:rPr>
              <w:t>）</w:t>
            </w:r>
          </w:p>
        </w:tc>
        <w:tc>
          <w:tcPr>
            <w:tcW w:w="1083" w:type="dxa"/>
          </w:tcPr>
          <w:p w14:paraId="404AEFA8" w14:textId="77777777" w:rsidR="000829C4" w:rsidRDefault="00000000">
            <w:pPr>
              <w:jc w:val="center"/>
            </w:pPr>
            <w:r>
              <w:rPr>
                <w:rFonts w:hint="eastAsia"/>
              </w:rPr>
              <w:t>手工录入</w:t>
            </w:r>
          </w:p>
        </w:tc>
        <w:tc>
          <w:tcPr>
            <w:tcW w:w="1420" w:type="dxa"/>
          </w:tcPr>
          <w:p w14:paraId="15D8C7D1" w14:textId="77777777" w:rsidR="000829C4" w:rsidRDefault="00000000">
            <w:pPr>
              <w:jc w:val="center"/>
            </w:pPr>
            <w:r>
              <w:rPr>
                <w:rFonts w:hint="eastAsia"/>
              </w:rPr>
              <w:t>否</w:t>
            </w:r>
          </w:p>
        </w:tc>
        <w:tc>
          <w:tcPr>
            <w:tcW w:w="3305" w:type="dxa"/>
          </w:tcPr>
          <w:p w14:paraId="387650DA" w14:textId="77777777" w:rsidR="000829C4" w:rsidRDefault="000829C4"/>
        </w:tc>
      </w:tr>
      <w:tr w:rsidR="000829C4" w14:paraId="73529C64" w14:textId="77777777">
        <w:tc>
          <w:tcPr>
            <w:tcW w:w="1552" w:type="dxa"/>
          </w:tcPr>
          <w:p w14:paraId="19953417" w14:textId="77777777" w:rsidR="000829C4" w:rsidRDefault="00000000">
            <w:r>
              <w:t>产权所在</w:t>
            </w:r>
            <w:r>
              <w:rPr>
                <w:rFonts w:hint="eastAsia"/>
              </w:rPr>
              <w:t>土地编号</w:t>
            </w:r>
          </w:p>
        </w:tc>
        <w:tc>
          <w:tcPr>
            <w:tcW w:w="1162" w:type="dxa"/>
          </w:tcPr>
          <w:p w14:paraId="0BFC26D5" w14:textId="77777777" w:rsidR="000829C4" w:rsidRDefault="00000000">
            <w:pPr>
              <w:jc w:val="center"/>
            </w:pPr>
            <w:r>
              <w:rPr>
                <w:rFonts w:hint="eastAsia"/>
              </w:rPr>
              <w:t>字符（</w:t>
            </w:r>
            <w:r>
              <w:rPr>
                <w:rFonts w:hint="eastAsia"/>
              </w:rPr>
              <w:t>100</w:t>
            </w:r>
            <w:r>
              <w:rPr>
                <w:rFonts w:hint="eastAsia"/>
              </w:rPr>
              <w:t>）</w:t>
            </w:r>
          </w:p>
        </w:tc>
        <w:tc>
          <w:tcPr>
            <w:tcW w:w="1083" w:type="dxa"/>
          </w:tcPr>
          <w:p w14:paraId="636A7000" w14:textId="77777777" w:rsidR="000829C4" w:rsidRDefault="00000000">
            <w:pPr>
              <w:jc w:val="center"/>
            </w:pPr>
            <w:r>
              <w:rPr>
                <w:rFonts w:hint="eastAsia"/>
              </w:rPr>
              <w:t>手工录入</w:t>
            </w:r>
          </w:p>
        </w:tc>
        <w:tc>
          <w:tcPr>
            <w:tcW w:w="1420" w:type="dxa"/>
          </w:tcPr>
          <w:p w14:paraId="055799CD" w14:textId="77777777" w:rsidR="000829C4" w:rsidRDefault="00000000">
            <w:pPr>
              <w:jc w:val="center"/>
            </w:pPr>
            <w:r>
              <w:rPr>
                <w:rFonts w:hint="eastAsia"/>
              </w:rPr>
              <w:t>是</w:t>
            </w:r>
          </w:p>
        </w:tc>
        <w:tc>
          <w:tcPr>
            <w:tcW w:w="3305" w:type="dxa"/>
          </w:tcPr>
          <w:p w14:paraId="0CB4133C" w14:textId="77777777" w:rsidR="000829C4" w:rsidRDefault="000829C4"/>
        </w:tc>
      </w:tr>
      <w:tr w:rsidR="000829C4" w14:paraId="6710E6F2" w14:textId="77777777">
        <w:tc>
          <w:tcPr>
            <w:tcW w:w="1552" w:type="dxa"/>
          </w:tcPr>
          <w:p w14:paraId="43469FFD" w14:textId="77777777" w:rsidR="000829C4" w:rsidRDefault="00000000">
            <w:r>
              <w:rPr>
                <w:rFonts w:hint="eastAsia"/>
              </w:rPr>
              <w:t>房屋地址</w:t>
            </w:r>
          </w:p>
        </w:tc>
        <w:tc>
          <w:tcPr>
            <w:tcW w:w="1162" w:type="dxa"/>
          </w:tcPr>
          <w:p w14:paraId="077489E6" w14:textId="77777777" w:rsidR="000829C4" w:rsidRDefault="00000000">
            <w:pPr>
              <w:jc w:val="center"/>
            </w:pPr>
            <w:r>
              <w:rPr>
                <w:rFonts w:hint="eastAsia"/>
              </w:rPr>
              <w:t>字符（</w:t>
            </w:r>
            <w:r>
              <w:rPr>
                <w:rFonts w:hint="eastAsia"/>
              </w:rPr>
              <w:t>200</w:t>
            </w:r>
            <w:r>
              <w:rPr>
                <w:rFonts w:hint="eastAsia"/>
              </w:rPr>
              <w:t>）</w:t>
            </w:r>
          </w:p>
        </w:tc>
        <w:tc>
          <w:tcPr>
            <w:tcW w:w="1083" w:type="dxa"/>
          </w:tcPr>
          <w:p w14:paraId="1CDAFFFE" w14:textId="77777777" w:rsidR="000829C4" w:rsidRDefault="00000000">
            <w:pPr>
              <w:jc w:val="center"/>
            </w:pPr>
            <w:r>
              <w:rPr>
                <w:rFonts w:hint="eastAsia"/>
              </w:rPr>
              <w:t>手工录入</w:t>
            </w:r>
          </w:p>
        </w:tc>
        <w:tc>
          <w:tcPr>
            <w:tcW w:w="1420" w:type="dxa"/>
          </w:tcPr>
          <w:p w14:paraId="189B7909" w14:textId="77777777" w:rsidR="000829C4" w:rsidRDefault="00000000">
            <w:pPr>
              <w:jc w:val="center"/>
            </w:pPr>
            <w:r>
              <w:rPr>
                <w:rFonts w:hint="eastAsia"/>
              </w:rPr>
              <w:t>是</w:t>
            </w:r>
          </w:p>
        </w:tc>
        <w:tc>
          <w:tcPr>
            <w:tcW w:w="3305" w:type="dxa"/>
          </w:tcPr>
          <w:p w14:paraId="1F7F05DE" w14:textId="77777777" w:rsidR="000829C4" w:rsidRDefault="000829C4"/>
        </w:tc>
      </w:tr>
      <w:tr w:rsidR="000829C4" w14:paraId="37C369D8" w14:textId="77777777">
        <w:tc>
          <w:tcPr>
            <w:tcW w:w="1552" w:type="dxa"/>
          </w:tcPr>
          <w:p w14:paraId="0E78AED4" w14:textId="77777777" w:rsidR="000829C4" w:rsidRDefault="00000000">
            <w:r>
              <w:rPr>
                <w:rFonts w:hint="eastAsia"/>
              </w:rPr>
              <w:t>房产所属税务所</w:t>
            </w:r>
          </w:p>
        </w:tc>
        <w:tc>
          <w:tcPr>
            <w:tcW w:w="1162" w:type="dxa"/>
          </w:tcPr>
          <w:p w14:paraId="46D7B77C" w14:textId="77777777" w:rsidR="000829C4" w:rsidRDefault="00000000">
            <w:pPr>
              <w:jc w:val="center"/>
            </w:pPr>
            <w:r>
              <w:rPr>
                <w:rFonts w:hint="eastAsia"/>
              </w:rPr>
              <w:t>字符（</w:t>
            </w:r>
            <w:r>
              <w:rPr>
                <w:rFonts w:hint="eastAsia"/>
              </w:rPr>
              <w:t>200</w:t>
            </w:r>
            <w:r>
              <w:rPr>
                <w:rFonts w:hint="eastAsia"/>
              </w:rPr>
              <w:t>）</w:t>
            </w:r>
          </w:p>
        </w:tc>
        <w:tc>
          <w:tcPr>
            <w:tcW w:w="1083" w:type="dxa"/>
          </w:tcPr>
          <w:p w14:paraId="5CA6D9ED" w14:textId="77777777" w:rsidR="000829C4" w:rsidRDefault="00000000">
            <w:pPr>
              <w:jc w:val="center"/>
            </w:pPr>
            <w:r>
              <w:rPr>
                <w:rFonts w:hint="eastAsia"/>
              </w:rPr>
              <w:t>手工录入</w:t>
            </w:r>
          </w:p>
        </w:tc>
        <w:tc>
          <w:tcPr>
            <w:tcW w:w="1420" w:type="dxa"/>
          </w:tcPr>
          <w:p w14:paraId="080336B0" w14:textId="77777777" w:rsidR="000829C4" w:rsidRDefault="00000000">
            <w:pPr>
              <w:jc w:val="center"/>
            </w:pPr>
            <w:r>
              <w:rPr>
                <w:rFonts w:hint="eastAsia"/>
              </w:rPr>
              <w:t>是</w:t>
            </w:r>
          </w:p>
        </w:tc>
        <w:tc>
          <w:tcPr>
            <w:tcW w:w="3305" w:type="dxa"/>
          </w:tcPr>
          <w:p w14:paraId="7E55AC64" w14:textId="77777777" w:rsidR="000829C4" w:rsidRDefault="000829C4"/>
        </w:tc>
      </w:tr>
      <w:tr w:rsidR="000829C4" w14:paraId="7B037228" w14:textId="77777777">
        <w:tc>
          <w:tcPr>
            <w:tcW w:w="1552" w:type="dxa"/>
          </w:tcPr>
          <w:p w14:paraId="5EC06480" w14:textId="77777777" w:rsidR="000829C4" w:rsidRDefault="00000000">
            <w:r>
              <w:rPr>
                <w:rFonts w:hint="eastAsia"/>
              </w:rPr>
              <w:lastRenderedPageBreak/>
              <w:t>房产用途</w:t>
            </w:r>
          </w:p>
        </w:tc>
        <w:tc>
          <w:tcPr>
            <w:tcW w:w="1162" w:type="dxa"/>
          </w:tcPr>
          <w:p w14:paraId="15DC64F5" w14:textId="77777777" w:rsidR="000829C4" w:rsidRDefault="00000000">
            <w:pPr>
              <w:jc w:val="center"/>
            </w:pPr>
            <w:r>
              <w:rPr>
                <w:rFonts w:hint="eastAsia"/>
              </w:rPr>
              <w:t>枚举</w:t>
            </w:r>
          </w:p>
        </w:tc>
        <w:tc>
          <w:tcPr>
            <w:tcW w:w="1083" w:type="dxa"/>
          </w:tcPr>
          <w:p w14:paraId="4319D868" w14:textId="77777777" w:rsidR="000829C4" w:rsidRDefault="00000000">
            <w:pPr>
              <w:jc w:val="center"/>
            </w:pPr>
            <w:r>
              <w:rPr>
                <w:rFonts w:hint="eastAsia"/>
              </w:rPr>
              <w:t>手动选择</w:t>
            </w:r>
          </w:p>
        </w:tc>
        <w:tc>
          <w:tcPr>
            <w:tcW w:w="1420" w:type="dxa"/>
          </w:tcPr>
          <w:p w14:paraId="518FD99C" w14:textId="77777777" w:rsidR="000829C4" w:rsidRDefault="00000000">
            <w:pPr>
              <w:jc w:val="center"/>
            </w:pPr>
            <w:r>
              <w:rPr>
                <w:rFonts w:hint="eastAsia"/>
              </w:rPr>
              <w:t>是</w:t>
            </w:r>
          </w:p>
        </w:tc>
        <w:tc>
          <w:tcPr>
            <w:tcW w:w="3305" w:type="dxa"/>
          </w:tcPr>
          <w:p w14:paraId="169C089F" w14:textId="77777777" w:rsidR="000829C4" w:rsidRDefault="00000000">
            <w:r>
              <w:rPr>
                <w:rFonts w:hint="eastAsia"/>
              </w:rPr>
              <w:t>工业</w:t>
            </w:r>
            <w:r>
              <w:rPr>
                <w:rFonts w:hint="eastAsia"/>
              </w:rPr>
              <w:t>/</w:t>
            </w:r>
            <w:r>
              <w:rPr>
                <w:rFonts w:hint="eastAsia"/>
              </w:rPr>
              <w:t>商业及办公</w:t>
            </w:r>
            <w:r>
              <w:rPr>
                <w:rFonts w:hint="eastAsia"/>
              </w:rPr>
              <w:t>/</w:t>
            </w:r>
            <w:r>
              <w:rPr>
                <w:rFonts w:hint="eastAsia"/>
              </w:rPr>
              <w:t>住房</w:t>
            </w:r>
            <w:r>
              <w:rPr>
                <w:rFonts w:hint="eastAsia"/>
              </w:rPr>
              <w:t>/</w:t>
            </w:r>
            <w:r>
              <w:rPr>
                <w:rFonts w:hint="eastAsia"/>
              </w:rPr>
              <w:t>其他</w:t>
            </w:r>
          </w:p>
        </w:tc>
      </w:tr>
      <w:tr w:rsidR="000829C4" w14:paraId="27087278" w14:textId="77777777">
        <w:tc>
          <w:tcPr>
            <w:tcW w:w="1552" w:type="dxa"/>
          </w:tcPr>
          <w:p w14:paraId="4E3F63CA" w14:textId="77777777" w:rsidR="000829C4" w:rsidRDefault="00000000">
            <w:r>
              <w:rPr>
                <w:rFonts w:hint="eastAsia"/>
              </w:rPr>
              <w:t>房产属性</w:t>
            </w:r>
          </w:p>
        </w:tc>
        <w:tc>
          <w:tcPr>
            <w:tcW w:w="1162" w:type="dxa"/>
          </w:tcPr>
          <w:p w14:paraId="70E40E94" w14:textId="77777777" w:rsidR="000829C4" w:rsidRDefault="00000000">
            <w:pPr>
              <w:jc w:val="center"/>
            </w:pPr>
            <w:r>
              <w:rPr>
                <w:rFonts w:hint="eastAsia"/>
              </w:rPr>
              <w:t>枚举</w:t>
            </w:r>
          </w:p>
        </w:tc>
        <w:tc>
          <w:tcPr>
            <w:tcW w:w="1083" w:type="dxa"/>
          </w:tcPr>
          <w:p w14:paraId="78102791" w14:textId="77777777" w:rsidR="000829C4" w:rsidRDefault="00000000">
            <w:pPr>
              <w:jc w:val="center"/>
            </w:pPr>
            <w:r>
              <w:rPr>
                <w:rFonts w:hint="eastAsia"/>
              </w:rPr>
              <w:t>手动选择</w:t>
            </w:r>
          </w:p>
        </w:tc>
        <w:tc>
          <w:tcPr>
            <w:tcW w:w="1420" w:type="dxa"/>
          </w:tcPr>
          <w:p w14:paraId="1ECAE3C8" w14:textId="77777777" w:rsidR="000829C4" w:rsidRDefault="00000000">
            <w:pPr>
              <w:jc w:val="center"/>
            </w:pPr>
            <w:r>
              <w:rPr>
                <w:rFonts w:hint="eastAsia"/>
              </w:rPr>
              <w:t>否</w:t>
            </w:r>
          </w:p>
        </w:tc>
        <w:tc>
          <w:tcPr>
            <w:tcW w:w="3305" w:type="dxa"/>
          </w:tcPr>
          <w:p w14:paraId="68913E1B" w14:textId="77777777" w:rsidR="000829C4" w:rsidRDefault="00000000">
            <w:r>
              <w:rPr>
                <w:rFonts w:hint="eastAsia"/>
              </w:rPr>
              <w:t>自用</w:t>
            </w:r>
            <w:r>
              <w:rPr>
                <w:rFonts w:hint="eastAsia"/>
              </w:rPr>
              <w:t>/</w:t>
            </w:r>
            <w:r>
              <w:rPr>
                <w:rFonts w:hint="eastAsia"/>
              </w:rPr>
              <w:t>抵债</w:t>
            </w:r>
          </w:p>
        </w:tc>
      </w:tr>
      <w:tr w:rsidR="000829C4" w14:paraId="37012367" w14:textId="77777777">
        <w:tc>
          <w:tcPr>
            <w:tcW w:w="1552" w:type="dxa"/>
          </w:tcPr>
          <w:p w14:paraId="0A1C2536" w14:textId="77777777" w:rsidR="000829C4" w:rsidRDefault="00000000">
            <w:pPr>
              <w:rPr>
                <w:color w:val="FF0000"/>
              </w:rPr>
            </w:pPr>
            <w:r>
              <w:rPr>
                <w:rFonts w:hint="eastAsia"/>
              </w:rPr>
              <w:t>房产取得日期</w:t>
            </w:r>
          </w:p>
        </w:tc>
        <w:tc>
          <w:tcPr>
            <w:tcW w:w="1162" w:type="dxa"/>
          </w:tcPr>
          <w:p w14:paraId="74CC4442" w14:textId="77777777" w:rsidR="000829C4" w:rsidRDefault="00000000">
            <w:pPr>
              <w:jc w:val="center"/>
            </w:pPr>
            <w:r>
              <w:rPr>
                <w:rFonts w:hint="eastAsia"/>
              </w:rPr>
              <w:t>日历控件</w:t>
            </w:r>
          </w:p>
        </w:tc>
        <w:tc>
          <w:tcPr>
            <w:tcW w:w="1083" w:type="dxa"/>
          </w:tcPr>
          <w:p w14:paraId="5B63884B" w14:textId="77777777" w:rsidR="000829C4" w:rsidRDefault="00000000">
            <w:pPr>
              <w:jc w:val="center"/>
            </w:pPr>
            <w:r>
              <w:rPr>
                <w:rFonts w:hint="eastAsia"/>
              </w:rPr>
              <w:t>手动选择</w:t>
            </w:r>
          </w:p>
        </w:tc>
        <w:tc>
          <w:tcPr>
            <w:tcW w:w="1420" w:type="dxa"/>
          </w:tcPr>
          <w:p w14:paraId="147089E1" w14:textId="77777777" w:rsidR="000829C4" w:rsidRDefault="00000000">
            <w:pPr>
              <w:jc w:val="center"/>
            </w:pPr>
            <w:r>
              <w:rPr>
                <w:rFonts w:hint="eastAsia"/>
              </w:rPr>
              <w:t>是</w:t>
            </w:r>
          </w:p>
        </w:tc>
        <w:tc>
          <w:tcPr>
            <w:tcW w:w="3305" w:type="dxa"/>
          </w:tcPr>
          <w:p w14:paraId="3C662E0B" w14:textId="77777777" w:rsidR="000829C4" w:rsidRDefault="00000000">
            <w:pPr>
              <w:rPr>
                <w:color w:val="FF0000"/>
              </w:rPr>
            </w:pPr>
            <w:r>
              <w:rPr>
                <w:rFonts w:hint="eastAsia"/>
              </w:rPr>
              <w:t>默认系统日期，可编辑</w:t>
            </w:r>
          </w:p>
        </w:tc>
      </w:tr>
      <w:tr w:rsidR="000829C4" w14:paraId="40EC8426" w14:textId="77777777">
        <w:tc>
          <w:tcPr>
            <w:tcW w:w="1552" w:type="dxa"/>
          </w:tcPr>
          <w:p w14:paraId="41B8043A" w14:textId="77777777" w:rsidR="000829C4" w:rsidRDefault="00000000">
            <w:r>
              <w:rPr>
                <w:rFonts w:hint="eastAsia"/>
              </w:rPr>
              <w:t>计税开始月份</w:t>
            </w:r>
          </w:p>
        </w:tc>
        <w:tc>
          <w:tcPr>
            <w:tcW w:w="1162" w:type="dxa"/>
          </w:tcPr>
          <w:p w14:paraId="4B870ECB" w14:textId="77777777" w:rsidR="000829C4" w:rsidRDefault="00000000">
            <w:pPr>
              <w:jc w:val="center"/>
            </w:pPr>
            <w:r>
              <w:rPr>
                <w:rFonts w:hint="eastAsia"/>
              </w:rPr>
              <w:t>参照</w:t>
            </w:r>
          </w:p>
        </w:tc>
        <w:tc>
          <w:tcPr>
            <w:tcW w:w="1083" w:type="dxa"/>
          </w:tcPr>
          <w:p w14:paraId="174F66E7" w14:textId="77777777" w:rsidR="000829C4" w:rsidRDefault="00000000">
            <w:pPr>
              <w:jc w:val="center"/>
            </w:pPr>
            <w:r>
              <w:rPr>
                <w:rFonts w:hint="eastAsia"/>
              </w:rPr>
              <w:t>手动选择</w:t>
            </w:r>
          </w:p>
        </w:tc>
        <w:tc>
          <w:tcPr>
            <w:tcW w:w="1420" w:type="dxa"/>
          </w:tcPr>
          <w:p w14:paraId="5C2B67A2" w14:textId="77777777" w:rsidR="000829C4" w:rsidRDefault="00000000">
            <w:pPr>
              <w:jc w:val="center"/>
            </w:pPr>
            <w:r>
              <w:rPr>
                <w:rFonts w:hint="eastAsia"/>
              </w:rPr>
              <w:t>是</w:t>
            </w:r>
          </w:p>
        </w:tc>
        <w:tc>
          <w:tcPr>
            <w:tcW w:w="3305" w:type="dxa"/>
          </w:tcPr>
          <w:p w14:paraId="0833A924" w14:textId="77777777" w:rsidR="000829C4" w:rsidRDefault="00000000">
            <w:r>
              <w:rPr>
                <w:rFonts w:hint="eastAsia"/>
              </w:rPr>
              <w:t>默认为房产取得日期所在月份的次月，可编辑，参照会计月份</w:t>
            </w:r>
          </w:p>
        </w:tc>
      </w:tr>
      <w:tr w:rsidR="000829C4" w14:paraId="5AD6B8B4" w14:textId="77777777">
        <w:tc>
          <w:tcPr>
            <w:tcW w:w="1552" w:type="dxa"/>
          </w:tcPr>
          <w:p w14:paraId="4C9676E0" w14:textId="77777777" w:rsidR="000829C4" w:rsidRDefault="00000000">
            <w:r>
              <w:rPr>
                <w:rFonts w:hint="eastAsia"/>
              </w:rPr>
              <w:t>建筑面积（平方米）</w:t>
            </w:r>
          </w:p>
        </w:tc>
        <w:tc>
          <w:tcPr>
            <w:tcW w:w="1162" w:type="dxa"/>
          </w:tcPr>
          <w:p w14:paraId="435B5DBF" w14:textId="77777777" w:rsidR="000829C4" w:rsidRDefault="00000000">
            <w:pPr>
              <w:jc w:val="center"/>
            </w:pPr>
            <w:r>
              <w:rPr>
                <w:rFonts w:hint="eastAsia"/>
              </w:rPr>
              <w:t>数值（</w:t>
            </w:r>
            <w:r>
              <w:rPr>
                <w:rFonts w:hint="eastAsia"/>
              </w:rPr>
              <w:t>30,10</w:t>
            </w:r>
            <w:r>
              <w:rPr>
                <w:rFonts w:hint="eastAsia"/>
              </w:rPr>
              <w:t>）</w:t>
            </w:r>
          </w:p>
        </w:tc>
        <w:tc>
          <w:tcPr>
            <w:tcW w:w="1083" w:type="dxa"/>
          </w:tcPr>
          <w:p w14:paraId="23283138" w14:textId="77777777" w:rsidR="000829C4" w:rsidRDefault="00000000">
            <w:pPr>
              <w:jc w:val="center"/>
            </w:pPr>
            <w:r>
              <w:rPr>
                <w:rFonts w:hint="eastAsia"/>
              </w:rPr>
              <w:t>手工录入</w:t>
            </w:r>
          </w:p>
        </w:tc>
        <w:tc>
          <w:tcPr>
            <w:tcW w:w="1420" w:type="dxa"/>
          </w:tcPr>
          <w:p w14:paraId="57F4FA19" w14:textId="77777777" w:rsidR="000829C4" w:rsidRDefault="00000000">
            <w:pPr>
              <w:jc w:val="center"/>
            </w:pPr>
            <w:r>
              <w:rPr>
                <w:rFonts w:hint="eastAsia"/>
              </w:rPr>
              <w:t>是</w:t>
            </w:r>
          </w:p>
        </w:tc>
        <w:tc>
          <w:tcPr>
            <w:tcW w:w="3305" w:type="dxa"/>
          </w:tcPr>
          <w:p w14:paraId="6C2B793B" w14:textId="77777777" w:rsidR="000829C4" w:rsidRDefault="00000000">
            <w:r>
              <w:rPr>
                <w:rFonts w:hint="eastAsia"/>
                <w:color w:val="FF0000"/>
                <w:shd w:val="clear" w:color="auto" w:fill="FFFF00"/>
              </w:rPr>
              <w:t>≥</w:t>
            </w:r>
            <w:r>
              <w:rPr>
                <w:rFonts w:hint="eastAsia"/>
                <w:color w:val="FF0000"/>
                <w:shd w:val="clear" w:color="auto" w:fill="FFFF00"/>
              </w:rPr>
              <w:t>0</w:t>
            </w:r>
            <w:r>
              <w:rPr>
                <w:rFonts w:hint="eastAsia"/>
                <w:color w:val="FF0000"/>
                <w:shd w:val="clear" w:color="auto" w:fill="FFFF00"/>
              </w:rPr>
              <w:t>，</w:t>
            </w:r>
            <w:r>
              <w:rPr>
                <w:rFonts w:hint="eastAsia"/>
              </w:rPr>
              <w:t>保留</w:t>
            </w:r>
            <w:r>
              <w:rPr>
                <w:rFonts w:hint="eastAsia"/>
              </w:rPr>
              <w:t>2</w:t>
            </w:r>
            <w:r>
              <w:rPr>
                <w:rFonts w:hint="eastAsia"/>
              </w:rPr>
              <w:t>位小数</w:t>
            </w:r>
          </w:p>
        </w:tc>
      </w:tr>
      <w:tr w:rsidR="000829C4" w14:paraId="2A970DFC" w14:textId="77777777">
        <w:tc>
          <w:tcPr>
            <w:tcW w:w="1552" w:type="dxa"/>
          </w:tcPr>
          <w:p w14:paraId="7A78BD5C" w14:textId="77777777" w:rsidR="000829C4" w:rsidRDefault="00000000">
            <w:r>
              <w:rPr>
                <w:rFonts w:hint="eastAsia"/>
              </w:rPr>
              <w:t>房产原值</w:t>
            </w:r>
          </w:p>
        </w:tc>
        <w:tc>
          <w:tcPr>
            <w:tcW w:w="1162" w:type="dxa"/>
          </w:tcPr>
          <w:p w14:paraId="050568D0" w14:textId="77777777" w:rsidR="000829C4" w:rsidRDefault="00000000">
            <w:pPr>
              <w:jc w:val="center"/>
            </w:pPr>
            <w:r>
              <w:rPr>
                <w:rFonts w:hint="eastAsia"/>
              </w:rPr>
              <w:t>数值（</w:t>
            </w:r>
            <w:r>
              <w:rPr>
                <w:rFonts w:hint="eastAsia"/>
              </w:rPr>
              <w:t>30,10</w:t>
            </w:r>
            <w:r>
              <w:rPr>
                <w:rFonts w:hint="eastAsia"/>
              </w:rPr>
              <w:t>）</w:t>
            </w:r>
          </w:p>
        </w:tc>
        <w:tc>
          <w:tcPr>
            <w:tcW w:w="1083" w:type="dxa"/>
          </w:tcPr>
          <w:p w14:paraId="3B92A6BD" w14:textId="77777777" w:rsidR="000829C4" w:rsidRDefault="00000000">
            <w:pPr>
              <w:jc w:val="center"/>
            </w:pPr>
            <w:r>
              <w:rPr>
                <w:rFonts w:hint="eastAsia"/>
              </w:rPr>
              <w:t>手工录入</w:t>
            </w:r>
          </w:p>
        </w:tc>
        <w:tc>
          <w:tcPr>
            <w:tcW w:w="1420" w:type="dxa"/>
          </w:tcPr>
          <w:p w14:paraId="04137CD3" w14:textId="77777777" w:rsidR="000829C4" w:rsidRDefault="00000000">
            <w:pPr>
              <w:jc w:val="center"/>
            </w:pPr>
            <w:r>
              <w:rPr>
                <w:rFonts w:hint="eastAsia"/>
              </w:rPr>
              <w:t>是</w:t>
            </w:r>
          </w:p>
        </w:tc>
        <w:tc>
          <w:tcPr>
            <w:tcW w:w="3305" w:type="dxa"/>
          </w:tcPr>
          <w:p w14:paraId="7AA86E29" w14:textId="77777777" w:rsidR="000829C4" w:rsidRDefault="00000000">
            <w:r>
              <w:rPr>
                <w:rFonts w:hint="eastAsia"/>
                <w:color w:val="FF0000"/>
                <w:shd w:val="clear" w:color="auto" w:fill="FFFF00"/>
              </w:rPr>
              <w:t>≥</w:t>
            </w:r>
            <w:r>
              <w:rPr>
                <w:rFonts w:hint="eastAsia"/>
                <w:color w:val="FF0000"/>
                <w:shd w:val="clear" w:color="auto" w:fill="FFFF00"/>
              </w:rPr>
              <w:t>0</w:t>
            </w:r>
            <w:r>
              <w:rPr>
                <w:rFonts w:hint="eastAsia"/>
                <w:color w:val="FF0000"/>
                <w:shd w:val="clear" w:color="auto" w:fill="FFFF00"/>
              </w:rPr>
              <w:t>，</w:t>
            </w:r>
            <w:r>
              <w:rPr>
                <w:rFonts w:hint="eastAsia"/>
              </w:rPr>
              <w:t>保留</w:t>
            </w:r>
            <w:r>
              <w:rPr>
                <w:rFonts w:hint="eastAsia"/>
              </w:rPr>
              <w:t>2</w:t>
            </w:r>
            <w:r>
              <w:rPr>
                <w:rFonts w:hint="eastAsia"/>
              </w:rPr>
              <w:t>位小数</w:t>
            </w:r>
          </w:p>
        </w:tc>
      </w:tr>
      <w:tr w:rsidR="000829C4" w14:paraId="3A02BE9D" w14:textId="77777777">
        <w:tc>
          <w:tcPr>
            <w:tcW w:w="1552" w:type="dxa"/>
          </w:tcPr>
          <w:p w14:paraId="00005664" w14:textId="77777777" w:rsidR="000829C4" w:rsidRDefault="00000000">
            <w:r>
              <w:rPr>
                <w:rFonts w:hint="eastAsia"/>
              </w:rPr>
              <w:t>附属设备价值</w:t>
            </w:r>
          </w:p>
        </w:tc>
        <w:tc>
          <w:tcPr>
            <w:tcW w:w="1162" w:type="dxa"/>
          </w:tcPr>
          <w:p w14:paraId="27FEE5A3" w14:textId="77777777" w:rsidR="000829C4" w:rsidRDefault="00000000">
            <w:pPr>
              <w:jc w:val="center"/>
            </w:pPr>
            <w:r>
              <w:rPr>
                <w:rFonts w:hint="eastAsia"/>
              </w:rPr>
              <w:t>数值（</w:t>
            </w:r>
            <w:r>
              <w:rPr>
                <w:rFonts w:hint="eastAsia"/>
              </w:rPr>
              <w:t>30,10</w:t>
            </w:r>
            <w:r>
              <w:rPr>
                <w:rFonts w:hint="eastAsia"/>
              </w:rPr>
              <w:t>）</w:t>
            </w:r>
          </w:p>
        </w:tc>
        <w:tc>
          <w:tcPr>
            <w:tcW w:w="1083" w:type="dxa"/>
          </w:tcPr>
          <w:p w14:paraId="78BC779A" w14:textId="77777777" w:rsidR="000829C4" w:rsidRDefault="00000000">
            <w:pPr>
              <w:jc w:val="center"/>
            </w:pPr>
            <w:r>
              <w:rPr>
                <w:rFonts w:hint="eastAsia"/>
              </w:rPr>
              <w:t>手工录入</w:t>
            </w:r>
          </w:p>
        </w:tc>
        <w:tc>
          <w:tcPr>
            <w:tcW w:w="1420" w:type="dxa"/>
          </w:tcPr>
          <w:p w14:paraId="71455151" w14:textId="77777777" w:rsidR="000829C4" w:rsidRDefault="00000000">
            <w:pPr>
              <w:jc w:val="center"/>
            </w:pPr>
            <w:r>
              <w:rPr>
                <w:rFonts w:hint="eastAsia"/>
              </w:rPr>
              <w:t>否</w:t>
            </w:r>
          </w:p>
        </w:tc>
        <w:tc>
          <w:tcPr>
            <w:tcW w:w="3305" w:type="dxa"/>
          </w:tcPr>
          <w:p w14:paraId="0B4D92BB" w14:textId="77777777" w:rsidR="000829C4" w:rsidRDefault="00000000">
            <w:r>
              <w:rPr>
                <w:rFonts w:hint="eastAsia"/>
                <w:color w:val="FF0000"/>
                <w:shd w:val="clear" w:color="auto" w:fill="FFFF00"/>
              </w:rPr>
              <w:t>≥</w:t>
            </w:r>
            <w:r>
              <w:rPr>
                <w:rFonts w:hint="eastAsia"/>
                <w:color w:val="FF0000"/>
                <w:shd w:val="clear" w:color="auto" w:fill="FFFF00"/>
              </w:rPr>
              <w:t>0</w:t>
            </w:r>
            <w:r>
              <w:rPr>
                <w:rFonts w:hint="eastAsia"/>
                <w:color w:val="FF0000"/>
                <w:shd w:val="clear" w:color="auto" w:fill="FFFF00"/>
              </w:rPr>
              <w:t>，</w:t>
            </w:r>
            <w:r>
              <w:rPr>
                <w:rFonts w:hint="eastAsia"/>
              </w:rPr>
              <w:t>保留</w:t>
            </w:r>
            <w:r>
              <w:rPr>
                <w:rFonts w:hint="eastAsia"/>
              </w:rPr>
              <w:t>2</w:t>
            </w:r>
            <w:r>
              <w:rPr>
                <w:rFonts w:hint="eastAsia"/>
              </w:rPr>
              <w:t>位小数</w:t>
            </w:r>
          </w:p>
        </w:tc>
      </w:tr>
      <w:tr w:rsidR="000829C4" w14:paraId="013A639E" w14:textId="77777777">
        <w:tc>
          <w:tcPr>
            <w:tcW w:w="1552" w:type="dxa"/>
          </w:tcPr>
          <w:p w14:paraId="16576D19" w14:textId="77777777" w:rsidR="000829C4" w:rsidRDefault="00000000">
            <w:r>
              <w:rPr>
                <w:rFonts w:hint="eastAsia"/>
              </w:rPr>
              <w:t>房产状态</w:t>
            </w:r>
          </w:p>
        </w:tc>
        <w:tc>
          <w:tcPr>
            <w:tcW w:w="1162" w:type="dxa"/>
          </w:tcPr>
          <w:p w14:paraId="33010650" w14:textId="77777777" w:rsidR="000829C4" w:rsidRDefault="00000000">
            <w:pPr>
              <w:jc w:val="center"/>
            </w:pPr>
            <w:r>
              <w:rPr>
                <w:rFonts w:hint="eastAsia"/>
              </w:rPr>
              <w:t>枚举</w:t>
            </w:r>
          </w:p>
        </w:tc>
        <w:tc>
          <w:tcPr>
            <w:tcW w:w="1083" w:type="dxa"/>
          </w:tcPr>
          <w:p w14:paraId="495C07AC" w14:textId="77777777" w:rsidR="000829C4" w:rsidRDefault="00000000">
            <w:pPr>
              <w:jc w:val="center"/>
            </w:pPr>
            <w:r>
              <w:rPr>
                <w:rFonts w:hint="eastAsia"/>
              </w:rPr>
              <w:t>手动选择</w:t>
            </w:r>
          </w:p>
        </w:tc>
        <w:tc>
          <w:tcPr>
            <w:tcW w:w="1420" w:type="dxa"/>
          </w:tcPr>
          <w:p w14:paraId="6A9F3ECD" w14:textId="77777777" w:rsidR="000829C4" w:rsidRDefault="00000000">
            <w:pPr>
              <w:jc w:val="center"/>
            </w:pPr>
            <w:r>
              <w:rPr>
                <w:rFonts w:hint="eastAsia"/>
              </w:rPr>
              <w:t>是</w:t>
            </w:r>
          </w:p>
        </w:tc>
        <w:tc>
          <w:tcPr>
            <w:tcW w:w="3305" w:type="dxa"/>
          </w:tcPr>
          <w:p w14:paraId="7A393F32" w14:textId="77777777" w:rsidR="000829C4" w:rsidRDefault="00000000">
            <w:r>
              <w:rPr>
                <w:rFonts w:hint="eastAsia"/>
              </w:rPr>
              <w:t>在用</w:t>
            </w:r>
            <w:r>
              <w:rPr>
                <w:rFonts w:hint="eastAsia"/>
              </w:rPr>
              <w:t>/</w:t>
            </w:r>
            <w:r>
              <w:rPr>
                <w:rFonts w:hint="eastAsia"/>
              </w:rPr>
              <w:t>已处置</w:t>
            </w:r>
          </w:p>
        </w:tc>
      </w:tr>
      <w:tr w:rsidR="000829C4" w14:paraId="64EC80DB" w14:textId="77777777">
        <w:tc>
          <w:tcPr>
            <w:tcW w:w="1552" w:type="dxa"/>
          </w:tcPr>
          <w:p w14:paraId="380C6104" w14:textId="77777777" w:rsidR="000829C4" w:rsidRDefault="00000000">
            <w:r>
              <w:rPr>
                <w:rFonts w:hint="eastAsia"/>
              </w:rPr>
              <w:t>处置日期</w:t>
            </w:r>
          </w:p>
        </w:tc>
        <w:tc>
          <w:tcPr>
            <w:tcW w:w="1162" w:type="dxa"/>
          </w:tcPr>
          <w:p w14:paraId="4DF2AE45" w14:textId="77777777" w:rsidR="000829C4" w:rsidRDefault="00000000">
            <w:pPr>
              <w:jc w:val="center"/>
            </w:pPr>
            <w:r>
              <w:rPr>
                <w:rFonts w:hint="eastAsia"/>
              </w:rPr>
              <w:t>字符</w:t>
            </w:r>
          </w:p>
        </w:tc>
        <w:tc>
          <w:tcPr>
            <w:tcW w:w="1083" w:type="dxa"/>
          </w:tcPr>
          <w:p w14:paraId="72146DDF" w14:textId="77777777" w:rsidR="000829C4" w:rsidRDefault="00000000">
            <w:pPr>
              <w:jc w:val="center"/>
            </w:pPr>
            <w:r>
              <w:rPr>
                <w:rFonts w:hint="eastAsia"/>
              </w:rPr>
              <w:t>自动带出</w:t>
            </w:r>
          </w:p>
        </w:tc>
        <w:tc>
          <w:tcPr>
            <w:tcW w:w="1420" w:type="dxa"/>
          </w:tcPr>
          <w:p w14:paraId="14C7F7EE" w14:textId="77777777" w:rsidR="000829C4" w:rsidRDefault="00000000">
            <w:pPr>
              <w:jc w:val="center"/>
            </w:pPr>
            <w:r>
              <w:rPr>
                <w:rFonts w:hint="eastAsia"/>
              </w:rPr>
              <w:t>否</w:t>
            </w:r>
          </w:p>
        </w:tc>
        <w:tc>
          <w:tcPr>
            <w:tcW w:w="3305" w:type="dxa"/>
          </w:tcPr>
          <w:p w14:paraId="567F18F0" w14:textId="77777777" w:rsidR="000829C4" w:rsidRDefault="00000000">
            <w:r>
              <w:rPr>
                <w:rFonts w:hint="eastAsia"/>
              </w:rPr>
              <w:t>不可编辑，如该房产发生处置，房产处置审批后更新处置日期为单据的变更</w:t>
            </w:r>
            <w:r>
              <w:rPr>
                <w:rFonts w:hint="eastAsia"/>
              </w:rPr>
              <w:t>/</w:t>
            </w:r>
            <w:r>
              <w:rPr>
                <w:rFonts w:hint="eastAsia"/>
              </w:rPr>
              <w:t>处置日期；</w:t>
            </w:r>
            <w:proofErr w:type="gramStart"/>
            <w:r>
              <w:rPr>
                <w:rFonts w:hint="eastAsia"/>
              </w:rPr>
              <w:t>如弃审房产</w:t>
            </w:r>
            <w:proofErr w:type="gramEnd"/>
            <w:r>
              <w:rPr>
                <w:rFonts w:hint="eastAsia"/>
              </w:rPr>
              <w:t>处置后更新房产状态为在用，清空处置日期</w:t>
            </w:r>
          </w:p>
        </w:tc>
      </w:tr>
      <w:tr w:rsidR="000829C4" w14:paraId="131508D6" w14:textId="77777777">
        <w:tc>
          <w:tcPr>
            <w:tcW w:w="1552" w:type="dxa"/>
          </w:tcPr>
          <w:p w14:paraId="6018514F" w14:textId="77777777" w:rsidR="000829C4" w:rsidRDefault="00000000">
            <w:r>
              <w:rPr>
                <w:rFonts w:hint="eastAsia"/>
              </w:rPr>
              <w:t>计税截止月份</w:t>
            </w:r>
          </w:p>
        </w:tc>
        <w:tc>
          <w:tcPr>
            <w:tcW w:w="1162" w:type="dxa"/>
          </w:tcPr>
          <w:p w14:paraId="1FF4384A" w14:textId="77777777" w:rsidR="000829C4" w:rsidRDefault="00000000">
            <w:pPr>
              <w:jc w:val="center"/>
            </w:pPr>
            <w:r>
              <w:rPr>
                <w:rFonts w:hint="eastAsia"/>
              </w:rPr>
              <w:t>字符</w:t>
            </w:r>
          </w:p>
        </w:tc>
        <w:tc>
          <w:tcPr>
            <w:tcW w:w="1083" w:type="dxa"/>
          </w:tcPr>
          <w:p w14:paraId="77203AA2" w14:textId="77777777" w:rsidR="000829C4" w:rsidRDefault="00000000">
            <w:pPr>
              <w:jc w:val="center"/>
            </w:pPr>
            <w:r>
              <w:rPr>
                <w:rFonts w:hint="eastAsia"/>
              </w:rPr>
              <w:t>自动带出</w:t>
            </w:r>
          </w:p>
        </w:tc>
        <w:tc>
          <w:tcPr>
            <w:tcW w:w="1420" w:type="dxa"/>
          </w:tcPr>
          <w:p w14:paraId="2A764B32" w14:textId="77777777" w:rsidR="000829C4" w:rsidRDefault="00000000">
            <w:pPr>
              <w:jc w:val="center"/>
            </w:pPr>
            <w:r>
              <w:rPr>
                <w:rFonts w:hint="eastAsia"/>
              </w:rPr>
              <w:t>否</w:t>
            </w:r>
          </w:p>
        </w:tc>
        <w:tc>
          <w:tcPr>
            <w:tcW w:w="3305" w:type="dxa"/>
          </w:tcPr>
          <w:p w14:paraId="172F77D6" w14:textId="77777777" w:rsidR="000829C4" w:rsidRDefault="00000000">
            <w:r>
              <w:rPr>
                <w:rFonts w:hint="eastAsia"/>
              </w:rPr>
              <w:t>不可编辑，如该房产发生处置，房产处置审批后更新处计税截止月份为处置日期所在的会计月份；</w:t>
            </w:r>
            <w:proofErr w:type="gramStart"/>
            <w:r>
              <w:rPr>
                <w:rFonts w:hint="eastAsia"/>
              </w:rPr>
              <w:t>如弃审房产</w:t>
            </w:r>
            <w:proofErr w:type="gramEnd"/>
            <w:r>
              <w:rPr>
                <w:rFonts w:hint="eastAsia"/>
              </w:rPr>
              <w:t>处置后更新房产状态为在用，清空计税截止月份</w:t>
            </w:r>
          </w:p>
        </w:tc>
      </w:tr>
      <w:tr w:rsidR="000829C4" w14:paraId="2077DF7B" w14:textId="77777777">
        <w:tc>
          <w:tcPr>
            <w:tcW w:w="1552" w:type="dxa"/>
          </w:tcPr>
          <w:p w14:paraId="2900C725" w14:textId="77777777" w:rsidR="000829C4" w:rsidRDefault="00000000">
            <w:r>
              <w:rPr>
                <w:rFonts w:hint="eastAsia"/>
              </w:rPr>
              <w:t>补录日期</w:t>
            </w:r>
          </w:p>
        </w:tc>
        <w:tc>
          <w:tcPr>
            <w:tcW w:w="1162" w:type="dxa"/>
          </w:tcPr>
          <w:p w14:paraId="1DE4A245" w14:textId="77777777" w:rsidR="000829C4" w:rsidRDefault="00000000">
            <w:pPr>
              <w:jc w:val="center"/>
            </w:pPr>
            <w:r>
              <w:rPr>
                <w:rFonts w:hint="eastAsia"/>
              </w:rPr>
              <w:t>日历控件</w:t>
            </w:r>
          </w:p>
        </w:tc>
        <w:tc>
          <w:tcPr>
            <w:tcW w:w="1083" w:type="dxa"/>
          </w:tcPr>
          <w:p w14:paraId="67320403" w14:textId="77777777" w:rsidR="000829C4" w:rsidRDefault="00000000">
            <w:pPr>
              <w:jc w:val="center"/>
            </w:pPr>
            <w:r>
              <w:rPr>
                <w:rFonts w:hint="eastAsia"/>
              </w:rPr>
              <w:t>手动选择</w:t>
            </w:r>
          </w:p>
        </w:tc>
        <w:tc>
          <w:tcPr>
            <w:tcW w:w="1420" w:type="dxa"/>
          </w:tcPr>
          <w:p w14:paraId="04D0C3DB" w14:textId="77777777" w:rsidR="000829C4" w:rsidRDefault="00000000">
            <w:pPr>
              <w:jc w:val="center"/>
            </w:pPr>
            <w:r>
              <w:rPr>
                <w:rFonts w:hint="eastAsia"/>
              </w:rPr>
              <w:t>是</w:t>
            </w:r>
          </w:p>
        </w:tc>
        <w:tc>
          <w:tcPr>
            <w:tcW w:w="3305" w:type="dxa"/>
          </w:tcPr>
          <w:p w14:paraId="57F65717" w14:textId="77777777" w:rsidR="000829C4" w:rsidRDefault="00000000">
            <w:r>
              <w:rPr>
                <w:rFonts w:hint="eastAsia"/>
              </w:rPr>
              <w:t>默认系统日期，可编辑。</w:t>
            </w:r>
          </w:p>
        </w:tc>
      </w:tr>
      <w:tr w:rsidR="000829C4" w14:paraId="2148561D" w14:textId="77777777">
        <w:tc>
          <w:tcPr>
            <w:tcW w:w="1552" w:type="dxa"/>
          </w:tcPr>
          <w:p w14:paraId="31C52828" w14:textId="77777777" w:rsidR="000829C4" w:rsidRDefault="00000000">
            <w:r>
              <w:rPr>
                <w:rFonts w:hint="eastAsia"/>
              </w:rPr>
              <w:t>备注</w:t>
            </w:r>
          </w:p>
        </w:tc>
        <w:tc>
          <w:tcPr>
            <w:tcW w:w="1162" w:type="dxa"/>
          </w:tcPr>
          <w:p w14:paraId="73A26264" w14:textId="77777777" w:rsidR="000829C4" w:rsidRDefault="00000000">
            <w:pPr>
              <w:jc w:val="center"/>
            </w:pPr>
            <w:r>
              <w:rPr>
                <w:rFonts w:hint="eastAsia"/>
              </w:rPr>
              <w:t>字符</w:t>
            </w:r>
            <w:r>
              <w:rPr>
                <w:rFonts w:hint="eastAsia"/>
              </w:rPr>
              <w:lastRenderedPageBreak/>
              <w:t>（</w:t>
            </w:r>
            <w:r>
              <w:rPr>
                <w:rFonts w:hint="eastAsia"/>
              </w:rPr>
              <w:t>500</w:t>
            </w:r>
            <w:r>
              <w:rPr>
                <w:rFonts w:hint="eastAsia"/>
              </w:rPr>
              <w:t>）</w:t>
            </w:r>
          </w:p>
        </w:tc>
        <w:tc>
          <w:tcPr>
            <w:tcW w:w="1083" w:type="dxa"/>
          </w:tcPr>
          <w:p w14:paraId="37A58AB1" w14:textId="77777777" w:rsidR="000829C4" w:rsidRDefault="00000000">
            <w:pPr>
              <w:jc w:val="center"/>
            </w:pPr>
            <w:r>
              <w:rPr>
                <w:rFonts w:hint="eastAsia"/>
              </w:rPr>
              <w:lastRenderedPageBreak/>
              <w:t>手工录</w:t>
            </w:r>
            <w:r>
              <w:rPr>
                <w:rFonts w:hint="eastAsia"/>
              </w:rPr>
              <w:lastRenderedPageBreak/>
              <w:t>入</w:t>
            </w:r>
          </w:p>
        </w:tc>
        <w:tc>
          <w:tcPr>
            <w:tcW w:w="1420" w:type="dxa"/>
          </w:tcPr>
          <w:p w14:paraId="64C68596" w14:textId="77777777" w:rsidR="000829C4" w:rsidRDefault="00000000">
            <w:pPr>
              <w:jc w:val="center"/>
            </w:pPr>
            <w:r>
              <w:rPr>
                <w:rFonts w:hint="eastAsia"/>
              </w:rPr>
              <w:lastRenderedPageBreak/>
              <w:t>否</w:t>
            </w:r>
          </w:p>
        </w:tc>
        <w:tc>
          <w:tcPr>
            <w:tcW w:w="3305" w:type="dxa"/>
          </w:tcPr>
          <w:p w14:paraId="2EFFAACD" w14:textId="77777777" w:rsidR="000829C4" w:rsidRDefault="000829C4"/>
        </w:tc>
      </w:tr>
      <w:tr w:rsidR="000829C4" w14:paraId="4B3297F8" w14:textId="77777777">
        <w:tc>
          <w:tcPr>
            <w:tcW w:w="1552" w:type="dxa"/>
          </w:tcPr>
          <w:p w14:paraId="6F1C4FA1" w14:textId="77777777" w:rsidR="000829C4" w:rsidRDefault="00000000">
            <w:r>
              <w:rPr>
                <w:rFonts w:hint="eastAsia"/>
              </w:rPr>
              <w:t>单据状态</w:t>
            </w:r>
          </w:p>
        </w:tc>
        <w:tc>
          <w:tcPr>
            <w:tcW w:w="1162" w:type="dxa"/>
          </w:tcPr>
          <w:p w14:paraId="2C27BD10" w14:textId="77777777" w:rsidR="000829C4" w:rsidRDefault="00000000">
            <w:pPr>
              <w:jc w:val="center"/>
            </w:pPr>
            <w:r>
              <w:rPr>
                <w:rFonts w:hint="eastAsia"/>
              </w:rPr>
              <w:t>字符</w:t>
            </w:r>
          </w:p>
        </w:tc>
        <w:tc>
          <w:tcPr>
            <w:tcW w:w="1083" w:type="dxa"/>
          </w:tcPr>
          <w:p w14:paraId="0B8CE61C" w14:textId="77777777" w:rsidR="000829C4" w:rsidRDefault="00000000">
            <w:pPr>
              <w:jc w:val="center"/>
            </w:pPr>
            <w:r>
              <w:rPr>
                <w:rFonts w:hint="eastAsia"/>
              </w:rPr>
              <w:t>自动带出</w:t>
            </w:r>
          </w:p>
        </w:tc>
        <w:tc>
          <w:tcPr>
            <w:tcW w:w="1420" w:type="dxa"/>
          </w:tcPr>
          <w:p w14:paraId="376464BD" w14:textId="77777777" w:rsidR="000829C4" w:rsidRDefault="00000000">
            <w:pPr>
              <w:jc w:val="center"/>
            </w:pPr>
            <w:r>
              <w:rPr>
                <w:rFonts w:hint="eastAsia"/>
              </w:rPr>
              <w:t>是</w:t>
            </w:r>
          </w:p>
        </w:tc>
        <w:tc>
          <w:tcPr>
            <w:tcW w:w="3305" w:type="dxa"/>
          </w:tcPr>
          <w:p w14:paraId="217972B7" w14:textId="77777777" w:rsidR="000829C4" w:rsidRDefault="00000000">
            <w:r>
              <w:rPr>
                <w:rFonts w:hint="eastAsia"/>
              </w:rPr>
              <w:t>默认保存</w:t>
            </w:r>
          </w:p>
        </w:tc>
      </w:tr>
      <w:tr w:rsidR="000829C4" w14:paraId="529157F2" w14:textId="77777777">
        <w:tc>
          <w:tcPr>
            <w:tcW w:w="1552" w:type="dxa"/>
          </w:tcPr>
          <w:p w14:paraId="6EFCD57D" w14:textId="77777777" w:rsidR="000829C4" w:rsidRDefault="00000000">
            <w:r>
              <w:rPr>
                <w:rFonts w:hint="eastAsia"/>
              </w:rPr>
              <w:t>制单日期</w:t>
            </w:r>
          </w:p>
        </w:tc>
        <w:tc>
          <w:tcPr>
            <w:tcW w:w="1162" w:type="dxa"/>
          </w:tcPr>
          <w:p w14:paraId="749718CA" w14:textId="77777777" w:rsidR="000829C4" w:rsidRDefault="00000000">
            <w:pPr>
              <w:jc w:val="center"/>
            </w:pPr>
            <w:r>
              <w:rPr>
                <w:rFonts w:hint="eastAsia"/>
              </w:rPr>
              <w:t>字符</w:t>
            </w:r>
          </w:p>
        </w:tc>
        <w:tc>
          <w:tcPr>
            <w:tcW w:w="1083" w:type="dxa"/>
          </w:tcPr>
          <w:p w14:paraId="639EEB4D" w14:textId="77777777" w:rsidR="000829C4" w:rsidRDefault="00000000">
            <w:pPr>
              <w:jc w:val="center"/>
            </w:pPr>
            <w:r>
              <w:rPr>
                <w:rFonts w:hint="eastAsia"/>
              </w:rPr>
              <w:t>自动带出</w:t>
            </w:r>
          </w:p>
        </w:tc>
        <w:tc>
          <w:tcPr>
            <w:tcW w:w="1420" w:type="dxa"/>
          </w:tcPr>
          <w:p w14:paraId="62B5D4CB" w14:textId="77777777" w:rsidR="000829C4" w:rsidRDefault="00000000">
            <w:pPr>
              <w:jc w:val="center"/>
            </w:pPr>
            <w:r>
              <w:rPr>
                <w:rFonts w:hint="eastAsia"/>
              </w:rPr>
              <w:t>是</w:t>
            </w:r>
          </w:p>
        </w:tc>
        <w:tc>
          <w:tcPr>
            <w:tcW w:w="3305" w:type="dxa"/>
          </w:tcPr>
          <w:p w14:paraId="74B15831" w14:textId="77777777" w:rsidR="000829C4" w:rsidRDefault="000829C4"/>
        </w:tc>
      </w:tr>
      <w:tr w:rsidR="000829C4" w14:paraId="68877B9F" w14:textId="77777777">
        <w:tc>
          <w:tcPr>
            <w:tcW w:w="1552" w:type="dxa"/>
          </w:tcPr>
          <w:p w14:paraId="2CE7BA67" w14:textId="77777777" w:rsidR="000829C4" w:rsidRDefault="00000000">
            <w:r>
              <w:rPr>
                <w:rFonts w:hint="eastAsia"/>
              </w:rPr>
              <w:t>制单人</w:t>
            </w:r>
          </w:p>
        </w:tc>
        <w:tc>
          <w:tcPr>
            <w:tcW w:w="1162" w:type="dxa"/>
          </w:tcPr>
          <w:p w14:paraId="50E6D2F0" w14:textId="77777777" w:rsidR="000829C4" w:rsidRDefault="00000000">
            <w:pPr>
              <w:jc w:val="center"/>
            </w:pPr>
            <w:r>
              <w:rPr>
                <w:rFonts w:hint="eastAsia"/>
              </w:rPr>
              <w:t>字符</w:t>
            </w:r>
          </w:p>
        </w:tc>
        <w:tc>
          <w:tcPr>
            <w:tcW w:w="1083" w:type="dxa"/>
          </w:tcPr>
          <w:p w14:paraId="42373301" w14:textId="77777777" w:rsidR="000829C4" w:rsidRDefault="00000000">
            <w:pPr>
              <w:jc w:val="center"/>
            </w:pPr>
            <w:r>
              <w:rPr>
                <w:rFonts w:hint="eastAsia"/>
              </w:rPr>
              <w:t>自动带出</w:t>
            </w:r>
          </w:p>
        </w:tc>
        <w:tc>
          <w:tcPr>
            <w:tcW w:w="1420" w:type="dxa"/>
          </w:tcPr>
          <w:p w14:paraId="5AAC83D4" w14:textId="77777777" w:rsidR="000829C4" w:rsidRDefault="00000000">
            <w:pPr>
              <w:jc w:val="center"/>
            </w:pPr>
            <w:r>
              <w:rPr>
                <w:rFonts w:hint="eastAsia"/>
              </w:rPr>
              <w:t>是</w:t>
            </w:r>
          </w:p>
        </w:tc>
        <w:tc>
          <w:tcPr>
            <w:tcW w:w="3305" w:type="dxa"/>
          </w:tcPr>
          <w:p w14:paraId="274A4D62" w14:textId="77777777" w:rsidR="000829C4" w:rsidRDefault="000829C4"/>
        </w:tc>
      </w:tr>
      <w:tr w:rsidR="000829C4" w14:paraId="0B5F473B" w14:textId="77777777">
        <w:tc>
          <w:tcPr>
            <w:tcW w:w="1552" w:type="dxa"/>
          </w:tcPr>
          <w:p w14:paraId="309E667E" w14:textId="77777777" w:rsidR="000829C4" w:rsidRDefault="00000000">
            <w:r>
              <w:rPr>
                <w:rFonts w:hint="eastAsia"/>
              </w:rPr>
              <w:t>最后编辑日期</w:t>
            </w:r>
          </w:p>
        </w:tc>
        <w:tc>
          <w:tcPr>
            <w:tcW w:w="1162" w:type="dxa"/>
          </w:tcPr>
          <w:p w14:paraId="47CEC08C" w14:textId="77777777" w:rsidR="000829C4" w:rsidRDefault="00000000">
            <w:pPr>
              <w:jc w:val="center"/>
            </w:pPr>
            <w:r>
              <w:rPr>
                <w:rFonts w:hint="eastAsia"/>
              </w:rPr>
              <w:t>字符</w:t>
            </w:r>
          </w:p>
        </w:tc>
        <w:tc>
          <w:tcPr>
            <w:tcW w:w="1083" w:type="dxa"/>
          </w:tcPr>
          <w:p w14:paraId="61BD8D5B" w14:textId="77777777" w:rsidR="000829C4" w:rsidRDefault="00000000">
            <w:pPr>
              <w:jc w:val="center"/>
            </w:pPr>
            <w:r>
              <w:rPr>
                <w:rFonts w:hint="eastAsia"/>
              </w:rPr>
              <w:t>自动带出</w:t>
            </w:r>
          </w:p>
        </w:tc>
        <w:tc>
          <w:tcPr>
            <w:tcW w:w="1420" w:type="dxa"/>
          </w:tcPr>
          <w:p w14:paraId="3FE4B560" w14:textId="77777777" w:rsidR="000829C4" w:rsidRDefault="00000000">
            <w:pPr>
              <w:jc w:val="center"/>
            </w:pPr>
            <w:r>
              <w:rPr>
                <w:rFonts w:hint="eastAsia"/>
              </w:rPr>
              <w:t>否</w:t>
            </w:r>
          </w:p>
        </w:tc>
        <w:tc>
          <w:tcPr>
            <w:tcW w:w="3305" w:type="dxa"/>
          </w:tcPr>
          <w:p w14:paraId="440EEB22" w14:textId="77777777" w:rsidR="000829C4" w:rsidRDefault="000829C4"/>
        </w:tc>
      </w:tr>
      <w:tr w:rsidR="000829C4" w14:paraId="02C6F17E" w14:textId="77777777">
        <w:tc>
          <w:tcPr>
            <w:tcW w:w="1552" w:type="dxa"/>
          </w:tcPr>
          <w:p w14:paraId="613C47AC" w14:textId="77777777" w:rsidR="000829C4" w:rsidRDefault="00000000">
            <w:r>
              <w:rPr>
                <w:rFonts w:hint="eastAsia"/>
              </w:rPr>
              <w:t>最后编辑人</w:t>
            </w:r>
          </w:p>
        </w:tc>
        <w:tc>
          <w:tcPr>
            <w:tcW w:w="1162" w:type="dxa"/>
          </w:tcPr>
          <w:p w14:paraId="609675E3" w14:textId="77777777" w:rsidR="000829C4" w:rsidRDefault="00000000">
            <w:pPr>
              <w:jc w:val="center"/>
            </w:pPr>
            <w:r>
              <w:rPr>
                <w:rFonts w:hint="eastAsia"/>
              </w:rPr>
              <w:t>字符</w:t>
            </w:r>
          </w:p>
        </w:tc>
        <w:tc>
          <w:tcPr>
            <w:tcW w:w="1083" w:type="dxa"/>
          </w:tcPr>
          <w:p w14:paraId="07356E98" w14:textId="77777777" w:rsidR="000829C4" w:rsidRDefault="00000000">
            <w:pPr>
              <w:jc w:val="center"/>
            </w:pPr>
            <w:r>
              <w:rPr>
                <w:rFonts w:hint="eastAsia"/>
              </w:rPr>
              <w:t>自动带出</w:t>
            </w:r>
          </w:p>
        </w:tc>
        <w:tc>
          <w:tcPr>
            <w:tcW w:w="1420" w:type="dxa"/>
          </w:tcPr>
          <w:p w14:paraId="27E06AA1" w14:textId="77777777" w:rsidR="000829C4" w:rsidRDefault="00000000">
            <w:pPr>
              <w:jc w:val="center"/>
            </w:pPr>
            <w:r>
              <w:rPr>
                <w:rFonts w:hint="eastAsia"/>
              </w:rPr>
              <w:t>否</w:t>
            </w:r>
          </w:p>
        </w:tc>
        <w:tc>
          <w:tcPr>
            <w:tcW w:w="3305" w:type="dxa"/>
          </w:tcPr>
          <w:p w14:paraId="676758CF" w14:textId="77777777" w:rsidR="000829C4" w:rsidRDefault="000829C4"/>
        </w:tc>
      </w:tr>
      <w:tr w:rsidR="000829C4" w14:paraId="5FBBC54A" w14:textId="77777777">
        <w:tc>
          <w:tcPr>
            <w:tcW w:w="1552" w:type="dxa"/>
          </w:tcPr>
          <w:p w14:paraId="252B1EA8" w14:textId="77777777" w:rsidR="000829C4" w:rsidRDefault="00000000">
            <w:r>
              <w:rPr>
                <w:rFonts w:hint="eastAsia"/>
              </w:rPr>
              <w:t>审批日期</w:t>
            </w:r>
          </w:p>
        </w:tc>
        <w:tc>
          <w:tcPr>
            <w:tcW w:w="1162" w:type="dxa"/>
          </w:tcPr>
          <w:p w14:paraId="0243C923" w14:textId="77777777" w:rsidR="000829C4" w:rsidRDefault="00000000">
            <w:pPr>
              <w:jc w:val="center"/>
            </w:pPr>
            <w:r>
              <w:rPr>
                <w:rFonts w:hint="eastAsia"/>
              </w:rPr>
              <w:t>字符</w:t>
            </w:r>
          </w:p>
        </w:tc>
        <w:tc>
          <w:tcPr>
            <w:tcW w:w="1083" w:type="dxa"/>
          </w:tcPr>
          <w:p w14:paraId="7D87ED5F" w14:textId="77777777" w:rsidR="000829C4" w:rsidRDefault="00000000">
            <w:pPr>
              <w:jc w:val="center"/>
            </w:pPr>
            <w:r>
              <w:rPr>
                <w:rFonts w:hint="eastAsia"/>
              </w:rPr>
              <w:t>自动带出</w:t>
            </w:r>
          </w:p>
        </w:tc>
        <w:tc>
          <w:tcPr>
            <w:tcW w:w="1420" w:type="dxa"/>
          </w:tcPr>
          <w:p w14:paraId="62AA556A" w14:textId="77777777" w:rsidR="000829C4" w:rsidRDefault="00000000">
            <w:pPr>
              <w:jc w:val="center"/>
            </w:pPr>
            <w:r>
              <w:rPr>
                <w:rFonts w:hint="eastAsia"/>
              </w:rPr>
              <w:t>否</w:t>
            </w:r>
          </w:p>
        </w:tc>
        <w:tc>
          <w:tcPr>
            <w:tcW w:w="3305" w:type="dxa"/>
          </w:tcPr>
          <w:p w14:paraId="3B9BB6AC" w14:textId="77777777" w:rsidR="000829C4" w:rsidRDefault="000829C4"/>
        </w:tc>
      </w:tr>
      <w:tr w:rsidR="000829C4" w14:paraId="4B74DCCA" w14:textId="77777777">
        <w:tc>
          <w:tcPr>
            <w:tcW w:w="1552" w:type="dxa"/>
          </w:tcPr>
          <w:p w14:paraId="418C9BCC" w14:textId="77777777" w:rsidR="000829C4" w:rsidRDefault="00000000">
            <w:r>
              <w:rPr>
                <w:rFonts w:hint="eastAsia"/>
              </w:rPr>
              <w:t>审批人</w:t>
            </w:r>
          </w:p>
        </w:tc>
        <w:tc>
          <w:tcPr>
            <w:tcW w:w="1162" w:type="dxa"/>
          </w:tcPr>
          <w:p w14:paraId="4A41BAE0" w14:textId="77777777" w:rsidR="000829C4" w:rsidRDefault="00000000">
            <w:pPr>
              <w:jc w:val="center"/>
            </w:pPr>
            <w:r>
              <w:rPr>
                <w:rFonts w:hint="eastAsia"/>
              </w:rPr>
              <w:t>字符</w:t>
            </w:r>
          </w:p>
        </w:tc>
        <w:tc>
          <w:tcPr>
            <w:tcW w:w="1083" w:type="dxa"/>
          </w:tcPr>
          <w:p w14:paraId="56AAEE14" w14:textId="77777777" w:rsidR="000829C4" w:rsidRDefault="00000000">
            <w:pPr>
              <w:jc w:val="center"/>
            </w:pPr>
            <w:r>
              <w:rPr>
                <w:rFonts w:hint="eastAsia"/>
              </w:rPr>
              <w:t>自动带出</w:t>
            </w:r>
          </w:p>
        </w:tc>
        <w:tc>
          <w:tcPr>
            <w:tcW w:w="1420" w:type="dxa"/>
          </w:tcPr>
          <w:p w14:paraId="767C52C6" w14:textId="77777777" w:rsidR="000829C4" w:rsidRDefault="00000000">
            <w:pPr>
              <w:jc w:val="center"/>
            </w:pPr>
            <w:r>
              <w:rPr>
                <w:rFonts w:hint="eastAsia"/>
              </w:rPr>
              <w:t>否</w:t>
            </w:r>
          </w:p>
        </w:tc>
        <w:tc>
          <w:tcPr>
            <w:tcW w:w="3305" w:type="dxa"/>
          </w:tcPr>
          <w:p w14:paraId="1A806A25" w14:textId="77777777" w:rsidR="000829C4" w:rsidRDefault="000829C4"/>
        </w:tc>
      </w:tr>
    </w:tbl>
    <w:p w14:paraId="5D4718EF" w14:textId="77777777" w:rsidR="000829C4" w:rsidRDefault="00000000">
      <w:pPr>
        <w:pStyle w:val="4"/>
      </w:pPr>
      <w:r>
        <w:rPr>
          <w:rFonts w:hint="eastAsia"/>
        </w:rPr>
        <w:t>业务处理</w:t>
      </w:r>
    </w:p>
    <w:p w14:paraId="0B9463B7" w14:textId="77777777" w:rsidR="000829C4" w:rsidRDefault="00000000">
      <w:pPr>
        <w:pStyle w:val="5"/>
      </w:pPr>
      <w:r>
        <w:rPr>
          <w:rFonts w:hint="eastAsia"/>
        </w:rPr>
        <w:t>业务说明与流程</w:t>
      </w:r>
    </w:p>
    <w:p w14:paraId="56C2239E" w14:textId="77777777" w:rsidR="000829C4" w:rsidRDefault="00000000">
      <w:pPr>
        <w:numPr>
          <w:ilvl w:val="0"/>
          <w:numId w:val="59"/>
        </w:numPr>
      </w:pPr>
      <w:r>
        <w:rPr>
          <w:rFonts w:hint="eastAsia"/>
        </w:rPr>
        <w:t>当应交房产税的房产由于台</w:t>
      </w:r>
      <w:proofErr w:type="gramStart"/>
      <w:r>
        <w:rPr>
          <w:rFonts w:hint="eastAsia"/>
        </w:rPr>
        <w:t>账信息</w:t>
      </w:r>
      <w:proofErr w:type="gramEnd"/>
      <w:r>
        <w:rPr>
          <w:rFonts w:hint="eastAsia"/>
        </w:rPr>
        <w:t>登记遗漏导致过去的纳税期间未计税，通过本功能对房产信息进行补录；</w:t>
      </w:r>
    </w:p>
    <w:p w14:paraId="70DD50D1" w14:textId="77777777" w:rsidR="000829C4" w:rsidRDefault="00000000">
      <w:pPr>
        <w:numPr>
          <w:ilvl w:val="0"/>
          <w:numId w:val="59"/>
        </w:numPr>
      </w:pPr>
      <w:r>
        <w:rPr>
          <w:rFonts w:hint="eastAsia"/>
        </w:rPr>
        <w:t>补录后房产的第一次计税时会将未计税的部分进行补算；</w:t>
      </w:r>
    </w:p>
    <w:p w14:paraId="75725BC2" w14:textId="77777777" w:rsidR="000829C4" w:rsidRDefault="00000000">
      <w:pPr>
        <w:pStyle w:val="5"/>
      </w:pPr>
      <w:r>
        <w:rPr>
          <w:rFonts w:hint="eastAsia"/>
        </w:rPr>
        <w:t>功能按钮</w:t>
      </w:r>
    </w:p>
    <w:p w14:paraId="3F3708CE" w14:textId="77777777" w:rsidR="000829C4" w:rsidRDefault="00000000">
      <w:pPr>
        <w:numPr>
          <w:ilvl w:val="0"/>
          <w:numId w:val="60"/>
        </w:numPr>
      </w:pPr>
      <w:r>
        <w:rPr>
          <w:rFonts w:hint="eastAsia"/>
        </w:rPr>
        <w:t>【新增】：新增一笔空白数据；</w:t>
      </w:r>
    </w:p>
    <w:p w14:paraId="3D598CE5" w14:textId="77777777" w:rsidR="000829C4" w:rsidRDefault="00000000">
      <w:pPr>
        <w:numPr>
          <w:ilvl w:val="0"/>
          <w:numId w:val="60"/>
        </w:numPr>
      </w:pPr>
      <w:r>
        <w:rPr>
          <w:rFonts w:hint="eastAsia"/>
        </w:rPr>
        <w:t>【修改】：修改所选保存状态的数据；</w:t>
      </w:r>
    </w:p>
    <w:p w14:paraId="2F7F00AA" w14:textId="77777777" w:rsidR="000829C4" w:rsidRDefault="00000000">
      <w:pPr>
        <w:numPr>
          <w:ilvl w:val="0"/>
          <w:numId w:val="60"/>
        </w:numPr>
      </w:pPr>
      <w:r>
        <w:rPr>
          <w:rFonts w:hint="eastAsia"/>
        </w:rPr>
        <w:t>【取消】：取消修改或新增的内容；</w:t>
      </w:r>
    </w:p>
    <w:p w14:paraId="36493A92" w14:textId="77777777" w:rsidR="000829C4" w:rsidRDefault="00000000">
      <w:pPr>
        <w:numPr>
          <w:ilvl w:val="0"/>
          <w:numId w:val="60"/>
        </w:numPr>
      </w:pPr>
      <w:r>
        <w:rPr>
          <w:rFonts w:hint="eastAsia"/>
        </w:rPr>
        <w:t>【保存】：保存修改或新增的内容，；</w:t>
      </w:r>
    </w:p>
    <w:p w14:paraId="3258D173" w14:textId="77777777" w:rsidR="000829C4" w:rsidRDefault="00000000">
      <w:pPr>
        <w:numPr>
          <w:ilvl w:val="0"/>
          <w:numId w:val="60"/>
        </w:numPr>
      </w:pPr>
      <w:r>
        <w:rPr>
          <w:rFonts w:hint="eastAsia"/>
        </w:rPr>
        <w:lastRenderedPageBreak/>
        <w:t>【删除】：删除所选保存状态的数据；</w:t>
      </w:r>
    </w:p>
    <w:p w14:paraId="1467FD86" w14:textId="77777777" w:rsidR="000829C4" w:rsidRDefault="00000000">
      <w:pPr>
        <w:numPr>
          <w:ilvl w:val="0"/>
          <w:numId w:val="60"/>
        </w:numPr>
      </w:pPr>
      <w:r>
        <w:rPr>
          <w:rFonts w:hint="eastAsia"/>
        </w:rPr>
        <w:t>【提交】：提交保存状态的数据；</w:t>
      </w:r>
    </w:p>
    <w:p w14:paraId="7475C1DD" w14:textId="77777777" w:rsidR="000829C4" w:rsidRDefault="00000000">
      <w:pPr>
        <w:numPr>
          <w:ilvl w:val="0"/>
          <w:numId w:val="60"/>
        </w:numPr>
      </w:pPr>
      <w:r>
        <w:rPr>
          <w:rFonts w:hint="eastAsia"/>
        </w:rPr>
        <w:t>【审批】：审批，审批后生成房产信息台账，台</w:t>
      </w:r>
      <w:proofErr w:type="gramStart"/>
      <w:r>
        <w:rPr>
          <w:rFonts w:hint="eastAsia"/>
        </w:rPr>
        <w:t>账状态</w:t>
      </w:r>
      <w:proofErr w:type="gramEnd"/>
      <w:r>
        <w:rPr>
          <w:rFonts w:hint="eastAsia"/>
        </w:rPr>
        <w:t>为审批状态。</w:t>
      </w:r>
    </w:p>
    <w:p w14:paraId="649B205D" w14:textId="77777777" w:rsidR="000829C4" w:rsidRDefault="00000000">
      <w:pPr>
        <w:numPr>
          <w:ilvl w:val="0"/>
          <w:numId w:val="60"/>
        </w:numPr>
      </w:pPr>
      <w:r>
        <w:rPr>
          <w:rFonts w:hint="eastAsia"/>
        </w:rPr>
        <w:t>【弃审】：如果房产已计算房产税，则不可弃审，提示“该笔数据已计算房产税，不可弃审，请取消计算后再弃审”；弃审后</w:t>
      </w:r>
      <w:proofErr w:type="gramStart"/>
      <w:r>
        <w:rPr>
          <w:rFonts w:hint="eastAsia"/>
        </w:rPr>
        <w:t>删除台</w:t>
      </w:r>
      <w:proofErr w:type="gramEnd"/>
      <w:r>
        <w:rPr>
          <w:rFonts w:hint="eastAsia"/>
        </w:rPr>
        <w:t>账数据。</w:t>
      </w:r>
    </w:p>
    <w:p w14:paraId="2E356AF9" w14:textId="77777777" w:rsidR="000829C4" w:rsidRDefault="00000000">
      <w:pPr>
        <w:pStyle w:val="5"/>
      </w:pPr>
      <w:r>
        <w:rPr>
          <w:rFonts w:hint="eastAsia"/>
        </w:rPr>
        <w:t>算法说明</w:t>
      </w:r>
    </w:p>
    <w:p w14:paraId="5255AE78" w14:textId="77777777" w:rsidR="000829C4" w:rsidRDefault="00000000">
      <w:pPr>
        <w:numPr>
          <w:ilvl w:val="0"/>
          <w:numId w:val="61"/>
        </w:numPr>
      </w:pPr>
      <w:r>
        <w:rPr>
          <w:rFonts w:hint="eastAsia"/>
        </w:rPr>
        <w:t>保存时，房产编码、产权证书</w:t>
      </w:r>
      <w:proofErr w:type="gramStart"/>
      <w:r>
        <w:rPr>
          <w:rFonts w:hint="eastAsia"/>
        </w:rPr>
        <w:t>号不可</w:t>
      </w:r>
      <w:proofErr w:type="gramEnd"/>
      <w:r>
        <w:rPr>
          <w:rFonts w:hint="eastAsia"/>
        </w:rPr>
        <w:t>重复，房产信息台账中不能已存在补录的数据。</w:t>
      </w:r>
    </w:p>
    <w:p w14:paraId="3C130D88" w14:textId="77777777" w:rsidR="000829C4" w:rsidRDefault="00000000">
      <w:pPr>
        <w:pStyle w:val="5"/>
      </w:pPr>
      <w:r>
        <w:rPr>
          <w:rFonts w:hint="eastAsia"/>
        </w:rPr>
        <w:t>逻辑处理</w:t>
      </w:r>
    </w:p>
    <w:p w14:paraId="41FAEF60" w14:textId="77777777" w:rsidR="000829C4" w:rsidRDefault="00000000">
      <w:r>
        <w:rPr>
          <w:rFonts w:hint="eastAsia"/>
        </w:rPr>
        <w:t>无。</w:t>
      </w:r>
    </w:p>
    <w:p w14:paraId="52BE0EF7" w14:textId="77777777" w:rsidR="000829C4" w:rsidRDefault="00000000">
      <w:pPr>
        <w:pStyle w:val="4"/>
      </w:pPr>
      <w:r>
        <w:rPr>
          <w:rFonts w:hint="eastAsia"/>
        </w:rPr>
        <w:t>输出</w:t>
      </w:r>
    </w:p>
    <w:p w14:paraId="6050F272" w14:textId="77777777" w:rsidR="000829C4" w:rsidRDefault="00000000">
      <w:r>
        <w:rPr>
          <w:rFonts w:hint="eastAsia"/>
        </w:rPr>
        <w:t>无。</w:t>
      </w:r>
    </w:p>
    <w:p w14:paraId="1C71DBA7" w14:textId="77777777" w:rsidR="000829C4" w:rsidRDefault="00000000">
      <w:pPr>
        <w:pStyle w:val="4"/>
      </w:pPr>
      <w:r>
        <w:rPr>
          <w:rFonts w:hint="eastAsia"/>
        </w:rPr>
        <w:t>非功能性需求</w:t>
      </w:r>
    </w:p>
    <w:p w14:paraId="57046025" w14:textId="77777777" w:rsidR="000829C4" w:rsidRDefault="00000000">
      <w:r>
        <w:rPr>
          <w:rFonts w:hint="eastAsia"/>
        </w:rPr>
        <w:t>无。</w:t>
      </w:r>
    </w:p>
    <w:p w14:paraId="5DE95A69" w14:textId="77777777" w:rsidR="000829C4" w:rsidRDefault="00000000">
      <w:pPr>
        <w:pStyle w:val="2"/>
      </w:pPr>
      <w:bookmarkStart w:id="96" w:name="_Toc3404"/>
      <w:bookmarkStart w:id="97" w:name="_Toc1139525732"/>
      <w:bookmarkStart w:id="98" w:name="_Toc20858"/>
      <w:r>
        <w:rPr>
          <w:rFonts w:hint="eastAsia"/>
        </w:rPr>
        <w:t>房产出租管理</w:t>
      </w:r>
      <w:bookmarkEnd w:id="96"/>
      <w:bookmarkEnd w:id="97"/>
      <w:bookmarkEnd w:id="98"/>
    </w:p>
    <w:p w14:paraId="5C3E485B" w14:textId="77777777" w:rsidR="000829C4" w:rsidRDefault="00000000">
      <w:pPr>
        <w:pStyle w:val="3"/>
      </w:pPr>
      <w:bookmarkStart w:id="99" w:name="_Toc4952"/>
      <w:bookmarkStart w:id="100" w:name="_Toc5316"/>
      <w:bookmarkStart w:id="101" w:name="_Toc749813778"/>
      <w:bookmarkStart w:id="102" w:name="_Toc6101"/>
      <w:bookmarkStart w:id="103" w:name="_Toc23663"/>
      <w:bookmarkStart w:id="104" w:name="_Toc3399"/>
      <w:bookmarkStart w:id="105" w:name="_Toc4668"/>
      <w:r>
        <w:rPr>
          <w:rFonts w:hint="eastAsia"/>
        </w:rPr>
        <w:t>房产出租信息</w:t>
      </w:r>
      <w:bookmarkEnd w:id="99"/>
      <w:bookmarkEnd w:id="100"/>
      <w:bookmarkEnd w:id="101"/>
    </w:p>
    <w:p w14:paraId="5C6ABF92" w14:textId="77777777" w:rsidR="000829C4" w:rsidRDefault="00000000">
      <w:pPr>
        <w:pStyle w:val="4"/>
      </w:pPr>
      <w:r>
        <w:rPr>
          <w:rFonts w:hint="eastAsia"/>
        </w:rPr>
        <w:t>功能描述</w:t>
      </w:r>
    </w:p>
    <w:p w14:paraId="06442F31" w14:textId="77777777" w:rsidR="000829C4" w:rsidRDefault="00000000">
      <w:r>
        <w:rPr>
          <w:rFonts w:hint="eastAsia"/>
        </w:rPr>
        <w:t>本功能为房产出租信息登记。</w:t>
      </w:r>
    </w:p>
    <w:p w14:paraId="00D3148A" w14:textId="77777777" w:rsidR="000829C4" w:rsidRDefault="00000000">
      <w:pPr>
        <w:pStyle w:val="4"/>
      </w:pPr>
      <w:r>
        <w:rPr>
          <w:rFonts w:hint="eastAsia"/>
        </w:rPr>
        <w:lastRenderedPageBreak/>
        <w:t>原型界面</w:t>
      </w:r>
    </w:p>
    <w:p w14:paraId="3CC7AC47" w14:textId="77777777" w:rsidR="000829C4" w:rsidRDefault="00000000">
      <w:r>
        <w:rPr>
          <w:rFonts w:hint="eastAsia"/>
        </w:rPr>
        <w:t>列表：</w:t>
      </w:r>
    </w:p>
    <w:p w14:paraId="5328F7D6" w14:textId="77777777" w:rsidR="000829C4" w:rsidRDefault="00000000">
      <w:r>
        <w:rPr>
          <w:noProof/>
        </w:rPr>
        <w:drawing>
          <wp:inline distT="0" distB="0" distL="114300" distR="114300" wp14:anchorId="7F9A22A1" wp14:editId="572F7A77">
            <wp:extent cx="5269865" cy="2317750"/>
            <wp:effectExtent l="0" t="0" r="13335" b="19050"/>
            <wp:docPr id="16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20"/>
                    <pic:cNvPicPr>
                      <a:picLocks noChangeAspect="1"/>
                    </pic:cNvPicPr>
                  </pic:nvPicPr>
                  <pic:blipFill>
                    <a:blip r:embed="rId47"/>
                    <a:stretch>
                      <a:fillRect/>
                    </a:stretch>
                  </pic:blipFill>
                  <pic:spPr>
                    <a:xfrm>
                      <a:off x="0" y="0"/>
                      <a:ext cx="5269865" cy="2317750"/>
                    </a:xfrm>
                    <a:prstGeom prst="rect">
                      <a:avLst/>
                    </a:prstGeom>
                    <a:noFill/>
                    <a:ln>
                      <a:noFill/>
                    </a:ln>
                  </pic:spPr>
                </pic:pic>
              </a:graphicData>
            </a:graphic>
          </wp:inline>
        </w:drawing>
      </w:r>
    </w:p>
    <w:p w14:paraId="65B89C17" w14:textId="77777777" w:rsidR="000829C4" w:rsidRDefault="00000000">
      <w:r>
        <w:rPr>
          <w:rFonts w:hint="eastAsia"/>
        </w:rPr>
        <w:t>卡片：</w:t>
      </w:r>
    </w:p>
    <w:p w14:paraId="764905E7" w14:textId="77777777" w:rsidR="000829C4" w:rsidRDefault="00000000">
      <w:r>
        <w:rPr>
          <w:noProof/>
        </w:rPr>
        <w:drawing>
          <wp:inline distT="0" distB="0" distL="114300" distR="114300" wp14:anchorId="537A0A5C" wp14:editId="0BEC512E">
            <wp:extent cx="5207000" cy="2131060"/>
            <wp:effectExtent l="12700" t="12700" r="12700" b="152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8"/>
                    <a:srcRect l="471" t="2354" r="519" b="1320"/>
                    <a:stretch>
                      <a:fillRect/>
                    </a:stretch>
                  </pic:blipFill>
                  <pic:spPr>
                    <a:xfrm>
                      <a:off x="0" y="0"/>
                      <a:ext cx="5207000" cy="2131060"/>
                    </a:xfrm>
                    <a:prstGeom prst="rect">
                      <a:avLst/>
                    </a:prstGeom>
                    <a:noFill/>
                    <a:ln>
                      <a:solidFill>
                        <a:schemeClr val="tx1"/>
                      </a:solidFill>
                    </a:ln>
                  </pic:spPr>
                </pic:pic>
              </a:graphicData>
            </a:graphic>
          </wp:inline>
        </w:drawing>
      </w:r>
    </w:p>
    <w:p w14:paraId="6A74702B" w14:textId="77777777" w:rsidR="000829C4" w:rsidRDefault="00000000">
      <w:pPr>
        <w:pStyle w:val="4"/>
      </w:pPr>
      <w:r>
        <w:rPr>
          <w:rFonts w:hint="eastAsia"/>
        </w:rPr>
        <w:t>输入列表</w:t>
      </w:r>
    </w:p>
    <w:p w14:paraId="10000834"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2384613B" w14:textId="77777777">
        <w:tc>
          <w:tcPr>
            <w:tcW w:w="1561" w:type="dxa"/>
            <w:shd w:val="clear" w:color="auto" w:fill="DEEBF6" w:themeFill="accent1" w:themeFillTint="32"/>
          </w:tcPr>
          <w:p w14:paraId="6C47598D"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08436BF0"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1D909774"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4F0EF8A2"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0C65413C" w14:textId="77777777" w:rsidR="000829C4" w:rsidRDefault="00000000">
            <w:pPr>
              <w:jc w:val="center"/>
              <w:rPr>
                <w:b/>
                <w:bCs/>
              </w:rPr>
            </w:pPr>
            <w:r>
              <w:rPr>
                <w:rFonts w:hint="eastAsia"/>
                <w:b/>
                <w:bCs/>
              </w:rPr>
              <w:t>备注</w:t>
            </w:r>
          </w:p>
        </w:tc>
      </w:tr>
      <w:tr w:rsidR="000829C4" w14:paraId="39377429" w14:textId="77777777">
        <w:tc>
          <w:tcPr>
            <w:tcW w:w="1561" w:type="dxa"/>
          </w:tcPr>
          <w:p w14:paraId="2892E462" w14:textId="77777777" w:rsidR="000829C4" w:rsidRDefault="00000000">
            <w:r>
              <w:rPr>
                <w:rFonts w:hint="eastAsia"/>
              </w:rPr>
              <w:t>机构</w:t>
            </w:r>
          </w:p>
        </w:tc>
        <w:tc>
          <w:tcPr>
            <w:tcW w:w="1110" w:type="dxa"/>
          </w:tcPr>
          <w:p w14:paraId="2650562D" w14:textId="77777777" w:rsidR="000829C4" w:rsidRDefault="00000000">
            <w:pPr>
              <w:jc w:val="center"/>
            </w:pPr>
            <w:r>
              <w:rPr>
                <w:rFonts w:hint="eastAsia"/>
              </w:rPr>
              <w:t>参照</w:t>
            </w:r>
          </w:p>
        </w:tc>
        <w:tc>
          <w:tcPr>
            <w:tcW w:w="1089" w:type="dxa"/>
          </w:tcPr>
          <w:p w14:paraId="7306B644" w14:textId="77777777" w:rsidR="000829C4" w:rsidRDefault="00000000">
            <w:pPr>
              <w:jc w:val="center"/>
            </w:pPr>
            <w:r>
              <w:rPr>
                <w:rFonts w:hint="eastAsia"/>
              </w:rPr>
              <w:t>手动选择</w:t>
            </w:r>
          </w:p>
        </w:tc>
        <w:tc>
          <w:tcPr>
            <w:tcW w:w="1429" w:type="dxa"/>
          </w:tcPr>
          <w:p w14:paraId="638B3833" w14:textId="77777777" w:rsidR="000829C4" w:rsidRDefault="00000000">
            <w:pPr>
              <w:jc w:val="center"/>
            </w:pPr>
            <w:r>
              <w:rPr>
                <w:rFonts w:hint="eastAsia"/>
              </w:rPr>
              <w:t>否</w:t>
            </w:r>
          </w:p>
        </w:tc>
        <w:tc>
          <w:tcPr>
            <w:tcW w:w="3330" w:type="dxa"/>
          </w:tcPr>
          <w:p w14:paraId="6EF7F323" w14:textId="77777777" w:rsidR="000829C4" w:rsidRDefault="00000000">
            <w:r>
              <w:rPr>
                <w:rFonts w:hint="eastAsia"/>
              </w:rPr>
              <w:t>参照机构档案，增加用户权限。</w:t>
            </w:r>
          </w:p>
        </w:tc>
      </w:tr>
      <w:tr w:rsidR="000829C4" w14:paraId="54BBAD67" w14:textId="77777777">
        <w:tc>
          <w:tcPr>
            <w:tcW w:w="1561" w:type="dxa"/>
          </w:tcPr>
          <w:p w14:paraId="1F7018D8" w14:textId="77777777" w:rsidR="000829C4" w:rsidRDefault="00000000">
            <w:r>
              <w:rPr>
                <w:rFonts w:hint="eastAsia"/>
              </w:rPr>
              <w:t>房产编码</w:t>
            </w:r>
          </w:p>
        </w:tc>
        <w:tc>
          <w:tcPr>
            <w:tcW w:w="1110" w:type="dxa"/>
          </w:tcPr>
          <w:p w14:paraId="2A75E90B" w14:textId="77777777" w:rsidR="000829C4" w:rsidRDefault="00000000">
            <w:pPr>
              <w:jc w:val="center"/>
            </w:pPr>
            <w:r>
              <w:rPr>
                <w:rFonts w:hint="eastAsia"/>
              </w:rPr>
              <w:t>参照</w:t>
            </w:r>
          </w:p>
        </w:tc>
        <w:tc>
          <w:tcPr>
            <w:tcW w:w="1089" w:type="dxa"/>
          </w:tcPr>
          <w:p w14:paraId="087A04EB" w14:textId="77777777" w:rsidR="000829C4" w:rsidRDefault="00000000">
            <w:pPr>
              <w:jc w:val="center"/>
            </w:pPr>
            <w:r>
              <w:rPr>
                <w:rFonts w:hint="eastAsia"/>
              </w:rPr>
              <w:t>手动选择</w:t>
            </w:r>
          </w:p>
        </w:tc>
        <w:tc>
          <w:tcPr>
            <w:tcW w:w="1429" w:type="dxa"/>
          </w:tcPr>
          <w:p w14:paraId="4C1B6E82" w14:textId="77777777" w:rsidR="000829C4" w:rsidRDefault="00000000">
            <w:pPr>
              <w:jc w:val="center"/>
            </w:pPr>
            <w:r>
              <w:rPr>
                <w:rFonts w:hint="eastAsia"/>
              </w:rPr>
              <w:t>否</w:t>
            </w:r>
          </w:p>
        </w:tc>
        <w:tc>
          <w:tcPr>
            <w:tcW w:w="3330" w:type="dxa"/>
          </w:tcPr>
          <w:p w14:paraId="536B4179" w14:textId="77777777" w:rsidR="000829C4" w:rsidRDefault="00000000">
            <w:r>
              <w:rPr>
                <w:rFonts w:hint="eastAsia"/>
              </w:rPr>
              <w:t>参照房产信息台账，用户权限下的机构对应的房产</w:t>
            </w:r>
          </w:p>
        </w:tc>
      </w:tr>
      <w:tr w:rsidR="000829C4" w14:paraId="07911EA6" w14:textId="77777777">
        <w:tc>
          <w:tcPr>
            <w:tcW w:w="1561" w:type="dxa"/>
          </w:tcPr>
          <w:p w14:paraId="3EF81838" w14:textId="77777777" w:rsidR="000829C4" w:rsidRDefault="00000000">
            <w:r>
              <w:rPr>
                <w:rFonts w:hint="eastAsia"/>
              </w:rPr>
              <w:t>承租方名称</w:t>
            </w:r>
          </w:p>
        </w:tc>
        <w:tc>
          <w:tcPr>
            <w:tcW w:w="1110" w:type="dxa"/>
          </w:tcPr>
          <w:p w14:paraId="4EC5E0FA" w14:textId="77777777" w:rsidR="000829C4" w:rsidRDefault="00000000">
            <w:pPr>
              <w:jc w:val="center"/>
            </w:pPr>
            <w:r>
              <w:rPr>
                <w:rFonts w:hint="eastAsia"/>
              </w:rPr>
              <w:t>字符</w:t>
            </w:r>
          </w:p>
        </w:tc>
        <w:tc>
          <w:tcPr>
            <w:tcW w:w="1089" w:type="dxa"/>
          </w:tcPr>
          <w:p w14:paraId="1854BF59" w14:textId="77777777" w:rsidR="000829C4" w:rsidRDefault="00000000">
            <w:pPr>
              <w:jc w:val="center"/>
            </w:pPr>
            <w:r>
              <w:rPr>
                <w:rFonts w:hint="eastAsia"/>
              </w:rPr>
              <w:t>手工录入</w:t>
            </w:r>
          </w:p>
        </w:tc>
        <w:tc>
          <w:tcPr>
            <w:tcW w:w="1429" w:type="dxa"/>
          </w:tcPr>
          <w:p w14:paraId="063D7BB9" w14:textId="77777777" w:rsidR="000829C4" w:rsidRDefault="00000000">
            <w:pPr>
              <w:jc w:val="center"/>
            </w:pPr>
            <w:r>
              <w:rPr>
                <w:rFonts w:hint="eastAsia"/>
              </w:rPr>
              <w:t>否</w:t>
            </w:r>
          </w:p>
        </w:tc>
        <w:tc>
          <w:tcPr>
            <w:tcW w:w="3330" w:type="dxa"/>
          </w:tcPr>
          <w:p w14:paraId="7FC01922" w14:textId="77777777" w:rsidR="000829C4" w:rsidRDefault="00000000">
            <w:r>
              <w:rPr>
                <w:rFonts w:hint="eastAsia"/>
              </w:rPr>
              <w:t>模糊匹配</w:t>
            </w:r>
          </w:p>
        </w:tc>
      </w:tr>
      <w:tr w:rsidR="000829C4" w14:paraId="71EEE644" w14:textId="77777777">
        <w:tc>
          <w:tcPr>
            <w:tcW w:w="1561" w:type="dxa"/>
          </w:tcPr>
          <w:p w14:paraId="65516BFE" w14:textId="77777777" w:rsidR="000829C4" w:rsidRDefault="00000000">
            <w:r>
              <w:rPr>
                <w:rFonts w:hint="eastAsia"/>
              </w:rPr>
              <w:t>合同编号</w:t>
            </w:r>
          </w:p>
        </w:tc>
        <w:tc>
          <w:tcPr>
            <w:tcW w:w="1110" w:type="dxa"/>
          </w:tcPr>
          <w:p w14:paraId="7FA8D71F" w14:textId="77777777" w:rsidR="000829C4" w:rsidRDefault="00000000">
            <w:pPr>
              <w:jc w:val="center"/>
            </w:pPr>
            <w:r>
              <w:rPr>
                <w:rFonts w:hint="eastAsia"/>
              </w:rPr>
              <w:t>字符</w:t>
            </w:r>
          </w:p>
        </w:tc>
        <w:tc>
          <w:tcPr>
            <w:tcW w:w="1089" w:type="dxa"/>
          </w:tcPr>
          <w:p w14:paraId="0B51B707" w14:textId="77777777" w:rsidR="000829C4" w:rsidRDefault="00000000">
            <w:pPr>
              <w:jc w:val="center"/>
            </w:pPr>
            <w:r>
              <w:rPr>
                <w:rFonts w:hint="eastAsia"/>
              </w:rPr>
              <w:t>手工录入</w:t>
            </w:r>
          </w:p>
        </w:tc>
        <w:tc>
          <w:tcPr>
            <w:tcW w:w="1429" w:type="dxa"/>
          </w:tcPr>
          <w:p w14:paraId="58E73745" w14:textId="77777777" w:rsidR="000829C4" w:rsidRDefault="00000000">
            <w:pPr>
              <w:jc w:val="center"/>
            </w:pPr>
            <w:r>
              <w:rPr>
                <w:rFonts w:hint="eastAsia"/>
              </w:rPr>
              <w:t>否</w:t>
            </w:r>
          </w:p>
        </w:tc>
        <w:tc>
          <w:tcPr>
            <w:tcW w:w="3330" w:type="dxa"/>
          </w:tcPr>
          <w:p w14:paraId="394046F5" w14:textId="77777777" w:rsidR="000829C4" w:rsidRDefault="00000000">
            <w:r>
              <w:rPr>
                <w:rFonts w:hint="eastAsia"/>
              </w:rPr>
              <w:t>模糊匹配</w:t>
            </w:r>
          </w:p>
        </w:tc>
      </w:tr>
    </w:tbl>
    <w:p w14:paraId="7504A08E" w14:textId="77777777" w:rsidR="000829C4" w:rsidRDefault="000829C4"/>
    <w:p w14:paraId="4D90707B" w14:textId="77777777" w:rsidR="000829C4" w:rsidRDefault="00000000">
      <w:r>
        <w:rPr>
          <w:rFonts w:hint="eastAsia"/>
        </w:rPr>
        <w:lastRenderedPageBreak/>
        <w:t>主表：</w:t>
      </w:r>
    </w:p>
    <w:tbl>
      <w:tblPr>
        <w:tblStyle w:val="ab"/>
        <w:tblW w:w="0" w:type="auto"/>
        <w:tblLook w:val="04A0" w:firstRow="1" w:lastRow="0" w:firstColumn="1" w:lastColumn="0" w:noHBand="0" w:noVBand="1"/>
      </w:tblPr>
      <w:tblGrid>
        <w:gridCol w:w="1498"/>
        <w:gridCol w:w="1101"/>
        <w:gridCol w:w="1053"/>
        <w:gridCol w:w="1374"/>
        <w:gridCol w:w="3270"/>
      </w:tblGrid>
      <w:tr w:rsidR="000829C4" w14:paraId="05009FCD" w14:textId="77777777">
        <w:tc>
          <w:tcPr>
            <w:tcW w:w="1561" w:type="dxa"/>
            <w:shd w:val="clear" w:color="auto" w:fill="DEEBF6" w:themeFill="accent1" w:themeFillTint="32"/>
          </w:tcPr>
          <w:p w14:paraId="3937F321"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327707AA"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1B6DD3F6"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5F69379E"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62878B87" w14:textId="77777777" w:rsidR="000829C4" w:rsidRDefault="00000000">
            <w:pPr>
              <w:jc w:val="center"/>
              <w:rPr>
                <w:b/>
                <w:bCs/>
              </w:rPr>
            </w:pPr>
            <w:r>
              <w:rPr>
                <w:rFonts w:hint="eastAsia"/>
                <w:b/>
                <w:bCs/>
              </w:rPr>
              <w:t>备注</w:t>
            </w:r>
          </w:p>
        </w:tc>
      </w:tr>
      <w:tr w:rsidR="000829C4" w14:paraId="001406C9" w14:textId="77777777">
        <w:tc>
          <w:tcPr>
            <w:tcW w:w="1561" w:type="dxa"/>
          </w:tcPr>
          <w:p w14:paraId="03FF2237" w14:textId="77777777" w:rsidR="000829C4" w:rsidRDefault="00000000">
            <w:r>
              <w:rPr>
                <w:rFonts w:hint="eastAsia"/>
              </w:rPr>
              <w:t>单据编号</w:t>
            </w:r>
          </w:p>
        </w:tc>
        <w:tc>
          <w:tcPr>
            <w:tcW w:w="1110" w:type="dxa"/>
          </w:tcPr>
          <w:p w14:paraId="6DD047EF" w14:textId="77777777" w:rsidR="000829C4" w:rsidRDefault="00000000">
            <w:pPr>
              <w:jc w:val="center"/>
            </w:pPr>
            <w:r>
              <w:rPr>
                <w:rFonts w:hint="eastAsia"/>
              </w:rPr>
              <w:t>字符</w:t>
            </w:r>
          </w:p>
        </w:tc>
        <w:tc>
          <w:tcPr>
            <w:tcW w:w="1089" w:type="dxa"/>
          </w:tcPr>
          <w:p w14:paraId="6A647F40" w14:textId="77777777" w:rsidR="000829C4" w:rsidRDefault="00000000">
            <w:pPr>
              <w:jc w:val="center"/>
            </w:pPr>
            <w:r>
              <w:rPr>
                <w:rFonts w:hint="eastAsia"/>
              </w:rPr>
              <w:t>自动生成</w:t>
            </w:r>
          </w:p>
        </w:tc>
        <w:tc>
          <w:tcPr>
            <w:tcW w:w="1429" w:type="dxa"/>
          </w:tcPr>
          <w:p w14:paraId="2C72BBF4" w14:textId="77777777" w:rsidR="000829C4" w:rsidRDefault="00000000">
            <w:pPr>
              <w:jc w:val="center"/>
            </w:pPr>
            <w:r>
              <w:rPr>
                <w:rFonts w:hint="eastAsia"/>
              </w:rPr>
              <w:t>是</w:t>
            </w:r>
          </w:p>
        </w:tc>
        <w:tc>
          <w:tcPr>
            <w:tcW w:w="3330" w:type="dxa"/>
          </w:tcPr>
          <w:p w14:paraId="48A1433A" w14:textId="77777777" w:rsidR="000829C4" w:rsidRDefault="00000000">
            <w:pPr>
              <w:spacing w:before="120"/>
              <w:jc w:val="left"/>
            </w:pPr>
            <w:r>
              <w:rPr>
                <w:rFonts w:hint="eastAsia"/>
              </w:rPr>
              <w:t>自动生成，编码规则为</w:t>
            </w:r>
            <w:r>
              <w:rPr>
                <w:rFonts w:hint="eastAsia"/>
              </w:rPr>
              <w:t>FCCZXX</w:t>
            </w:r>
          </w:p>
          <w:p w14:paraId="6D9CDBC3" w14:textId="77777777" w:rsidR="000829C4" w:rsidRDefault="00000000">
            <w:pPr>
              <w:spacing w:before="120"/>
              <w:jc w:val="left"/>
            </w:pPr>
            <w:r>
              <w:rPr>
                <w:rFonts w:hint="eastAsia"/>
              </w:rPr>
              <w:t>+</w:t>
            </w:r>
            <w:r>
              <w:rPr>
                <w:rFonts w:hint="eastAsia"/>
              </w:rPr>
              <w:t>日期</w:t>
            </w:r>
            <w:r>
              <w:rPr>
                <w:rFonts w:hint="eastAsia"/>
              </w:rPr>
              <w:t>+</w:t>
            </w:r>
            <w:r>
              <w:rPr>
                <w:rFonts w:hint="eastAsia"/>
              </w:rPr>
              <w:t>序号，如</w:t>
            </w:r>
            <w:r>
              <w:rPr>
                <w:rFonts w:hint="eastAsia"/>
              </w:rPr>
              <w:t>FCCZXX2021011300001</w:t>
            </w:r>
          </w:p>
          <w:p w14:paraId="35A7C3EC"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07D1D972" w14:textId="77777777">
        <w:tc>
          <w:tcPr>
            <w:tcW w:w="1561" w:type="dxa"/>
          </w:tcPr>
          <w:p w14:paraId="1B54FC87" w14:textId="77777777" w:rsidR="000829C4" w:rsidRDefault="00000000">
            <w:r>
              <w:rPr>
                <w:rFonts w:hint="eastAsia"/>
              </w:rPr>
              <w:t>机构</w:t>
            </w:r>
          </w:p>
        </w:tc>
        <w:tc>
          <w:tcPr>
            <w:tcW w:w="1110" w:type="dxa"/>
          </w:tcPr>
          <w:p w14:paraId="266880AB" w14:textId="77777777" w:rsidR="000829C4" w:rsidRDefault="00000000">
            <w:pPr>
              <w:jc w:val="center"/>
            </w:pPr>
            <w:r>
              <w:rPr>
                <w:rFonts w:hint="eastAsia"/>
              </w:rPr>
              <w:t>参照</w:t>
            </w:r>
          </w:p>
        </w:tc>
        <w:tc>
          <w:tcPr>
            <w:tcW w:w="1089" w:type="dxa"/>
          </w:tcPr>
          <w:p w14:paraId="121CD506" w14:textId="77777777" w:rsidR="000829C4" w:rsidRDefault="00000000">
            <w:pPr>
              <w:jc w:val="center"/>
            </w:pPr>
            <w:r>
              <w:rPr>
                <w:rFonts w:hint="eastAsia"/>
              </w:rPr>
              <w:t>手动选择</w:t>
            </w:r>
          </w:p>
        </w:tc>
        <w:tc>
          <w:tcPr>
            <w:tcW w:w="1429" w:type="dxa"/>
          </w:tcPr>
          <w:p w14:paraId="772503CB" w14:textId="77777777" w:rsidR="000829C4" w:rsidRDefault="00000000">
            <w:pPr>
              <w:jc w:val="center"/>
            </w:pPr>
            <w:r>
              <w:rPr>
                <w:rFonts w:hint="eastAsia"/>
              </w:rPr>
              <w:t>是</w:t>
            </w:r>
          </w:p>
        </w:tc>
        <w:tc>
          <w:tcPr>
            <w:tcW w:w="3330" w:type="dxa"/>
          </w:tcPr>
          <w:p w14:paraId="620F80EC" w14:textId="77777777" w:rsidR="000829C4" w:rsidRDefault="00000000">
            <w:r>
              <w:rPr>
                <w:rFonts w:hint="eastAsia"/>
              </w:rPr>
              <w:t>参照机构档案，增加用户权限。</w:t>
            </w:r>
          </w:p>
        </w:tc>
      </w:tr>
      <w:tr w:rsidR="000829C4" w14:paraId="2877AB6B" w14:textId="77777777">
        <w:tc>
          <w:tcPr>
            <w:tcW w:w="1561" w:type="dxa"/>
          </w:tcPr>
          <w:p w14:paraId="188F999F" w14:textId="77777777" w:rsidR="000829C4" w:rsidRDefault="00000000">
            <w:r>
              <w:rPr>
                <w:rFonts w:hint="eastAsia"/>
              </w:rPr>
              <w:t>房产编码</w:t>
            </w:r>
          </w:p>
        </w:tc>
        <w:tc>
          <w:tcPr>
            <w:tcW w:w="1110" w:type="dxa"/>
          </w:tcPr>
          <w:p w14:paraId="58052CDF" w14:textId="77777777" w:rsidR="000829C4" w:rsidRDefault="00000000">
            <w:pPr>
              <w:jc w:val="center"/>
            </w:pPr>
            <w:r>
              <w:rPr>
                <w:rFonts w:hint="eastAsia"/>
              </w:rPr>
              <w:t>参照</w:t>
            </w:r>
          </w:p>
        </w:tc>
        <w:tc>
          <w:tcPr>
            <w:tcW w:w="1089" w:type="dxa"/>
          </w:tcPr>
          <w:p w14:paraId="5997451F" w14:textId="77777777" w:rsidR="000829C4" w:rsidRDefault="00000000">
            <w:pPr>
              <w:jc w:val="center"/>
            </w:pPr>
            <w:r>
              <w:rPr>
                <w:rFonts w:hint="eastAsia"/>
              </w:rPr>
              <w:t>手动选择</w:t>
            </w:r>
          </w:p>
        </w:tc>
        <w:tc>
          <w:tcPr>
            <w:tcW w:w="1429" w:type="dxa"/>
          </w:tcPr>
          <w:p w14:paraId="1B439580" w14:textId="77777777" w:rsidR="000829C4" w:rsidRDefault="00000000">
            <w:pPr>
              <w:jc w:val="center"/>
            </w:pPr>
            <w:r>
              <w:rPr>
                <w:rFonts w:hint="eastAsia"/>
              </w:rPr>
              <w:t>是</w:t>
            </w:r>
          </w:p>
        </w:tc>
        <w:tc>
          <w:tcPr>
            <w:tcW w:w="3330" w:type="dxa"/>
          </w:tcPr>
          <w:p w14:paraId="0ACAFDCF" w14:textId="77777777" w:rsidR="000829C4" w:rsidRDefault="00000000">
            <w:r>
              <w:rPr>
                <w:rFonts w:hint="eastAsia"/>
              </w:rPr>
              <w:t>参照房产信息台账，只参照所选</w:t>
            </w:r>
            <w:proofErr w:type="gramStart"/>
            <w:r>
              <w:rPr>
                <w:rFonts w:hint="eastAsia"/>
              </w:rPr>
              <w:t>机构下且房产</w:t>
            </w:r>
            <w:proofErr w:type="gramEnd"/>
            <w:r>
              <w:rPr>
                <w:rFonts w:hint="eastAsia"/>
              </w:rPr>
              <w:t>状态为在用的已审批数据。</w:t>
            </w:r>
          </w:p>
        </w:tc>
      </w:tr>
      <w:tr w:rsidR="000829C4" w14:paraId="0AD5CA27" w14:textId="77777777">
        <w:tc>
          <w:tcPr>
            <w:tcW w:w="1561" w:type="dxa"/>
          </w:tcPr>
          <w:p w14:paraId="11F7EAB6" w14:textId="77777777" w:rsidR="000829C4" w:rsidRDefault="00000000">
            <w:r>
              <w:rPr>
                <w:rFonts w:hint="eastAsia"/>
              </w:rPr>
              <w:t>房产名称</w:t>
            </w:r>
          </w:p>
        </w:tc>
        <w:tc>
          <w:tcPr>
            <w:tcW w:w="1110" w:type="dxa"/>
          </w:tcPr>
          <w:p w14:paraId="6EF3FC7D" w14:textId="77777777" w:rsidR="000829C4" w:rsidRDefault="00000000">
            <w:pPr>
              <w:jc w:val="center"/>
            </w:pPr>
            <w:r>
              <w:rPr>
                <w:rFonts w:hint="eastAsia"/>
              </w:rPr>
              <w:t>字符</w:t>
            </w:r>
          </w:p>
        </w:tc>
        <w:tc>
          <w:tcPr>
            <w:tcW w:w="1089" w:type="dxa"/>
          </w:tcPr>
          <w:p w14:paraId="212A4657" w14:textId="77777777" w:rsidR="000829C4" w:rsidRDefault="00000000">
            <w:pPr>
              <w:jc w:val="center"/>
            </w:pPr>
            <w:r>
              <w:rPr>
                <w:rFonts w:hint="eastAsia"/>
              </w:rPr>
              <w:t>自动带出</w:t>
            </w:r>
          </w:p>
        </w:tc>
        <w:tc>
          <w:tcPr>
            <w:tcW w:w="1429" w:type="dxa"/>
          </w:tcPr>
          <w:p w14:paraId="6DD9460E" w14:textId="77777777" w:rsidR="000829C4" w:rsidRDefault="00000000">
            <w:pPr>
              <w:jc w:val="center"/>
            </w:pPr>
            <w:r>
              <w:rPr>
                <w:rFonts w:hint="eastAsia"/>
              </w:rPr>
              <w:t>是</w:t>
            </w:r>
          </w:p>
        </w:tc>
        <w:tc>
          <w:tcPr>
            <w:tcW w:w="3330" w:type="dxa"/>
          </w:tcPr>
          <w:p w14:paraId="436167BE" w14:textId="77777777" w:rsidR="000829C4" w:rsidRDefault="00000000">
            <w:r>
              <w:rPr>
                <w:rFonts w:hint="eastAsia"/>
              </w:rPr>
              <w:t>不可编辑</w:t>
            </w:r>
          </w:p>
        </w:tc>
      </w:tr>
      <w:tr w:rsidR="000829C4" w14:paraId="7E151C07" w14:textId="77777777">
        <w:tc>
          <w:tcPr>
            <w:tcW w:w="1561" w:type="dxa"/>
          </w:tcPr>
          <w:p w14:paraId="46B903BF" w14:textId="77777777" w:rsidR="000829C4" w:rsidRDefault="00000000">
            <w:r>
              <w:rPr>
                <w:rFonts w:hint="eastAsia"/>
              </w:rPr>
              <w:t>备注</w:t>
            </w:r>
          </w:p>
        </w:tc>
        <w:tc>
          <w:tcPr>
            <w:tcW w:w="1110" w:type="dxa"/>
          </w:tcPr>
          <w:p w14:paraId="42D19E76" w14:textId="77777777" w:rsidR="000829C4" w:rsidRDefault="00000000">
            <w:pPr>
              <w:jc w:val="center"/>
            </w:pPr>
            <w:r>
              <w:rPr>
                <w:rFonts w:hint="eastAsia"/>
              </w:rPr>
              <w:t>字符（</w:t>
            </w:r>
            <w:r>
              <w:rPr>
                <w:rFonts w:hint="eastAsia"/>
              </w:rPr>
              <w:t>500</w:t>
            </w:r>
            <w:r>
              <w:rPr>
                <w:rFonts w:hint="eastAsia"/>
              </w:rPr>
              <w:t>）</w:t>
            </w:r>
          </w:p>
        </w:tc>
        <w:tc>
          <w:tcPr>
            <w:tcW w:w="1089" w:type="dxa"/>
          </w:tcPr>
          <w:p w14:paraId="7EB8FA2B" w14:textId="77777777" w:rsidR="000829C4" w:rsidRDefault="00000000">
            <w:pPr>
              <w:jc w:val="center"/>
            </w:pPr>
            <w:r>
              <w:rPr>
                <w:rFonts w:hint="eastAsia"/>
              </w:rPr>
              <w:t>手工录入</w:t>
            </w:r>
          </w:p>
        </w:tc>
        <w:tc>
          <w:tcPr>
            <w:tcW w:w="1429" w:type="dxa"/>
          </w:tcPr>
          <w:p w14:paraId="196233A4" w14:textId="77777777" w:rsidR="000829C4" w:rsidRDefault="00000000">
            <w:pPr>
              <w:jc w:val="center"/>
            </w:pPr>
            <w:r>
              <w:rPr>
                <w:rFonts w:hint="eastAsia"/>
              </w:rPr>
              <w:t>是</w:t>
            </w:r>
          </w:p>
        </w:tc>
        <w:tc>
          <w:tcPr>
            <w:tcW w:w="3330" w:type="dxa"/>
          </w:tcPr>
          <w:p w14:paraId="6763E355" w14:textId="77777777" w:rsidR="000829C4" w:rsidRDefault="000829C4"/>
        </w:tc>
      </w:tr>
      <w:tr w:rsidR="000829C4" w14:paraId="32BB1416" w14:textId="77777777">
        <w:tc>
          <w:tcPr>
            <w:tcW w:w="1561" w:type="dxa"/>
          </w:tcPr>
          <w:p w14:paraId="0AE124D1" w14:textId="77777777" w:rsidR="000829C4" w:rsidRDefault="00000000">
            <w:r>
              <w:rPr>
                <w:rFonts w:hint="eastAsia"/>
              </w:rPr>
              <w:t>单据状态</w:t>
            </w:r>
          </w:p>
        </w:tc>
        <w:tc>
          <w:tcPr>
            <w:tcW w:w="1110" w:type="dxa"/>
          </w:tcPr>
          <w:p w14:paraId="7A4E2B88" w14:textId="77777777" w:rsidR="000829C4" w:rsidRDefault="00000000">
            <w:pPr>
              <w:jc w:val="center"/>
            </w:pPr>
            <w:r>
              <w:rPr>
                <w:rFonts w:hint="eastAsia"/>
              </w:rPr>
              <w:t>字符</w:t>
            </w:r>
          </w:p>
        </w:tc>
        <w:tc>
          <w:tcPr>
            <w:tcW w:w="1089" w:type="dxa"/>
          </w:tcPr>
          <w:p w14:paraId="23E8F6CC" w14:textId="77777777" w:rsidR="000829C4" w:rsidRDefault="00000000">
            <w:pPr>
              <w:jc w:val="center"/>
            </w:pPr>
            <w:r>
              <w:rPr>
                <w:rFonts w:hint="eastAsia"/>
              </w:rPr>
              <w:t>自动带出</w:t>
            </w:r>
          </w:p>
        </w:tc>
        <w:tc>
          <w:tcPr>
            <w:tcW w:w="1429" w:type="dxa"/>
          </w:tcPr>
          <w:p w14:paraId="3B50A349" w14:textId="77777777" w:rsidR="000829C4" w:rsidRDefault="00000000">
            <w:pPr>
              <w:jc w:val="center"/>
            </w:pPr>
            <w:r>
              <w:rPr>
                <w:rFonts w:hint="eastAsia"/>
              </w:rPr>
              <w:t>是</w:t>
            </w:r>
          </w:p>
        </w:tc>
        <w:tc>
          <w:tcPr>
            <w:tcW w:w="3330" w:type="dxa"/>
          </w:tcPr>
          <w:p w14:paraId="1F9503AF" w14:textId="77777777" w:rsidR="000829C4" w:rsidRDefault="00000000">
            <w:r>
              <w:rPr>
                <w:rFonts w:hint="eastAsia"/>
              </w:rPr>
              <w:t>默认保存</w:t>
            </w:r>
          </w:p>
        </w:tc>
      </w:tr>
      <w:tr w:rsidR="000829C4" w14:paraId="6D7A9E91" w14:textId="77777777">
        <w:tc>
          <w:tcPr>
            <w:tcW w:w="1561" w:type="dxa"/>
          </w:tcPr>
          <w:p w14:paraId="4DFE5CB8" w14:textId="77777777" w:rsidR="000829C4" w:rsidRDefault="00000000">
            <w:r>
              <w:rPr>
                <w:rFonts w:hint="eastAsia"/>
              </w:rPr>
              <w:t>制单日期</w:t>
            </w:r>
          </w:p>
        </w:tc>
        <w:tc>
          <w:tcPr>
            <w:tcW w:w="1110" w:type="dxa"/>
          </w:tcPr>
          <w:p w14:paraId="3237D8AF" w14:textId="77777777" w:rsidR="000829C4" w:rsidRDefault="00000000">
            <w:pPr>
              <w:jc w:val="center"/>
            </w:pPr>
            <w:r>
              <w:rPr>
                <w:rFonts w:hint="eastAsia"/>
              </w:rPr>
              <w:t>字符</w:t>
            </w:r>
          </w:p>
        </w:tc>
        <w:tc>
          <w:tcPr>
            <w:tcW w:w="1089" w:type="dxa"/>
          </w:tcPr>
          <w:p w14:paraId="23808340" w14:textId="77777777" w:rsidR="000829C4" w:rsidRDefault="00000000">
            <w:pPr>
              <w:jc w:val="center"/>
            </w:pPr>
            <w:r>
              <w:rPr>
                <w:rFonts w:hint="eastAsia"/>
              </w:rPr>
              <w:t>自动带出</w:t>
            </w:r>
          </w:p>
        </w:tc>
        <w:tc>
          <w:tcPr>
            <w:tcW w:w="1429" w:type="dxa"/>
          </w:tcPr>
          <w:p w14:paraId="1437E147" w14:textId="77777777" w:rsidR="000829C4" w:rsidRDefault="00000000">
            <w:pPr>
              <w:jc w:val="center"/>
            </w:pPr>
            <w:r>
              <w:rPr>
                <w:rFonts w:hint="eastAsia"/>
              </w:rPr>
              <w:t>是</w:t>
            </w:r>
          </w:p>
        </w:tc>
        <w:tc>
          <w:tcPr>
            <w:tcW w:w="3330" w:type="dxa"/>
          </w:tcPr>
          <w:p w14:paraId="3ECA2F05" w14:textId="77777777" w:rsidR="000829C4" w:rsidRDefault="000829C4"/>
        </w:tc>
      </w:tr>
      <w:tr w:rsidR="000829C4" w14:paraId="22EFCA23" w14:textId="77777777">
        <w:tc>
          <w:tcPr>
            <w:tcW w:w="1561" w:type="dxa"/>
          </w:tcPr>
          <w:p w14:paraId="14221305" w14:textId="77777777" w:rsidR="000829C4" w:rsidRDefault="00000000">
            <w:r>
              <w:rPr>
                <w:rFonts w:hint="eastAsia"/>
              </w:rPr>
              <w:t>制单人</w:t>
            </w:r>
          </w:p>
        </w:tc>
        <w:tc>
          <w:tcPr>
            <w:tcW w:w="1110" w:type="dxa"/>
          </w:tcPr>
          <w:p w14:paraId="7A40617B" w14:textId="77777777" w:rsidR="000829C4" w:rsidRDefault="00000000">
            <w:pPr>
              <w:jc w:val="center"/>
            </w:pPr>
            <w:r>
              <w:rPr>
                <w:rFonts w:hint="eastAsia"/>
              </w:rPr>
              <w:t>字符</w:t>
            </w:r>
          </w:p>
        </w:tc>
        <w:tc>
          <w:tcPr>
            <w:tcW w:w="1089" w:type="dxa"/>
          </w:tcPr>
          <w:p w14:paraId="12E8B481" w14:textId="77777777" w:rsidR="000829C4" w:rsidRDefault="00000000">
            <w:pPr>
              <w:jc w:val="center"/>
            </w:pPr>
            <w:r>
              <w:rPr>
                <w:rFonts w:hint="eastAsia"/>
              </w:rPr>
              <w:t>自动带出</w:t>
            </w:r>
          </w:p>
        </w:tc>
        <w:tc>
          <w:tcPr>
            <w:tcW w:w="1429" w:type="dxa"/>
          </w:tcPr>
          <w:p w14:paraId="0461866B" w14:textId="77777777" w:rsidR="000829C4" w:rsidRDefault="00000000">
            <w:pPr>
              <w:jc w:val="center"/>
            </w:pPr>
            <w:r>
              <w:rPr>
                <w:rFonts w:hint="eastAsia"/>
              </w:rPr>
              <w:t>是</w:t>
            </w:r>
          </w:p>
        </w:tc>
        <w:tc>
          <w:tcPr>
            <w:tcW w:w="3330" w:type="dxa"/>
          </w:tcPr>
          <w:p w14:paraId="2C6E6A46" w14:textId="77777777" w:rsidR="000829C4" w:rsidRDefault="000829C4"/>
        </w:tc>
      </w:tr>
      <w:tr w:rsidR="000829C4" w14:paraId="3440B0C9" w14:textId="77777777">
        <w:tc>
          <w:tcPr>
            <w:tcW w:w="1561" w:type="dxa"/>
          </w:tcPr>
          <w:p w14:paraId="642A57DC" w14:textId="77777777" w:rsidR="000829C4" w:rsidRDefault="00000000">
            <w:r>
              <w:rPr>
                <w:rFonts w:hint="eastAsia"/>
              </w:rPr>
              <w:t>最后编辑日期</w:t>
            </w:r>
          </w:p>
        </w:tc>
        <w:tc>
          <w:tcPr>
            <w:tcW w:w="1110" w:type="dxa"/>
          </w:tcPr>
          <w:p w14:paraId="47798723" w14:textId="77777777" w:rsidR="000829C4" w:rsidRDefault="00000000">
            <w:pPr>
              <w:jc w:val="center"/>
            </w:pPr>
            <w:r>
              <w:rPr>
                <w:rFonts w:hint="eastAsia"/>
              </w:rPr>
              <w:t>字符</w:t>
            </w:r>
          </w:p>
        </w:tc>
        <w:tc>
          <w:tcPr>
            <w:tcW w:w="1089" w:type="dxa"/>
          </w:tcPr>
          <w:p w14:paraId="1C4218FE" w14:textId="77777777" w:rsidR="000829C4" w:rsidRDefault="00000000">
            <w:pPr>
              <w:jc w:val="center"/>
            </w:pPr>
            <w:r>
              <w:rPr>
                <w:rFonts w:hint="eastAsia"/>
              </w:rPr>
              <w:t>自动带出</w:t>
            </w:r>
          </w:p>
        </w:tc>
        <w:tc>
          <w:tcPr>
            <w:tcW w:w="1429" w:type="dxa"/>
          </w:tcPr>
          <w:p w14:paraId="2EC5827E" w14:textId="77777777" w:rsidR="000829C4" w:rsidRDefault="00000000">
            <w:pPr>
              <w:jc w:val="center"/>
            </w:pPr>
            <w:r>
              <w:rPr>
                <w:rFonts w:hint="eastAsia"/>
              </w:rPr>
              <w:t>否</w:t>
            </w:r>
          </w:p>
        </w:tc>
        <w:tc>
          <w:tcPr>
            <w:tcW w:w="3330" w:type="dxa"/>
          </w:tcPr>
          <w:p w14:paraId="6A2BFAC8" w14:textId="77777777" w:rsidR="000829C4" w:rsidRDefault="000829C4"/>
        </w:tc>
      </w:tr>
      <w:tr w:rsidR="000829C4" w14:paraId="4F106D71" w14:textId="77777777">
        <w:tc>
          <w:tcPr>
            <w:tcW w:w="1561" w:type="dxa"/>
          </w:tcPr>
          <w:p w14:paraId="30CAD89A" w14:textId="77777777" w:rsidR="000829C4" w:rsidRDefault="00000000">
            <w:r>
              <w:rPr>
                <w:rFonts w:hint="eastAsia"/>
              </w:rPr>
              <w:t>最后编辑人</w:t>
            </w:r>
          </w:p>
        </w:tc>
        <w:tc>
          <w:tcPr>
            <w:tcW w:w="1110" w:type="dxa"/>
          </w:tcPr>
          <w:p w14:paraId="70E44DA8" w14:textId="77777777" w:rsidR="000829C4" w:rsidRDefault="00000000">
            <w:pPr>
              <w:jc w:val="center"/>
            </w:pPr>
            <w:r>
              <w:rPr>
                <w:rFonts w:hint="eastAsia"/>
              </w:rPr>
              <w:t>字符</w:t>
            </w:r>
          </w:p>
        </w:tc>
        <w:tc>
          <w:tcPr>
            <w:tcW w:w="1089" w:type="dxa"/>
          </w:tcPr>
          <w:p w14:paraId="01840B57" w14:textId="77777777" w:rsidR="000829C4" w:rsidRDefault="00000000">
            <w:pPr>
              <w:jc w:val="center"/>
            </w:pPr>
            <w:r>
              <w:rPr>
                <w:rFonts w:hint="eastAsia"/>
              </w:rPr>
              <w:t>自动带出</w:t>
            </w:r>
          </w:p>
        </w:tc>
        <w:tc>
          <w:tcPr>
            <w:tcW w:w="1429" w:type="dxa"/>
          </w:tcPr>
          <w:p w14:paraId="41B3ABE6" w14:textId="77777777" w:rsidR="000829C4" w:rsidRDefault="00000000">
            <w:pPr>
              <w:jc w:val="center"/>
            </w:pPr>
            <w:r>
              <w:rPr>
                <w:rFonts w:hint="eastAsia"/>
              </w:rPr>
              <w:t>否</w:t>
            </w:r>
          </w:p>
        </w:tc>
        <w:tc>
          <w:tcPr>
            <w:tcW w:w="3330" w:type="dxa"/>
          </w:tcPr>
          <w:p w14:paraId="24D65F3D" w14:textId="77777777" w:rsidR="000829C4" w:rsidRDefault="000829C4">
            <w:pPr>
              <w:rPr>
                <w:color w:val="FF0000"/>
              </w:rPr>
            </w:pPr>
          </w:p>
        </w:tc>
      </w:tr>
      <w:tr w:rsidR="000829C4" w14:paraId="5617B8EE" w14:textId="77777777">
        <w:tc>
          <w:tcPr>
            <w:tcW w:w="1561" w:type="dxa"/>
          </w:tcPr>
          <w:p w14:paraId="4443706D" w14:textId="77777777" w:rsidR="000829C4" w:rsidRDefault="00000000">
            <w:r>
              <w:rPr>
                <w:rFonts w:hint="eastAsia"/>
              </w:rPr>
              <w:t>审批日期</w:t>
            </w:r>
          </w:p>
        </w:tc>
        <w:tc>
          <w:tcPr>
            <w:tcW w:w="1110" w:type="dxa"/>
          </w:tcPr>
          <w:p w14:paraId="6A3CE069" w14:textId="77777777" w:rsidR="000829C4" w:rsidRDefault="00000000">
            <w:pPr>
              <w:jc w:val="center"/>
            </w:pPr>
            <w:r>
              <w:rPr>
                <w:rFonts w:hint="eastAsia"/>
              </w:rPr>
              <w:t>字符</w:t>
            </w:r>
          </w:p>
        </w:tc>
        <w:tc>
          <w:tcPr>
            <w:tcW w:w="1089" w:type="dxa"/>
          </w:tcPr>
          <w:p w14:paraId="3C79FBAE" w14:textId="77777777" w:rsidR="000829C4" w:rsidRDefault="00000000">
            <w:pPr>
              <w:jc w:val="center"/>
            </w:pPr>
            <w:r>
              <w:rPr>
                <w:rFonts w:hint="eastAsia"/>
              </w:rPr>
              <w:t>自动带出</w:t>
            </w:r>
          </w:p>
        </w:tc>
        <w:tc>
          <w:tcPr>
            <w:tcW w:w="1429" w:type="dxa"/>
          </w:tcPr>
          <w:p w14:paraId="2EB90C64" w14:textId="77777777" w:rsidR="000829C4" w:rsidRDefault="00000000">
            <w:pPr>
              <w:jc w:val="center"/>
            </w:pPr>
            <w:r>
              <w:rPr>
                <w:rFonts w:hint="eastAsia"/>
              </w:rPr>
              <w:t>否</w:t>
            </w:r>
          </w:p>
        </w:tc>
        <w:tc>
          <w:tcPr>
            <w:tcW w:w="3330" w:type="dxa"/>
          </w:tcPr>
          <w:p w14:paraId="0C1D2B6D" w14:textId="77777777" w:rsidR="000829C4" w:rsidRDefault="000829C4"/>
        </w:tc>
      </w:tr>
      <w:tr w:rsidR="000829C4" w14:paraId="6FCDC4DA" w14:textId="77777777">
        <w:tc>
          <w:tcPr>
            <w:tcW w:w="1561" w:type="dxa"/>
          </w:tcPr>
          <w:p w14:paraId="671E7579" w14:textId="77777777" w:rsidR="000829C4" w:rsidRDefault="00000000">
            <w:r>
              <w:rPr>
                <w:rFonts w:hint="eastAsia"/>
              </w:rPr>
              <w:lastRenderedPageBreak/>
              <w:t>审批人</w:t>
            </w:r>
          </w:p>
        </w:tc>
        <w:tc>
          <w:tcPr>
            <w:tcW w:w="1110" w:type="dxa"/>
          </w:tcPr>
          <w:p w14:paraId="168D9C32" w14:textId="77777777" w:rsidR="000829C4" w:rsidRDefault="00000000">
            <w:pPr>
              <w:jc w:val="center"/>
            </w:pPr>
            <w:r>
              <w:rPr>
                <w:rFonts w:hint="eastAsia"/>
              </w:rPr>
              <w:t>字符</w:t>
            </w:r>
          </w:p>
        </w:tc>
        <w:tc>
          <w:tcPr>
            <w:tcW w:w="1089" w:type="dxa"/>
          </w:tcPr>
          <w:p w14:paraId="51ADD998" w14:textId="77777777" w:rsidR="000829C4" w:rsidRDefault="00000000">
            <w:pPr>
              <w:jc w:val="center"/>
            </w:pPr>
            <w:r>
              <w:rPr>
                <w:rFonts w:hint="eastAsia"/>
              </w:rPr>
              <w:t>自动带出</w:t>
            </w:r>
          </w:p>
        </w:tc>
        <w:tc>
          <w:tcPr>
            <w:tcW w:w="1429" w:type="dxa"/>
          </w:tcPr>
          <w:p w14:paraId="1581753D" w14:textId="77777777" w:rsidR="000829C4" w:rsidRDefault="00000000">
            <w:pPr>
              <w:jc w:val="center"/>
            </w:pPr>
            <w:r>
              <w:rPr>
                <w:rFonts w:hint="eastAsia"/>
              </w:rPr>
              <w:t>否</w:t>
            </w:r>
          </w:p>
        </w:tc>
        <w:tc>
          <w:tcPr>
            <w:tcW w:w="3330" w:type="dxa"/>
          </w:tcPr>
          <w:p w14:paraId="227B508C" w14:textId="77777777" w:rsidR="000829C4" w:rsidRDefault="000829C4"/>
        </w:tc>
      </w:tr>
    </w:tbl>
    <w:p w14:paraId="4405CFAA" w14:textId="77777777" w:rsidR="000829C4" w:rsidRDefault="000829C4"/>
    <w:p w14:paraId="2DFC78F6" w14:textId="77777777" w:rsidR="000829C4" w:rsidRDefault="00000000">
      <w:r>
        <w:rPr>
          <w:rFonts w:hint="eastAsia"/>
        </w:rPr>
        <w:t>子表：</w:t>
      </w:r>
    </w:p>
    <w:tbl>
      <w:tblPr>
        <w:tblStyle w:val="ab"/>
        <w:tblW w:w="0" w:type="auto"/>
        <w:tblLook w:val="04A0" w:firstRow="1" w:lastRow="0" w:firstColumn="1" w:lastColumn="0" w:noHBand="0" w:noVBand="1"/>
      </w:tblPr>
      <w:tblGrid>
        <w:gridCol w:w="1513"/>
        <w:gridCol w:w="1115"/>
        <w:gridCol w:w="1061"/>
        <w:gridCol w:w="1387"/>
        <w:gridCol w:w="3220"/>
      </w:tblGrid>
      <w:tr w:rsidR="000829C4" w14:paraId="2F94E114" w14:textId="77777777">
        <w:tc>
          <w:tcPr>
            <w:tcW w:w="1561" w:type="dxa"/>
            <w:shd w:val="clear" w:color="auto" w:fill="DEEBF6" w:themeFill="accent1" w:themeFillTint="32"/>
          </w:tcPr>
          <w:p w14:paraId="49B944CA"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6390E7E6"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491D5FAF"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06ECA374"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3F475BAD" w14:textId="77777777" w:rsidR="000829C4" w:rsidRDefault="00000000">
            <w:pPr>
              <w:jc w:val="center"/>
              <w:rPr>
                <w:b/>
                <w:bCs/>
              </w:rPr>
            </w:pPr>
            <w:r>
              <w:rPr>
                <w:rFonts w:hint="eastAsia"/>
                <w:b/>
                <w:bCs/>
              </w:rPr>
              <w:t>备注</w:t>
            </w:r>
          </w:p>
        </w:tc>
      </w:tr>
      <w:tr w:rsidR="000829C4" w14:paraId="094FB802" w14:textId="77777777">
        <w:tc>
          <w:tcPr>
            <w:tcW w:w="1561" w:type="dxa"/>
          </w:tcPr>
          <w:p w14:paraId="7D8B7EF3" w14:textId="77777777" w:rsidR="000829C4" w:rsidRDefault="00000000">
            <w:r>
              <w:rPr>
                <w:rFonts w:hint="eastAsia"/>
              </w:rPr>
              <w:t>合同编码</w:t>
            </w:r>
          </w:p>
        </w:tc>
        <w:tc>
          <w:tcPr>
            <w:tcW w:w="1110" w:type="dxa"/>
          </w:tcPr>
          <w:p w14:paraId="6B922371" w14:textId="77777777" w:rsidR="000829C4" w:rsidRDefault="00000000">
            <w:pPr>
              <w:jc w:val="center"/>
            </w:pPr>
            <w:r>
              <w:rPr>
                <w:rFonts w:hint="eastAsia"/>
              </w:rPr>
              <w:t>字符（</w:t>
            </w:r>
            <w:r>
              <w:rPr>
                <w:rFonts w:hint="eastAsia"/>
              </w:rPr>
              <w:t>100</w:t>
            </w:r>
            <w:r>
              <w:rPr>
                <w:rFonts w:hint="eastAsia"/>
              </w:rPr>
              <w:t>）</w:t>
            </w:r>
          </w:p>
        </w:tc>
        <w:tc>
          <w:tcPr>
            <w:tcW w:w="1089" w:type="dxa"/>
          </w:tcPr>
          <w:p w14:paraId="606686EE" w14:textId="77777777" w:rsidR="000829C4" w:rsidRDefault="00000000">
            <w:pPr>
              <w:jc w:val="center"/>
            </w:pPr>
            <w:r>
              <w:rPr>
                <w:rFonts w:hint="eastAsia"/>
              </w:rPr>
              <w:t>手工录入</w:t>
            </w:r>
          </w:p>
        </w:tc>
        <w:tc>
          <w:tcPr>
            <w:tcW w:w="1429" w:type="dxa"/>
          </w:tcPr>
          <w:p w14:paraId="5853536B" w14:textId="77777777" w:rsidR="000829C4" w:rsidRDefault="00000000">
            <w:pPr>
              <w:jc w:val="center"/>
            </w:pPr>
            <w:r>
              <w:rPr>
                <w:rFonts w:hint="eastAsia"/>
              </w:rPr>
              <w:t>是</w:t>
            </w:r>
          </w:p>
        </w:tc>
        <w:tc>
          <w:tcPr>
            <w:tcW w:w="3330" w:type="dxa"/>
          </w:tcPr>
          <w:p w14:paraId="0FB40C7C" w14:textId="77777777" w:rsidR="000829C4" w:rsidRDefault="000829C4"/>
        </w:tc>
      </w:tr>
      <w:tr w:rsidR="000829C4" w14:paraId="0CFB015D" w14:textId="77777777">
        <w:tc>
          <w:tcPr>
            <w:tcW w:w="1561" w:type="dxa"/>
          </w:tcPr>
          <w:p w14:paraId="5252D8BA" w14:textId="77777777" w:rsidR="000829C4" w:rsidRDefault="00000000">
            <w:r>
              <w:rPr>
                <w:rFonts w:hint="eastAsia"/>
              </w:rPr>
              <w:t>合同名称</w:t>
            </w:r>
          </w:p>
        </w:tc>
        <w:tc>
          <w:tcPr>
            <w:tcW w:w="1110" w:type="dxa"/>
          </w:tcPr>
          <w:p w14:paraId="4F5133A8" w14:textId="77777777" w:rsidR="000829C4" w:rsidRDefault="00000000">
            <w:pPr>
              <w:jc w:val="center"/>
            </w:pPr>
            <w:r>
              <w:rPr>
                <w:rFonts w:hint="eastAsia"/>
              </w:rPr>
              <w:t>字符（</w:t>
            </w:r>
            <w:r>
              <w:rPr>
                <w:rFonts w:hint="eastAsia"/>
              </w:rPr>
              <w:t>200</w:t>
            </w:r>
            <w:r>
              <w:rPr>
                <w:rFonts w:hint="eastAsia"/>
              </w:rPr>
              <w:t>）</w:t>
            </w:r>
          </w:p>
        </w:tc>
        <w:tc>
          <w:tcPr>
            <w:tcW w:w="1089" w:type="dxa"/>
          </w:tcPr>
          <w:p w14:paraId="793796EF" w14:textId="77777777" w:rsidR="000829C4" w:rsidRDefault="00000000">
            <w:pPr>
              <w:jc w:val="center"/>
            </w:pPr>
            <w:r>
              <w:rPr>
                <w:rFonts w:hint="eastAsia"/>
              </w:rPr>
              <w:t>手工录入</w:t>
            </w:r>
          </w:p>
        </w:tc>
        <w:tc>
          <w:tcPr>
            <w:tcW w:w="1429" w:type="dxa"/>
          </w:tcPr>
          <w:p w14:paraId="64A64609" w14:textId="77777777" w:rsidR="000829C4" w:rsidRDefault="00000000">
            <w:pPr>
              <w:jc w:val="center"/>
            </w:pPr>
            <w:r>
              <w:rPr>
                <w:rFonts w:hint="eastAsia"/>
              </w:rPr>
              <w:t>是</w:t>
            </w:r>
          </w:p>
        </w:tc>
        <w:tc>
          <w:tcPr>
            <w:tcW w:w="3330" w:type="dxa"/>
          </w:tcPr>
          <w:p w14:paraId="59D9A0CF" w14:textId="77777777" w:rsidR="000829C4" w:rsidRDefault="000829C4"/>
        </w:tc>
      </w:tr>
      <w:tr w:rsidR="000829C4" w14:paraId="3F435503" w14:textId="77777777">
        <w:tc>
          <w:tcPr>
            <w:tcW w:w="1561" w:type="dxa"/>
          </w:tcPr>
          <w:p w14:paraId="1470104C" w14:textId="77777777" w:rsidR="000829C4" w:rsidRDefault="00000000">
            <w:r>
              <w:rPr>
                <w:rFonts w:hint="eastAsia"/>
              </w:rPr>
              <w:t>合同金额</w:t>
            </w:r>
          </w:p>
        </w:tc>
        <w:tc>
          <w:tcPr>
            <w:tcW w:w="1110" w:type="dxa"/>
          </w:tcPr>
          <w:p w14:paraId="2A2E0056" w14:textId="77777777" w:rsidR="000829C4" w:rsidRDefault="00000000">
            <w:pPr>
              <w:jc w:val="center"/>
            </w:pPr>
            <w:r>
              <w:rPr>
                <w:rFonts w:hint="eastAsia"/>
              </w:rPr>
              <w:t>数值（</w:t>
            </w:r>
            <w:r>
              <w:rPr>
                <w:rFonts w:hint="eastAsia"/>
              </w:rPr>
              <w:t>30,10</w:t>
            </w:r>
            <w:r>
              <w:rPr>
                <w:rFonts w:hint="eastAsia"/>
              </w:rPr>
              <w:t>）</w:t>
            </w:r>
          </w:p>
        </w:tc>
        <w:tc>
          <w:tcPr>
            <w:tcW w:w="1089" w:type="dxa"/>
          </w:tcPr>
          <w:p w14:paraId="41CFBD15" w14:textId="77777777" w:rsidR="000829C4" w:rsidRDefault="00000000">
            <w:pPr>
              <w:jc w:val="center"/>
            </w:pPr>
            <w:r>
              <w:rPr>
                <w:rFonts w:hint="eastAsia"/>
              </w:rPr>
              <w:t>手工录入</w:t>
            </w:r>
          </w:p>
        </w:tc>
        <w:tc>
          <w:tcPr>
            <w:tcW w:w="1429" w:type="dxa"/>
          </w:tcPr>
          <w:p w14:paraId="5995A04D" w14:textId="77777777" w:rsidR="000829C4" w:rsidRDefault="00000000">
            <w:pPr>
              <w:jc w:val="center"/>
            </w:pPr>
            <w:r>
              <w:rPr>
                <w:rFonts w:hint="eastAsia"/>
              </w:rPr>
              <w:t>是</w:t>
            </w:r>
          </w:p>
        </w:tc>
        <w:tc>
          <w:tcPr>
            <w:tcW w:w="3330" w:type="dxa"/>
          </w:tcPr>
          <w:p w14:paraId="5C33835C" w14:textId="77777777" w:rsidR="000829C4" w:rsidRDefault="00000000">
            <w:r>
              <w:rPr>
                <w:rFonts w:hint="eastAsia"/>
              </w:rPr>
              <w:t>≥</w:t>
            </w:r>
            <w:r>
              <w:rPr>
                <w:rFonts w:hint="eastAsia"/>
              </w:rPr>
              <w:t>0</w:t>
            </w:r>
            <w:r>
              <w:rPr>
                <w:rFonts w:hint="eastAsia"/>
              </w:rPr>
              <w:t>，保留</w:t>
            </w:r>
            <w:r>
              <w:rPr>
                <w:rFonts w:hint="eastAsia"/>
              </w:rPr>
              <w:t>2</w:t>
            </w:r>
            <w:r>
              <w:rPr>
                <w:rFonts w:hint="eastAsia"/>
              </w:rPr>
              <w:t>位小数。</w:t>
            </w:r>
          </w:p>
        </w:tc>
      </w:tr>
      <w:tr w:rsidR="000829C4" w14:paraId="45791FEE" w14:textId="77777777">
        <w:tc>
          <w:tcPr>
            <w:tcW w:w="1561" w:type="dxa"/>
          </w:tcPr>
          <w:p w14:paraId="15211FD8" w14:textId="77777777" w:rsidR="000829C4" w:rsidRDefault="00000000">
            <w:r>
              <w:rPr>
                <w:rFonts w:hint="eastAsia"/>
              </w:rPr>
              <w:t>承租方名称</w:t>
            </w:r>
          </w:p>
        </w:tc>
        <w:tc>
          <w:tcPr>
            <w:tcW w:w="1110" w:type="dxa"/>
          </w:tcPr>
          <w:p w14:paraId="32CF6D72" w14:textId="77777777" w:rsidR="000829C4" w:rsidRDefault="00000000">
            <w:pPr>
              <w:jc w:val="center"/>
            </w:pPr>
            <w:r>
              <w:rPr>
                <w:rFonts w:hint="eastAsia"/>
              </w:rPr>
              <w:t>字符（</w:t>
            </w:r>
            <w:r>
              <w:rPr>
                <w:rFonts w:hint="eastAsia"/>
              </w:rPr>
              <w:t>200</w:t>
            </w:r>
            <w:r>
              <w:rPr>
                <w:rFonts w:hint="eastAsia"/>
              </w:rPr>
              <w:t>）</w:t>
            </w:r>
          </w:p>
        </w:tc>
        <w:tc>
          <w:tcPr>
            <w:tcW w:w="1089" w:type="dxa"/>
          </w:tcPr>
          <w:p w14:paraId="5AA68F4C" w14:textId="77777777" w:rsidR="000829C4" w:rsidRDefault="00000000">
            <w:pPr>
              <w:jc w:val="center"/>
            </w:pPr>
            <w:r>
              <w:rPr>
                <w:rFonts w:hint="eastAsia"/>
              </w:rPr>
              <w:t>手工录入</w:t>
            </w:r>
          </w:p>
        </w:tc>
        <w:tc>
          <w:tcPr>
            <w:tcW w:w="1429" w:type="dxa"/>
          </w:tcPr>
          <w:p w14:paraId="42D42B21" w14:textId="77777777" w:rsidR="000829C4" w:rsidRDefault="00000000">
            <w:pPr>
              <w:jc w:val="center"/>
            </w:pPr>
            <w:r>
              <w:rPr>
                <w:rFonts w:hint="eastAsia"/>
              </w:rPr>
              <w:t>是</w:t>
            </w:r>
          </w:p>
        </w:tc>
        <w:tc>
          <w:tcPr>
            <w:tcW w:w="3330" w:type="dxa"/>
          </w:tcPr>
          <w:p w14:paraId="608766A1" w14:textId="77777777" w:rsidR="000829C4" w:rsidRDefault="000829C4"/>
        </w:tc>
      </w:tr>
      <w:tr w:rsidR="000829C4" w14:paraId="0195891B" w14:textId="77777777">
        <w:tc>
          <w:tcPr>
            <w:tcW w:w="1561" w:type="dxa"/>
          </w:tcPr>
          <w:p w14:paraId="52CAC773" w14:textId="77777777" w:rsidR="000829C4" w:rsidRDefault="00000000">
            <w:r>
              <w:rPr>
                <w:rFonts w:hint="eastAsia"/>
              </w:rPr>
              <w:t>承租方统一社会信用代码</w:t>
            </w:r>
          </w:p>
        </w:tc>
        <w:tc>
          <w:tcPr>
            <w:tcW w:w="1110" w:type="dxa"/>
          </w:tcPr>
          <w:p w14:paraId="48526663" w14:textId="77777777" w:rsidR="000829C4" w:rsidRDefault="00000000">
            <w:pPr>
              <w:jc w:val="center"/>
            </w:pPr>
            <w:r>
              <w:rPr>
                <w:rFonts w:hint="eastAsia"/>
              </w:rPr>
              <w:t>字符（</w:t>
            </w:r>
            <w:r>
              <w:rPr>
                <w:rFonts w:hint="eastAsia"/>
              </w:rPr>
              <w:t>100</w:t>
            </w:r>
            <w:r>
              <w:rPr>
                <w:rFonts w:hint="eastAsia"/>
              </w:rPr>
              <w:t>）</w:t>
            </w:r>
          </w:p>
        </w:tc>
        <w:tc>
          <w:tcPr>
            <w:tcW w:w="1089" w:type="dxa"/>
          </w:tcPr>
          <w:p w14:paraId="1C2EB51D" w14:textId="77777777" w:rsidR="000829C4" w:rsidRDefault="00000000">
            <w:pPr>
              <w:jc w:val="center"/>
            </w:pPr>
            <w:r>
              <w:rPr>
                <w:rFonts w:hint="eastAsia"/>
              </w:rPr>
              <w:t>手工录入</w:t>
            </w:r>
          </w:p>
        </w:tc>
        <w:tc>
          <w:tcPr>
            <w:tcW w:w="1429" w:type="dxa"/>
          </w:tcPr>
          <w:p w14:paraId="46E6E882" w14:textId="77777777" w:rsidR="000829C4" w:rsidRDefault="00000000">
            <w:pPr>
              <w:jc w:val="center"/>
            </w:pPr>
            <w:r>
              <w:rPr>
                <w:rFonts w:hint="eastAsia"/>
              </w:rPr>
              <w:t>否</w:t>
            </w:r>
          </w:p>
        </w:tc>
        <w:tc>
          <w:tcPr>
            <w:tcW w:w="3330" w:type="dxa"/>
          </w:tcPr>
          <w:p w14:paraId="2372AE4D" w14:textId="77777777" w:rsidR="000829C4" w:rsidRDefault="000829C4"/>
        </w:tc>
      </w:tr>
      <w:tr w:rsidR="000829C4" w14:paraId="4B009A23" w14:textId="77777777">
        <w:tc>
          <w:tcPr>
            <w:tcW w:w="1561" w:type="dxa"/>
          </w:tcPr>
          <w:p w14:paraId="60B98F13" w14:textId="77777777" w:rsidR="000829C4" w:rsidRDefault="00000000">
            <w:r>
              <w:rPr>
                <w:rFonts w:hint="eastAsia"/>
              </w:rPr>
              <w:t>出租面积</w:t>
            </w:r>
          </w:p>
        </w:tc>
        <w:tc>
          <w:tcPr>
            <w:tcW w:w="1110" w:type="dxa"/>
          </w:tcPr>
          <w:p w14:paraId="49B2A392" w14:textId="77777777" w:rsidR="000829C4" w:rsidRDefault="00000000">
            <w:pPr>
              <w:jc w:val="center"/>
            </w:pPr>
            <w:r>
              <w:rPr>
                <w:rFonts w:hint="eastAsia"/>
              </w:rPr>
              <w:t>数值（</w:t>
            </w:r>
            <w:r>
              <w:rPr>
                <w:rFonts w:hint="eastAsia"/>
              </w:rPr>
              <w:t>30,10</w:t>
            </w:r>
            <w:r>
              <w:rPr>
                <w:rFonts w:hint="eastAsia"/>
              </w:rPr>
              <w:t>）</w:t>
            </w:r>
          </w:p>
        </w:tc>
        <w:tc>
          <w:tcPr>
            <w:tcW w:w="1089" w:type="dxa"/>
          </w:tcPr>
          <w:p w14:paraId="6539EAE8" w14:textId="77777777" w:rsidR="000829C4" w:rsidRDefault="00000000">
            <w:pPr>
              <w:jc w:val="center"/>
            </w:pPr>
            <w:r>
              <w:rPr>
                <w:rFonts w:hint="eastAsia"/>
              </w:rPr>
              <w:t>手工录入</w:t>
            </w:r>
          </w:p>
        </w:tc>
        <w:tc>
          <w:tcPr>
            <w:tcW w:w="1429" w:type="dxa"/>
          </w:tcPr>
          <w:p w14:paraId="79F5C26F" w14:textId="77777777" w:rsidR="000829C4" w:rsidRDefault="00000000">
            <w:pPr>
              <w:jc w:val="center"/>
            </w:pPr>
            <w:r>
              <w:rPr>
                <w:rFonts w:hint="eastAsia"/>
              </w:rPr>
              <w:t>是</w:t>
            </w:r>
          </w:p>
        </w:tc>
        <w:tc>
          <w:tcPr>
            <w:tcW w:w="3330" w:type="dxa"/>
          </w:tcPr>
          <w:p w14:paraId="64311BB3" w14:textId="77777777" w:rsidR="000829C4" w:rsidRDefault="00000000">
            <w:r>
              <w:rPr>
                <w:rFonts w:hint="eastAsia"/>
              </w:rPr>
              <w:t>＞</w:t>
            </w:r>
            <w:r>
              <w:rPr>
                <w:rFonts w:hint="eastAsia"/>
              </w:rPr>
              <w:t>0</w:t>
            </w:r>
            <w:r>
              <w:rPr>
                <w:rFonts w:hint="eastAsia"/>
              </w:rPr>
              <w:t>且≤房产的建筑面积（变更后剩余面积），保留</w:t>
            </w:r>
            <w:r>
              <w:rPr>
                <w:rFonts w:hint="eastAsia"/>
              </w:rPr>
              <w:t>2</w:t>
            </w:r>
            <w:r>
              <w:rPr>
                <w:rFonts w:hint="eastAsia"/>
              </w:rPr>
              <w:t>位小数</w:t>
            </w:r>
          </w:p>
        </w:tc>
      </w:tr>
      <w:tr w:rsidR="000829C4" w14:paraId="65E50F87" w14:textId="77777777">
        <w:tc>
          <w:tcPr>
            <w:tcW w:w="1561" w:type="dxa"/>
          </w:tcPr>
          <w:p w14:paraId="71261112" w14:textId="77777777" w:rsidR="000829C4" w:rsidRDefault="00000000">
            <w:r>
              <w:rPr>
                <w:rFonts w:hint="eastAsia"/>
              </w:rPr>
              <w:t>变更后出租面积</w:t>
            </w:r>
          </w:p>
        </w:tc>
        <w:tc>
          <w:tcPr>
            <w:tcW w:w="1110" w:type="dxa"/>
          </w:tcPr>
          <w:p w14:paraId="5C69D001" w14:textId="77777777" w:rsidR="000829C4" w:rsidRDefault="00000000">
            <w:pPr>
              <w:jc w:val="center"/>
            </w:pPr>
            <w:r>
              <w:rPr>
                <w:rFonts w:hint="eastAsia"/>
              </w:rPr>
              <w:t>数值</w:t>
            </w:r>
          </w:p>
        </w:tc>
        <w:tc>
          <w:tcPr>
            <w:tcW w:w="1089" w:type="dxa"/>
          </w:tcPr>
          <w:p w14:paraId="625DA8ED" w14:textId="77777777" w:rsidR="000829C4" w:rsidRDefault="00000000">
            <w:pPr>
              <w:jc w:val="center"/>
            </w:pPr>
            <w:r>
              <w:rPr>
                <w:rFonts w:hint="eastAsia"/>
              </w:rPr>
              <w:t>自动带出</w:t>
            </w:r>
          </w:p>
        </w:tc>
        <w:tc>
          <w:tcPr>
            <w:tcW w:w="1429" w:type="dxa"/>
          </w:tcPr>
          <w:p w14:paraId="3E2681E3" w14:textId="77777777" w:rsidR="000829C4" w:rsidRDefault="00000000">
            <w:pPr>
              <w:jc w:val="center"/>
            </w:pPr>
            <w:r>
              <w:rPr>
                <w:rFonts w:hint="eastAsia"/>
              </w:rPr>
              <w:t>否</w:t>
            </w:r>
          </w:p>
        </w:tc>
        <w:tc>
          <w:tcPr>
            <w:tcW w:w="3330" w:type="dxa"/>
          </w:tcPr>
          <w:p w14:paraId="6651A99E" w14:textId="77777777" w:rsidR="000829C4" w:rsidRDefault="00000000">
            <w:r>
              <w:rPr>
                <w:rFonts w:hint="eastAsia"/>
              </w:rPr>
              <w:t>不可编辑，如该出租房产存在审批通过的出租面积房产出租变更，取房产出租变更中</w:t>
            </w:r>
            <w:r>
              <w:rPr>
                <w:rFonts w:hint="eastAsia"/>
                <w:color w:val="FF0000"/>
                <w:shd w:val="clear" w:color="auto" w:fill="FFFF00"/>
              </w:rPr>
              <w:t>对应合同对应起止期间的</w:t>
            </w:r>
            <w:r>
              <w:rPr>
                <w:rFonts w:hint="eastAsia"/>
              </w:rPr>
              <w:t>变更后出租原值</w:t>
            </w:r>
          </w:p>
        </w:tc>
      </w:tr>
      <w:tr w:rsidR="000829C4" w14:paraId="69FE3306" w14:textId="77777777">
        <w:tc>
          <w:tcPr>
            <w:tcW w:w="1561" w:type="dxa"/>
          </w:tcPr>
          <w:p w14:paraId="1F9194EC" w14:textId="77777777" w:rsidR="000829C4" w:rsidRDefault="00000000">
            <w:r>
              <w:rPr>
                <w:rFonts w:hint="eastAsia"/>
              </w:rPr>
              <w:t>出租原值</w:t>
            </w:r>
          </w:p>
        </w:tc>
        <w:tc>
          <w:tcPr>
            <w:tcW w:w="1110" w:type="dxa"/>
          </w:tcPr>
          <w:p w14:paraId="2F0AE446" w14:textId="77777777" w:rsidR="000829C4" w:rsidRDefault="00000000">
            <w:pPr>
              <w:jc w:val="center"/>
            </w:pPr>
            <w:r>
              <w:rPr>
                <w:rFonts w:hint="eastAsia"/>
              </w:rPr>
              <w:t>数值（</w:t>
            </w:r>
            <w:r>
              <w:rPr>
                <w:rFonts w:hint="eastAsia"/>
              </w:rPr>
              <w:t>30,10</w:t>
            </w:r>
            <w:r>
              <w:rPr>
                <w:rFonts w:hint="eastAsia"/>
              </w:rPr>
              <w:t>）</w:t>
            </w:r>
          </w:p>
        </w:tc>
        <w:tc>
          <w:tcPr>
            <w:tcW w:w="1089" w:type="dxa"/>
          </w:tcPr>
          <w:p w14:paraId="4FE4104B" w14:textId="77777777" w:rsidR="000829C4" w:rsidRDefault="00000000">
            <w:pPr>
              <w:jc w:val="center"/>
            </w:pPr>
            <w:r>
              <w:rPr>
                <w:rFonts w:hint="eastAsia"/>
              </w:rPr>
              <w:t>手工录入</w:t>
            </w:r>
          </w:p>
        </w:tc>
        <w:tc>
          <w:tcPr>
            <w:tcW w:w="1429" w:type="dxa"/>
          </w:tcPr>
          <w:p w14:paraId="7B51F64B" w14:textId="77777777" w:rsidR="000829C4" w:rsidRDefault="00000000">
            <w:pPr>
              <w:jc w:val="center"/>
            </w:pPr>
            <w:r>
              <w:rPr>
                <w:rFonts w:hint="eastAsia"/>
              </w:rPr>
              <w:t>否</w:t>
            </w:r>
          </w:p>
        </w:tc>
        <w:tc>
          <w:tcPr>
            <w:tcW w:w="3330" w:type="dxa"/>
          </w:tcPr>
          <w:p w14:paraId="12628E6A" w14:textId="77777777" w:rsidR="000829C4" w:rsidRDefault="00000000">
            <w:r>
              <w:rPr>
                <w:rFonts w:hint="eastAsia"/>
              </w:rPr>
              <w:t>＞</w:t>
            </w:r>
            <w:r>
              <w:rPr>
                <w:rFonts w:hint="eastAsia"/>
              </w:rPr>
              <w:t>0</w:t>
            </w:r>
            <w:r>
              <w:rPr>
                <w:rFonts w:hint="eastAsia"/>
              </w:rPr>
              <w:t>，保留</w:t>
            </w:r>
            <w:r>
              <w:rPr>
                <w:rFonts w:hint="eastAsia"/>
              </w:rPr>
              <w:t>2</w:t>
            </w:r>
            <w:r>
              <w:rPr>
                <w:rFonts w:hint="eastAsia"/>
              </w:rPr>
              <w:t>位小数</w:t>
            </w:r>
          </w:p>
        </w:tc>
      </w:tr>
      <w:tr w:rsidR="000829C4" w14:paraId="4179764E" w14:textId="77777777">
        <w:tc>
          <w:tcPr>
            <w:tcW w:w="1561" w:type="dxa"/>
          </w:tcPr>
          <w:p w14:paraId="57F86810" w14:textId="77777777" w:rsidR="000829C4" w:rsidRDefault="00000000">
            <w:r>
              <w:rPr>
                <w:rFonts w:hint="eastAsia"/>
              </w:rPr>
              <w:t>变更后出租原值</w:t>
            </w:r>
          </w:p>
        </w:tc>
        <w:tc>
          <w:tcPr>
            <w:tcW w:w="1110" w:type="dxa"/>
          </w:tcPr>
          <w:p w14:paraId="6FBD0374" w14:textId="77777777" w:rsidR="000829C4" w:rsidRDefault="00000000">
            <w:pPr>
              <w:jc w:val="center"/>
            </w:pPr>
            <w:r>
              <w:rPr>
                <w:rFonts w:hint="eastAsia"/>
              </w:rPr>
              <w:t>数值</w:t>
            </w:r>
          </w:p>
        </w:tc>
        <w:tc>
          <w:tcPr>
            <w:tcW w:w="1089" w:type="dxa"/>
          </w:tcPr>
          <w:p w14:paraId="413A6A95" w14:textId="77777777" w:rsidR="000829C4" w:rsidRDefault="00000000">
            <w:pPr>
              <w:jc w:val="center"/>
            </w:pPr>
            <w:r>
              <w:rPr>
                <w:rFonts w:hint="eastAsia"/>
              </w:rPr>
              <w:t>自动带出</w:t>
            </w:r>
          </w:p>
        </w:tc>
        <w:tc>
          <w:tcPr>
            <w:tcW w:w="1429" w:type="dxa"/>
          </w:tcPr>
          <w:p w14:paraId="7917B044" w14:textId="77777777" w:rsidR="000829C4" w:rsidRDefault="00000000">
            <w:pPr>
              <w:jc w:val="center"/>
            </w:pPr>
            <w:r>
              <w:rPr>
                <w:rFonts w:hint="eastAsia"/>
              </w:rPr>
              <w:t>否</w:t>
            </w:r>
          </w:p>
        </w:tc>
        <w:tc>
          <w:tcPr>
            <w:tcW w:w="3330" w:type="dxa"/>
          </w:tcPr>
          <w:p w14:paraId="1CD20E40" w14:textId="77777777" w:rsidR="000829C4" w:rsidRDefault="00000000">
            <w:r>
              <w:rPr>
                <w:rFonts w:hint="eastAsia"/>
              </w:rPr>
              <w:t>不可编辑，如该出租房产存在审批通过的出租原值房产出租变更，取房产出租变更中</w:t>
            </w:r>
            <w:r>
              <w:rPr>
                <w:rFonts w:hint="eastAsia"/>
                <w:color w:val="FF0000"/>
                <w:shd w:val="clear" w:color="auto" w:fill="FFFF00"/>
              </w:rPr>
              <w:t>对应合同对应起止期间的</w:t>
            </w:r>
            <w:r>
              <w:rPr>
                <w:rFonts w:hint="eastAsia"/>
              </w:rPr>
              <w:t>变更后出租原值</w:t>
            </w:r>
          </w:p>
        </w:tc>
      </w:tr>
      <w:tr w:rsidR="000829C4" w14:paraId="228B1719" w14:textId="77777777">
        <w:tc>
          <w:tcPr>
            <w:tcW w:w="1561" w:type="dxa"/>
          </w:tcPr>
          <w:p w14:paraId="6BBC6BFE" w14:textId="77777777" w:rsidR="000829C4" w:rsidRDefault="00000000">
            <w:r>
              <w:rPr>
                <w:rFonts w:hint="eastAsia"/>
              </w:rPr>
              <w:t>起始日期</w:t>
            </w:r>
          </w:p>
        </w:tc>
        <w:tc>
          <w:tcPr>
            <w:tcW w:w="1110" w:type="dxa"/>
          </w:tcPr>
          <w:p w14:paraId="3687F16D" w14:textId="77777777" w:rsidR="000829C4" w:rsidRDefault="00000000">
            <w:pPr>
              <w:jc w:val="center"/>
            </w:pPr>
            <w:r>
              <w:rPr>
                <w:rFonts w:hint="eastAsia"/>
              </w:rPr>
              <w:t>日历控件</w:t>
            </w:r>
          </w:p>
        </w:tc>
        <w:tc>
          <w:tcPr>
            <w:tcW w:w="1089" w:type="dxa"/>
          </w:tcPr>
          <w:p w14:paraId="1845A9B5" w14:textId="77777777" w:rsidR="000829C4" w:rsidRDefault="00000000">
            <w:pPr>
              <w:jc w:val="center"/>
            </w:pPr>
            <w:r>
              <w:rPr>
                <w:rFonts w:hint="eastAsia"/>
              </w:rPr>
              <w:t>手动选择</w:t>
            </w:r>
          </w:p>
        </w:tc>
        <w:tc>
          <w:tcPr>
            <w:tcW w:w="1429" w:type="dxa"/>
          </w:tcPr>
          <w:p w14:paraId="438C46B1" w14:textId="77777777" w:rsidR="000829C4" w:rsidRDefault="00000000">
            <w:pPr>
              <w:jc w:val="center"/>
            </w:pPr>
            <w:r>
              <w:rPr>
                <w:rFonts w:hint="eastAsia"/>
              </w:rPr>
              <w:t>是</w:t>
            </w:r>
          </w:p>
        </w:tc>
        <w:tc>
          <w:tcPr>
            <w:tcW w:w="3330" w:type="dxa"/>
          </w:tcPr>
          <w:p w14:paraId="7780C824" w14:textId="77777777" w:rsidR="000829C4" w:rsidRDefault="000829C4"/>
        </w:tc>
      </w:tr>
      <w:tr w:rsidR="000829C4" w14:paraId="5904AE53" w14:textId="77777777">
        <w:tc>
          <w:tcPr>
            <w:tcW w:w="1561" w:type="dxa"/>
          </w:tcPr>
          <w:p w14:paraId="4D01E409" w14:textId="77777777" w:rsidR="000829C4" w:rsidRDefault="00000000">
            <w:r>
              <w:rPr>
                <w:rFonts w:hint="eastAsia"/>
              </w:rPr>
              <w:t>截止日期</w:t>
            </w:r>
          </w:p>
        </w:tc>
        <w:tc>
          <w:tcPr>
            <w:tcW w:w="1110" w:type="dxa"/>
          </w:tcPr>
          <w:p w14:paraId="5C9611D2" w14:textId="77777777" w:rsidR="000829C4" w:rsidRDefault="00000000">
            <w:pPr>
              <w:jc w:val="center"/>
            </w:pPr>
            <w:r>
              <w:rPr>
                <w:rFonts w:hint="eastAsia"/>
              </w:rPr>
              <w:t>日历控件</w:t>
            </w:r>
          </w:p>
        </w:tc>
        <w:tc>
          <w:tcPr>
            <w:tcW w:w="1089" w:type="dxa"/>
          </w:tcPr>
          <w:p w14:paraId="04369C5B" w14:textId="77777777" w:rsidR="000829C4" w:rsidRDefault="00000000">
            <w:pPr>
              <w:jc w:val="center"/>
            </w:pPr>
            <w:r>
              <w:rPr>
                <w:rFonts w:hint="eastAsia"/>
              </w:rPr>
              <w:t>手动选择</w:t>
            </w:r>
          </w:p>
        </w:tc>
        <w:tc>
          <w:tcPr>
            <w:tcW w:w="1429" w:type="dxa"/>
          </w:tcPr>
          <w:p w14:paraId="3E18F439" w14:textId="77777777" w:rsidR="000829C4" w:rsidRDefault="00000000">
            <w:pPr>
              <w:jc w:val="center"/>
            </w:pPr>
            <w:r>
              <w:rPr>
                <w:rFonts w:hint="eastAsia"/>
              </w:rPr>
              <w:t>是</w:t>
            </w:r>
          </w:p>
        </w:tc>
        <w:tc>
          <w:tcPr>
            <w:tcW w:w="3330" w:type="dxa"/>
          </w:tcPr>
          <w:p w14:paraId="5E5E0C24" w14:textId="77777777" w:rsidR="000829C4" w:rsidRDefault="00000000">
            <w:r>
              <w:rPr>
                <w:rFonts w:hint="eastAsia"/>
              </w:rPr>
              <w:t>截止日期必须＞起始日期</w:t>
            </w:r>
          </w:p>
        </w:tc>
      </w:tr>
      <w:tr w:rsidR="000829C4" w14:paraId="613A8133" w14:textId="77777777">
        <w:tc>
          <w:tcPr>
            <w:tcW w:w="1561" w:type="dxa"/>
          </w:tcPr>
          <w:p w14:paraId="23A0798D" w14:textId="77777777" w:rsidR="000829C4" w:rsidRDefault="00000000">
            <w:r>
              <w:rPr>
                <w:rFonts w:hint="eastAsia"/>
              </w:rPr>
              <w:lastRenderedPageBreak/>
              <w:t>月租金</w:t>
            </w:r>
          </w:p>
        </w:tc>
        <w:tc>
          <w:tcPr>
            <w:tcW w:w="1110" w:type="dxa"/>
          </w:tcPr>
          <w:p w14:paraId="5E63D011" w14:textId="77777777" w:rsidR="000829C4" w:rsidRDefault="00000000">
            <w:pPr>
              <w:jc w:val="center"/>
            </w:pPr>
            <w:r>
              <w:rPr>
                <w:rFonts w:hint="eastAsia"/>
              </w:rPr>
              <w:t>数值（</w:t>
            </w:r>
            <w:r>
              <w:rPr>
                <w:rFonts w:hint="eastAsia"/>
              </w:rPr>
              <w:t>30,10</w:t>
            </w:r>
            <w:r>
              <w:rPr>
                <w:rFonts w:hint="eastAsia"/>
              </w:rPr>
              <w:t>）</w:t>
            </w:r>
          </w:p>
        </w:tc>
        <w:tc>
          <w:tcPr>
            <w:tcW w:w="1089" w:type="dxa"/>
          </w:tcPr>
          <w:p w14:paraId="3631FEB5" w14:textId="77777777" w:rsidR="000829C4" w:rsidRDefault="00000000">
            <w:pPr>
              <w:jc w:val="center"/>
            </w:pPr>
            <w:r>
              <w:rPr>
                <w:rFonts w:hint="eastAsia"/>
              </w:rPr>
              <w:t>手工录入</w:t>
            </w:r>
          </w:p>
        </w:tc>
        <w:tc>
          <w:tcPr>
            <w:tcW w:w="1429" w:type="dxa"/>
          </w:tcPr>
          <w:p w14:paraId="37053A20" w14:textId="77777777" w:rsidR="000829C4" w:rsidRDefault="00000000">
            <w:pPr>
              <w:jc w:val="center"/>
            </w:pPr>
            <w:r>
              <w:rPr>
                <w:rFonts w:hint="eastAsia"/>
              </w:rPr>
              <w:t>是</w:t>
            </w:r>
          </w:p>
        </w:tc>
        <w:tc>
          <w:tcPr>
            <w:tcW w:w="3330" w:type="dxa"/>
          </w:tcPr>
          <w:p w14:paraId="5E93A554" w14:textId="77777777" w:rsidR="000829C4" w:rsidRDefault="00000000">
            <w:r>
              <w:rPr>
                <w:rFonts w:hint="eastAsia"/>
              </w:rPr>
              <w:t>≥</w:t>
            </w:r>
            <w:r>
              <w:rPr>
                <w:rFonts w:hint="eastAsia"/>
              </w:rPr>
              <w:t>0</w:t>
            </w:r>
            <w:r>
              <w:rPr>
                <w:rFonts w:hint="eastAsia"/>
              </w:rPr>
              <w:t>，保留</w:t>
            </w:r>
            <w:r>
              <w:rPr>
                <w:rFonts w:hint="eastAsia"/>
              </w:rPr>
              <w:t>2</w:t>
            </w:r>
            <w:r>
              <w:rPr>
                <w:rFonts w:hint="eastAsia"/>
              </w:rPr>
              <w:t>位小数。</w:t>
            </w:r>
          </w:p>
        </w:tc>
      </w:tr>
      <w:tr w:rsidR="000829C4" w14:paraId="075A7BC8" w14:textId="77777777">
        <w:tc>
          <w:tcPr>
            <w:tcW w:w="1561" w:type="dxa"/>
          </w:tcPr>
          <w:p w14:paraId="1C7B5AC5" w14:textId="77777777" w:rsidR="000829C4" w:rsidRDefault="00000000">
            <w:r>
              <w:rPr>
                <w:rFonts w:hint="eastAsia"/>
              </w:rPr>
              <w:t>变更后月租金</w:t>
            </w:r>
          </w:p>
        </w:tc>
        <w:tc>
          <w:tcPr>
            <w:tcW w:w="1110" w:type="dxa"/>
          </w:tcPr>
          <w:p w14:paraId="4355F7DB" w14:textId="77777777" w:rsidR="000829C4" w:rsidRDefault="00000000">
            <w:pPr>
              <w:jc w:val="center"/>
            </w:pPr>
            <w:r>
              <w:rPr>
                <w:rFonts w:hint="eastAsia"/>
              </w:rPr>
              <w:t>数值</w:t>
            </w:r>
          </w:p>
        </w:tc>
        <w:tc>
          <w:tcPr>
            <w:tcW w:w="1089" w:type="dxa"/>
          </w:tcPr>
          <w:p w14:paraId="5412608D" w14:textId="77777777" w:rsidR="000829C4" w:rsidRDefault="00000000">
            <w:pPr>
              <w:jc w:val="center"/>
            </w:pPr>
            <w:r>
              <w:rPr>
                <w:rFonts w:hint="eastAsia"/>
              </w:rPr>
              <w:t>自动带出</w:t>
            </w:r>
          </w:p>
        </w:tc>
        <w:tc>
          <w:tcPr>
            <w:tcW w:w="1429" w:type="dxa"/>
          </w:tcPr>
          <w:p w14:paraId="600EF2D0" w14:textId="77777777" w:rsidR="000829C4" w:rsidRDefault="00000000">
            <w:pPr>
              <w:jc w:val="center"/>
            </w:pPr>
            <w:r>
              <w:rPr>
                <w:rFonts w:hint="eastAsia"/>
              </w:rPr>
              <w:t>否</w:t>
            </w:r>
          </w:p>
        </w:tc>
        <w:tc>
          <w:tcPr>
            <w:tcW w:w="3330" w:type="dxa"/>
          </w:tcPr>
          <w:p w14:paraId="3885FD7D" w14:textId="77777777" w:rsidR="000829C4" w:rsidRDefault="00000000">
            <w:r>
              <w:rPr>
                <w:rFonts w:hint="eastAsia"/>
              </w:rPr>
              <w:t>不可编辑，如该出租房产存在审批通过的月租金房产出租变更，取房产出租变更中</w:t>
            </w:r>
            <w:r>
              <w:rPr>
                <w:rFonts w:hint="eastAsia"/>
                <w:color w:val="FF0000"/>
                <w:shd w:val="clear" w:color="auto" w:fill="FFFF00"/>
              </w:rPr>
              <w:t>对应合同对应起止期间的</w:t>
            </w:r>
            <w:r>
              <w:rPr>
                <w:rFonts w:hint="eastAsia"/>
              </w:rPr>
              <w:t>变更后月租金</w:t>
            </w:r>
          </w:p>
        </w:tc>
      </w:tr>
      <w:tr w:rsidR="000829C4" w14:paraId="23D09767" w14:textId="77777777">
        <w:tc>
          <w:tcPr>
            <w:tcW w:w="1561" w:type="dxa"/>
          </w:tcPr>
          <w:p w14:paraId="354B5331" w14:textId="77777777" w:rsidR="000829C4" w:rsidRDefault="00000000">
            <w:r>
              <w:rPr>
                <w:rFonts w:hint="eastAsia"/>
              </w:rPr>
              <w:t>免租起始日期</w:t>
            </w:r>
          </w:p>
        </w:tc>
        <w:tc>
          <w:tcPr>
            <w:tcW w:w="1110" w:type="dxa"/>
          </w:tcPr>
          <w:p w14:paraId="25C346BC" w14:textId="77777777" w:rsidR="000829C4" w:rsidRDefault="00000000">
            <w:pPr>
              <w:jc w:val="center"/>
            </w:pPr>
            <w:r>
              <w:rPr>
                <w:rFonts w:hint="eastAsia"/>
              </w:rPr>
              <w:t>日历控件</w:t>
            </w:r>
          </w:p>
        </w:tc>
        <w:tc>
          <w:tcPr>
            <w:tcW w:w="1089" w:type="dxa"/>
          </w:tcPr>
          <w:p w14:paraId="4F7D5C29" w14:textId="77777777" w:rsidR="000829C4" w:rsidRDefault="00000000">
            <w:pPr>
              <w:jc w:val="center"/>
            </w:pPr>
            <w:r>
              <w:rPr>
                <w:rFonts w:hint="eastAsia"/>
              </w:rPr>
              <w:t>手动选择</w:t>
            </w:r>
          </w:p>
        </w:tc>
        <w:tc>
          <w:tcPr>
            <w:tcW w:w="1429" w:type="dxa"/>
          </w:tcPr>
          <w:p w14:paraId="17455DC6" w14:textId="77777777" w:rsidR="000829C4" w:rsidRDefault="00000000">
            <w:pPr>
              <w:jc w:val="center"/>
            </w:pPr>
            <w:r>
              <w:rPr>
                <w:rFonts w:hint="eastAsia"/>
              </w:rPr>
              <w:t>否</w:t>
            </w:r>
          </w:p>
        </w:tc>
        <w:tc>
          <w:tcPr>
            <w:tcW w:w="3330" w:type="dxa"/>
          </w:tcPr>
          <w:p w14:paraId="5B2B3657" w14:textId="77777777" w:rsidR="000829C4" w:rsidRDefault="00000000">
            <w:r>
              <w:rPr>
                <w:rFonts w:hint="eastAsia"/>
              </w:rPr>
              <w:t>在</w:t>
            </w:r>
            <w:r>
              <w:rPr>
                <w:rFonts w:hint="eastAsia"/>
              </w:rPr>
              <w:t>[</w:t>
            </w:r>
            <w:r>
              <w:rPr>
                <w:rFonts w:hint="eastAsia"/>
              </w:rPr>
              <w:t>起始日期，截止日期</w:t>
            </w:r>
            <w:r>
              <w:rPr>
                <w:rFonts w:hint="eastAsia"/>
              </w:rPr>
              <w:t>]</w:t>
            </w:r>
            <w:r>
              <w:rPr>
                <w:rFonts w:hint="eastAsia"/>
              </w:rPr>
              <w:t>区间</w:t>
            </w:r>
          </w:p>
        </w:tc>
      </w:tr>
      <w:tr w:rsidR="000829C4" w14:paraId="0B5639B6" w14:textId="77777777">
        <w:tc>
          <w:tcPr>
            <w:tcW w:w="1561" w:type="dxa"/>
          </w:tcPr>
          <w:p w14:paraId="144CFE32" w14:textId="77777777" w:rsidR="000829C4" w:rsidRDefault="00000000">
            <w:r>
              <w:rPr>
                <w:rFonts w:hint="eastAsia"/>
              </w:rPr>
              <w:t>免租截止日期</w:t>
            </w:r>
          </w:p>
        </w:tc>
        <w:tc>
          <w:tcPr>
            <w:tcW w:w="1110" w:type="dxa"/>
          </w:tcPr>
          <w:p w14:paraId="68C08B58" w14:textId="77777777" w:rsidR="000829C4" w:rsidRDefault="00000000">
            <w:pPr>
              <w:jc w:val="center"/>
            </w:pPr>
            <w:r>
              <w:rPr>
                <w:rFonts w:hint="eastAsia"/>
              </w:rPr>
              <w:t>日历控件</w:t>
            </w:r>
          </w:p>
        </w:tc>
        <w:tc>
          <w:tcPr>
            <w:tcW w:w="1089" w:type="dxa"/>
          </w:tcPr>
          <w:p w14:paraId="3DAE9E3D" w14:textId="77777777" w:rsidR="000829C4" w:rsidRDefault="00000000">
            <w:pPr>
              <w:jc w:val="center"/>
            </w:pPr>
            <w:r>
              <w:rPr>
                <w:rFonts w:hint="eastAsia"/>
              </w:rPr>
              <w:t>手动选择</w:t>
            </w:r>
          </w:p>
        </w:tc>
        <w:tc>
          <w:tcPr>
            <w:tcW w:w="1429" w:type="dxa"/>
          </w:tcPr>
          <w:p w14:paraId="6EF959E2" w14:textId="77777777" w:rsidR="000829C4" w:rsidRDefault="00000000">
            <w:pPr>
              <w:jc w:val="center"/>
            </w:pPr>
            <w:r>
              <w:rPr>
                <w:rFonts w:hint="eastAsia"/>
              </w:rPr>
              <w:t>否</w:t>
            </w:r>
          </w:p>
        </w:tc>
        <w:tc>
          <w:tcPr>
            <w:tcW w:w="3330" w:type="dxa"/>
          </w:tcPr>
          <w:p w14:paraId="6EFA1721" w14:textId="77777777" w:rsidR="000829C4" w:rsidRDefault="00000000">
            <w:r>
              <w:rPr>
                <w:rFonts w:hint="eastAsia"/>
              </w:rPr>
              <w:t>在</w:t>
            </w:r>
            <w:r>
              <w:rPr>
                <w:rFonts w:hint="eastAsia"/>
              </w:rPr>
              <w:t>[</w:t>
            </w:r>
            <w:r>
              <w:rPr>
                <w:rFonts w:hint="eastAsia"/>
              </w:rPr>
              <w:t>起始日期，截止日期</w:t>
            </w:r>
            <w:r>
              <w:rPr>
                <w:rFonts w:hint="eastAsia"/>
              </w:rPr>
              <w:t>]</w:t>
            </w:r>
            <w:r>
              <w:rPr>
                <w:rFonts w:hint="eastAsia"/>
              </w:rPr>
              <w:t>区间，且＞免租起始日期。</w:t>
            </w:r>
          </w:p>
        </w:tc>
      </w:tr>
      <w:tr w:rsidR="000829C4" w14:paraId="557B28DC" w14:textId="77777777">
        <w:tc>
          <w:tcPr>
            <w:tcW w:w="1561" w:type="dxa"/>
          </w:tcPr>
          <w:p w14:paraId="05F0C42D" w14:textId="77777777" w:rsidR="000829C4" w:rsidRDefault="00000000">
            <w:r>
              <w:rPr>
                <w:rFonts w:hint="eastAsia"/>
              </w:rPr>
              <w:t>出租终止日期</w:t>
            </w:r>
          </w:p>
        </w:tc>
        <w:tc>
          <w:tcPr>
            <w:tcW w:w="1110" w:type="dxa"/>
          </w:tcPr>
          <w:p w14:paraId="00A2A9A6" w14:textId="77777777" w:rsidR="000829C4" w:rsidRDefault="00000000">
            <w:pPr>
              <w:jc w:val="center"/>
            </w:pPr>
            <w:r>
              <w:rPr>
                <w:rFonts w:hint="eastAsia"/>
              </w:rPr>
              <w:t>字符</w:t>
            </w:r>
          </w:p>
        </w:tc>
        <w:tc>
          <w:tcPr>
            <w:tcW w:w="1089" w:type="dxa"/>
          </w:tcPr>
          <w:p w14:paraId="7B52FABA" w14:textId="77777777" w:rsidR="000829C4" w:rsidRDefault="00000000">
            <w:pPr>
              <w:jc w:val="center"/>
            </w:pPr>
            <w:r>
              <w:rPr>
                <w:rFonts w:hint="eastAsia"/>
              </w:rPr>
              <w:t>自动带出</w:t>
            </w:r>
          </w:p>
        </w:tc>
        <w:tc>
          <w:tcPr>
            <w:tcW w:w="1429" w:type="dxa"/>
          </w:tcPr>
          <w:p w14:paraId="39699EF8" w14:textId="77777777" w:rsidR="000829C4" w:rsidRDefault="00000000">
            <w:pPr>
              <w:jc w:val="center"/>
            </w:pPr>
            <w:r>
              <w:rPr>
                <w:rFonts w:hint="eastAsia"/>
              </w:rPr>
              <w:t>否</w:t>
            </w:r>
          </w:p>
        </w:tc>
        <w:tc>
          <w:tcPr>
            <w:tcW w:w="3330" w:type="dxa"/>
          </w:tcPr>
          <w:p w14:paraId="2404569A" w14:textId="77777777" w:rsidR="000829C4" w:rsidRDefault="00000000">
            <w:r>
              <w:rPr>
                <w:rFonts w:hint="eastAsia"/>
              </w:rPr>
              <w:t>不可编辑，如该出租房产终止出租，房产出租变更（终止出租）审批后更新该房产出租合同信息中的（通过合同编码判断）出租终止日期为单据的变更</w:t>
            </w:r>
            <w:r>
              <w:rPr>
                <w:rFonts w:hint="eastAsia"/>
              </w:rPr>
              <w:t>/</w:t>
            </w:r>
            <w:r>
              <w:rPr>
                <w:rFonts w:hint="eastAsia"/>
              </w:rPr>
              <w:t>终止日期（当前房产下如存在多条该合同编码的出租信息则均需更新出租终止日期）；</w:t>
            </w:r>
            <w:proofErr w:type="gramStart"/>
            <w:r>
              <w:rPr>
                <w:rFonts w:hint="eastAsia"/>
              </w:rPr>
              <w:t>如弃审房产</w:t>
            </w:r>
            <w:proofErr w:type="gramEnd"/>
            <w:r>
              <w:rPr>
                <w:rFonts w:hint="eastAsia"/>
              </w:rPr>
              <w:t>出租变更（终止出租）后清空出租终止日期（当前房产下如存在多条该合同编码的出租信息则均需清空出租终止日期）</w:t>
            </w:r>
          </w:p>
        </w:tc>
      </w:tr>
    </w:tbl>
    <w:p w14:paraId="70DB74BC" w14:textId="77777777" w:rsidR="000829C4" w:rsidRDefault="00000000">
      <w:pPr>
        <w:pStyle w:val="4"/>
      </w:pPr>
      <w:r>
        <w:rPr>
          <w:rFonts w:hint="eastAsia"/>
        </w:rPr>
        <w:t>业务处理</w:t>
      </w:r>
    </w:p>
    <w:p w14:paraId="2E1A30F5" w14:textId="77777777" w:rsidR="000829C4" w:rsidRDefault="00000000">
      <w:pPr>
        <w:pStyle w:val="5"/>
      </w:pPr>
      <w:r>
        <w:rPr>
          <w:rFonts w:hint="eastAsia"/>
        </w:rPr>
        <w:t>业务说明与流程</w:t>
      </w:r>
    </w:p>
    <w:p w14:paraId="3DD4E6C5" w14:textId="77777777" w:rsidR="000829C4" w:rsidRDefault="00000000">
      <w:pPr>
        <w:pStyle w:val="5"/>
      </w:pPr>
      <w:r>
        <w:rPr>
          <w:rFonts w:hint="eastAsia"/>
        </w:rPr>
        <w:t>功能按钮</w:t>
      </w:r>
    </w:p>
    <w:p w14:paraId="2BA5DD26" w14:textId="77777777" w:rsidR="000829C4" w:rsidRDefault="00000000">
      <w:r>
        <w:rPr>
          <w:rFonts w:hint="eastAsia"/>
        </w:rPr>
        <w:t>列表按钮：</w:t>
      </w:r>
    </w:p>
    <w:p w14:paraId="1521BC85" w14:textId="77777777" w:rsidR="000829C4" w:rsidRDefault="00000000">
      <w:pPr>
        <w:numPr>
          <w:ilvl w:val="0"/>
          <w:numId w:val="62"/>
        </w:numPr>
      </w:pPr>
      <w:r>
        <w:rPr>
          <w:rFonts w:hint="eastAsia"/>
        </w:rPr>
        <w:t>【新增】：新增一笔空白数据；</w:t>
      </w:r>
    </w:p>
    <w:p w14:paraId="4A49F942" w14:textId="77777777" w:rsidR="000829C4" w:rsidRDefault="00000000">
      <w:pPr>
        <w:numPr>
          <w:ilvl w:val="0"/>
          <w:numId w:val="62"/>
        </w:numPr>
      </w:pPr>
      <w:r>
        <w:rPr>
          <w:rFonts w:hint="eastAsia"/>
        </w:rPr>
        <w:lastRenderedPageBreak/>
        <w:t>【修改】：修改所选保存状态的数据；</w:t>
      </w:r>
    </w:p>
    <w:p w14:paraId="12EC22A2" w14:textId="77777777" w:rsidR="000829C4" w:rsidRDefault="00000000">
      <w:pPr>
        <w:numPr>
          <w:ilvl w:val="0"/>
          <w:numId w:val="62"/>
        </w:numPr>
      </w:pPr>
      <w:r>
        <w:rPr>
          <w:rFonts w:hint="eastAsia"/>
        </w:rPr>
        <w:t>【取消】：取消修改或新增的内容；</w:t>
      </w:r>
    </w:p>
    <w:p w14:paraId="07F96989" w14:textId="77777777" w:rsidR="000829C4" w:rsidRDefault="00000000">
      <w:pPr>
        <w:numPr>
          <w:ilvl w:val="0"/>
          <w:numId w:val="62"/>
        </w:numPr>
      </w:pPr>
      <w:r>
        <w:rPr>
          <w:rFonts w:hint="eastAsia"/>
        </w:rPr>
        <w:t>【保存】：保存修改或新增的内容，；</w:t>
      </w:r>
    </w:p>
    <w:p w14:paraId="06526798" w14:textId="77777777" w:rsidR="000829C4" w:rsidRDefault="00000000">
      <w:pPr>
        <w:numPr>
          <w:ilvl w:val="0"/>
          <w:numId w:val="62"/>
        </w:numPr>
      </w:pPr>
      <w:r>
        <w:rPr>
          <w:rFonts w:hint="eastAsia"/>
        </w:rPr>
        <w:t>【删除】：删除所选保存状态的数据；</w:t>
      </w:r>
    </w:p>
    <w:p w14:paraId="225CD5E3" w14:textId="77777777" w:rsidR="000829C4" w:rsidRDefault="00000000">
      <w:pPr>
        <w:numPr>
          <w:ilvl w:val="0"/>
          <w:numId w:val="62"/>
        </w:numPr>
      </w:pPr>
      <w:r>
        <w:rPr>
          <w:rFonts w:hint="eastAsia"/>
        </w:rPr>
        <w:t>【提交】：提交保存状态的数据；</w:t>
      </w:r>
    </w:p>
    <w:p w14:paraId="5E862A9F" w14:textId="77777777" w:rsidR="000829C4" w:rsidRDefault="00000000">
      <w:pPr>
        <w:numPr>
          <w:ilvl w:val="0"/>
          <w:numId w:val="62"/>
        </w:numPr>
      </w:pPr>
      <w:r>
        <w:rPr>
          <w:rFonts w:hint="eastAsia"/>
        </w:rPr>
        <w:t>【审批】：审批，审批通过后，台账的单据状态更新为“已办结”，审批通过后的房产出租信息反写房产信息台账出租信息子表；</w:t>
      </w:r>
    </w:p>
    <w:p w14:paraId="5C1E08B3" w14:textId="77777777" w:rsidR="000829C4" w:rsidRDefault="00000000">
      <w:pPr>
        <w:numPr>
          <w:ilvl w:val="0"/>
          <w:numId w:val="62"/>
        </w:numPr>
      </w:pPr>
      <w:r>
        <w:rPr>
          <w:rFonts w:hint="eastAsia"/>
        </w:rPr>
        <w:t>【弃审】：如果已计算，则不可弃审，提示“该笔数据已计算房产税，不可弃审，请取消计算后再弃审”；如果对应合同已被房产出租或补录引用，则不可弃审，提示“出租合同</w:t>
      </w:r>
      <w:r>
        <w:rPr>
          <w:rFonts w:hint="eastAsia"/>
        </w:rPr>
        <w:t>xxx</w:t>
      </w:r>
      <w:r>
        <w:rPr>
          <w:rFonts w:hint="eastAsia"/>
        </w:rPr>
        <w:t>已被引用，不可弃审。”</w:t>
      </w:r>
    </w:p>
    <w:p w14:paraId="0740AD4C" w14:textId="77777777" w:rsidR="000829C4" w:rsidRDefault="00000000">
      <w:r>
        <w:rPr>
          <w:rFonts w:hint="eastAsia"/>
        </w:rPr>
        <w:t>卡片按钮：</w:t>
      </w:r>
    </w:p>
    <w:p w14:paraId="5744F029" w14:textId="77777777" w:rsidR="000829C4" w:rsidRDefault="00000000">
      <w:r>
        <w:rPr>
          <w:rFonts w:hint="eastAsia"/>
        </w:rPr>
        <w:t>【复制行】：选中</w:t>
      </w:r>
      <w:proofErr w:type="gramStart"/>
      <w:r>
        <w:rPr>
          <w:rFonts w:hint="eastAsia"/>
        </w:rPr>
        <w:t>某行子表数据</w:t>
      </w:r>
      <w:proofErr w:type="gramEnd"/>
      <w:r>
        <w:rPr>
          <w:rFonts w:hint="eastAsia"/>
        </w:rPr>
        <w:t>，点击【复制行】按钮，可</w:t>
      </w:r>
      <w:proofErr w:type="gramStart"/>
      <w:r>
        <w:rPr>
          <w:rFonts w:hint="eastAsia"/>
        </w:rPr>
        <w:t>在子表列表</w:t>
      </w:r>
      <w:proofErr w:type="gramEnd"/>
      <w:r>
        <w:rPr>
          <w:rFonts w:hint="eastAsia"/>
        </w:rPr>
        <w:t>中自动新增一行数据，合同信息自动带出所选行的信息（合同编码、合同名称、合同金额、承租方名称、承租方统一社会信用代码、出租面积、出租原值）</w:t>
      </w:r>
    </w:p>
    <w:p w14:paraId="0ABE2D8A" w14:textId="77777777" w:rsidR="000829C4" w:rsidRDefault="00000000">
      <w:pPr>
        <w:pStyle w:val="5"/>
      </w:pPr>
      <w:r>
        <w:rPr>
          <w:rFonts w:hint="eastAsia"/>
        </w:rPr>
        <w:t>算法说明</w:t>
      </w:r>
    </w:p>
    <w:p w14:paraId="3CE5B60A" w14:textId="77777777" w:rsidR="000829C4" w:rsidRDefault="00000000">
      <w:r>
        <w:rPr>
          <w:rFonts w:hint="eastAsia"/>
        </w:rPr>
        <w:t>无。</w:t>
      </w:r>
    </w:p>
    <w:p w14:paraId="53856C3B" w14:textId="77777777" w:rsidR="000829C4" w:rsidRDefault="00000000">
      <w:pPr>
        <w:pStyle w:val="5"/>
      </w:pPr>
      <w:r>
        <w:rPr>
          <w:rFonts w:hint="eastAsia"/>
        </w:rPr>
        <w:t>逻辑处理</w:t>
      </w:r>
    </w:p>
    <w:p w14:paraId="40960207" w14:textId="77777777" w:rsidR="000829C4" w:rsidRDefault="00000000">
      <w:r>
        <w:rPr>
          <w:rFonts w:hint="eastAsia"/>
        </w:rPr>
        <w:t>1</w:t>
      </w:r>
      <w:r>
        <w:rPr>
          <w:rFonts w:hint="eastAsia"/>
        </w:rPr>
        <w:t>、同一房产下，同一合同编码可以存在多条出租信息，需要校验起始日期、截止日期期间范围不能交叉重叠，如存在期间交叉时，提示“同一出租合同下存在交叉重叠的期间，请修改。合同编号：</w:t>
      </w:r>
      <w:r>
        <w:rPr>
          <w:rFonts w:hint="eastAsia"/>
          <w:lang w:eastAsia="zh"/>
        </w:rPr>
        <w:t>xxx</w:t>
      </w:r>
      <w:r>
        <w:rPr>
          <w:rFonts w:hint="eastAsia"/>
          <w:lang w:eastAsia="zh"/>
        </w:rPr>
        <w:t>、</w:t>
      </w:r>
      <w:proofErr w:type="spellStart"/>
      <w:r>
        <w:rPr>
          <w:rFonts w:hint="eastAsia"/>
          <w:lang w:eastAsia="zh"/>
        </w:rPr>
        <w:t>yyy</w:t>
      </w:r>
      <w:proofErr w:type="spellEnd"/>
      <w:r>
        <w:rPr>
          <w:rFonts w:hint="eastAsia"/>
          <w:lang w:eastAsia="zh"/>
        </w:rPr>
        <w:t>、</w:t>
      </w:r>
      <w:r>
        <w:rPr>
          <w:rFonts w:hint="eastAsia"/>
          <w:lang w:eastAsia="zh"/>
        </w:rPr>
        <w:t>zzz</w:t>
      </w:r>
      <w:r>
        <w:rPr>
          <w:rFonts w:hint="eastAsia"/>
          <w:lang w:eastAsia="zh"/>
        </w:rPr>
        <w:t>、</w:t>
      </w:r>
      <w:r>
        <w:rPr>
          <w:rFonts w:hint="eastAsia"/>
          <w:lang w:eastAsia="zh"/>
        </w:rPr>
        <w:t>...</w:t>
      </w:r>
      <w:r>
        <w:rPr>
          <w:rFonts w:hint="eastAsia"/>
        </w:rPr>
        <w:t>”</w:t>
      </w:r>
    </w:p>
    <w:p w14:paraId="55D8A447" w14:textId="77777777" w:rsidR="000829C4" w:rsidRDefault="00000000">
      <w:pPr>
        <w:pStyle w:val="4"/>
      </w:pPr>
      <w:r>
        <w:rPr>
          <w:rFonts w:hint="eastAsia"/>
        </w:rPr>
        <w:t>输出</w:t>
      </w:r>
    </w:p>
    <w:p w14:paraId="73231A8C" w14:textId="77777777" w:rsidR="000829C4" w:rsidRDefault="00000000">
      <w:r>
        <w:rPr>
          <w:rFonts w:hint="eastAsia"/>
        </w:rPr>
        <w:t>无。</w:t>
      </w:r>
    </w:p>
    <w:p w14:paraId="24BE5623" w14:textId="77777777" w:rsidR="000829C4" w:rsidRDefault="00000000">
      <w:pPr>
        <w:pStyle w:val="4"/>
      </w:pPr>
      <w:r>
        <w:rPr>
          <w:rFonts w:hint="eastAsia"/>
        </w:rPr>
        <w:lastRenderedPageBreak/>
        <w:t>非功能性需求</w:t>
      </w:r>
    </w:p>
    <w:p w14:paraId="34FB3822" w14:textId="77777777" w:rsidR="000829C4" w:rsidRDefault="00000000">
      <w:r>
        <w:rPr>
          <w:rFonts w:hint="eastAsia"/>
        </w:rPr>
        <w:t>无。</w:t>
      </w:r>
    </w:p>
    <w:p w14:paraId="24A54BC4" w14:textId="77777777" w:rsidR="000829C4" w:rsidRDefault="00000000">
      <w:pPr>
        <w:pStyle w:val="3"/>
      </w:pPr>
      <w:bookmarkStart w:id="106" w:name="_Toc9272"/>
      <w:bookmarkStart w:id="107" w:name="_Toc686126250"/>
      <w:bookmarkStart w:id="108" w:name="_Toc31648"/>
      <w:r>
        <w:rPr>
          <w:rFonts w:hint="eastAsia"/>
        </w:rPr>
        <w:t>房产出租变更</w:t>
      </w:r>
      <w:bookmarkEnd w:id="106"/>
      <w:bookmarkEnd w:id="107"/>
      <w:bookmarkEnd w:id="108"/>
    </w:p>
    <w:p w14:paraId="745868C1" w14:textId="77777777" w:rsidR="000829C4" w:rsidRDefault="00000000">
      <w:pPr>
        <w:pStyle w:val="4"/>
      </w:pPr>
      <w:r>
        <w:rPr>
          <w:rFonts w:hint="eastAsia"/>
        </w:rPr>
        <w:t>功能描述</w:t>
      </w:r>
    </w:p>
    <w:p w14:paraId="7EB7AA0C" w14:textId="77777777" w:rsidR="000829C4" w:rsidRDefault="00000000">
      <w:r>
        <w:rPr>
          <w:rFonts w:hint="eastAsia"/>
        </w:rPr>
        <w:t>本功能录入房产出租合同变更信息。</w:t>
      </w:r>
    </w:p>
    <w:p w14:paraId="67038AF7" w14:textId="77777777" w:rsidR="000829C4" w:rsidRDefault="00000000">
      <w:pPr>
        <w:pStyle w:val="4"/>
      </w:pPr>
      <w:r>
        <w:rPr>
          <w:rFonts w:hint="eastAsia"/>
        </w:rPr>
        <w:t>原型界面</w:t>
      </w:r>
    </w:p>
    <w:p w14:paraId="0DF70245" w14:textId="77777777" w:rsidR="000829C4" w:rsidRDefault="00000000">
      <w:r>
        <w:rPr>
          <w:rFonts w:hint="eastAsia"/>
        </w:rPr>
        <w:t>列表：</w:t>
      </w:r>
    </w:p>
    <w:p w14:paraId="581ED10E" w14:textId="77777777" w:rsidR="000829C4" w:rsidRDefault="00000000">
      <w:r>
        <w:rPr>
          <w:noProof/>
        </w:rPr>
        <w:drawing>
          <wp:inline distT="0" distB="0" distL="114300" distR="114300" wp14:anchorId="03F2F874" wp14:editId="1B322A19">
            <wp:extent cx="5227955" cy="2134870"/>
            <wp:effectExtent l="12700" t="12700" r="17145" b="3683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9"/>
                    <a:srcRect l="398" t="2126" r="374" b="1264"/>
                    <a:stretch>
                      <a:fillRect/>
                    </a:stretch>
                  </pic:blipFill>
                  <pic:spPr>
                    <a:xfrm>
                      <a:off x="0" y="0"/>
                      <a:ext cx="5227955" cy="2134870"/>
                    </a:xfrm>
                    <a:prstGeom prst="rect">
                      <a:avLst/>
                    </a:prstGeom>
                    <a:noFill/>
                    <a:ln>
                      <a:solidFill>
                        <a:schemeClr val="bg2">
                          <a:lumMod val="75000"/>
                        </a:schemeClr>
                      </a:solidFill>
                    </a:ln>
                  </pic:spPr>
                </pic:pic>
              </a:graphicData>
            </a:graphic>
          </wp:inline>
        </w:drawing>
      </w:r>
    </w:p>
    <w:p w14:paraId="3146E492" w14:textId="77777777" w:rsidR="000829C4" w:rsidRDefault="00000000">
      <w:r>
        <w:rPr>
          <w:rFonts w:hint="eastAsia"/>
        </w:rPr>
        <w:t>卡片：</w:t>
      </w:r>
    </w:p>
    <w:p w14:paraId="07BB90C1" w14:textId="77777777" w:rsidR="000829C4" w:rsidRDefault="00000000">
      <w:r>
        <w:rPr>
          <w:noProof/>
        </w:rPr>
        <w:drawing>
          <wp:inline distT="0" distB="0" distL="114300" distR="114300" wp14:anchorId="6E85BE25" wp14:editId="1BDC9312">
            <wp:extent cx="5273040" cy="2097405"/>
            <wp:effectExtent l="12700" t="12700" r="22860" b="23495"/>
            <wp:docPr id="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
                    <pic:cNvPicPr>
                      <a:picLocks noChangeAspect="1"/>
                    </pic:cNvPicPr>
                  </pic:nvPicPr>
                  <pic:blipFill>
                    <a:blip r:embed="rId50"/>
                    <a:stretch>
                      <a:fillRect/>
                    </a:stretch>
                  </pic:blipFill>
                  <pic:spPr>
                    <a:xfrm>
                      <a:off x="0" y="0"/>
                      <a:ext cx="5273040" cy="2097405"/>
                    </a:xfrm>
                    <a:prstGeom prst="rect">
                      <a:avLst/>
                    </a:prstGeom>
                    <a:noFill/>
                    <a:ln>
                      <a:solidFill>
                        <a:schemeClr val="bg2">
                          <a:lumMod val="75000"/>
                        </a:schemeClr>
                      </a:solidFill>
                    </a:ln>
                  </pic:spPr>
                </pic:pic>
              </a:graphicData>
            </a:graphic>
          </wp:inline>
        </w:drawing>
      </w:r>
    </w:p>
    <w:p w14:paraId="41ACFC2D" w14:textId="77777777" w:rsidR="000829C4" w:rsidRDefault="00000000">
      <w:r>
        <w:rPr>
          <w:rFonts w:hint="eastAsia"/>
        </w:rPr>
        <w:t>基础信息变更</w:t>
      </w:r>
      <w:r>
        <w:rPr>
          <w:rFonts w:hint="eastAsia"/>
        </w:rPr>
        <w:t>-</w:t>
      </w:r>
      <w:r>
        <w:rPr>
          <w:rFonts w:hint="eastAsia"/>
        </w:rPr>
        <w:t>变更内容选择：</w:t>
      </w:r>
    </w:p>
    <w:p w14:paraId="24532FCD" w14:textId="77777777" w:rsidR="000829C4" w:rsidRDefault="00000000">
      <w:r>
        <w:rPr>
          <w:noProof/>
        </w:rPr>
        <w:lastRenderedPageBreak/>
        <w:drawing>
          <wp:inline distT="0" distB="0" distL="114300" distR="114300" wp14:anchorId="7802D64E" wp14:editId="1FE45417">
            <wp:extent cx="5267960" cy="811530"/>
            <wp:effectExtent l="12700" t="12700" r="27940" b="13970"/>
            <wp:docPr id="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pic:cNvPicPr>
                      <a:picLocks noChangeAspect="1"/>
                    </pic:cNvPicPr>
                  </pic:nvPicPr>
                  <pic:blipFill>
                    <a:blip r:embed="rId51"/>
                    <a:stretch>
                      <a:fillRect/>
                    </a:stretch>
                  </pic:blipFill>
                  <pic:spPr>
                    <a:xfrm>
                      <a:off x="0" y="0"/>
                      <a:ext cx="5267960" cy="811530"/>
                    </a:xfrm>
                    <a:prstGeom prst="rect">
                      <a:avLst/>
                    </a:prstGeom>
                    <a:noFill/>
                    <a:ln>
                      <a:solidFill>
                        <a:schemeClr val="bg2">
                          <a:lumMod val="75000"/>
                        </a:schemeClr>
                      </a:solidFill>
                    </a:ln>
                  </pic:spPr>
                </pic:pic>
              </a:graphicData>
            </a:graphic>
          </wp:inline>
        </w:drawing>
      </w:r>
    </w:p>
    <w:p w14:paraId="265DA311" w14:textId="77777777" w:rsidR="000829C4" w:rsidRDefault="00000000">
      <w:r>
        <w:rPr>
          <w:rFonts w:hint="eastAsia"/>
        </w:rPr>
        <w:t>变更信息子表：</w:t>
      </w:r>
    </w:p>
    <w:p w14:paraId="7145839D" w14:textId="77777777" w:rsidR="000829C4" w:rsidRDefault="00000000">
      <w:r>
        <w:rPr>
          <w:noProof/>
        </w:rPr>
        <w:drawing>
          <wp:inline distT="0" distB="0" distL="114300" distR="114300" wp14:anchorId="157AC39C" wp14:editId="21AEF591">
            <wp:extent cx="5264785" cy="2401570"/>
            <wp:effectExtent l="0" t="0" r="18415" b="11430"/>
            <wp:docPr id="10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4"/>
                    <pic:cNvPicPr>
                      <a:picLocks noChangeAspect="1"/>
                    </pic:cNvPicPr>
                  </pic:nvPicPr>
                  <pic:blipFill>
                    <a:blip r:embed="rId52"/>
                    <a:stretch>
                      <a:fillRect/>
                    </a:stretch>
                  </pic:blipFill>
                  <pic:spPr>
                    <a:xfrm>
                      <a:off x="0" y="0"/>
                      <a:ext cx="5264785" cy="2401570"/>
                    </a:xfrm>
                    <a:prstGeom prst="rect">
                      <a:avLst/>
                    </a:prstGeom>
                    <a:noFill/>
                    <a:ln>
                      <a:noFill/>
                    </a:ln>
                  </pic:spPr>
                </pic:pic>
              </a:graphicData>
            </a:graphic>
          </wp:inline>
        </w:drawing>
      </w:r>
    </w:p>
    <w:p w14:paraId="12D6FFF8" w14:textId="77777777" w:rsidR="000829C4" w:rsidRDefault="00000000">
      <w:r>
        <w:rPr>
          <w:noProof/>
        </w:rPr>
        <w:drawing>
          <wp:inline distT="0" distB="0" distL="114300" distR="114300" wp14:anchorId="500F7080" wp14:editId="7B5BBA82">
            <wp:extent cx="5262245" cy="2380615"/>
            <wp:effectExtent l="0" t="0" r="20955" b="6985"/>
            <wp:docPr id="1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5"/>
                    <pic:cNvPicPr>
                      <a:picLocks noChangeAspect="1"/>
                    </pic:cNvPicPr>
                  </pic:nvPicPr>
                  <pic:blipFill>
                    <a:blip r:embed="rId53"/>
                    <a:stretch>
                      <a:fillRect/>
                    </a:stretch>
                  </pic:blipFill>
                  <pic:spPr>
                    <a:xfrm>
                      <a:off x="0" y="0"/>
                      <a:ext cx="5262245" cy="2380615"/>
                    </a:xfrm>
                    <a:prstGeom prst="rect">
                      <a:avLst/>
                    </a:prstGeom>
                    <a:noFill/>
                    <a:ln>
                      <a:noFill/>
                    </a:ln>
                  </pic:spPr>
                </pic:pic>
              </a:graphicData>
            </a:graphic>
          </wp:inline>
        </w:drawing>
      </w:r>
    </w:p>
    <w:p w14:paraId="5D269027" w14:textId="77777777" w:rsidR="000829C4" w:rsidRDefault="00000000">
      <w:r>
        <w:rPr>
          <w:noProof/>
        </w:rPr>
        <w:lastRenderedPageBreak/>
        <w:drawing>
          <wp:inline distT="0" distB="0" distL="114300" distR="114300" wp14:anchorId="090F0F88" wp14:editId="21D38317">
            <wp:extent cx="5261610" cy="2456815"/>
            <wp:effectExtent l="0" t="0" r="21590" b="6985"/>
            <wp:docPr id="1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
                    <pic:cNvPicPr>
                      <a:picLocks noChangeAspect="1"/>
                    </pic:cNvPicPr>
                  </pic:nvPicPr>
                  <pic:blipFill>
                    <a:blip r:embed="rId54"/>
                    <a:stretch>
                      <a:fillRect/>
                    </a:stretch>
                  </pic:blipFill>
                  <pic:spPr>
                    <a:xfrm>
                      <a:off x="0" y="0"/>
                      <a:ext cx="5261610" cy="2456815"/>
                    </a:xfrm>
                    <a:prstGeom prst="rect">
                      <a:avLst/>
                    </a:prstGeom>
                    <a:noFill/>
                    <a:ln>
                      <a:noFill/>
                    </a:ln>
                  </pic:spPr>
                </pic:pic>
              </a:graphicData>
            </a:graphic>
          </wp:inline>
        </w:drawing>
      </w:r>
    </w:p>
    <w:p w14:paraId="2B7517D0" w14:textId="77777777" w:rsidR="000829C4" w:rsidRDefault="00000000">
      <w:r>
        <w:rPr>
          <w:noProof/>
        </w:rPr>
        <w:drawing>
          <wp:inline distT="0" distB="0" distL="114300" distR="114300" wp14:anchorId="4A58C30D" wp14:editId="4A3F9E51">
            <wp:extent cx="5260340" cy="2646680"/>
            <wp:effectExtent l="0" t="0" r="22860" b="20320"/>
            <wp:docPr id="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
                    <pic:cNvPicPr>
                      <a:picLocks noChangeAspect="1"/>
                    </pic:cNvPicPr>
                  </pic:nvPicPr>
                  <pic:blipFill>
                    <a:blip r:embed="rId55"/>
                    <a:stretch>
                      <a:fillRect/>
                    </a:stretch>
                  </pic:blipFill>
                  <pic:spPr>
                    <a:xfrm>
                      <a:off x="0" y="0"/>
                      <a:ext cx="5260340" cy="2646680"/>
                    </a:xfrm>
                    <a:prstGeom prst="rect">
                      <a:avLst/>
                    </a:prstGeom>
                    <a:noFill/>
                    <a:ln>
                      <a:noFill/>
                    </a:ln>
                  </pic:spPr>
                </pic:pic>
              </a:graphicData>
            </a:graphic>
          </wp:inline>
        </w:drawing>
      </w:r>
    </w:p>
    <w:p w14:paraId="461F52C4" w14:textId="77777777" w:rsidR="000829C4" w:rsidRDefault="00000000">
      <w:pPr>
        <w:jc w:val="center"/>
      </w:pPr>
      <w:r>
        <w:rPr>
          <w:noProof/>
        </w:rPr>
        <w:drawing>
          <wp:inline distT="0" distB="0" distL="114300" distR="114300" wp14:anchorId="05A9660B" wp14:editId="4EBC5497">
            <wp:extent cx="5273675" cy="3326130"/>
            <wp:effectExtent l="0" t="0" r="9525" b="1270"/>
            <wp:docPr id="1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
                    <pic:cNvPicPr>
                      <a:picLocks noChangeAspect="1"/>
                    </pic:cNvPicPr>
                  </pic:nvPicPr>
                  <pic:blipFill>
                    <a:blip r:embed="rId56"/>
                    <a:stretch>
                      <a:fillRect/>
                    </a:stretch>
                  </pic:blipFill>
                  <pic:spPr>
                    <a:xfrm>
                      <a:off x="0" y="0"/>
                      <a:ext cx="5273675" cy="3326130"/>
                    </a:xfrm>
                    <a:prstGeom prst="rect">
                      <a:avLst/>
                    </a:prstGeom>
                    <a:noFill/>
                    <a:ln>
                      <a:noFill/>
                    </a:ln>
                  </pic:spPr>
                </pic:pic>
              </a:graphicData>
            </a:graphic>
          </wp:inline>
        </w:drawing>
      </w:r>
    </w:p>
    <w:p w14:paraId="3AB6F8A1" w14:textId="77777777" w:rsidR="000829C4" w:rsidRDefault="00000000">
      <w:pPr>
        <w:pStyle w:val="4"/>
      </w:pPr>
      <w:r>
        <w:rPr>
          <w:rFonts w:hint="eastAsia"/>
        </w:rPr>
        <w:lastRenderedPageBreak/>
        <w:t>输入列表</w:t>
      </w:r>
    </w:p>
    <w:p w14:paraId="186D00A6"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2BE0EE00" w14:textId="77777777">
        <w:tc>
          <w:tcPr>
            <w:tcW w:w="1561" w:type="dxa"/>
            <w:shd w:val="clear" w:color="auto" w:fill="DEEBF6" w:themeFill="accent1" w:themeFillTint="32"/>
          </w:tcPr>
          <w:p w14:paraId="28BE90B6"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31C256A2"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07824764"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2BF98632"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1E9DEEDA" w14:textId="77777777" w:rsidR="000829C4" w:rsidRDefault="00000000">
            <w:pPr>
              <w:jc w:val="center"/>
              <w:rPr>
                <w:b/>
                <w:bCs/>
              </w:rPr>
            </w:pPr>
            <w:r>
              <w:rPr>
                <w:rFonts w:hint="eastAsia"/>
                <w:b/>
                <w:bCs/>
              </w:rPr>
              <w:t>备注</w:t>
            </w:r>
          </w:p>
        </w:tc>
      </w:tr>
      <w:tr w:rsidR="000829C4" w14:paraId="33A19174" w14:textId="77777777">
        <w:tc>
          <w:tcPr>
            <w:tcW w:w="1561" w:type="dxa"/>
          </w:tcPr>
          <w:p w14:paraId="6F173071" w14:textId="77777777" w:rsidR="000829C4" w:rsidRDefault="00000000">
            <w:r>
              <w:rPr>
                <w:rFonts w:hint="eastAsia"/>
              </w:rPr>
              <w:t>机构</w:t>
            </w:r>
          </w:p>
        </w:tc>
        <w:tc>
          <w:tcPr>
            <w:tcW w:w="1110" w:type="dxa"/>
          </w:tcPr>
          <w:p w14:paraId="67AA52F6" w14:textId="77777777" w:rsidR="000829C4" w:rsidRDefault="00000000">
            <w:pPr>
              <w:jc w:val="center"/>
            </w:pPr>
            <w:r>
              <w:rPr>
                <w:rFonts w:hint="eastAsia"/>
              </w:rPr>
              <w:t>参照</w:t>
            </w:r>
          </w:p>
        </w:tc>
        <w:tc>
          <w:tcPr>
            <w:tcW w:w="1089" w:type="dxa"/>
          </w:tcPr>
          <w:p w14:paraId="0C3DA793" w14:textId="77777777" w:rsidR="000829C4" w:rsidRDefault="00000000">
            <w:r>
              <w:rPr>
                <w:rFonts w:hint="eastAsia"/>
              </w:rPr>
              <w:t>手动选择</w:t>
            </w:r>
          </w:p>
        </w:tc>
        <w:tc>
          <w:tcPr>
            <w:tcW w:w="1429" w:type="dxa"/>
          </w:tcPr>
          <w:p w14:paraId="34525DB6" w14:textId="77777777" w:rsidR="000829C4" w:rsidRDefault="00000000">
            <w:pPr>
              <w:jc w:val="center"/>
            </w:pPr>
            <w:r>
              <w:rPr>
                <w:rFonts w:hint="eastAsia"/>
              </w:rPr>
              <w:t>否</w:t>
            </w:r>
          </w:p>
        </w:tc>
        <w:tc>
          <w:tcPr>
            <w:tcW w:w="3330" w:type="dxa"/>
          </w:tcPr>
          <w:p w14:paraId="56E1E881" w14:textId="77777777" w:rsidR="000829C4" w:rsidRDefault="00000000">
            <w:r>
              <w:rPr>
                <w:rFonts w:hint="eastAsia"/>
              </w:rPr>
              <w:t>参照机构档案，增加用户权限。</w:t>
            </w:r>
          </w:p>
        </w:tc>
      </w:tr>
      <w:tr w:rsidR="000829C4" w14:paraId="14C440DC" w14:textId="77777777">
        <w:tc>
          <w:tcPr>
            <w:tcW w:w="1561" w:type="dxa"/>
          </w:tcPr>
          <w:p w14:paraId="5855DAE4" w14:textId="77777777" w:rsidR="000829C4" w:rsidRDefault="00000000">
            <w:r>
              <w:rPr>
                <w:rFonts w:hint="eastAsia"/>
              </w:rPr>
              <w:t>房产编码</w:t>
            </w:r>
          </w:p>
        </w:tc>
        <w:tc>
          <w:tcPr>
            <w:tcW w:w="1110" w:type="dxa"/>
          </w:tcPr>
          <w:p w14:paraId="70BB4F2B" w14:textId="77777777" w:rsidR="000829C4" w:rsidRDefault="00000000">
            <w:pPr>
              <w:jc w:val="center"/>
            </w:pPr>
            <w:r>
              <w:rPr>
                <w:rFonts w:hint="eastAsia"/>
              </w:rPr>
              <w:t>参照</w:t>
            </w:r>
          </w:p>
        </w:tc>
        <w:tc>
          <w:tcPr>
            <w:tcW w:w="1089" w:type="dxa"/>
          </w:tcPr>
          <w:p w14:paraId="5CD90580" w14:textId="77777777" w:rsidR="000829C4" w:rsidRDefault="00000000">
            <w:pPr>
              <w:jc w:val="center"/>
            </w:pPr>
            <w:r>
              <w:rPr>
                <w:rFonts w:hint="eastAsia"/>
              </w:rPr>
              <w:t>手动选择</w:t>
            </w:r>
          </w:p>
        </w:tc>
        <w:tc>
          <w:tcPr>
            <w:tcW w:w="1429" w:type="dxa"/>
          </w:tcPr>
          <w:p w14:paraId="0CB4FA76" w14:textId="77777777" w:rsidR="000829C4" w:rsidRDefault="00000000">
            <w:pPr>
              <w:jc w:val="center"/>
            </w:pPr>
            <w:r>
              <w:rPr>
                <w:rFonts w:hint="eastAsia"/>
              </w:rPr>
              <w:t>否</w:t>
            </w:r>
          </w:p>
        </w:tc>
        <w:tc>
          <w:tcPr>
            <w:tcW w:w="3330" w:type="dxa"/>
          </w:tcPr>
          <w:p w14:paraId="15F9371E" w14:textId="77777777" w:rsidR="000829C4" w:rsidRDefault="00000000">
            <w:r>
              <w:rPr>
                <w:rFonts w:hint="eastAsia"/>
              </w:rPr>
              <w:t>参照房产信息台账，用户权限下的机构应的房产</w:t>
            </w:r>
          </w:p>
        </w:tc>
      </w:tr>
      <w:tr w:rsidR="000829C4" w14:paraId="2BCC9EC8" w14:textId="77777777">
        <w:tc>
          <w:tcPr>
            <w:tcW w:w="1561" w:type="dxa"/>
          </w:tcPr>
          <w:p w14:paraId="47F8EBEC" w14:textId="77777777" w:rsidR="000829C4" w:rsidRDefault="00000000">
            <w:r>
              <w:rPr>
                <w:rFonts w:hint="eastAsia"/>
              </w:rPr>
              <w:t>承租方名称</w:t>
            </w:r>
          </w:p>
        </w:tc>
        <w:tc>
          <w:tcPr>
            <w:tcW w:w="1110" w:type="dxa"/>
          </w:tcPr>
          <w:p w14:paraId="337F98D3" w14:textId="77777777" w:rsidR="000829C4" w:rsidRDefault="00000000">
            <w:pPr>
              <w:jc w:val="center"/>
            </w:pPr>
            <w:r>
              <w:rPr>
                <w:rFonts w:hint="eastAsia"/>
              </w:rPr>
              <w:t>字符</w:t>
            </w:r>
          </w:p>
        </w:tc>
        <w:tc>
          <w:tcPr>
            <w:tcW w:w="1089" w:type="dxa"/>
          </w:tcPr>
          <w:p w14:paraId="41169332" w14:textId="77777777" w:rsidR="000829C4" w:rsidRDefault="00000000">
            <w:pPr>
              <w:jc w:val="center"/>
            </w:pPr>
            <w:r>
              <w:rPr>
                <w:rFonts w:hint="eastAsia"/>
              </w:rPr>
              <w:t>手工录入</w:t>
            </w:r>
          </w:p>
        </w:tc>
        <w:tc>
          <w:tcPr>
            <w:tcW w:w="1429" w:type="dxa"/>
          </w:tcPr>
          <w:p w14:paraId="1A19B604" w14:textId="77777777" w:rsidR="000829C4" w:rsidRDefault="00000000">
            <w:pPr>
              <w:jc w:val="center"/>
            </w:pPr>
            <w:r>
              <w:rPr>
                <w:rFonts w:hint="eastAsia"/>
              </w:rPr>
              <w:t>否</w:t>
            </w:r>
          </w:p>
        </w:tc>
        <w:tc>
          <w:tcPr>
            <w:tcW w:w="3330" w:type="dxa"/>
          </w:tcPr>
          <w:p w14:paraId="67686A8D" w14:textId="77777777" w:rsidR="000829C4" w:rsidRDefault="00000000">
            <w:r>
              <w:rPr>
                <w:rFonts w:hint="eastAsia"/>
              </w:rPr>
              <w:t>模糊匹配</w:t>
            </w:r>
          </w:p>
        </w:tc>
      </w:tr>
      <w:tr w:rsidR="000829C4" w14:paraId="2C320451" w14:textId="77777777">
        <w:tc>
          <w:tcPr>
            <w:tcW w:w="1561" w:type="dxa"/>
          </w:tcPr>
          <w:p w14:paraId="63F42649" w14:textId="77777777" w:rsidR="000829C4" w:rsidRDefault="00000000">
            <w:r>
              <w:rPr>
                <w:rFonts w:hint="eastAsia"/>
              </w:rPr>
              <w:t>合同编号</w:t>
            </w:r>
          </w:p>
        </w:tc>
        <w:tc>
          <w:tcPr>
            <w:tcW w:w="1110" w:type="dxa"/>
          </w:tcPr>
          <w:p w14:paraId="286DB13D" w14:textId="77777777" w:rsidR="000829C4" w:rsidRDefault="00000000">
            <w:pPr>
              <w:jc w:val="center"/>
            </w:pPr>
            <w:r>
              <w:rPr>
                <w:rFonts w:hint="eastAsia"/>
              </w:rPr>
              <w:t>字符</w:t>
            </w:r>
          </w:p>
        </w:tc>
        <w:tc>
          <w:tcPr>
            <w:tcW w:w="1089" w:type="dxa"/>
          </w:tcPr>
          <w:p w14:paraId="13352829" w14:textId="77777777" w:rsidR="000829C4" w:rsidRDefault="00000000">
            <w:pPr>
              <w:jc w:val="center"/>
            </w:pPr>
            <w:r>
              <w:rPr>
                <w:rFonts w:hint="eastAsia"/>
              </w:rPr>
              <w:t>手工录入</w:t>
            </w:r>
          </w:p>
        </w:tc>
        <w:tc>
          <w:tcPr>
            <w:tcW w:w="1429" w:type="dxa"/>
          </w:tcPr>
          <w:p w14:paraId="79526CCE" w14:textId="77777777" w:rsidR="000829C4" w:rsidRDefault="00000000">
            <w:pPr>
              <w:jc w:val="center"/>
            </w:pPr>
            <w:r>
              <w:rPr>
                <w:rFonts w:hint="eastAsia"/>
              </w:rPr>
              <w:t>否</w:t>
            </w:r>
          </w:p>
        </w:tc>
        <w:tc>
          <w:tcPr>
            <w:tcW w:w="3330" w:type="dxa"/>
          </w:tcPr>
          <w:p w14:paraId="6A2518B7" w14:textId="77777777" w:rsidR="000829C4" w:rsidRDefault="00000000">
            <w:r>
              <w:rPr>
                <w:rFonts w:hint="eastAsia"/>
              </w:rPr>
              <w:t>模糊匹配</w:t>
            </w:r>
          </w:p>
        </w:tc>
      </w:tr>
    </w:tbl>
    <w:p w14:paraId="15DC571E" w14:textId="77777777" w:rsidR="000829C4" w:rsidRDefault="000829C4"/>
    <w:p w14:paraId="4106DC83" w14:textId="77777777" w:rsidR="000829C4" w:rsidRDefault="00000000">
      <w:r>
        <w:rPr>
          <w:rFonts w:hint="eastAsia"/>
        </w:rPr>
        <w:t>主表：</w:t>
      </w:r>
    </w:p>
    <w:tbl>
      <w:tblPr>
        <w:tblStyle w:val="ab"/>
        <w:tblW w:w="0" w:type="auto"/>
        <w:tblLook w:val="04A0" w:firstRow="1" w:lastRow="0" w:firstColumn="1" w:lastColumn="0" w:noHBand="0" w:noVBand="1"/>
      </w:tblPr>
      <w:tblGrid>
        <w:gridCol w:w="1499"/>
        <w:gridCol w:w="1101"/>
        <w:gridCol w:w="1052"/>
        <w:gridCol w:w="1373"/>
        <w:gridCol w:w="3271"/>
      </w:tblGrid>
      <w:tr w:rsidR="000829C4" w14:paraId="5D9AB5D2" w14:textId="77777777">
        <w:tc>
          <w:tcPr>
            <w:tcW w:w="1561" w:type="dxa"/>
            <w:shd w:val="clear" w:color="auto" w:fill="DEEBF6" w:themeFill="accent1" w:themeFillTint="32"/>
          </w:tcPr>
          <w:p w14:paraId="3F46536C"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07FB3B2B"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4C19876F"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0A6D8A9D"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276B61FC" w14:textId="77777777" w:rsidR="000829C4" w:rsidRDefault="00000000">
            <w:pPr>
              <w:jc w:val="center"/>
              <w:rPr>
                <w:b/>
                <w:bCs/>
              </w:rPr>
            </w:pPr>
            <w:r>
              <w:rPr>
                <w:rFonts w:hint="eastAsia"/>
                <w:b/>
                <w:bCs/>
              </w:rPr>
              <w:t>备注</w:t>
            </w:r>
          </w:p>
        </w:tc>
      </w:tr>
      <w:tr w:rsidR="000829C4" w14:paraId="5E995170" w14:textId="77777777">
        <w:tc>
          <w:tcPr>
            <w:tcW w:w="1561" w:type="dxa"/>
          </w:tcPr>
          <w:p w14:paraId="133E18C0" w14:textId="77777777" w:rsidR="000829C4" w:rsidRDefault="00000000">
            <w:r>
              <w:rPr>
                <w:rFonts w:hint="eastAsia"/>
              </w:rPr>
              <w:t>单据编号</w:t>
            </w:r>
          </w:p>
        </w:tc>
        <w:tc>
          <w:tcPr>
            <w:tcW w:w="1110" w:type="dxa"/>
          </w:tcPr>
          <w:p w14:paraId="504840F6" w14:textId="77777777" w:rsidR="000829C4" w:rsidRDefault="00000000">
            <w:pPr>
              <w:jc w:val="center"/>
            </w:pPr>
            <w:r>
              <w:rPr>
                <w:rFonts w:hint="eastAsia"/>
              </w:rPr>
              <w:t>字符</w:t>
            </w:r>
          </w:p>
        </w:tc>
        <w:tc>
          <w:tcPr>
            <w:tcW w:w="1089" w:type="dxa"/>
          </w:tcPr>
          <w:p w14:paraId="7EF0F495" w14:textId="77777777" w:rsidR="000829C4" w:rsidRDefault="00000000">
            <w:pPr>
              <w:jc w:val="center"/>
            </w:pPr>
            <w:r>
              <w:rPr>
                <w:rFonts w:hint="eastAsia"/>
              </w:rPr>
              <w:t>自动生成</w:t>
            </w:r>
          </w:p>
        </w:tc>
        <w:tc>
          <w:tcPr>
            <w:tcW w:w="1429" w:type="dxa"/>
          </w:tcPr>
          <w:p w14:paraId="7CE3E273" w14:textId="77777777" w:rsidR="000829C4" w:rsidRDefault="00000000">
            <w:pPr>
              <w:jc w:val="center"/>
            </w:pPr>
            <w:r>
              <w:rPr>
                <w:rFonts w:hint="eastAsia"/>
              </w:rPr>
              <w:t>是</w:t>
            </w:r>
          </w:p>
        </w:tc>
        <w:tc>
          <w:tcPr>
            <w:tcW w:w="3330" w:type="dxa"/>
          </w:tcPr>
          <w:p w14:paraId="4D734C63" w14:textId="77777777" w:rsidR="000829C4" w:rsidRDefault="00000000">
            <w:pPr>
              <w:spacing w:before="120"/>
              <w:jc w:val="left"/>
            </w:pPr>
            <w:r>
              <w:rPr>
                <w:rFonts w:hint="eastAsia"/>
              </w:rPr>
              <w:t>自动生成，编码规则为</w:t>
            </w:r>
            <w:r>
              <w:rPr>
                <w:rFonts w:hint="eastAsia"/>
              </w:rPr>
              <w:t>FCCZBG</w:t>
            </w:r>
          </w:p>
          <w:p w14:paraId="5B46607C" w14:textId="77777777" w:rsidR="000829C4" w:rsidRDefault="00000000">
            <w:pPr>
              <w:spacing w:before="120"/>
              <w:jc w:val="left"/>
            </w:pPr>
            <w:r>
              <w:rPr>
                <w:rFonts w:hint="eastAsia"/>
              </w:rPr>
              <w:t>+</w:t>
            </w:r>
            <w:r>
              <w:rPr>
                <w:rFonts w:hint="eastAsia"/>
              </w:rPr>
              <w:t>日期</w:t>
            </w:r>
            <w:r>
              <w:rPr>
                <w:rFonts w:hint="eastAsia"/>
              </w:rPr>
              <w:t>+</w:t>
            </w:r>
            <w:r>
              <w:rPr>
                <w:rFonts w:hint="eastAsia"/>
              </w:rPr>
              <w:t>序号，如</w:t>
            </w:r>
            <w:r>
              <w:rPr>
                <w:rFonts w:hint="eastAsia"/>
              </w:rPr>
              <w:t>FCCZBG2021011300001</w:t>
            </w:r>
          </w:p>
          <w:p w14:paraId="35F04BD1"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35FC012E" w14:textId="77777777">
        <w:tc>
          <w:tcPr>
            <w:tcW w:w="1561" w:type="dxa"/>
          </w:tcPr>
          <w:p w14:paraId="3AD61E96" w14:textId="77777777" w:rsidR="000829C4" w:rsidRDefault="00000000">
            <w:r>
              <w:rPr>
                <w:rFonts w:hint="eastAsia"/>
              </w:rPr>
              <w:t>机构</w:t>
            </w:r>
          </w:p>
        </w:tc>
        <w:tc>
          <w:tcPr>
            <w:tcW w:w="1110" w:type="dxa"/>
          </w:tcPr>
          <w:p w14:paraId="436045B8" w14:textId="77777777" w:rsidR="000829C4" w:rsidRDefault="00000000">
            <w:pPr>
              <w:jc w:val="center"/>
            </w:pPr>
            <w:r>
              <w:rPr>
                <w:rFonts w:hint="eastAsia"/>
              </w:rPr>
              <w:t>参照</w:t>
            </w:r>
          </w:p>
        </w:tc>
        <w:tc>
          <w:tcPr>
            <w:tcW w:w="1089" w:type="dxa"/>
          </w:tcPr>
          <w:p w14:paraId="5F5F8CE4" w14:textId="77777777" w:rsidR="000829C4" w:rsidRDefault="00000000">
            <w:pPr>
              <w:jc w:val="center"/>
            </w:pPr>
            <w:r>
              <w:rPr>
                <w:rFonts w:hint="eastAsia"/>
              </w:rPr>
              <w:t>手动选择</w:t>
            </w:r>
          </w:p>
        </w:tc>
        <w:tc>
          <w:tcPr>
            <w:tcW w:w="1429" w:type="dxa"/>
          </w:tcPr>
          <w:p w14:paraId="6FACF9FE" w14:textId="77777777" w:rsidR="000829C4" w:rsidRDefault="00000000">
            <w:pPr>
              <w:jc w:val="center"/>
            </w:pPr>
            <w:r>
              <w:rPr>
                <w:rFonts w:hint="eastAsia"/>
              </w:rPr>
              <w:t>是</w:t>
            </w:r>
          </w:p>
        </w:tc>
        <w:tc>
          <w:tcPr>
            <w:tcW w:w="3330" w:type="dxa"/>
          </w:tcPr>
          <w:p w14:paraId="59FF6614" w14:textId="77777777" w:rsidR="000829C4" w:rsidRDefault="00000000">
            <w:r>
              <w:rPr>
                <w:rFonts w:hint="eastAsia"/>
              </w:rPr>
              <w:t>参照机构档案，增加用户权限。</w:t>
            </w:r>
          </w:p>
        </w:tc>
      </w:tr>
      <w:tr w:rsidR="000829C4" w14:paraId="02719F82" w14:textId="77777777">
        <w:tc>
          <w:tcPr>
            <w:tcW w:w="1561" w:type="dxa"/>
          </w:tcPr>
          <w:p w14:paraId="1FC61B7A" w14:textId="77777777" w:rsidR="000829C4" w:rsidRDefault="00000000">
            <w:r>
              <w:rPr>
                <w:rFonts w:hint="eastAsia"/>
              </w:rPr>
              <w:t>房产编码</w:t>
            </w:r>
          </w:p>
        </w:tc>
        <w:tc>
          <w:tcPr>
            <w:tcW w:w="1110" w:type="dxa"/>
          </w:tcPr>
          <w:p w14:paraId="0E18E207" w14:textId="77777777" w:rsidR="000829C4" w:rsidRDefault="00000000">
            <w:pPr>
              <w:jc w:val="center"/>
            </w:pPr>
            <w:r>
              <w:rPr>
                <w:rFonts w:hint="eastAsia"/>
              </w:rPr>
              <w:t>参照</w:t>
            </w:r>
          </w:p>
        </w:tc>
        <w:tc>
          <w:tcPr>
            <w:tcW w:w="1089" w:type="dxa"/>
          </w:tcPr>
          <w:p w14:paraId="6BA3DDB0" w14:textId="77777777" w:rsidR="000829C4" w:rsidRDefault="00000000">
            <w:pPr>
              <w:jc w:val="center"/>
            </w:pPr>
            <w:r>
              <w:rPr>
                <w:rFonts w:hint="eastAsia"/>
              </w:rPr>
              <w:t>手动选择</w:t>
            </w:r>
          </w:p>
        </w:tc>
        <w:tc>
          <w:tcPr>
            <w:tcW w:w="1429" w:type="dxa"/>
          </w:tcPr>
          <w:p w14:paraId="087C9D28" w14:textId="77777777" w:rsidR="000829C4" w:rsidRDefault="00000000">
            <w:pPr>
              <w:jc w:val="center"/>
            </w:pPr>
            <w:r>
              <w:rPr>
                <w:rFonts w:hint="eastAsia"/>
              </w:rPr>
              <w:t>是</w:t>
            </w:r>
          </w:p>
        </w:tc>
        <w:tc>
          <w:tcPr>
            <w:tcW w:w="3330" w:type="dxa"/>
          </w:tcPr>
          <w:p w14:paraId="2FA5B085" w14:textId="77777777" w:rsidR="000829C4" w:rsidRDefault="00000000">
            <w:r>
              <w:rPr>
                <w:rFonts w:hint="eastAsia"/>
              </w:rPr>
              <w:t>参照房产信息台账，只参照所选</w:t>
            </w:r>
            <w:proofErr w:type="gramStart"/>
            <w:r>
              <w:rPr>
                <w:rFonts w:hint="eastAsia"/>
              </w:rPr>
              <w:t>机构下且房产</w:t>
            </w:r>
            <w:proofErr w:type="gramEnd"/>
            <w:r>
              <w:rPr>
                <w:rFonts w:hint="eastAsia"/>
              </w:rPr>
              <w:t>状态为在用的已审批的数据。</w:t>
            </w:r>
          </w:p>
        </w:tc>
      </w:tr>
      <w:tr w:rsidR="000829C4" w14:paraId="222FBF96" w14:textId="77777777">
        <w:tc>
          <w:tcPr>
            <w:tcW w:w="1561" w:type="dxa"/>
          </w:tcPr>
          <w:p w14:paraId="5C00F2C0" w14:textId="77777777" w:rsidR="000829C4" w:rsidRDefault="00000000">
            <w:r>
              <w:rPr>
                <w:rFonts w:hint="eastAsia"/>
              </w:rPr>
              <w:t>房产名称</w:t>
            </w:r>
          </w:p>
        </w:tc>
        <w:tc>
          <w:tcPr>
            <w:tcW w:w="1110" w:type="dxa"/>
          </w:tcPr>
          <w:p w14:paraId="2B6D9641" w14:textId="77777777" w:rsidR="000829C4" w:rsidRDefault="00000000">
            <w:pPr>
              <w:jc w:val="center"/>
            </w:pPr>
            <w:r>
              <w:rPr>
                <w:rFonts w:hint="eastAsia"/>
              </w:rPr>
              <w:t>字符</w:t>
            </w:r>
          </w:p>
        </w:tc>
        <w:tc>
          <w:tcPr>
            <w:tcW w:w="1089" w:type="dxa"/>
          </w:tcPr>
          <w:p w14:paraId="262A18AD" w14:textId="77777777" w:rsidR="000829C4" w:rsidRDefault="00000000">
            <w:pPr>
              <w:jc w:val="center"/>
            </w:pPr>
            <w:r>
              <w:rPr>
                <w:rFonts w:hint="eastAsia"/>
              </w:rPr>
              <w:t>自动带出</w:t>
            </w:r>
          </w:p>
        </w:tc>
        <w:tc>
          <w:tcPr>
            <w:tcW w:w="1429" w:type="dxa"/>
          </w:tcPr>
          <w:p w14:paraId="38016F41" w14:textId="77777777" w:rsidR="000829C4" w:rsidRDefault="00000000">
            <w:pPr>
              <w:jc w:val="center"/>
            </w:pPr>
            <w:r>
              <w:rPr>
                <w:rFonts w:hint="eastAsia"/>
              </w:rPr>
              <w:t>是</w:t>
            </w:r>
          </w:p>
        </w:tc>
        <w:tc>
          <w:tcPr>
            <w:tcW w:w="3330" w:type="dxa"/>
          </w:tcPr>
          <w:p w14:paraId="2A15D241" w14:textId="77777777" w:rsidR="000829C4" w:rsidRDefault="00000000">
            <w:r>
              <w:rPr>
                <w:rFonts w:hint="eastAsia"/>
              </w:rPr>
              <w:t>不可编辑</w:t>
            </w:r>
          </w:p>
        </w:tc>
      </w:tr>
      <w:tr w:rsidR="000829C4" w14:paraId="2A4F06C3" w14:textId="77777777">
        <w:tc>
          <w:tcPr>
            <w:tcW w:w="1561" w:type="dxa"/>
          </w:tcPr>
          <w:p w14:paraId="1CD5AB45" w14:textId="77777777" w:rsidR="000829C4" w:rsidRDefault="00000000">
            <w:r>
              <w:rPr>
                <w:rFonts w:hint="eastAsia"/>
              </w:rPr>
              <w:t>合同编码</w:t>
            </w:r>
          </w:p>
        </w:tc>
        <w:tc>
          <w:tcPr>
            <w:tcW w:w="1110" w:type="dxa"/>
          </w:tcPr>
          <w:p w14:paraId="4C183E5F" w14:textId="77777777" w:rsidR="000829C4" w:rsidRDefault="00000000">
            <w:pPr>
              <w:jc w:val="center"/>
            </w:pPr>
            <w:r>
              <w:rPr>
                <w:rFonts w:hint="eastAsia"/>
              </w:rPr>
              <w:t>参照</w:t>
            </w:r>
          </w:p>
        </w:tc>
        <w:tc>
          <w:tcPr>
            <w:tcW w:w="1089" w:type="dxa"/>
          </w:tcPr>
          <w:p w14:paraId="591DA737" w14:textId="77777777" w:rsidR="000829C4" w:rsidRDefault="00000000">
            <w:pPr>
              <w:jc w:val="center"/>
            </w:pPr>
            <w:r>
              <w:rPr>
                <w:rFonts w:hint="eastAsia"/>
              </w:rPr>
              <w:t>手动选择</w:t>
            </w:r>
          </w:p>
        </w:tc>
        <w:tc>
          <w:tcPr>
            <w:tcW w:w="1429" w:type="dxa"/>
          </w:tcPr>
          <w:p w14:paraId="61A4C79D" w14:textId="77777777" w:rsidR="000829C4" w:rsidRDefault="00000000">
            <w:pPr>
              <w:jc w:val="center"/>
            </w:pPr>
            <w:r>
              <w:rPr>
                <w:rFonts w:hint="eastAsia"/>
              </w:rPr>
              <w:t>是</w:t>
            </w:r>
          </w:p>
        </w:tc>
        <w:tc>
          <w:tcPr>
            <w:tcW w:w="3330" w:type="dxa"/>
          </w:tcPr>
          <w:p w14:paraId="098ABBB0" w14:textId="77777777" w:rsidR="000829C4" w:rsidRDefault="00000000">
            <w:r>
              <w:rPr>
                <w:rFonts w:hint="eastAsia"/>
              </w:rPr>
              <w:t>参照所选房产下的出租合同信息（同一房产同一出租合同可能存在多条，显示出租合同信息包括合同编码、合同名称、合同金额、承</w:t>
            </w:r>
            <w:r>
              <w:rPr>
                <w:rFonts w:hint="eastAsia"/>
              </w:rPr>
              <w:lastRenderedPageBreak/>
              <w:t>租方名称、承租方统一社会信用代码、起始日期、截止日期），只参照未到期的合同</w:t>
            </w:r>
          </w:p>
        </w:tc>
      </w:tr>
      <w:tr w:rsidR="000829C4" w14:paraId="1B45ED8F" w14:textId="77777777">
        <w:tc>
          <w:tcPr>
            <w:tcW w:w="1561" w:type="dxa"/>
          </w:tcPr>
          <w:p w14:paraId="34C326AE" w14:textId="77777777" w:rsidR="000829C4" w:rsidRDefault="00000000">
            <w:r>
              <w:rPr>
                <w:rFonts w:hint="eastAsia"/>
              </w:rPr>
              <w:lastRenderedPageBreak/>
              <w:t>合同名称</w:t>
            </w:r>
          </w:p>
        </w:tc>
        <w:tc>
          <w:tcPr>
            <w:tcW w:w="1110" w:type="dxa"/>
          </w:tcPr>
          <w:p w14:paraId="3DAFB1C2" w14:textId="77777777" w:rsidR="000829C4" w:rsidRDefault="00000000">
            <w:pPr>
              <w:jc w:val="center"/>
            </w:pPr>
            <w:r>
              <w:rPr>
                <w:rFonts w:hint="eastAsia"/>
              </w:rPr>
              <w:t>字符</w:t>
            </w:r>
          </w:p>
        </w:tc>
        <w:tc>
          <w:tcPr>
            <w:tcW w:w="1089" w:type="dxa"/>
          </w:tcPr>
          <w:p w14:paraId="1843436F" w14:textId="77777777" w:rsidR="000829C4" w:rsidRDefault="00000000">
            <w:pPr>
              <w:jc w:val="center"/>
            </w:pPr>
            <w:r>
              <w:rPr>
                <w:rFonts w:hint="eastAsia"/>
              </w:rPr>
              <w:t>自动带出</w:t>
            </w:r>
          </w:p>
        </w:tc>
        <w:tc>
          <w:tcPr>
            <w:tcW w:w="1429" w:type="dxa"/>
          </w:tcPr>
          <w:p w14:paraId="677EB8A3" w14:textId="77777777" w:rsidR="000829C4" w:rsidRDefault="00000000">
            <w:pPr>
              <w:jc w:val="center"/>
            </w:pPr>
            <w:r>
              <w:rPr>
                <w:rFonts w:hint="eastAsia"/>
              </w:rPr>
              <w:t>是</w:t>
            </w:r>
          </w:p>
        </w:tc>
        <w:tc>
          <w:tcPr>
            <w:tcW w:w="3330" w:type="dxa"/>
          </w:tcPr>
          <w:p w14:paraId="037E31B7" w14:textId="77777777" w:rsidR="000829C4" w:rsidRDefault="00000000">
            <w:r>
              <w:rPr>
                <w:rFonts w:hint="eastAsia"/>
              </w:rPr>
              <w:t>不可编辑</w:t>
            </w:r>
          </w:p>
        </w:tc>
      </w:tr>
      <w:tr w:rsidR="000829C4" w14:paraId="561D3D68" w14:textId="77777777">
        <w:tc>
          <w:tcPr>
            <w:tcW w:w="1561" w:type="dxa"/>
          </w:tcPr>
          <w:p w14:paraId="64B743A4" w14:textId="77777777" w:rsidR="000829C4" w:rsidRDefault="00000000">
            <w:r>
              <w:rPr>
                <w:rFonts w:hint="eastAsia"/>
              </w:rPr>
              <w:t>承租方名称</w:t>
            </w:r>
          </w:p>
        </w:tc>
        <w:tc>
          <w:tcPr>
            <w:tcW w:w="1110" w:type="dxa"/>
          </w:tcPr>
          <w:p w14:paraId="65AAC95C" w14:textId="77777777" w:rsidR="000829C4" w:rsidRDefault="00000000">
            <w:pPr>
              <w:jc w:val="center"/>
            </w:pPr>
            <w:r>
              <w:rPr>
                <w:rFonts w:hint="eastAsia"/>
              </w:rPr>
              <w:t>字符</w:t>
            </w:r>
          </w:p>
        </w:tc>
        <w:tc>
          <w:tcPr>
            <w:tcW w:w="1089" w:type="dxa"/>
          </w:tcPr>
          <w:p w14:paraId="63FBC601" w14:textId="77777777" w:rsidR="000829C4" w:rsidRDefault="00000000">
            <w:pPr>
              <w:jc w:val="center"/>
            </w:pPr>
            <w:r>
              <w:rPr>
                <w:rFonts w:hint="eastAsia"/>
              </w:rPr>
              <w:t>自动带出</w:t>
            </w:r>
          </w:p>
        </w:tc>
        <w:tc>
          <w:tcPr>
            <w:tcW w:w="1429" w:type="dxa"/>
          </w:tcPr>
          <w:p w14:paraId="4CE810AB" w14:textId="77777777" w:rsidR="000829C4" w:rsidRDefault="00000000">
            <w:pPr>
              <w:jc w:val="center"/>
            </w:pPr>
            <w:r>
              <w:rPr>
                <w:rFonts w:hint="eastAsia"/>
              </w:rPr>
              <w:t>否</w:t>
            </w:r>
          </w:p>
        </w:tc>
        <w:tc>
          <w:tcPr>
            <w:tcW w:w="3330" w:type="dxa"/>
          </w:tcPr>
          <w:p w14:paraId="7DD45712" w14:textId="77777777" w:rsidR="000829C4" w:rsidRDefault="00000000">
            <w:r>
              <w:rPr>
                <w:rFonts w:hint="eastAsia"/>
              </w:rPr>
              <w:t>不可编辑</w:t>
            </w:r>
          </w:p>
        </w:tc>
      </w:tr>
      <w:tr w:rsidR="000829C4" w14:paraId="284AA11D" w14:textId="77777777">
        <w:tc>
          <w:tcPr>
            <w:tcW w:w="1561" w:type="dxa"/>
          </w:tcPr>
          <w:p w14:paraId="3AC99FF7" w14:textId="77777777" w:rsidR="000829C4" w:rsidRDefault="00000000">
            <w:r>
              <w:rPr>
                <w:rFonts w:hint="eastAsia"/>
              </w:rPr>
              <w:t>承租方统一社会信用代码</w:t>
            </w:r>
          </w:p>
        </w:tc>
        <w:tc>
          <w:tcPr>
            <w:tcW w:w="1110" w:type="dxa"/>
          </w:tcPr>
          <w:p w14:paraId="640A90C2" w14:textId="77777777" w:rsidR="000829C4" w:rsidRDefault="00000000">
            <w:pPr>
              <w:jc w:val="center"/>
            </w:pPr>
            <w:r>
              <w:rPr>
                <w:rFonts w:hint="eastAsia"/>
              </w:rPr>
              <w:t>字符</w:t>
            </w:r>
          </w:p>
        </w:tc>
        <w:tc>
          <w:tcPr>
            <w:tcW w:w="1089" w:type="dxa"/>
          </w:tcPr>
          <w:p w14:paraId="04604E01" w14:textId="77777777" w:rsidR="000829C4" w:rsidRDefault="00000000">
            <w:pPr>
              <w:jc w:val="center"/>
            </w:pPr>
            <w:r>
              <w:rPr>
                <w:rFonts w:hint="eastAsia"/>
              </w:rPr>
              <w:t>自动带出</w:t>
            </w:r>
          </w:p>
        </w:tc>
        <w:tc>
          <w:tcPr>
            <w:tcW w:w="1429" w:type="dxa"/>
          </w:tcPr>
          <w:p w14:paraId="7D9D2293" w14:textId="77777777" w:rsidR="000829C4" w:rsidRDefault="00000000">
            <w:pPr>
              <w:jc w:val="center"/>
            </w:pPr>
            <w:r>
              <w:rPr>
                <w:rFonts w:hint="eastAsia"/>
              </w:rPr>
              <w:t>否</w:t>
            </w:r>
          </w:p>
        </w:tc>
        <w:tc>
          <w:tcPr>
            <w:tcW w:w="3330" w:type="dxa"/>
          </w:tcPr>
          <w:p w14:paraId="104453AC" w14:textId="77777777" w:rsidR="000829C4" w:rsidRDefault="00000000">
            <w:r>
              <w:rPr>
                <w:rFonts w:hint="eastAsia"/>
              </w:rPr>
              <w:t>不可编辑</w:t>
            </w:r>
          </w:p>
        </w:tc>
      </w:tr>
      <w:tr w:rsidR="000829C4" w14:paraId="5BDC2094" w14:textId="77777777">
        <w:tc>
          <w:tcPr>
            <w:tcW w:w="1561" w:type="dxa"/>
          </w:tcPr>
          <w:p w14:paraId="52138EC8" w14:textId="77777777" w:rsidR="000829C4" w:rsidRDefault="00000000">
            <w:r>
              <w:rPr>
                <w:rFonts w:hint="eastAsia"/>
              </w:rPr>
              <w:t>起始日期</w:t>
            </w:r>
          </w:p>
        </w:tc>
        <w:tc>
          <w:tcPr>
            <w:tcW w:w="1110" w:type="dxa"/>
          </w:tcPr>
          <w:p w14:paraId="53595FCE" w14:textId="77777777" w:rsidR="000829C4" w:rsidRDefault="00000000">
            <w:pPr>
              <w:jc w:val="center"/>
            </w:pPr>
            <w:r>
              <w:rPr>
                <w:rFonts w:hint="eastAsia"/>
              </w:rPr>
              <w:t>字符</w:t>
            </w:r>
          </w:p>
        </w:tc>
        <w:tc>
          <w:tcPr>
            <w:tcW w:w="1089" w:type="dxa"/>
          </w:tcPr>
          <w:p w14:paraId="26BD30D0" w14:textId="77777777" w:rsidR="000829C4" w:rsidRDefault="00000000">
            <w:pPr>
              <w:jc w:val="center"/>
            </w:pPr>
            <w:r>
              <w:rPr>
                <w:rFonts w:hint="eastAsia"/>
              </w:rPr>
              <w:t>自动带出</w:t>
            </w:r>
          </w:p>
        </w:tc>
        <w:tc>
          <w:tcPr>
            <w:tcW w:w="1429" w:type="dxa"/>
          </w:tcPr>
          <w:p w14:paraId="43066046" w14:textId="77777777" w:rsidR="000829C4" w:rsidRDefault="00000000">
            <w:pPr>
              <w:jc w:val="center"/>
            </w:pPr>
            <w:r>
              <w:rPr>
                <w:rFonts w:hint="eastAsia"/>
              </w:rPr>
              <w:t>否</w:t>
            </w:r>
          </w:p>
        </w:tc>
        <w:tc>
          <w:tcPr>
            <w:tcW w:w="3330" w:type="dxa"/>
          </w:tcPr>
          <w:p w14:paraId="66A8268F" w14:textId="77777777" w:rsidR="000829C4" w:rsidRDefault="00000000">
            <w:r>
              <w:rPr>
                <w:rFonts w:hint="eastAsia"/>
              </w:rPr>
              <w:t>不可编辑</w:t>
            </w:r>
          </w:p>
        </w:tc>
      </w:tr>
      <w:tr w:rsidR="000829C4" w14:paraId="7BA35F5C" w14:textId="77777777">
        <w:tc>
          <w:tcPr>
            <w:tcW w:w="1561" w:type="dxa"/>
          </w:tcPr>
          <w:p w14:paraId="26DAA56F" w14:textId="77777777" w:rsidR="000829C4" w:rsidRDefault="00000000">
            <w:r>
              <w:rPr>
                <w:rFonts w:hint="eastAsia"/>
              </w:rPr>
              <w:t>截止日期</w:t>
            </w:r>
          </w:p>
        </w:tc>
        <w:tc>
          <w:tcPr>
            <w:tcW w:w="1110" w:type="dxa"/>
          </w:tcPr>
          <w:p w14:paraId="2D095ABB" w14:textId="77777777" w:rsidR="000829C4" w:rsidRDefault="00000000">
            <w:pPr>
              <w:jc w:val="center"/>
            </w:pPr>
            <w:r>
              <w:rPr>
                <w:rFonts w:hint="eastAsia"/>
              </w:rPr>
              <w:t>字符</w:t>
            </w:r>
          </w:p>
        </w:tc>
        <w:tc>
          <w:tcPr>
            <w:tcW w:w="1089" w:type="dxa"/>
          </w:tcPr>
          <w:p w14:paraId="5AEA95BE" w14:textId="77777777" w:rsidR="000829C4" w:rsidRDefault="00000000">
            <w:pPr>
              <w:jc w:val="center"/>
            </w:pPr>
            <w:r>
              <w:rPr>
                <w:rFonts w:hint="eastAsia"/>
              </w:rPr>
              <w:t>自动带出</w:t>
            </w:r>
          </w:p>
        </w:tc>
        <w:tc>
          <w:tcPr>
            <w:tcW w:w="1429" w:type="dxa"/>
          </w:tcPr>
          <w:p w14:paraId="747F83BF" w14:textId="77777777" w:rsidR="000829C4" w:rsidRDefault="00000000">
            <w:pPr>
              <w:jc w:val="center"/>
            </w:pPr>
            <w:r>
              <w:rPr>
                <w:rFonts w:hint="eastAsia"/>
              </w:rPr>
              <w:t>否</w:t>
            </w:r>
          </w:p>
        </w:tc>
        <w:tc>
          <w:tcPr>
            <w:tcW w:w="3330" w:type="dxa"/>
          </w:tcPr>
          <w:p w14:paraId="5AEE1B8A" w14:textId="77777777" w:rsidR="000829C4" w:rsidRDefault="00000000">
            <w:r>
              <w:rPr>
                <w:rFonts w:hint="eastAsia"/>
              </w:rPr>
              <w:t>不可编辑</w:t>
            </w:r>
          </w:p>
        </w:tc>
      </w:tr>
      <w:tr w:rsidR="000829C4" w14:paraId="53B06A61" w14:textId="77777777">
        <w:tc>
          <w:tcPr>
            <w:tcW w:w="1561" w:type="dxa"/>
          </w:tcPr>
          <w:p w14:paraId="458E51A5" w14:textId="77777777" w:rsidR="000829C4" w:rsidRDefault="00000000">
            <w:r>
              <w:rPr>
                <w:rFonts w:hint="eastAsia"/>
              </w:rPr>
              <w:t>变更类型</w:t>
            </w:r>
          </w:p>
        </w:tc>
        <w:tc>
          <w:tcPr>
            <w:tcW w:w="1110" w:type="dxa"/>
          </w:tcPr>
          <w:p w14:paraId="7FDEFF47" w14:textId="77777777" w:rsidR="000829C4" w:rsidRDefault="00000000">
            <w:pPr>
              <w:jc w:val="center"/>
            </w:pPr>
            <w:r>
              <w:rPr>
                <w:rFonts w:hint="eastAsia"/>
              </w:rPr>
              <w:t>枚举</w:t>
            </w:r>
          </w:p>
        </w:tc>
        <w:tc>
          <w:tcPr>
            <w:tcW w:w="1089" w:type="dxa"/>
          </w:tcPr>
          <w:p w14:paraId="28F44CEB" w14:textId="77777777" w:rsidR="000829C4" w:rsidRDefault="00000000">
            <w:pPr>
              <w:jc w:val="center"/>
            </w:pPr>
            <w:r>
              <w:rPr>
                <w:rFonts w:hint="eastAsia"/>
              </w:rPr>
              <w:t>手动选择</w:t>
            </w:r>
          </w:p>
        </w:tc>
        <w:tc>
          <w:tcPr>
            <w:tcW w:w="1429" w:type="dxa"/>
          </w:tcPr>
          <w:p w14:paraId="3F378C3E" w14:textId="77777777" w:rsidR="000829C4" w:rsidRDefault="00000000">
            <w:pPr>
              <w:jc w:val="center"/>
            </w:pPr>
            <w:r>
              <w:rPr>
                <w:rFonts w:hint="eastAsia"/>
              </w:rPr>
              <w:t>是</w:t>
            </w:r>
          </w:p>
        </w:tc>
        <w:tc>
          <w:tcPr>
            <w:tcW w:w="3330" w:type="dxa"/>
          </w:tcPr>
          <w:p w14:paraId="510BFB31" w14:textId="77777777" w:rsidR="000829C4" w:rsidRDefault="00000000">
            <w:r>
              <w:rPr>
                <w:rFonts w:hint="eastAsia"/>
              </w:rPr>
              <w:t>基础信息变更</w:t>
            </w:r>
            <w:r>
              <w:rPr>
                <w:rFonts w:hint="eastAsia"/>
              </w:rPr>
              <w:t>/</w:t>
            </w:r>
            <w:r>
              <w:rPr>
                <w:rFonts w:hint="eastAsia"/>
              </w:rPr>
              <w:t>终止出租</w:t>
            </w:r>
          </w:p>
        </w:tc>
      </w:tr>
      <w:tr w:rsidR="000829C4" w14:paraId="0C4F4C58" w14:textId="77777777">
        <w:tc>
          <w:tcPr>
            <w:tcW w:w="1561" w:type="dxa"/>
          </w:tcPr>
          <w:p w14:paraId="31EDF470" w14:textId="77777777" w:rsidR="000829C4" w:rsidRDefault="00000000">
            <w:r>
              <w:rPr>
                <w:rFonts w:hint="eastAsia"/>
              </w:rPr>
              <w:t>变更</w:t>
            </w:r>
            <w:r>
              <w:rPr>
                <w:rFonts w:hint="eastAsia"/>
              </w:rPr>
              <w:t>/</w:t>
            </w:r>
            <w:r>
              <w:rPr>
                <w:rFonts w:hint="eastAsia"/>
              </w:rPr>
              <w:t>终止日期</w:t>
            </w:r>
          </w:p>
        </w:tc>
        <w:tc>
          <w:tcPr>
            <w:tcW w:w="1110" w:type="dxa"/>
          </w:tcPr>
          <w:p w14:paraId="10C7476E" w14:textId="77777777" w:rsidR="000829C4" w:rsidRDefault="00000000">
            <w:pPr>
              <w:jc w:val="center"/>
            </w:pPr>
            <w:r>
              <w:rPr>
                <w:rFonts w:hint="eastAsia"/>
              </w:rPr>
              <w:t>日历控件</w:t>
            </w:r>
          </w:p>
        </w:tc>
        <w:tc>
          <w:tcPr>
            <w:tcW w:w="1089" w:type="dxa"/>
          </w:tcPr>
          <w:p w14:paraId="480BF92A" w14:textId="77777777" w:rsidR="000829C4" w:rsidRDefault="00000000">
            <w:pPr>
              <w:jc w:val="center"/>
            </w:pPr>
            <w:r>
              <w:rPr>
                <w:rFonts w:hint="eastAsia"/>
              </w:rPr>
              <w:t>手动选择</w:t>
            </w:r>
          </w:p>
        </w:tc>
        <w:tc>
          <w:tcPr>
            <w:tcW w:w="1429" w:type="dxa"/>
          </w:tcPr>
          <w:p w14:paraId="0E628E90" w14:textId="77777777" w:rsidR="000829C4" w:rsidRDefault="00000000">
            <w:pPr>
              <w:jc w:val="center"/>
            </w:pPr>
            <w:r>
              <w:rPr>
                <w:rFonts w:hint="eastAsia"/>
              </w:rPr>
              <w:t>是</w:t>
            </w:r>
          </w:p>
        </w:tc>
        <w:tc>
          <w:tcPr>
            <w:tcW w:w="3330" w:type="dxa"/>
          </w:tcPr>
          <w:p w14:paraId="7603D6AB" w14:textId="77777777" w:rsidR="000829C4" w:rsidRDefault="00000000">
            <w:r>
              <w:rPr>
                <w:rFonts w:hint="eastAsia"/>
              </w:rPr>
              <w:t>默认系统日期，可编辑，变更</w:t>
            </w:r>
            <w:r>
              <w:rPr>
                <w:rFonts w:hint="eastAsia"/>
              </w:rPr>
              <w:t>/</w:t>
            </w:r>
            <w:r>
              <w:rPr>
                <w:rFonts w:hint="eastAsia"/>
              </w:rPr>
              <w:t>终止日期不能大于系统日期</w:t>
            </w:r>
          </w:p>
        </w:tc>
      </w:tr>
      <w:tr w:rsidR="000829C4" w14:paraId="6647CC30" w14:textId="77777777">
        <w:tc>
          <w:tcPr>
            <w:tcW w:w="1561" w:type="dxa"/>
          </w:tcPr>
          <w:p w14:paraId="593086F0" w14:textId="77777777" w:rsidR="000829C4" w:rsidRDefault="00000000">
            <w:r>
              <w:rPr>
                <w:rFonts w:hint="eastAsia"/>
              </w:rPr>
              <w:t>录入日期</w:t>
            </w:r>
          </w:p>
        </w:tc>
        <w:tc>
          <w:tcPr>
            <w:tcW w:w="1110" w:type="dxa"/>
          </w:tcPr>
          <w:p w14:paraId="35B57D27" w14:textId="77777777" w:rsidR="000829C4" w:rsidRDefault="00000000">
            <w:pPr>
              <w:jc w:val="center"/>
            </w:pPr>
            <w:r>
              <w:rPr>
                <w:rFonts w:hint="eastAsia"/>
              </w:rPr>
              <w:t>日历控件</w:t>
            </w:r>
          </w:p>
        </w:tc>
        <w:tc>
          <w:tcPr>
            <w:tcW w:w="1089" w:type="dxa"/>
          </w:tcPr>
          <w:p w14:paraId="0E8F2474" w14:textId="77777777" w:rsidR="000829C4" w:rsidRDefault="00000000">
            <w:pPr>
              <w:jc w:val="center"/>
            </w:pPr>
            <w:r>
              <w:rPr>
                <w:rFonts w:hint="eastAsia"/>
              </w:rPr>
              <w:t>手动选择</w:t>
            </w:r>
          </w:p>
        </w:tc>
        <w:tc>
          <w:tcPr>
            <w:tcW w:w="1429" w:type="dxa"/>
          </w:tcPr>
          <w:p w14:paraId="24761D1B" w14:textId="77777777" w:rsidR="000829C4" w:rsidRDefault="00000000">
            <w:pPr>
              <w:jc w:val="center"/>
            </w:pPr>
            <w:r>
              <w:rPr>
                <w:rFonts w:hint="eastAsia"/>
              </w:rPr>
              <w:t>是</w:t>
            </w:r>
          </w:p>
        </w:tc>
        <w:tc>
          <w:tcPr>
            <w:tcW w:w="3330" w:type="dxa"/>
          </w:tcPr>
          <w:p w14:paraId="624759AA" w14:textId="77777777" w:rsidR="000829C4" w:rsidRDefault="00000000">
            <w:r>
              <w:rPr>
                <w:rFonts w:hint="eastAsia"/>
              </w:rPr>
              <w:t>默认系统日期</w:t>
            </w:r>
          </w:p>
        </w:tc>
      </w:tr>
      <w:tr w:rsidR="000829C4" w14:paraId="3312C299" w14:textId="77777777">
        <w:tc>
          <w:tcPr>
            <w:tcW w:w="1561" w:type="dxa"/>
          </w:tcPr>
          <w:p w14:paraId="6B7129D2" w14:textId="77777777" w:rsidR="000829C4" w:rsidRDefault="00000000">
            <w:r>
              <w:rPr>
                <w:rFonts w:hint="eastAsia"/>
              </w:rPr>
              <w:t>备注</w:t>
            </w:r>
          </w:p>
        </w:tc>
        <w:tc>
          <w:tcPr>
            <w:tcW w:w="1110" w:type="dxa"/>
          </w:tcPr>
          <w:p w14:paraId="6F5E5C11" w14:textId="77777777" w:rsidR="000829C4" w:rsidRDefault="00000000">
            <w:pPr>
              <w:jc w:val="center"/>
            </w:pPr>
            <w:r>
              <w:rPr>
                <w:rFonts w:hint="eastAsia"/>
              </w:rPr>
              <w:t>字符（</w:t>
            </w:r>
            <w:r>
              <w:rPr>
                <w:rFonts w:hint="eastAsia"/>
              </w:rPr>
              <w:t>500</w:t>
            </w:r>
            <w:r>
              <w:rPr>
                <w:rFonts w:hint="eastAsia"/>
              </w:rPr>
              <w:t>）</w:t>
            </w:r>
          </w:p>
        </w:tc>
        <w:tc>
          <w:tcPr>
            <w:tcW w:w="1089" w:type="dxa"/>
          </w:tcPr>
          <w:p w14:paraId="11FEDEE8" w14:textId="77777777" w:rsidR="000829C4" w:rsidRDefault="00000000">
            <w:pPr>
              <w:jc w:val="center"/>
            </w:pPr>
            <w:r>
              <w:rPr>
                <w:rFonts w:hint="eastAsia"/>
              </w:rPr>
              <w:t>手工录入</w:t>
            </w:r>
          </w:p>
        </w:tc>
        <w:tc>
          <w:tcPr>
            <w:tcW w:w="1429" w:type="dxa"/>
          </w:tcPr>
          <w:p w14:paraId="79BA1EF4" w14:textId="77777777" w:rsidR="000829C4" w:rsidRDefault="00000000">
            <w:pPr>
              <w:jc w:val="center"/>
            </w:pPr>
            <w:r>
              <w:rPr>
                <w:rFonts w:hint="eastAsia"/>
              </w:rPr>
              <w:t>是</w:t>
            </w:r>
          </w:p>
        </w:tc>
        <w:tc>
          <w:tcPr>
            <w:tcW w:w="3330" w:type="dxa"/>
          </w:tcPr>
          <w:p w14:paraId="74426B14" w14:textId="77777777" w:rsidR="000829C4" w:rsidRDefault="000829C4"/>
        </w:tc>
      </w:tr>
      <w:tr w:rsidR="000829C4" w14:paraId="14E255B6" w14:textId="77777777">
        <w:tc>
          <w:tcPr>
            <w:tcW w:w="1561" w:type="dxa"/>
          </w:tcPr>
          <w:p w14:paraId="71C02372" w14:textId="77777777" w:rsidR="000829C4" w:rsidRDefault="00000000">
            <w:r>
              <w:rPr>
                <w:rFonts w:hint="eastAsia"/>
              </w:rPr>
              <w:t>单据状态</w:t>
            </w:r>
          </w:p>
        </w:tc>
        <w:tc>
          <w:tcPr>
            <w:tcW w:w="1110" w:type="dxa"/>
          </w:tcPr>
          <w:p w14:paraId="731CD1A2" w14:textId="77777777" w:rsidR="000829C4" w:rsidRDefault="00000000">
            <w:pPr>
              <w:jc w:val="center"/>
            </w:pPr>
            <w:r>
              <w:rPr>
                <w:rFonts w:hint="eastAsia"/>
              </w:rPr>
              <w:t>字符</w:t>
            </w:r>
          </w:p>
        </w:tc>
        <w:tc>
          <w:tcPr>
            <w:tcW w:w="1089" w:type="dxa"/>
          </w:tcPr>
          <w:p w14:paraId="33A3328E" w14:textId="77777777" w:rsidR="000829C4" w:rsidRDefault="00000000">
            <w:pPr>
              <w:jc w:val="center"/>
            </w:pPr>
            <w:r>
              <w:rPr>
                <w:rFonts w:hint="eastAsia"/>
              </w:rPr>
              <w:t>自动带出</w:t>
            </w:r>
          </w:p>
        </w:tc>
        <w:tc>
          <w:tcPr>
            <w:tcW w:w="1429" w:type="dxa"/>
          </w:tcPr>
          <w:p w14:paraId="16D7516C" w14:textId="77777777" w:rsidR="000829C4" w:rsidRDefault="00000000">
            <w:pPr>
              <w:jc w:val="center"/>
            </w:pPr>
            <w:r>
              <w:rPr>
                <w:rFonts w:hint="eastAsia"/>
              </w:rPr>
              <w:t>是</w:t>
            </w:r>
          </w:p>
        </w:tc>
        <w:tc>
          <w:tcPr>
            <w:tcW w:w="3330" w:type="dxa"/>
          </w:tcPr>
          <w:p w14:paraId="5D5B5BEC" w14:textId="77777777" w:rsidR="000829C4" w:rsidRDefault="00000000">
            <w:r>
              <w:rPr>
                <w:rFonts w:hint="eastAsia"/>
              </w:rPr>
              <w:t>默认保存</w:t>
            </w:r>
          </w:p>
        </w:tc>
      </w:tr>
      <w:tr w:rsidR="000829C4" w14:paraId="7C01FBCC" w14:textId="77777777">
        <w:tc>
          <w:tcPr>
            <w:tcW w:w="1561" w:type="dxa"/>
          </w:tcPr>
          <w:p w14:paraId="49FEECF3" w14:textId="77777777" w:rsidR="000829C4" w:rsidRDefault="00000000">
            <w:r>
              <w:rPr>
                <w:rFonts w:hint="eastAsia"/>
              </w:rPr>
              <w:t>制单日期</w:t>
            </w:r>
          </w:p>
        </w:tc>
        <w:tc>
          <w:tcPr>
            <w:tcW w:w="1110" w:type="dxa"/>
          </w:tcPr>
          <w:p w14:paraId="53D50B34" w14:textId="77777777" w:rsidR="000829C4" w:rsidRDefault="00000000">
            <w:pPr>
              <w:jc w:val="center"/>
            </w:pPr>
            <w:r>
              <w:rPr>
                <w:rFonts w:hint="eastAsia"/>
              </w:rPr>
              <w:t>字符</w:t>
            </w:r>
          </w:p>
        </w:tc>
        <w:tc>
          <w:tcPr>
            <w:tcW w:w="1089" w:type="dxa"/>
          </w:tcPr>
          <w:p w14:paraId="2F1BBD6E" w14:textId="77777777" w:rsidR="000829C4" w:rsidRDefault="00000000">
            <w:pPr>
              <w:jc w:val="center"/>
            </w:pPr>
            <w:r>
              <w:rPr>
                <w:rFonts w:hint="eastAsia"/>
              </w:rPr>
              <w:t>自动带出</w:t>
            </w:r>
          </w:p>
        </w:tc>
        <w:tc>
          <w:tcPr>
            <w:tcW w:w="1429" w:type="dxa"/>
          </w:tcPr>
          <w:p w14:paraId="563F023F" w14:textId="77777777" w:rsidR="000829C4" w:rsidRDefault="00000000">
            <w:pPr>
              <w:jc w:val="center"/>
            </w:pPr>
            <w:r>
              <w:rPr>
                <w:rFonts w:hint="eastAsia"/>
              </w:rPr>
              <w:t>是</w:t>
            </w:r>
          </w:p>
        </w:tc>
        <w:tc>
          <w:tcPr>
            <w:tcW w:w="3330" w:type="dxa"/>
          </w:tcPr>
          <w:p w14:paraId="4A460A32" w14:textId="77777777" w:rsidR="000829C4" w:rsidRDefault="000829C4"/>
        </w:tc>
      </w:tr>
      <w:tr w:rsidR="000829C4" w14:paraId="2C2A4511" w14:textId="77777777">
        <w:tc>
          <w:tcPr>
            <w:tcW w:w="1561" w:type="dxa"/>
          </w:tcPr>
          <w:p w14:paraId="7325C6EE" w14:textId="77777777" w:rsidR="000829C4" w:rsidRDefault="00000000">
            <w:r>
              <w:rPr>
                <w:rFonts w:hint="eastAsia"/>
              </w:rPr>
              <w:t>制单人</w:t>
            </w:r>
          </w:p>
        </w:tc>
        <w:tc>
          <w:tcPr>
            <w:tcW w:w="1110" w:type="dxa"/>
          </w:tcPr>
          <w:p w14:paraId="0B4D8230" w14:textId="77777777" w:rsidR="000829C4" w:rsidRDefault="00000000">
            <w:pPr>
              <w:jc w:val="center"/>
            </w:pPr>
            <w:r>
              <w:rPr>
                <w:rFonts w:hint="eastAsia"/>
              </w:rPr>
              <w:t>字符</w:t>
            </w:r>
          </w:p>
        </w:tc>
        <w:tc>
          <w:tcPr>
            <w:tcW w:w="1089" w:type="dxa"/>
          </w:tcPr>
          <w:p w14:paraId="37882A4E" w14:textId="77777777" w:rsidR="000829C4" w:rsidRDefault="00000000">
            <w:pPr>
              <w:jc w:val="center"/>
            </w:pPr>
            <w:r>
              <w:rPr>
                <w:rFonts w:hint="eastAsia"/>
              </w:rPr>
              <w:t>自动带出</w:t>
            </w:r>
          </w:p>
        </w:tc>
        <w:tc>
          <w:tcPr>
            <w:tcW w:w="1429" w:type="dxa"/>
          </w:tcPr>
          <w:p w14:paraId="7DCBB505" w14:textId="77777777" w:rsidR="000829C4" w:rsidRDefault="00000000">
            <w:pPr>
              <w:jc w:val="center"/>
            </w:pPr>
            <w:r>
              <w:rPr>
                <w:rFonts w:hint="eastAsia"/>
              </w:rPr>
              <w:t>是</w:t>
            </w:r>
          </w:p>
        </w:tc>
        <w:tc>
          <w:tcPr>
            <w:tcW w:w="3330" w:type="dxa"/>
          </w:tcPr>
          <w:p w14:paraId="0AEC73FC" w14:textId="77777777" w:rsidR="000829C4" w:rsidRDefault="000829C4"/>
        </w:tc>
      </w:tr>
      <w:tr w:rsidR="000829C4" w14:paraId="0460D5A2" w14:textId="77777777">
        <w:tc>
          <w:tcPr>
            <w:tcW w:w="1561" w:type="dxa"/>
          </w:tcPr>
          <w:p w14:paraId="6CA871B1" w14:textId="77777777" w:rsidR="000829C4" w:rsidRDefault="00000000">
            <w:r>
              <w:rPr>
                <w:rFonts w:hint="eastAsia"/>
              </w:rPr>
              <w:t>最后编辑日期</w:t>
            </w:r>
          </w:p>
        </w:tc>
        <w:tc>
          <w:tcPr>
            <w:tcW w:w="1110" w:type="dxa"/>
          </w:tcPr>
          <w:p w14:paraId="151E8F4F" w14:textId="77777777" w:rsidR="000829C4" w:rsidRDefault="00000000">
            <w:pPr>
              <w:jc w:val="center"/>
            </w:pPr>
            <w:r>
              <w:rPr>
                <w:rFonts w:hint="eastAsia"/>
              </w:rPr>
              <w:t>字符</w:t>
            </w:r>
          </w:p>
        </w:tc>
        <w:tc>
          <w:tcPr>
            <w:tcW w:w="1089" w:type="dxa"/>
          </w:tcPr>
          <w:p w14:paraId="506C94DA" w14:textId="77777777" w:rsidR="000829C4" w:rsidRDefault="00000000">
            <w:pPr>
              <w:jc w:val="center"/>
            </w:pPr>
            <w:r>
              <w:rPr>
                <w:rFonts w:hint="eastAsia"/>
              </w:rPr>
              <w:t>自动带出</w:t>
            </w:r>
          </w:p>
        </w:tc>
        <w:tc>
          <w:tcPr>
            <w:tcW w:w="1429" w:type="dxa"/>
          </w:tcPr>
          <w:p w14:paraId="70975026" w14:textId="77777777" w:rsidR="000829C4" w:rsidRDefault="00000000">
            <w:pPr>
              <w:jc w:val="center"/>
            </w:pPr>
            <w:r>
              <w:rPr>
                <w:rFonts w:hint="eastAsia"/>
              </w:rPr>
              <w:t>否</w:t>
            </w:r>
          </w:p>
        </w:tc>
        <w:tc>
          <w:tcPr>
            <w:tcW w:w="3330" w:type="dxa"/>
          </w:tcPr>
          <w:p w14:paraId="77EAC3A7" w14:textId="77777777" w:rsidR="000829C4" w:rsidRDefault="000829C4"/>
        </w:tc>
      </w:tr>
      <w:tr w:rsidR="000829C4" w14:paraId="2BEA54AF" w14:textId="77777777">
        <w:tc>
          <w:tcPr>
            <w:tcW w:w="1561" w:type="dxa"/>
          </w:tcPr>
          <w:p w14:paraId="11F053FD" w14:textId="77777777" w:rsidR="000829C4" w:rsidRDefault="00000000">
            <w:r>
              <w:rPr>
                <w:rFonts w:hint="eastAsia"/>
              </w:rPr>
              <w:lastRenderedPageBreak/>
              <w:t>最后编辑人</w:t>
            </w:r>
          </w:p>
        </w:tc>
        <w:tc>
          <w:tcPr>
            <w:tcW w:w="1110" w:type="dxa"/>
          </w:tcPr>
          <w:p w14:paraId="4BD2C3DC" w14:textId="77777777" w:rsidR="000829C4" w:rsidRDefault="00000000">
            <w:pPr>
              <w:jc w:val="center"/>
            </w:pPr>
            <w:r>
              <w:rPr>
                <w:rFonts w:hint="eastAsia"/>
              </w:rPr>
              <w:t>字符</w:t>
            </w:r>
          </w:p>
        </w:tc>
        <w:tc>
          <w:tcPr>
            <w:tcW w:w="1089" w:type="dxa"/>
          </w:tcPr>
          <w:p w14:paraId="6FB0BC8A" w14:textId="77777777" w:rsidR="000829C4" w:rsidRDefault="00000000">
            <w:pPr>
              <w:jc w:val="center"/>
            </w:pPr>
            <w:r>
              <w:rPr>
                <w:rFonts w:hint="eastAsia"/>
              </w:rPr>
              <w:t>自动带出</w:t>
            </w:r>
          </w:p>
        </w:tc>
        <w:tc>
          <w:tcPr>
            <w:tcW w:w="1429" w:type="dxa"/>
          </w:tcPr>
          <w:p w14:paraId="6A3DF05E" w14:textId="77777777" w:rsidR="000829C4" w:rsidRDefault="00000000">
            <w:pPr>
              <w:jc w:val="center"/>
            </w:pPr>
            <w:r>
              <w:rPr>
                <w:rFonts w:hint="eastAsia"/>
              </w:rPr>
              <w:t>否</w:t>
            </w:r>
          </w:p>
        </w:tc>
        <w:tc>
          <w:tcPr>
            <w:tcW w:w="3330" w:type="dxa"/>
          </w:tcPr>
          <w:p w14:paraId="653B3843" w14:textId="77777777" w:rsidR="000829C4" w:rsidRDefault="000829C4">
            <w:pPr>
              <w:rPr>
                <w:color w:val="FF0000"/>
              </w:rPr>
            </w:pPr>
          </w:p>
        </w:tc>
      </w:tr>
      <w:tr w:rsidR="000829C4" w14:paraId="69FFBB3E" w14:textId="77777777">
        <w:tc>
          <w:tcPr>
            <w:tcW w:w="1561" w:type="dxa"/>
          </w:tcPr>
          <w:p w14:paraId="57BF7818" w14:textId="77777777" w:rsidR="000829C4" w:rsidRDefault="00000000">
            <w:r>
              <w:rPr>
                <w:rFonts w:hint="eastAsia"/>
              </w:rPr>
              <w:t>审批日期</w:t>
            </w:r>
          </w:p>
        </w:tc>
        <w:tc>
          <w:tcPr>
            <w:tcW w:w="1110" w:type="dxa"/>
          </w:tcPr>
          <w:p w14:paraId="676F053C" w14:textId="77777777" w:rsidR="000829C4" w:rsidRDefault="00000000">
            <w:pPr>
              <w:jc w:val="center"/>
            </w:pPr>
            <w:r>
              <w:rPr>
                <w:rFonts w:hint="eastAsia"/>
              </w:rPr>
              <w:t>字符</w:t>
            </w:r>
          </w:p>
        </w:tc>
        <w:tc>
          <w:tcPr>
            <w:tcW w:w="1089" w:type="dxa"/>
          </w:tcPr>
          <w:p w14:paraId="2928CACE" w14:textId="77777777" w:rsidR="000829C4" w:rsidRDefault="00000000">
            <w:pPr>
              <w:jc w:val="center"/>
            </w:pPr>
            <w:r>
              <w:rPr>
                <w:rFonts w:hint="eastAsia"/>
              </w:rPr>
              <w:t>自动带出</w:t>
            </w:r>
          </w:p>
        </w:tc>
        <w:tc>
          <w:tcPr>
            <w:tcW w:w="1429" w:type="dxa"/>
          </w:tcPr>
          <w:p w14:paraId="1CF90BEB" w14:textId="77777777" w:rsidR="000829C4" w:rsidRDefault="00000000">
            <w:pPr>
              <w:jc w:val="center"/>
            </w:pPr>
            <w:r>
              <w:rPr>
                <w:rFonts w:hint="eastAsia"/>
              </w:rPr>
              <w:t>否</w:t>
            </w:r>
          </w:p>
        </w:tc>
        <w:tc>
          <w:tcPr>
            <w:tcW w:w="3330" w:type="dxa"/>
          </w:tcPr>
          <w:p w14:paraId="194AEA00" w14:textId="77777777" w:rsidR="000829C4" w:rsidRDefault="000829C4"/>
        </w:tc>
      </w:tr>
      <w:tr w:rsidR="000829C4" w14:paraId="4EDEAD0D" w14:textId="77777777">
        <w:tc>
          <w:tcPr>
            <w:tcW w:w="1561" w:type="dxa"/>
          </w:tcPr>
          <w:p w14:paraId="12BF310A" w14:textId="77777777" w:rsidR="000829C4" w:rsidRDefault="00000000">
            <w:r>
              <w:rPr>
                <w:rFonts w:hint="eastAsia"/>
              </w:rPr>
              <w:t>审批人</w:t>
            </w:r>
          </w:p>
        </w:tc>
        <w:tc>
          <w:tcPr>
            <w:tcW w:w="1110" w:type="dxa"/>
          </w:tcPr>
          <w:p w14:paraId="4BC8F53E" w14:textId="77777777" w:rsidR="000829C4" w:rsidRDefault="00000000">
            <w:pPr>
              <w:jc w:val="center"/>
            </w:pPr>
            <w:r>
              <w:rPr>
                <w:rFonts w:hint="eastAsia"/>
              </w:rPr>
              <w:t>字符</w:t>
            </w:r>
          </w:p>
        </w:tc>
        <w:tc>
          <w:tcPr>
            <w:tcW w:w="1089" w:type="dxa"/>
          </w:tcPr>
          <w:p w14:paraId="77753698" w14:textId="77777777" w:rsidR="000829C4" w:rsidRDefault="00000000">
            <w:pPr>
              <w:jc w:val="center"/>
            </w:pPr>
            <w:r>
              <w:rPr>
                <w:rFonts w:hint="eastAsia"/>
              </w:rPr>
              <w:t>自动带出</w:t>
            </w:r>
          </w:p>
        </w:tc>
        <w:tc>
          <w:tcPr>
            <w:tcW w:w="1429" w:type="dxa"/>
          </w:tcPr>
          <w:p w14:paraId="66BC54B6" w14:textId="77777777" w:rsidR="000829C4" w:rsidRDefault="00000000">
            <w:pPr>
              <w:jc w:val="center"/>
            </w:pPr>
            <w:r>
              <w:rPr>
                <w:rFonts w:hint="eastAsia"/>
              </w:rPr>
              <w:t>否</w:t>
            </w:r>
          </w:p>
        </w:tc>
        <w:tc>
          <w:tcPr>
            <w:tcW w:w="3330" w:type="dxa"/>
          </w:tcPr>
          <w:p w14:paraId="620AAEBE" w14:textId="77777777" w:rsidR="000829C4" w:rsidRDefault="000829C4"/>
        </w:tc>
      </w:tr>
    </w:tbl>
    <w:p w14:paraId="4FA1B97E" w14:textId="77777777" w:rsidR="000829C4" w:rsidRDefault="000829C4"/>
    <w:p w14:paraId="0A55F496" w14:textId="77777777" w:rsidR="000829C4" w:rsidRDefault="00000000">
      <w:r>
        <w:rPr>
          <w:rFonts w:hint="eastAsia"/>
        </w:rPr>
        <w:t>基础信息变更</w:t>
      </w:r>
      <w:r>
        <w:rPr>
          <w:rFonts w:hint="eastAsia"/>
        </w:rPr>
        <w:t>-</w:t>
      </w:r>
      <w:r>
        <w:rPr>
          <w:rFonts w:hint="eastAsia"/>
        </w:rPr>
        <w:t>变更内容选择：</w:t>
      </w:r>
    </w:p>
    <w:tbl>
      <w:tblPr>
        <w:tblStyle w:val="ab"/>
        <w:tblW w:w="0" w:type="auto"/>
        <w:tblLook w:val="04A0" w:firstRow="1" w:lastRow="0" w:firstColumn="1" w:lastColumn="0" w:noHBand="0" w:noVBand="1"/>
      </w:tblPr>
      <w:tblGrid>
        <w:gridCol w:w="1520"/>
        <w:gridCol w:w="1085"/>
        <w:gridCol w:w="1065"/>
        <w:gridCol w:w="1393"/>
        <w:gridCol w:w="3233"/>
      </w:tblGrid>
      <w:tr w:rsidR="000829C4" w14:paraId="1A93DFC4" w14:textId="77777777">
        <w:tc>
          <w:tcPr>
            <w:tcW w:w="1561" w:type="dxa"/>
            <w:shd w:val="clear" w:color="auto" w:fill="DEEBF6" w:themeFill="accent1" w:themeFillTint="32"/>
          </w:tcPr>
          <w:p w14:paraId="1E94E1DB"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50A94D59"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0A09316B"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1DB9806F"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7080DC64" w14:textId="77777777" w:rsidR="000829C4" w:rsidRDefault="00000000">
            <w:pPr>
              <w:jc w:val="center"/>
              <w:rPr>
                <w:b/>
                <w:bCs/>
              </w:rPr>
            </w:pPr>
            <w:r>
              <w:rPr>
                <w:rFonts w:hint="eastAsia"/>
                <w:b/>
                <w:bCs/>
              </w:rPr>
              <w:t>备注</w:t>
            </w:r>
          </w:p>
        </w:tc>
      </w:tr>
      <w:tr w:rsidR="000829C4" w14:paraId="702BF144" w14:textId="77777777">
        <w:tc>
          <w:tcPr>
            <w:tcW w:w="1561" w:type="dxa"/>
          </w:tcPr>
          <w:p w14:paraId="35FC2A5C" w14:textId="77777777" w:rsidR="000829C4" w:rsidRDefault="00000000">
            <w:r>
              <w:rPr>
                <w:rFonts w:hint="eastAsia"/>
              </w:rPr>
              <w:t>变更选择</w:t>
            </w:r>
          </w:p>
        </w:tc>
        <w:tc>
          <w:tcPr>
            <w:tcW w:w="1110" w:type="dxa"/>
          </w:tcPr>
          <w:p w14:paraId="25F1E231" w14:textId="77777777" w:rsidR="000829C4" w:rsidRDefault="00000000">
            <w:pPr>
              <w:jc w:val="center"/>
            </w:pPr>
            <w:r>
              <w:rPr>
                <w:rFonts w:hint="eastAsia"/>
              </w:rPr>
              <w:t>复选框</w:t>
            </w:r>
          </w:p>
        </w:tc>
        <w:tc>
          <w:tcPr>
            <w:tcW w:w="1089" w:type="dxa"/>
          </w:tcPr>
          <w:p w14:paraId="4B7F3250" w14:textId="77777777" w:rsidR="000829C4" w:rsidRDefault="00000000">
            <w:pPr>
              <w:jc w:val="center"/>
            </w:pPr>
            <w:r>
              <w:rPr>
                <w:rFonts w:hint="eastAsia"/>
              </w:rPr>
              <w:t>手动选择</w:t>
            </w:r>
          </w:p>
        </w:tc>
        <w:tc>
          <w:tcPr>
            <w:tcW w:w="1429" w:type="dxa"/>
          </w:tcPr>
          <w:p w14:paraId="69BA0FF6" w14:textId="77777777" w:rsidR="000829C4" w:rsidRDefault="00000000">
            <w:pPr>
              <w:jc w:val="center"/>
            </w:pPr>
            <w:r>
              <w:rPr>
                <w:rFonts w:hint="eastAsia"/>
              </w:rPr>
              <w:t>否</w:t>
            </w:r>
          </w:p>
        </w:tc>
        <w:tc>
          <w:tcPr>
            <w:tcW w:w="3330" w:type="dxa"/>
          </w:tcPr>
          <w:p w14:paraId="22033599" w14:textId="77777777" w:rsidR="000829C4" w:rsidRDefault="00000000">
            <w:r>
              <w:rPr>
                <w:rFonts w:hint="eastAsia"/>
              </w:rPr>
              <w:t>默认否，可多选，</w:t>
            </w:r>
            <w:proofErr w:type="gramStart"/>
            <w:r>
              <w:rPr>
                <w:rFonts w:hint="eastAsia"/>
                <w:color w:val="FF0000"/>
              </w:rPr>
              <w:t>勾选起止</w:t>
            </w:r>
            <w:proofErr w:type="gramEnd"/>
            <w:r>
              <w:rPr>
                <w:rFonts w:hint="eastAsia"/>
                <w:color w:val="FF0000"/>
              </w:rPr>
              <w:t>日期时出租面积、月租金一并</w:t>
            </w:r>
            <w:proofErr w:type="gramStart"/>
            <w:r>
              <w:rPr>
                <w:rFonts w:hint="eastAsia"/>
                <w:color w:val="FF0000"/>
              </w:rPr>
              <w:t>勾选且</w:t>
            </w:r>
            <w:proofErr w:type="gramEnd"/>
            <w:r>
              <w:rPr>
                <w:rFonts w:hint="eastAsia"/>
                <w:color w:val="FF0000"/>
              </w:rPr>
              <w:t>不可</w:t>
            </w:r>
            <w:proofErr w:type="gramStart"/>
            <w:r>
              <w:rPr>
                <w:rFonts w:hint="eastAsia"/>
                <w:color w:val="FF0000"/>
              </w:rPr>
              <w:t>取消勾选</w:t>
            </w:r>
            <w:proofErr w:type="gramEnd"/>
          </w:p>
        </w:tc>
      </w:tr>
      <w:tr w:rsidR="000829C4" w14:paraId="4DAB624E" w14:textId="77777777">
        <w:tc>
          <w:tcPr>
            <w:tcW w:w="1561" w:type="dxa"/>
          </w:tcPr>
          <w:p w14:paraId="60D3B0DE" w14:textId="77777777" w:rsidR="000829C4" w:rsidRDefault="00000000">
            <w:r>
              <w:rPr>
                <w:rFonts w:hint="eastAsia"/>
              </w:rPr>
              <w:t>变更信息</w:t>
            </w:r>
          </w:p>
        </w:tc>
        <w:tc>
          <w:tcPr>
            <w:tcW w:w="1110" w:type="dxa"/>
          </w:tcPr>
          <w:p w14:paraId="34351588" w14:textId="77777777" w:rsidR="000829C4" w:rsidRDefault="00000000">
            <w:pPr>
              <w:jc w:val="center"/>
            </w:pPr>
            <w:r>
              <w:rPr>
                <w:rFonts w:hint="eastAsia"/>
              </w:rPr>
              <w:t>字符</w:t>
            </w:r>
          </w:p>
        </w:tc>
        <w:tc>
          <w:tcPr>
            <w:tcW w:w="1089" w:type="dxa"/>
          </w:tcPr>
          <w:p w14:paraId="7387D6EC" w14:textId="77777777" w:rsidR="000829C4" w:rsidRDefault="00000000">
            <w:pPr>
              <w:jc w:val="center"/>
            </w:pPr>
            <w:r>
              <w:rPr>
                <w:rFonts w:hint="eastAsia"/>
              </w:rPr>
              <w:t>自动带出</w:t>
            </w:r>
          </w:p>
        </w:tc>
        <w:tc>
          <w:tcPr>
            <w:tcW w:w="1429" w:type="dxa"/>
          </w:tcPr>
          <w:p w14:paraId="3D4D17BE" w14:textId="77777777" w:rsidR="000829C4" w:rsidRDefault="00000000">
            <w:pPr>
              <w:jc w:val="center"/>
            </w:pPr>
            <w:r>
              <w:rPr>
                <w:rFonts w:hint="eastAsia"/>
              </w:rPr>
              <w:t>是</w:t>
            </w:r>
          </w:p>
        </w:tc>
        <w:tc>
          <w:tcPr>
            <w:tcW w:w="3330" w:type="dxa"/>
          </w:tcPr>
          <w:p w14:paraId="51949F2D" w14:textId="77777777" w:rsidR="000829C4" w:rsidRDefault="00000000">
            <w:r>
              <w:rPr>
                <w:rFonts w:hint="eastAsia"/>
              </w:rPr>
              <w:t>不可编辑，</w:t>
            </w:r>
            <w:r>
              <w:rPr>
                <w:rFonts w:hint="eastAsia"/>
                <w:color w:val="FF0000"/>
                <w:highlight w:val="yellow"/>
              </w:rPr>
              <w:t>出租面积</w:t>
            </w:r>
            <w:r>
              <w:rPr>
                <w:rFonts w:hint="eastAsia"/>
                <w:color w:val="FF0000"/>
                <w:highlight w:val="yellow"/>
              </w:rPr>
              <w:t>/</w:t>
            </w:r>
            <w:r>
              <w:rPr>
                <w:rFonts w:hint="eastAsia"/>
                <w:color w:val="FF0000"/>
                <w:highlight w:val="yellow"/>
              </w:rPr>
              <w:t>出租原值</w:t>
            </w:r>
            <w:r>
              <w:rPr>
                <w:rFonts w:hint="eastAsia"/>
              </w:rPr>
              <w:t>/</w:t>
            </w:r>
            <w:r>
              <w:rPr>
                <w:rFonts w:hint="eastAsia"/>
              </w:rPr>
              <w:t>月租金</w:t>
            </w:r>
            <w:r>
              <w:rPr>
                <w:rFonts w:hint="eastAsia"/>
              </w:rPr>
              <w:t>/</w:t>
            </w:r>
            <w:r>
              <w:rPr>
                <w:rFonts w:hint="eastAsia"/>
                <w:color w:val="FF0000"/>
                <w:highlight w:val="yellow"/>
              </w:rPr>
              <w:t>起止日期（新增出租面积、出租原值、起止日期变更）</w:t>
            </w:r>
          </w:p>
        </w:tc>
      </w:tr>
      <w:tr w:rsidR="000829C4" w14:paraId="48493EAE" w14:textId="77777777">
        <w:tc>
          <w:tcPr>
            <w:tcW w:w="1561" w:type="dxa"/>
          </w:tcPr>
          <w:p w14:paraId="42E725D3" w14:textId="77777777" w:rsidR="000829C4" w:rsidRDefault="00000000">
            <w:r>
              <w:rPr>
                <w:rFonts w:hint="eastAsia"/>
              </w:rPr>
              <w:t>值</w:t>
            </w:r>
          </w:p>
        </w:tc>
        <w:tc>
          <w:tcPr>
            <w:tcW w:w="1110" w:type="dxa"/>
          </w:tcPr>
          <w:p w14:paraId="38A2E12D" w14:textId="77777777" w:rsidR="000829C4" w:rsidRDefault="00000000">
            <w:pPr>
              <w:jc w:val="center"/>
            </w:pPr>
            <w:r>
              <w:rPr>
                <w:rFonts w:hint="eastAsia"/>
              </w:rPr>
              <w:t>数值</w:t>
            </w:r>
          </w:p>
        </w:tc>
        <w:tc>
          <w:tcPr>
            <w:tcW w:w="1089" w:type="dxa"/>
          </w:tcPr>
          <w:p w14:paraId="5BA546CD" w14:textId="77777777" w:rsidR="000829C4" w:rsidRDefault="00000000">
            <w:pPr>
              <w:jc w:val="center"/>
            </w:pPr>
            <w:r>
              <w:rPr>
                <w:rFonts w:hint="eastAsia"/>
              </w:rPr>
              <w:t>自动带出</w:t>
            </w:r>
          </w:p>
        </w:tc>
        <w:tc>
          <w:tcPr>
            <w:tcW w:w="1429" w:type="dxa"/>
          </w:tcPr>
          <w:p w14:paraId="6E99FCF0" w14:textId="77777777" w:rsidR="000829C4" w:rsidRDefault="00000000">
            <w:pPr>
              <w:jc w:val="center"/>
            </w:pPr>
            <w:r>
              <w:rPr>
                <w:rFonts w:hint="eastAsia"/>
              </w:rPr>
              <w:t>否</w:t>
            </w:r>
          </w:p>
        </w:tc>
        <w:tc>
          <w:tcPr>
            <w:tcW w:w="3330" w:type="dxa"/>
          </w:tcPr>
          <w:p w14:paraId="2489748E" w14:textId="77777777" w:rsidR="000829C4" w:rsidRDefault="00000000">
            <w:r>
              <w:rPr>
                <w:rFonts w:hint="eastAsia"/>
              </w:rPr>
              <w:t>不可编辑，</w:t>
            </w:r>
            <w:r>
              <w:rPr>
                <w:rFonts w:hint="eastAsia"/>
                <w:color w:val="FF0000"/>
              </w:rPr>
              <w:t>自动带出所选出租合同对应期间的出租面积、出租原值、月租金、起始日期</w:t>
            </w:r>
          </w:p>
        </w:tc>
      </w:tr>
    </w:tbl>
    <w:p w14:paraId="3CF683E9" w14:textId="77777777" w:rsidR="000829C4" w:rsidRDefault="000829C4"/>
    <w:p w14:paraId="582F4E4C" w14:textId="77777777" w:rsidR="000829C4" w:rsidRDefault="00000000">
      <w:r>
        <w:rPr>
          <w:rFonts w:hint="eastAsia"/>
        </w:rPr>
        <w:t>变更信息子表：</w:t>
      </w:r>
    </w:p>
    <w:tbl>
      <w:tblPr>
        <w:tblStyle w:val="ab"/>
        <w:tblW w:w="0" w:type="auto"/>
        <w:tblLook w:val="04A0" w:firstRow="1" w:lastRow="0" w:firstColumn="1" w:lastColumn="0" w:noHBand="0" w:noVBand="1"/>
      </w:tblPr>
      <w:tblGrid>
        <w:gridCol w:w="1514"/>
        <w:gridCol w:w="1115"/>
        <w:gridCol w:w="1062"/>
        <w:gridCol w:w="1387"/>
        <w:gridCol w:w="3218"/>
      </w:tblGrid>
      <w:tr w:rsidR="000829C4" w14:paraId="7BEFA7B5" w14:textId="77777777">
        <w:tc>
          <w:tcPr>
            <w:tcW w:w="1561" w:type="dxa"/>
            <w:shd w:val="clear" w:color="auto" w:fill="DEEBF6" w:themeFill="accent1" w:themeFillTint="32"/>
          </w:tcPr>
          <w:p w14:paraId="29DB8C7B"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66A92079"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014FC157"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BB8D1FD"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2C5CB745" w14:textId="77777777" w:rsidR="000829C4" w:rsidRDefault="00000000">
            <w:pPr>
              <w:jc w:val="center"/>
              <w:rPr>
                <w:b/>
                <w:bCs/>
              </w:rPr>
            </w:pPr>
            <w:r>
              <w:rPr>
                <w:rFonts w:hint="eastAsia"/>
                <w:b/>
                <w:bCs/>
              </w:rPr>
              <w:t>备注</w:t>
            </w:r>
          </w:p>
        </w:tc>
      </w:tr>
      <w:tr w:rsidR="000829C4" w14:paraId="5226F7FD" w14:textId="77777777">
        <w:tc>
          <w:tcPr>
            <w:tcW w:w="1561" w:type="dxa"/>
          </w:tcPr>
          <w:p w14:paraId="3401BC32" w14:textId="77777777" w:rsidR="000829C4" w:rsidRDefault="00000000">
            <w:r>
              <w:rPr>
                <w:rFonts w:hint="eastAsia"/>
              </w:rPr>
              <w:t>变更信息</w:t>
            </w:r>
          </w:p>
        </w:tc>
        <w:tc>
          <w:tcPr>
            <w:tcW w:w="1110" w:type="dxa"/>
          </w:tcPr>
          <w:p w14:paraId="419DA44E" w14:textId="77777777" w:rsidR="000829C4" w:rsidRDefault="00000000">
            <w:pPr>
              <w:jc w:val="center"/>
            </w:pPr>
            <w:r>
              <w:rPr>
                <w:rFonts w:hint="eastAsia"/>
              </w:rPr>
              <w:t>字符</w:t>
            </w:r>
          </w:p>
        </w:tc>
        <w:tc>
          <w:tcPr>
            <w:tcW w:w="1089" w:type="dxa"/>
          </w:tcPr>
          <w:p w14:paraId="57B50B84" w14:textId="77777777" w:rsidR="000829C4" w:rsidRDefault="00000000">
            <w:pPr>
              <w:jc w:val="center"/>
            </w:pPr>
            <w:r>
              <w:rPr>
                <w:rFonts w:hint="eastAsia"/>
              </w:rPr>
              <w:t>自动带出</w:t>
            </w:r>
          </w:p>
        </w:tc>
        <w:tc>
          <w:tcPr>
            <w:tcW w:w="1429" w:type="dxa"/>
          </w:tcPr>
          <w:p w14:paraId="5787B638" w14:textId="77777777" w:rsidR="000829C4" w:rsidRDefault="00000000">
            <w:pPr>
              <w:jc w:val="center"/>
            </w:pPr>
            <w:r>
              <w:rPr>
                <w:rFonts w:hint="eastAsia"/>
              </w:rPr>
              <w:t>是</w:t>
            </w:r>
          </w:p>
        </w:tc>
        <w:tc>
          <w:tcPr>
            <w:tcW w:w="3330" w:type="dxa"/>
          </w:tcPr>
          <w:p w14:paraId="0C66786F" w14:textId="77777777" w:rsidR="000829C4" w:rsidRDefault="00000000">
            <w:r>
              <w:rPr>
                <w:rFonts w:hint="eastAsia"/>
              </w:rPr>
              <w:t>不可编辑，自动带出所选变更内容名称（当变更信息选择起止日期时，变更信息带出起始日期、截止日期、出租面积及月租金）</w:t>
            </w:r>
          </w:p>
        </w:tc>
      </w:tr>
      <w:tr w:rsidR="000829C4" w14:paraId="1D5DE646" w14:textId="77777777">
        <w:tc>
          <w:tcPr>
            <w:tcW w:w="1561" w:type="dxa"/>
          </w:tcPr>
          <w:p w14:paraId="3C04918F" w14:textId="77777777" w:rsidR="000829C4" w:rsidRDefault="00000000">
            <w:r>
              <w:rPr>
                <w:rFonts w:hint="eastAsia"/>
              </w:rPr>
              <w:t>变更前</w:t>
            </w:r>
          </w:p>
        </w:tc>
        <w:tc>
          <w:tcPr>
            <w:tcW w:w="1110" w:type="dxa"/>
          </w:tcPr>
          <w:p w14:paraId="1650DCF7" w14:textId="77777777" w:rsidR="000829C4" w:rsidRDefault="00000000">
            <w:pPr>
              <w:jc w:val="center"/>
            </w:pPr>
            <w:r>
              <w:rPr>
                <w:rFonts w:hint="eastAsia"/>
              </w:rPr>
              <w:t>数值</w:t>
            </w:r>
          </w:p>
        </w:tc>
        <w:tc>
          <w:tcPr>
            <w:tcW w:w="1089" w:type="dxa"/>
          </w:tcPr>
          <w:p w14:paraId="3739A42E" w14:textId="77777777" w:rsidR="000829C4" w:rsidRDefault="00000000">
            <w:pPr>
              <w:jc w:val="center"/>
            </w:pPr>
            <w:r>
              <w:rPr>
                <w:rFonts w:hint="eastAsia"/>
              </w:rPr>
              <w:t>自动带出</w:t>
            </w:r>
          </w:p>
        </w:tc>
        <w:tc>
          <w:tcPr>
            <w:tcW w:w="1429" w:type="dxa"/>
          </w:tcPr>
          <w:p w14:paraId="395C583F" w14:textId="77777777" w:rsidR="000829C4" w:rsidRDefault="00000000">
            <w:pPr>
              <w:jc w:val="center"/>
            </w:pPr>
            <w:r>
              <w:rPr>
                <w:rFonts w:hint="eastAsia"/>
              </w:rPr>
              <w:t>否</w:t>
            </w:r>
          </w:p>
        </w:tc>
        <w:tc>
          <w:tcPr>
            <w:tcW w:w="3330" w:type="dxa"/>
          </w:tcPr>
          <w:p w14:paraId="26B23311" w14:textId="77777777" w:rsidR="000829C4" w:rsidRDefault="00000000">
            <w:r>
              <w:rPr>
                <w:rFonts w:hint="eastAsia"/>
              </w:rPr>
              <w:t>不可编辑，自动带出所选出租合同对应期间的</w:t>
            </w:r>
            <w:r>
              <w:rPr>
                <w:rFonts w:hint="eastAsia"/>
                <w:color w:val="FF0000"/>
              </w:rPr>
              <w:t>出租面积</w:t>
            </w:r>
            <w:r>
              <w:rPr>
                <w:rFonts w:hint="eastAsia"/>
                <w:color w:val="FF0000"/>
              </w:rPr>
              <w:t>/</w:t>
            </w:r>
            <w:r>
              <w:rPr>
                <w:rFonts w:hint="eastAsia"/>
                <w:color w:val="FF0000"/>
              </w:rPr>
              <w:t>出租原值</w:t>
            </w:r>
            <w:r>
              <w:rPr>
                <w:rFonts w:hint="eastAsia"/>
                <w:color w:val="FF0000"/>
              </w:rPr>
              <w:t>/</w:t>
            </w:r>
            <w:r>
              <w:rPr>
                <w:rFonts w:hint="eastAsia"/>
                <w:color w:val="FF0000"/>
              </w:rPr>
              <w:t>月租金</w:t>
            </w:r>
            <w:r>
              <w:rPr>
                <w:rFonts w:hint="eastAsia"/>
                <w:color w:val="FF0000"/>
              </w:rPr>
              <w:t>/</w:t>
            </w:r>
            <w:r>
              <w:rPr>
                <w:rFonts w:hint="eastAsia"/>
                <w:color w:val="FF0000"/>
              </w:rPr>
              <w:t>起始日期</w:t>
            </w:r>
            <w:r>
              <w:rPr>
                <w:rFonts w:hint="eastAsia"/>
                <w:color w:val="FF0000"/>
              </w:rPr>
              <w:t>/</w:t>
            </w:r>
            <w:r>
              <w:rPr>
                <w:rFonts w:hint="eastAsia"/>
                <w:color w:val="FF0000"/>
              </w:rPr>
              <w:t>截止日期的值</w:t>
            </w:r>
          </w:p>
        </w:tc>
      </w:tr>
      <w:tr w:rsidR="000829C4" w14:paraId="685ADFBC" w14:textId="77777777">
        <w:tc>
          <w:tcPr>
            <w:tcW w:w="1561" w:type="dxa"/>
          </w:tcPr>
          <w:p w14:paraId="3657CFC4" w14:textId="77777777" w:rsidR="000829C4" w:rsidRDefault="00000000">
            <w:r>
              <w:rPr>
                <w:rFonts w:hint="eastAsia"/>
              </w:rPr>
              <w:lastRenderedPageBreak/>
              <w:t>变更后</w:t>
            </w:r>
          </w:p>
        </w:tc>
        <w:tc>
          <w:tcPr>
            <w:tcW w:w="1110" w:type="dxa"/>
          </w:tcPr>
          <w:p w14:paraId="61CA5EDA" w14:textId="77777777" w:rsidR="000829C4" w:rsidRDefault="00000000">
            <w:pPr>
              <w:jc w:val="center"/>
            </w:pPr>
            <w:r>
              <w:rPr>
                <w:rFonts w:hint="eastAsia"/>
              </w:rPr>
              <w:t>数值（</w:t>
            </w:r>
            <w:r>
              <w:rPr>
                <w:rFonts w:hint="eastAsia"/>
              </w:rPr>
              <w:t>30,10</w:t>
            </w:r>
            <w:r>
              <w:rPr>
                <w:rFonts w:hint="eastAsia"/>
              </w:rPr>
              <w:t>）</w:t>
            </w:r>
          </w:p>
        </w:tc>
        <w:tc>
          <w:tcPr>
            <w:tcW w:w="1089" w:type="dxa"/>
          </w:tcPr>
          <w:p w14:paraId="2BA5CA6E" w14:textId="77777777" w:rsidR="000829C4" w:rsidRDefault="00000000">
            <w:pPr>
              <w:jc w:val="center"/>
            </w:pPr>
            <w:r>
              <w:rPr>
                <w:rFonts w:hint="eastAsia"/>
              </w:rPr>
              <w:t>手工录入</w:t>
            </w:r>
          </w:p>
        </w:tc>
        <w:tc>
          <w:tcPr>
            <w:tcW w:w="1429" w:type="dxa"/>
          </w:tcPr>
          <w:p w14:paraId="1253B3C2" w14:textId="77777777" w:rsidR="000829C4" w:rsidRDefault="00000000">
            <w:pPr>
              <w:jc w:val="center"/>
            </w:pPr>
            <w:r>
              <w:rPr>
                <w:rFonts w:hint="eastAsia"/>
              </w:rPr>
              <w:t>是</w:t>
            </w:r>
          </w:p>
        </w:tc>
        <w:tc>
          <w:tcPr>
            <w:tcW w:w="3330" w:type="dxa"/>
          </w:tcPr>
          <w:p w14:paraId="3023CC21" w14:textId="77777777" w:rsidR="000829C4" w:rsidRDefault="00000000">
            <w:r>
              <w:rPr>
                <w:rFonts w:hint="eastAsia"/>
              </w:rPr>
              <w:t>变更选择为选择状态时，对应行的变更后</w:t>
            </w:r>
            <w:proofErr w:type="gramStart"/>
            <w:r>
              <w:rPr>
                <w:rFonts w:hint="eastAsia"/>
              </w:rPr>
              <w:t>值必须</w:t>
            </w:r>
            <w:proofErr w:type="gramEnd"/>
            <w:r>
              <w:rPr>
                <w:rFonts w:hint="eastAsia"/>
              </w:rPr>
              <w:t>录入</w:t>
            </w:r>
            <w:r>
              <w:rPr>
                <w:rFonts w:hint="eastAsia"/>
              </w:rPr>
              <w:t>,</w:t>
            </w:r>
            <w:r>
              <w:rPr>
                <w:rFonts w:hint="eastAsia"/>
              </w:rPr>
              <w:t>金额≥</w:t>
            </w:r>
            <w:r>
              <w:rPr>
                <w:rFonts w:hint="eastAsia"/>
              </w:rPr>
              <w:t>0</w:t>
            </w:r>
            <w:r>
              <w:rPr>
                <w:rFonts w:hint="eastAsia"/>
              </w:rPr>
              <w:t>，</w:t>
            </w:r>
            <w:r>
              <w:rPr>
                <w:rFonts w:hint="eastAsia"/>
                <w:color w:val="FF0000"/>
              </w:rPr>
              <w:t>截止日期＞起始起止，多个期间不可交叉。</w:t>
            </w:r>
          </w:p>
        </w:tc>
      </w:tr>
    </w:tbl>
    <w:p w14:paraId="01460FA9" w14:textId="77777777" w:rsidR="000829C4" w:rsidRDefault="00000000">
      <w:pPr>
        <w:pStyle w:val="4"/>
      </w:pPr>
      <w:r>
        <w:rPr>
          <w:rFonts w:hint="eastAsia"/>
        </w:rPr>
        <w:t>业务处理</w:t>
      </w:r>
    </w:p>
    <w:p w14:paraId="77D36A22" w14:textId="77777777" w:rsidR="000829C4" w:rsidRDefault="00000000">
      <w:pPr>
        <w:pStyle w:val="5"/>
      </w:pPr>
      <w:r>
        <w:rPr>
          <w:rFonts w:hint="eastAsia"/>
        </w:rPr>
        <w:t>业务说明与流程</w:t>
      </w:r>
    </w:p>
    <w:p w14:paraId="049B8CD9" w14:textId="77777777" w:rsidR="000829C4" w:rsidRDefault="00000000">
      <w:pPr>
        <w:numPr>
          <w:ilvl w:val="0"/>
          <w:numId w:val="63"/>
        </w:numPr>
      </w:pPr>
      <w:r>
        <w:rPr>
          <w:rFonts w:hint="eastAsia"/>
        </w:rPr>
        <w:t>房产出租合同信息发生变更时，如出租面积、出租原值、月租金、起止日期变更，或出租终止，通过本功能录入变更单；</w:t>
      </w:r>
    </w:p>
    <w:p w14:paraId="5E770E76" w14:textId="77777777" w:rsidR="000829C4" w:rsidRDefault="00000000">
      <w:pPr>
        <w:numPr>
          <w:ilvl w:val="0"/>
          <w:numId w:val="63"/>
        </w:numPr>
      </w:pPr>
      <w:r>
        <w:rPr>
          <w:rFonts w:hint="eastAsia"/>
        </w:rPr>
        <w:t>审批后变更生效；</w:t>
      </w:r>
    </w:p>
    <w:p w14:paraId="1872B676" w14:textId="77777777" w:rsidR="000829C4" w:rsidRDefault="00000000">
      <w:pPr>
        <w:pStyle w:val="5"/>
      </w:pPr>
      <w:r>
        <w:rPr>
          <w:rFonts w:hint="eastAsia"/>
        </w:rPr>
        <w:t>功能按钮</w:t>
      </w:r>
    </w:p>
    <w:p w14:paraId="03CE8E6F" w14:textId="77777777" w:rsidR="000829C4" w:rsidRDefault="00000000">
      <w:r>
        <w:rPr>
          <w:rFonts w:hint="eastAsia"/>
        </w:rPr>
        <w:t>列表按钮：</w:t>
      </w:r>
    </w:p>
    <w:p w14:paraId="263AE954" w14:textId="77777777" w:rsidR="000829C4" w:rsidRDefault="00000000">
      <w:pPr>
        <w:numPr>
          <w:ilvl w:val="0"/>
          <w:numId w:val="64"/>
        </w:numPr>
      </w:pPr>
      <w:r>
        <w:rPr>
          <w:rFonts w:hint="eastAsia"/>
        </w:rPr>
        <w:t>【查询】：</w:t>
      </w:r>
      <w:r>
        <w:rPr>
          <w:rFonts w:hint="eastAsia"/>
          <w:szCs w:val="21"/>
        </w:rPr>
        <w:t>根据录入的查询条件查询数据，默认只查询用户所属机构的数据；</w:t>
      </w:r>
    </w:p>
    <w:p w14:paraId="3D160D6A" w14:textId="77777777" w:rsidR="000829C4" w:rsidRDefault="00000000">
      <w:pPr>
        <w:numPr>
          <w:ilvl w:val="0"/>
          <w:numId w:val="64"/>
        </w:numPr>
      </w:pPr>
      <w:r>
        <w:rPr>
          <w:rFonts w:hint="eastAsia"/>
          <w:szCs w:val="21"/>
        </w:rPr>
        <w:t>【清空】：点击该按钮，清空查询条件；</w:t>
      </w:r>
    </w:p>
    <w:p w14:paraId="120D6371" w14:textId="77777777" w:rsidR="000829C4" w:rsidRDefault="00000000">
      <w:pPr>
        <w:numPr>
          <w:ilvl w:val="0"/>
          <w:numId w:val="64"/>
        </w:numPr>
      </w:pPr>
      <w:r>
        <w:rPr>
          <w:rFonts w:hint="eastAsia"/>
        </w:rPr>
        <w:t>【新增】：新增一笔空白数据；</w:t>
      </w:r>
    </w:p>
    <w:p w14:paraId="26ACA7EA" w14:textId="77777777" w:rsidR="000829C4" w:rsidRDefault="00000000">
      <w:pPr>
        <w:numPr>
          <w:ilvl w:val="0"/>
          <w:numId w:val="64"/>
        </w:numPr>
      </w:pPr>
      <w:r>
        <w:rPr>
          <w:rFonts w:hint="eastAsia"/>
        </w:rPr>
        <w:t>【修改】：修改所选保存状态的数据；</w:t>
      </w:r>
    </w:p>
    <w:p w14:paraId="48B288E2" w14:textId="77777777" w:rsidR="000829C4" w:rsidRDefault="00000000">
      <w:pPr>
        <w:numPr>
          <w:ilvl w:val="0"/>
          <w:numId w:val="64"/>
        </w:numPr>
        <w:rPr>
          <w:szCs w:val="21"/>
        </w:rPr>
      </w:pPr>
      <w:r>
        <w:rPr>
          <w:rFonts w:hint="eastAsia"/>
        </w:rPr>
        <w:t>【删除】：</w:t>
      </w:r>
      <w:r>
        <w:rPr>
          <w:rFonts w:hint="eastAsia"/>
          <w:szCs w:val="21"/>
        </w:rPr>
        <w:t>选择数据，点击该按钮，删除所选数据；只有待确认状态的数据可删除；</w:t>
      </w:r>
    </w:p>
    <w:p w14:paraId="043A2DE2" w14:textId="77777777" w:rsidR="000829C4" w:rsidRDefault="00000000">
      <w:pPr>
        <w:numPr>
          <w:ilvl w:val="0"/>
          <w:numId w:val="64"/>
        </w:numPr>
      </w:pPr>
      <w:r>
        <w:rPr>
          <w:rFonts w:hint="eastAsia"/>
        </w:rPr>
        <w:t>【提交】：提交保存状态的数据；</w:t>
      </w:r>
      <w:r>
        <w:rPr>
          <w:rFonts w:hint="eastAsia"/>
          <w:szCs w:val="21"/>
        </w:rPr>
        <w:t>选择待确认状态的数据，点击该按钮，提交至下一审批人进行审批；只有待确认状态的数据可提交；</w:t>
      </w:r>
    </w:p>
    <w:p w14:paraId="46FEDA2B" w14:textId="77777777" w:rsidR="000829C4" w:rsidRDefault="00000000">
      <w:pPr>
        <w:numPr>
          <w:ilvl w:val="0"/>
          <w:numId w:val="64"/>
        </w:numPr>
      </w:pPr>
      <w:r>
        <w:rPr>
          <w:rFonts w:hint="eastAsia"/>
        </w:rPr>
        <w:t>【审批】：</w:t>
      </w:r>
      <w:r>
        <w:rPr>
          <w:rFonts w:hint="eastAsia"/>
          <w:szCs w:val="21"/>
        </w:rPr>
        <w:t>审批执行中状态的数据</w:t>
      </w:r>
      <w:r>
        <w:rPr>
          <w:rFonts w:hint="eastAsia"/>
        </w:rPr>
        <w:t>，变更类型为基础信息变更时审批后更新对应房产出租信息中变更的内容；变更类型为终止出租时，审批后更新出租终止日期为单据的变更</w:t>
      </w:r>
      <w:r>
        <w:rPr>
          <w:rFonts w:hint="eastAsia"/>
        </w:rPr>
        <w:t>/</w:t>
      </w:r>
      <w:r>
        <w:rPr>
          <w:rFonts w:hint="eastAsia"/>
        </w:rPr>
        <w:t>终止日期；</w:t>
      </w:r>
    </w:p>
    <w:p w14:paraId="3A047DC3" w14:textId="77777777" w:rsidR="000829C4" w:rsidRDefault="00000000">
      <w:pPr>
        <w:numPr>
          <w:ilvl w:val="0"/>
          <w:numId w:val="64"/>
        </w:numPr>
      </w:pPr>
      <w:r>
        <w:rPr>
          <w:rFonts w:hint="eastAsia"/>
        </w:rPr>
        <w:t>【收回】：</w:t>
      </w:r>
      <w:r>
        <w:rPr>
          <w:rFonts w:hint="eastAsia"/>
          <w:szCs w:val="21"/>
        </w:rPr>
        <w:t>收回执行中状态的单据，更新单据状态为待确认，如果单据已开始审批，则不可收回；</w:t>
      </w:r>
    </w:p>
    <w:p w14:paraId="59596905" w14:textId="77777777" w:rsidR="000829C4" w:rsidRDefault="00000000">
      <w:pPr>
        <w:numPr>
          <w:ilvl w:val="0"/>
          <w:numId w:val="64"/>
        </w:numPr>
      </w:pPr>
      <w:r>
        <w:rPr>
          <w:rFonts w:hint="eastAsia"/>
        </w:rPr>
        <w:t>【弃审】：如果变更日期</w:t>
      </w:r>
      <w:proofErr w:type="gramStart"/>
      <w:r>
        <w:rPr>
          <w:rFonts w:hint="eastAsia"/>
        </w:rPr>
        <w:t>所在月</w:t>
      </w:r>
      <w:proofErr w:type="gramEnd"/>
      <w:r>
        <w:rPr>
          <w:rFonts w:hint="eastAsia"/>
        </w:rPr>
        <w:t>已计算房产税，则不可弃审，提示“该笔数据变更日期所在月已计算房产税，不可弃审，请取消计算后再弃审”；如变更类型为基础信息变更，则弃</w:t>
      </w:r>
      <w:r>
        <w:rPr>
          <w:rFonts w:hint="eastAsia"/>
        </w:rPr>
        <w:lastRenderedPageBreak/>
        <w:t>审后变更内容更新为变更前的值；如变更类型为终止出租，则弃审后清空出租终止日期。</w:t>
      </w:r>
    </w:p>
    <w:p w14:paraId="561ED415" w14:textId="77777777" w:rsidR="000829C4" w:rsidRDefault="00000000">
      <w:r>
        <w:rPr>
          <w:rFonts w:hint="eastAsia"/>
        </w:rPr>
        <w:t>卡片按钮：</w:t>
      </w:r>
    </w:p>
    <w:p w14:paraId="77BB1FB6" w14:textId="77777777" w:rsidR="000829C4" w:rsidRDefault="00000000">
      <w:pPr>
        <w:numPr>
          <w:ilvl w:val="0"/>
          <w:numId w:val="65"/>
        </w:numPr>
      </w:pPr>
      <w:r>
        <w:rPr>
          <w:rFonts w:hint="eastAsia"/>
        </w:rPr>
        <w:t>【取消】：取消修改或新增的内容；</w:t>
      </w:r>
    </w:p>
    <w:p w14:paraId="60BC9382" w14:textId="77777777" w:rsidR="000829C4" w:rsidRDefault="00000000">
      <w:pPr>
        <w:numPr>
          <w:ilvl w:val="0"/>
          <w:numId w:val="65"/>
        </w:numPr>
        <w:rPr>
          <w:szCs w:val="21"/>
        </w:rPr>
      </w:pPr>
      <w:r>
        <w:rPr>
          <w:rFonts w:hint="eastAsia"/>
        </w:rPr>
        <w:t>【保存】：保存修改或新增的内容；</w:t>
      </w:r>
    </w:p>
    <w:p w14:paraId="3D73CEF3" w14:textId="77777777" w:rsidR="000829C4" w:rsidRDefault="00000000">
      <w:pPr>
        <w:numPr>
          <w:ilvl w:val="0"/>
          <w:numId w:val="65"/>
        </w:numPr>
        <w:rPr>
          <w:szCs w:val="21"/>
        </w:rPr>
      </w:pPr>
      <w:r>
        <w:rPr>
          <w:rFonts w:hint="eastAsia"/>
        </w:rPr>
        <w:t>【关闭】：</w:t>
      </w:r>
      <w:r>
        <w:rPr>
          <w:rFonts w:hint="eastAsia"/>
          <w:szCs w:val="21"/>
        </w:rPr>
        <w:t>浏览状态下显示该按钮，点击该按钮，关闭卡片界面</w:t>
      </w:r>
    </w:p>
    <w:p w14:paraId="1ED70943" w14:textId="77777777" w:rsidR="000829C4" w:rsidRDefault="00000000">
      <w:pPr>
        <w:numPr>
          <w:ilvl w:val="0"/>
          <w:numId w:val="65"/>
        </w:numPr>
        <w:rPr>
          <w:szCs w:val="21"/>
        </w:rPr>
      </w:pPr>
      <w:r>
        <w:rPr>
          <w:rFonts w:hint="eastAsia"/>
          <w:szCs w:val="21"/>
        </w:rPr>
        <w:t>【新增】</w:t>
      </w:r>
      <w:r>
        <w:rPr>
          <w:noProof/>
        </w:rPr>
        <w:drawing>
          <wp:inline distT="0" distB="0" distL="114300" distR="114300" wp14:anchorId="2A05FF38" wp14:editId="431CE36E">
            <wp:extent cx="171450" cy="152400"/>
            <wp:effectExtent l="0" t="0" r="6350" b="0"/>
            <wp:docPr id="1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
                    <pic:cNvPicPr>
                      <a:picLocks noChangeAspect="1"/>
                    </pic:cNvPicPr>
                  </pic:nvPicPr>
                  <pic:blipFill>
                    <a:blip r:embed="rId57"/>
                    <a:stretch>
                      <a:fillRect/>
                    </a:stretch>
                  </pic:blipFill>
                  <pic:spPr>
                    <a:xfrm>
                      <a:off x="0" y="0"/>
                      <a:ext cx="171450" cy="152400"/>
                    </a:xfrm>
                    <a:prstGeom prst="rect">
                      <a:avLst/>
                    </a:prstGeom>
                    <a:noFill/>
                    <a:ln>
                      <a:noFill/>
                    </a:ln>
                  </pic:spPr>
                </pic:pic>
              </a:graphicData>
            </a:graphic>
          </wp:inline>
        </w:drawing>
      </w:r>
      <w:r>
        <w:rPr>
          <w:rFonts w:hint="eastAsia"/>
        </w:rPr>
        <w:t>：变更内容部包含起止日期变更时，变更后信息中，仅第一个变更后卡片（当前所选期间）右上角显示该按钮，可在下方增加多个起止期间；</w:t>
      </w:r>
    </w:p>
    <w:p w14:paraId="3A8AFFAB" w14:textId="77777777" w:rsidR="000829C4" w:rsidRDefault="00000000">
      <w:pPr>
        <w:numPr>
          <w:ilvl w:val="0"/>
          <w:numId w:val="65"/>
        </w:numPr>
        <w:rPr>
          <w:szCs w:val="21"/>
        </w:rPr>
      </w:pPr>
      <w:r>
        <w:rPr>
          <w:rFonts w:hint="eastAsia"/>
        </w:rPr>
        <w:t>【删除】</w:t>
      </w:r>
      <w:r>
        <w:rPr>
          <w:noProof/>
        </w:rPr>
        <w:drawing>
          <wp:inline distT="0" distB="0" distL="114300" distR="114300" wp14:anchorId="464DD5DE" wp14:editId="3312767F">
            <wp:extent cx="171450" cy="209550"/>
            <wp:effectExtent l="0" t="0" r="6350" b="19050"/>
            <wp:docPr id="1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9"/>
                    <pic:cNvPicPr>
                      <a:picLocks noChangeAspect="1"/>
                    </pic:cNvPicPr>
                  </pic:nvPicPr>
                  <pic:blipFill>
                    <a:blip r:embed="rId58"/>
                    <a:stretch>
                      <a:fillRect/>
                    </a:stretch>
                  </pic:blipFill>
                  <pic:spPr>
                    <a:xfrm>
                      <a:off x="0" y="0"/>
                      <a:ext cx="171450" cy="209550"/>
                    </a:xfrm>
                    <a:prstGeom prst="rect">
                      <a:avLst/>
                    </a:prstGeom>
                    <a:noFill/>
                    <a:ln>
                      <a:noFill/>
                    </a:ln>
                  </pic:spPr>
                </pic:pic>
              </a:graphicData>
            </a:graphic>
          </wp:inline>
        </w:drawing>
      </w:r>
      <w:r>
        <w:rPr>
          <w:rFonts w:hint="eastAsia"/>
        </w:rPr>
        <w:t>：变更内容部包含起止日期变更时，变更后信息中，除第一个变更后信息卡片显示该按钮，可删除变更后信息卡片（第一个变更后卡片信息不能删除）</w:t>
      </w:r>
    </w:p>
    <w:p w14:paraId="017F2309" w14:textId="77777777" w:rsidR="000829C4" w:rsidRDefault="00000000">
      <w:pPr>
        <w:pStyle w:val="5"/>
      </w:pPr>
      <w:r>
        <w:rPr>
          <w:rFonts w:hint="eastAsia"/>
        </w:rPr>
        <w:t>算法说明</w:t>
      </w:r>
    </w:p>
    <w:p w14:paraId="056FB091" w14:textId="77777777" w:rsidR="000829C4" w:rsidRDefault="00000000">
      <w:pPr>
        <w:numPr>
          <w:ilvl w:val="0"/>
          <w:numId w:val="66"/>
        </w:numPr>
      </w:pPr>
      <w:r>
        <w:rPr>
          <w:rFonts w:hint="eastAsia"/>
          <w:color w:val="FF0000"/>
          <w:shd w:val="clear" w:color="auto" w:fill="FFFF00"/>
        </w:rPr>
        <w:t>（修改）</w:t>
      </w:r>
      <w:r>
        <w:rPr>
          <w:rFonts w:hint="eastAsia"/>
        </w:rPr>
        <w:t>选择房产出租信息后，如果变更类型为基础信息变更，则可变更内容为</w:t>
      </w:r>
      <w:r>
        <w:rPr>
          <w:rFonts w:hint="eastAsia"/>
          <w:color w:val="FF0000"/>
        </w:rPr>
        <w:t>出租面积、出租原值、</w:t>
      </w:r>
      <w:r>
        <w:rPr>
          <w:rFonts w:hint="eastAsia"/>
        </w:rPr>
        <w:t>月租金</w:t>
      </w:r>
      <w:r>
        <w:rPr>
          <w:rFonts w:hint="eastAsia"/>
          <w:color w:val="FF0000"/>
        </w:rPr>
        <w:t>、起始日期</w:t>
      </w:r>
      <w:r>
        <w:rPr>
          <w:rFonts w:hint="eastAsia"/>
        </w:rPr>
        <w:t>，变更前的值自动带出房产出租信息中的所选出租合同对应期间的</w:t>
      </w:r>
      <w:r>
        <w:rPr>
          <w:rFonts w:hint="eastAsia"/>
          <w:color w:val="FF0000"/>
        </w:rPr>
        <w:t>出租面积</w:t>
      </w:r>
      <w:r>
        <w:rPr>
          <w:rFonts w:hint="eastAsia"/>
          <w:color w:val="FF0000"/>
        </w:rPr>
        <w:t>/</w:t>
      </w:r>
      <w:r>
        <w:rPr>
          <w:rFonts w:hint="eastAsia"/>
          <w:color w:val="FF0000"/>
        </w:rPr>
        <w:t>出租原值</w:t>
      </w:r>
      <w:r>
        <w:rPr>
          <w:rFonts w:hint="eastAsia"/>
          <w:color w:val="FF0000"/>
        </w:rPr>
        <w:t>/</w:t>
      </w:r>
      <w:r>
        <w:rPr>
          <w:rFonts w:hint="eastAsia"/>
        </w:rPr>
        <w:t>月租金</w:t>
      </w:r>
      <w:r>
        <w:rPr>
          <w:rFonts w:hint="eastAsia"/>
          <w:color w:val="FF0000"/>
        </w:rPr>
        <w:t>/</w:t>
      </w:r>
      <w:r>
        <w:rPr>
          <w:rFonts w:hint="eastAsia"/>
          <w:color w:val="FF0000"/>
        </w:rPr>
        <w:t>起始日期</w:t>
      </w:r>
      <w:r>
        <w:rPr>
          <w:rFonts w:hint="eastAsia"/>
          <w:color w:val="FF0000"/>
        </w:rPr>
        <w:t>/</w:t>
      </w:r>
      <w:r>
        <w:rPr>
          <w:rFonts w:hint="eastAsia"/>
          <w:color w:val="FF0000"/>
        </w:rPr>
        <w:t>截止日期</w:t>
      </w:r>
      <w:r>
        <w:rPr>
          <w:rFonts w:hint="eastAsia"/>
        </w:rPr>
        <w:t>的当前值，房产出租信息变更审批后，更新房产出租信息中变更后对应期间的</w:t>
      </w:r>
      <w:r>
        <w:rPr>
          <w:rFonts w:hint="eastAsia"/>
          <w:color w:val="FF0000"/>
        </w:rPr>
        <w:t>出租面积</w:t>
      </w:r>
      <w:r>
        <w:rPr>
          <w:rFonts w:hint="eastAsia"/>
          <w:color w:val="FF0000"/>
        </w:rPr>
        <w:t>/</w:t>
      </w:r>
      <w:r>
        <w:rPr>
          <w:rFonts w:hint="eastAsia"/>
          <w:color w:val="FF0000"/>
        </w:rPr>
        <w:t>出租原值</w:t>
      </w:r>
      <w:r>
        <w:rPr>
          <w:rFonts w:hint="eastAsia"/>
          <w:color w:val="FF0000"/>
        </w:rPr>
        <w:t>/</w:t>
      </w:r>
      <w:r>
        <w:rPr>
          <w:rFonts w:hint="eastAsia"/>
        </w:rPr>
        <w:t>月租金</w:t>
      </w:r>
      <w:r>
        <w:rPr>
          <w:rFonts w:hint="eastAsia"/>
          <w:color w:val="FF0000"/>
        </w:rPr>
        <w:t>/</w:t>
      </w:r>
      <w:r>
        <w:rPr>
          <w:rFonts w:hint="eastAsia"/>
          <w:color w:val="FF0000"/>
        </w:rPr>
        <w:t>起始日期</w:t>
      </w:r>
      <w:r>
        <w:rPr>
          <w:rFonts w:hint="eastAsia"/>
          <w:color w:val="FF0000"/>
        </w:rPr>
        <w:t>/</w:t>
      </w:r>
      <w:r>
        <w:rPr>
          <w:rFonts w:hint="eastAsia"/>
          <w:color w:val="FF0000"/>
        </w:rPr>
        <w:t>截止日期</w:t>
      </w:r>
      <w:r>
        <w:rPr>
          <w:rFonts w:hint="eastAsia"/>
        </w:rPr>
        <w:t>（取房产出租变更中</w:t>
      </w:r>
      <w:r>
        <w:rPr>
          <w:rFonts w:hint="eastAsia"/>
          <w:color w:val="FF0000"/>
          <w:shd w:val="clear" w:color="auto" w:fill="FFFF00"/>
        </w:rPr>
        <w:t>对应合同对应起止期间的</w:t>
      </w:r>
      <w:r>
        <w:rPr>
          <w:rFonts w:hint="eastAsia"/>
        </w:rPr>
        <w:t>变更后对应期间的</w:t>
      </w:r>
      <w:r>
        <w:rPr>
          <w:rFonts w:hint="eastAsia"/>
          <w:color w:val="FF0000"/>
        </w:rPr>
        <w:t>出租面积</w:t>
      </w:r>
      <w:r>
        <w:rPr>
          <w:rFonts w:hint="eastAsia"/>
          <w:color w:val="FF0000"/>
        </w:rPr>
        <w:t>/</w:t>
      </w:r>
      <w:r>
        <w:rPr>
          <w:rFonts w:hint="eastAsia"/>
          <w:color w:val="FF0000"/>
        </w:rPr>
        <w:t>出租原值</w:t>
      </w:r>
      <w:r>
        <w:rPr>
          <w:rFonts w:hint="eastAsia"/>
          <w:color w:val="FF0000"/>
        </w:rPr>
        <w:t>/</w:t>
      </w:r>
      <w:r>
        <w:rPr>
          <w:rFonts w:hint="eastAsia"/>
        </w:rPr>
        <w:t>月租金</w:t>
      </w:r>
      <w:r>
        <w:rPr>
          <w:rFonts w:hint="eastAsia"/>
          <w:color w:val="FF0000"/>
        </w:rPr>
        <w:t>/</w:t>
      </w:r>
      <w:r>
        <w:rPr>
          <w:rFonts w:hint="eastAsia"/>
          <w:color w:val="FF0000"/>
        </w:rPr>
        <w:t>起始日期</w:t>
      </w:r>
      <w:r>
        <w:rPr>
          <w:rFonts w:hint="eastAsia"/>
          <w:color w:val="FF0000"/>
        </w:rPr>
        <w:t>/</w:t>
      </w:r>
      <w:r>
        <w:rPr>
          <w:rFonts w:hint="eastAsia"/>
          <w:color w:val="FF0000"/>
        </w:rPr>
        <w:t>截止日期</w:t>
      </w:r>
      <w:r>
        <w:rPr>
          <w:rFonts w:hint="eastAsia"/>
        </w:rPr>
        <w:t>）；</w:t>
      </w:r>
    </w:p>
    <w:p w14:paraId="28D5692B" w14:textId="77777777" w:rsidR="000829C4" w:rsidRDefault="00000000">
      <w:pPr>
        <w:numPr>
          <w:ilvl w:val="0"/>
          <w:numId w:val="66"/>
        </w:numPr>
      </w:pPr>
      <w:r>
        <w:rPr>
          <w:rFonts w:hint="eastAsia"/>
          <w:color w:val="FF0000"/>
          <w:highlight w:val="yellow"/>
        </w:rPr>
        <w:t>（新增）</w:t>
      </w:r>
      <w:r>
        <w:rPr>
          <w:rFonts w:hint="eastAsia"/>
        </w:rPr>
        <w:t>选择变更类型为基础信息变更，变更内容为起止日期时，变更信息中自动带出起始日期、截止日期、出租面积及月租金，变更后的起始日期、截止日期、出租面积及月租金都需要填写，且截止日期＞起始起止；所选变更合同所选期间之后的起止日期也会自动带出（一个起止期间一个变更前卡片），所选期间之后的起止日期、出租面积及月租金需要重新维护，审批通过后，所选期间的起始日期、截止日期、出租面积及月租金更新，反写时，需要根据起止期间进行排序，最早的期间的出租信息作为原所选期间的变更后的出租信息，之后的租金规则需要删除处理后插入新的租金规则</w:t>
      </w:r>
    </w:p>
    <w:p w14:paraId="1E306854" w14:textId="77777777" w:rsidR="000829C4" w:rsidRDefault="00000000">
      <w:pPr>
        <w:numPr>
          <w:ilvl w:val="0"/>
          <w:numId w:val="66"/>
        </w:numPr>
      </w:pPr>
      <w:r>
        <w:rPr>
          <w:rFonts w:hint="eastAsia"/>
          <w:color w:val="FF0000"/>
          <w:highlight w:val="yellow"/>
        </w:rPr>
        <w:t>（新增）</w:t>
      </w:r>
      <w:r>
        <w:rPr>
          <w:rFonts w:hint="eastAsia"/>
        </w:rPr>
        <w:t>选择选择变更类型为基础信息变更，变更内容为起止日期时，如果所选期间后还有其他期间的租金规则，每个期间将作为一个变更前卡片，自动生成相同数量的变更后卡片，第一个变更后的卡片不可删除，其他变更后卡片可删除，点击第一个变更后卡片右上方的新增按钮，可在下方增加新的变更后卡片，变更后卡片中的信息均为必填；</w:t>
      </w:r>
    </w:p>
    <w:p w14:paraId="421F2091" w14:textId="77777777" w:rsidR="000829C4" w:rsidRDefault="00000000">
      <w:pPr>
        <w:numPr>
          <w:ilvl w:val="0"/>
          <w:numId w:val="66"/>
        </w:numPr>
      </w:pPr>
      <w:r>
        <w:rPr>
          <w:rFonts w:hint="eastAsia"/>
        </w:rPr>
        <w:t>如果变更类型切换为终止出租，则变更信息值清空并隐藏；</w:t>
      </w:r>
    </w:p>
    <w:p w14:paraId="3F3125CB" w14:textId="77777777" w:rsidR="000829C4" w:rsidRDefault="00000000">
      <w:pPr>
        <w:pStyle w:val="5"/>
      </w:pPr>
      <w:r>
        <w:rPr>
          <w:rFonts w:hint="eastAsia"/>
        </w:rPr>
        <w:lastRenderedPageBreak/>
        <w:t>逻辑处理</w:t>
      </w:r>
    </w:p>
    <w:p w14:paraId="5B83A713" w14:textId="77777777" w:rsidR="000829C4" w:rsidRDefault="00000000">
      <w:pPr>
        <w:numPr>
          <w:ilvl w:val="0"/>
          <w:numId w:val="67"/>
        </w:numPr>
      </w:pPr>
      <w:r>
        <w:rPr>
          <w:rFonts w:hint="eastAsia"/>
        </w:rPr>
        <w:t>变更</w:t>
      </w:r>
      <w:r>
        <w:rPr>
          <w:rFonts w:hint="eastAsia"/>
        </w:rPr>
        <w:t>/</w:t>
      </w:r>
      <w:r>
        <w:rPr>
          <w:rFonts w:hint="eastAsia"/>
        </w:rPr>
        <w:t>终止日期不能大于系统日期；</w:t>
      </w:r>
    </w:p>
    <w:p w14:paraId="64AD64EF" w14:textId="77777777" w:rsidR="000829C4" w:rsidRDefault="00000000">
      <w:pPr>
        <w:numPr>
          <w:ilvl w:val="0"/>
          <w:numId w:val="67"/>
        </w:numPr>
      </w:pPr>
      <w:r>
        <w:rPr>
          <w:rFonts w:hint="eastAsia"/>
        </w:rPr>
        <w:t>变更后的信息为必填；</w:t>
      </w:r>
    </w:p>
    <w:p w14:paraId="6B060747" w14:textId="77777777" w:rsidR="000829C4" w:rsidRDefault="00000000">
      <w:pPr>
        <w:numPr>
          <w:ilvl w:val="0"/>
          <w:numId w:val="67"/>
        </w:numPr>
      </w:pPr>
      <w:r>
        <w:rPr>
          <w:rFonts w:hint="eastAsia"/>
        </w:rPr>
        <w:t>校验多条变更后的起始日期、截止日期的期间范围内是否交叉重叠，如存在期间交叉时，提示“存在交叉重叠的期间，请修改！”；</w:t>
      </w:r>
    </w:p>
    <w:p w14:paraId="6152228E" w14:textId="77777777" w:rsidR="000829C4" w:rsidRDefault="00000000">
      <w:pPr>
        <w:numPr>
          <w:ilvl w:val="0"/>
          <w:numId w:val="67"/>
        </w:numPr>
      </w:pPr>
      <w:r>
        <w:rPr>
          <w:rFonts w:hint="eastAsia"/>
        </w:rPr>
        <w:t>保存时，校验变更后的起止日期的期间范围内是否已计算房产税，如已计算，则不能保存，提示“变更后的起止期间已计算房产税，请取消计算后再做变更”。</w:t>
      </w:r>
    </w:p>
    <w:p w14:paraId="270493DA" w14:textId="77777777" w:rsidR="000829C4" w:rsidRDefault="00000000">
      <w:pPr>
        <w:pStyle w:val="4"/>
      </w:pPr>
      <w:r>
        <w:rPr>
          <w:rFonts w:hint="eastAsia"/>
        </w:rPr>
        <w:t>输出</w:t>
      </w:r>
    </w:p>
    <w:p w14:paraId="75A8EC1B" w14:textId="77777777" w:rsidR="000829C4" w:rsidRDefault="00000000">
      <w:r>
        <w:rPr>
          <w:rFonts w:hint="eastAsia"/>
        </w:rPr>
        <w:t>房产出租变更子表：</w:t>
      </w:r>
    </w:p>
    <w:tbl>
      <w:tblPr>
        <w:tblStyle w:val="ab"/>
        <w:tblW w:w="0" w:type="auto"/>
        <w:tblLook w:val="04A0" w:firstRow="1" w:lastRow="0" w:firstColumn="1" w:lastColumn="0" w:noHBand="0" w:noVBand="1"/>
      </w:tblPr>
      <w:tblGrid>
        <w:gridCol w:w="2046"/>
        <w:gridCol w:w="2172"/>
        <w:gridCol w:w="4078"/>
      </w:tblGrid>
      <w:tr w:rsidR="000829C4" w14:paraId="78BEC22C" w14:textId="77777777">
        <w:tc>
          <w:tcPr>
            <w:tcW w:w="2095" w:type="dxa"/>
            <w:shd w:val="clear" w:color="auto" w:fill="DEEBF6" w:themeFill="accent1" w:themeFillTint="32"/>
          </w:tcPr>
          <w:p w14:paraId="6C76C6CF" w14:textId="77777777" w:rsidR="000829C4" w:rsidRDefault="00000000">
            <w:pPr>
              <w:jc w:val="center"/>
              <w:rPr>
                <w:b/>
                <w:bCs/>
              </w:rPr>
            </w:pPr>
            <w:r>
              <w:rPr>
                <w:rFonts w:hint="eastAsia"/>
                <w:b/>
                <w:bCs/>
              </w:rPr>
              <w:t>字段名称</w:t>
            </w:r>
          </w:p>
        </w:tc>
        <w:tc>
          <w:tcPr>
            <w:tcW w:w="2233" w:type="dxa"/>
            <w:shd w:val="clear" w:color="auto" w:fill="DEEBF6" w:themeFill="accent1" w:themeFillTint="32"/>
          </w:tcPr>
          <w:p w14:paraId="23B5EEE8" w14:textId="77777777" w:rsidR="000829C4" w:rsidRDefault="00000000">
            <w:pPr>
              <w:jc w:val="center"/>
              <w:rPr>
                <w:b/>
                <w:bCs/>
              </w:rPr>
            </w:pPr>
            <w:r>
              <w:rPr>
                <w:rFonts w:hint="eastAsia"/>
                <w:b/>
                <w:bCs/>
              </w:rPr>
              <w:t>类型</w:t>
            </w:r>
          </w:p>
        </w:tc>
        <w:tc>
          <w:tcPr>
            <w:tcW w:w="4194" w:type="dxa"/>
            <w:shd w:val="clear" w:color="auto" w:fill="DEEBF6" w:themeFill="accent1" w:themeFillTint="32"/>
          </w:tcPr>
          <w:p w14:paraId="159B0FED" w14:textId="77777777" w:rsidR="000829C4" w:rsidRDefault="00000000">
            <w:pPr>
              <w:jc w:val="center"/>
              <w:rPr>
                <w:b/>
                <w:bCs/>
              </w:rPr>
            </w:pPr>
            <w:r>
              <w:rPr>
                <w:rFonts w:hint="eastAsia"/>
                <w:b/>
                <w:bCs/>
              </w:rPr>
              <w:t>备注</w:t>
            </w:r>
          </w:p>
        </w:tc>
      </w:tr>
      <w:tr w:rsidR="000829C4" w14:paraId="64AE20D5" w14:textId="77777777">
        <w:tc>
          <w:tcPr>
            <w:tcW w:w="2095" w:type="dxa"/>
          </w:tcPr>
          <w:p w14:paraId="492C1256" w14:textId="77777777" w:rsidR="000829C4" w:rsidRDefault="00000000">
            <w:r>
              <w:rPr>
                <w:rFonts w:hint="eastAsia"/>
              </w:rPr>
              <w:t>起始日期</w:t>
            </w:r>
          </w:p>
        </w:tc>
        <w:tc>
          <w:tcPr>
            <w:tcW w:w="2233" w:type="dxa"/>
          </w:tcPr>
          <w:p w14:paraId="3AC84CED" w14:textId="77777777" w:rsidR="000829C4" w:rsidRDefault="00000000">
            <w:r>
              <w:rPr>
                <w:rFonts w:hint="eastAsia"/>
              </w:rPr>
              <w:t>字符</w:t>
            </w:r>
          </w:p>
        </w:tc>
        <w:tc>
          <w:tcPr>
            <w:tcW w:w="4194" w:type="dxa"/>
            <w:vMerge w:val="restart"/>
          </w:tcPr>
          <w:p w14:paraId="313BF837" w14:textId="77777777" w:rsidR="000829C4" w:rsidRDefault="00000000">
            <w:r>
              <w:rPr>
                <w:rFonts w:hint="eastAsia"/>
              </w:rPr>
              <w:t>变更信息</w:t>
            </w:r>
            <w:r>
              <w:t>按照起始日期、截止日期显示</w:t>
            </w:r>
            <w:r>
              <w:rPr>
                <w:rFonts w:hint="eastAsia"/>
              </w:rPr>
              <w:t>。如果变更类型不含起始日期，就按照变更前的起始日期显示（选择变更的那条数据）；</w:t>
            </w:r>
            <w:r>
              <w:t>如果</w:t>
            </w:r>
            <w:r>
              <w:rPr>
                <w:rFonts w:hint="eastAsia"/>
              </w:rPr>
              <w:t>变更类型含</w:t>
            </w:r>
            <w:r>
              <w:t>起止日期，</w:t>
            </w:r>
            <w:r>
              <w:rPr>
                <w:rFonts w:hint="eastAsia"/>
              </w:rPr>
              <w:t>按照变更后卡片的起止日期显示（可能为多条数据）</w:t>
            </w:r>
          </w:p>
        </w:tc>
      </w:tr>
      <w:tr w:rsidR="000829C4" w14:paraId="4D5E9558" w14:textId="77777777">
        <w:tc>
          <w:tcPr>
            <w:tcW w:w="2095" w:type="dxa"/>
          </w:tcPr>
          <w:p w14:paraId="072E76D4" w14:textId="77777777" w:rsidR="000829C4" w:rsidRDefault="00000000">
            <w:r>
              <w:rPr>
                <w:rFonts w:hint="eastAsia"/>
              </w:rPr>
              <w:t>截止日期</w:t>
            </w:r>
          </w:p>
        </w:tc>
        <w:tc>
          <w:tcPr>
            <w:tcW w:w="2233" w:type="dxa"/>
          </w:tcPr>
          <w:p w14:paraId="1C9168A0" w14:textId="77777777" w:rsidR="000829C4" w:rsidRDefault="00000000">
            <w:r>
              <w:rPr>
                <w:rFonts w:hint="eastAsia"/>
              </w:rPr>
              <w:t>字符</w:t>
            </w:r>
          </w:p>
        </w:tc>
        <w:tc>
          <w:tcPr>
            <w:tcW w:w="4194" w:type="dxa"/>
            <w:vMerge/>
          </w:tcPr>
          <w:p w14:paraId="11679227" w14:textId="77777777" w:rsidR="000829C4" w:rsidRDefault="000829C4"/>
        </w:tc>
      </w:tr>
      <w:tr w:rsidR="000829C4" w14:paraId="3D5E7FEE" w14:textId="77777777">
        <w:tc>
          <w:tcPr>
            <w:tcW w:w="2095" w:type="dxa"/>
          </w:tcPr>
          <w:p w14:paraId="40942D21" w14:textId="77777777" w:rsidR="000829C4" w:rsidRDefault="00000000">
            <w:r>
              <w:rPr>
                <w:rFonts w:hint="eastAsia"/>
              </w:rPr>
              <w:t>出租面积（变更前）</w:t>
            </w:r>
          </w:p>
        </w:tc>
        <w:tc>
          <w:tcPr>
            <w:tcW w:w="2233" w:type="dxa"/>
          </w:tcPr>
          <w:p w14:paraId="0F9434DE" w14:textId="77777777" w:rsidR="000829C4" w:rsidRDefault="00000000">
            <w:r>
              <w:rPr>
                <w:rFonts w:hint="eastAsia"/>
              </w:rPr>
              <w:t>数值</w:t>
            </w:r>
          </w:p>
        </w:tc>
        <w:tc>
          <w:tcPr>
            <w:tcW w:w="4194" w:type="dxa"/>
          </w:tcPr>
          <w:p w14:paraId="43BCCF03" w14:textId="77777777" w:rsidR="000829C4" w:rsidRDefault="00000000">
            <w:r>
              <w:rPr>
                <w:rFonts w:hint="eastAsia"/>
              </w:rPr>
              <w:t>如该变更单中变更项的变更项包含“出租面积”，显示该起止期间变更前的出租面积，如果不包含“出租面积”，则为空</w:t>
            </w:r>
          </w:p>
        </w:tc>
      </w:tr>
      <w:tr w:rsidR="000829C4" w14:paraId="04B661E1" w14:textId="77777777">
        <w:tc>
          <w:tcPr>
            <w:tcW w:w="2095" w:type="dxa"/>
          </w:tcPr>
          <w:p w14:paraId="6D5E9F21" w14:textId="77777777" w:rsidR="000829C4" w:rsidRDefault="00000000">
            <w:r>
              <w:rPr>
                <w:rFonts w:hint="eastAsia"/>
              </w:rPr>
              <w:t>出租面积（变更后）</w:t>
            </w:r>
          </w:p>
        </w:tc>
        <w:tc>
          <w:tcPr>
            <w:tcW w:w="2233" w:type="dxa"/>
          </w:tcPr>
          <w:p w14:paraId="620BB4BD" w14:textId="77777777" w:rsidR="000829C4" w:rsidRDefault="00000000">
            <w:r>
              <w:rPr>
                <w:rFonts w:hint="eastAsia"/>
              </w:rPr>
              <w:t>数值</w:t>
            </w:r>
          </w:p>
        </w:tc>
        <w:tc>
          <w:tcPr>
            <w:tcW w:w="4194" w:type="dxa"/>
          </w:tcPr>
          <w:p w14:paraId="7621AB52" w14:textId="77777777" w:rsidR="000829C4" w:rsidRDefault="00000000">
            <w:r>
              <w:rPr>
                <w:rFonts w:hint="eastAsia"/>
              </w:rPr>
              <w:t>如该变更单中变更项的变更项包含“出租面积”，显示该起止期间变更后的出租面积，如果不包含“出租面积”，为空</w:t>
            </w:r>
          </w:p>
        </w:tc>
      </w:tr>
      <w:tr w:rsidR="000829C4" w14:paraId="568E4C02" w14:textId="77777777">
        <w:tc>
          <w:tcPr>
            <w:tcW w:w="2095" w:type="dxa"/>
          </w:tcPr>
          <w:p w14:paraId="63D5963B" w14:textId="77777777" w:rsidR="000829C4" w:rsidRDefault="00000000">
            <w:r>
              <w:rPr>
                <w:rFonts w:hint="eastAsia"/>
              </w:rPr>
              <w:t>出租原值（变更前）</w:t>
            </w:r>
          </w:p>
        </w:tc>
        <w:tc>
          <w:tcPr>
            <w:tcW w:w="2233" w:type="dxa"/>
          </w:tcPr>
          <w:p w14:paraId="13F136B2" w14:textId="77777777" w:rsidR="000829C4" w:rsidRDefault="00000000">
            <w:r>
              <w:rPr>
                <w:rFonts w:hint="eastAsia"/>
              </w:rPr>
              <w:t>数值</w:t>
            </w:r>
          </w:p>
        </w:tc>
        <w:tc>
          <w:tcPr>
            <w:tcW w:w="4194" w:type="dxa"/>
          </w:tcPr>
          <w:p w14:paraId="27CBF54D" w14:textId="77777777" w:rsidR="000829C4" w:rsidRDefault="00000000">
            <w:r>
              <w:rPr>
                <w:rFonts w:hint="eastAsia"/>
              </w:rPr>
              <w:t>如该变更单中变更项的变更项包含“出租原值”，显示该起止期间变更前的出租原值，如果不包含“出租原值”，则为空</w:t>
            </w:r>
          </w:p>
        </w:tc>
      </w:tr>
      <w:tr w:rsidR="000829C4" w14:paraId="052DD560" w14:textId="77777777">
        <w:tc>
          <w:tcPr>
            <w:tcW w:w="2095" w:type="dxa"/>
          </w:tcPr>
          <w:p w14:paraId="2C06DC0B" w14:textId="77777777" w:rsidR="000829C4" w:rsidRDefault="00000000">
            <w:r>
              <w:rPr>
                <w:rFonts w:hint="eastAsia"/>
              </w:rPr>
              <w:t>出租原值（变更后）</w:t>
            </w:r>
          </w:p>
        </w:tc>
        <w:tc>
          <w:tcPr>
            <w:tcW w:w="2233" w:type="dxa"/>
          </w:tcPr>
          <w:p w14:paraId="1E345A61" w14:textId="77777777" w:rsidR="000829C4" w:rsidRDefault="00000000">
            <w:r>
              <w:rPr>
                <w:rFonts w:hint="eastAsia"/>
              </w:rPr>
              <w:t>数值</w:t>
            </w:r>
          </w:p>
        </w:tc>
        <w:tc>
          <w:tcPr>
            <w:tcW w:w="4194" w:type="dxa"/>
          </w:tcPr>
          <w:p w14:paraId="597C008C" w14:textId="77777777" w:rsidR="000829C4" w:rsidRDefault="00000000">
            <w:r>
              <w:rPr>
                <w:rFonts w:hint="eastAsia"/>
              </w:rPr>
              <w:t>如该变更单中变更项的变更项包含“出租原值”，显示该起止期间变更后的出租原值，如果不包含“出租原值”，为空</w:t>
            </w:r>
          </w:p>
        </w:tc>
      </w:tr>
      <w:tr w:rsidR="000829C4" w14:paraId="3EDA8C28" w14:textId="77777777">
        <w:tc>
          <w:tcPr>
            <w:tcW w:w="2095" w:type="dxa"/>
          </w:tcPr>
          <w:p w14:paraId="4A5F8789" w14:textId="77777777" w:rsidR="000829C4" w:rsidRDefault="00000000">
            <w:r>
              <w:rPr>
                <w:rFonts w:hint="eastAsia"/>
              </w:rPr>
              <w:lastRenderedPageBreak/>
              <w:t>月租金（变更前）</w:t>
            </w:r>
          </w:p>
        </w:tc>
        <w:tc>
          <w:tcPr>
            <w:tcW w:w="2233" w:type="dxa"/>
          </w:tcPr>
          <w:p w14:paraId="4DDF6D6F" w14:textId="77777777" w:rsidR="000829C4" w:rsidRDefault="00000000">
            <w:r>
              <w:rPr>
                <w:rFonts w:hint="eastAsia"/>
              </w:rPr>
              <w:t>数值</w:t>
            </w:r>
          </w:p>
        </w:tc>
        <w:tc>
          <w:tcPr>
            <w:tcW w:w="4194" w:type="dxa"/>
          </w:tcPr>
          <w:p w14:paraId="0F760CED" w14:textId="77777777" w:rsidR="000829C4" w:rsidRDefault="00000000">
            <w:r>
              <w:rPr>
                <w:rFonts w:hint="eastAsia"/>
              </w:rPr>
              <w:t>如该变更单中变更项的变更项包含“月租金”，显示该起止期间变更前的月租金，如果不包含“月租金”，则为空</w:t>
            </w:r>
          </w:p>
        </w:tc>
      </w:tr>
      <w:tr w:rsidR="000829C4" w14:paraId="55D3A52E" w14:textId="77777777">
        <w:tc>
          <w:tcPr>
            <w:tcW w:w="2095" w:type="dxa"/>
          </w:tcPr>
          <w:p w14:paraId="613FACE0" w14:textId="77777777" w:rsidR="000829C4" w:rsidRDefault="00000000">
            <w:r>
              <w:rPr>
                <w:rFonts w:hint="eastAsia"/>
              </w:rPr>
              <w:t>月租金（变更后）</w:t>
            </w:r>
          </w:p>
        </w:tc>
        <w:tc>
          <w:tcPr>
            <w:tcW w:w="2233" w:type="dxa"/>
          </w:tcPr>
          <w:p w14:paraId="62D7FF1D" w14:textId="77777777" w:rsidR="000829C4" w:rsidRDefault="00000000">
            <w:r>
              <w:rPr>
                <w:rFonts w:hint="eastAsia"/>
              </w:rPr>
              <w:t>数值</w:t>
            </w:r>
          </w:p>
        </w:tc>
        <w:tc>
          <w:tcPr>
            <w:tcW w:w="4194" w:type="dxa"/>
          </w:tcPr>
          <w:p w14:paraId="1362F167" w14:textId="77777777" w:rsidR="000829C4" w:rsidRDefault="00000000">
            <w:r>
              <w:rPr>
                <w:rFonts w:hint="eastAsia"/>
              </w:rPr>
              <w:t>如该变更单中变更项的变更项包含“月租金”，显示该起止期间变更后的月租金，如果不包含“月租金”，为空</w:t>
            </w:r>
          </w:p>
        </w:tc>
      </w:tr>
    </w:tbl>
    <w:p w14:paraId="3374A85C" w14:textId="77777777" w:rsidR="000829C4" w:rsidRDefault="00000000">
      <w:pPr>
        <w:numPr>
          <w:ilvl w:val="0"/>
          <w:numId w:val="68"/>
        </w:numPr>
      </w:pPr>
      <w:r>
        <w:rPr>
          <w:rFonts w:hint="eastAsia"/>
        </w:rPr>
        <w:t>不含起止期间变更：起始日期、截止日期为当前所选变更规则的起止日期；变更项需要显示变更前和变更后的数据；</w:t>
      </w:r>
    </w:p>
    <w:p w14:paraId="1D6B9250" w14:textId="77777777" w:rsidR="000829C4" w:rsidRDefault="00000000">
      <w:pPr>
        <w:numPr>
          <w:ilvl w:val="0"/>
          <w:numId w:val="68"/>
        </w:numPr>
      </w:pPr>
      <w:r>
        <w:rPr>
          <w:rFonts w:hint="eastAsia"/>
        </w:rPr>
        <w:t>起止期间变更：</w:t>
      </w:r>
    </w:p>
    <w:p w14:paraId="42D8C614" w14:textId="77777777" w:rsidR="000829C4" w:rsidRDefault="00000000">
      <w:pPr>
        <w:numPr>
          <w:ilvl w:val="0"/>
          <w:numId w:val="69"/>
        </w:numPr>
        <w:ind w:firstLineChars="200" w:firstLine="420"/>
      </w:pPr>
      <w:r>
        <w:rPr>
          <w:rFonts w:hint="eastAsia"/>
        </w:rPr>
        <w:t>所选变更期间：起始日期、截止日期为当前所选变更规则</w:t>
      </w:r>
      <w:r>
        <w:rPr>
          <w:rFonts w:hint="eastAsia"/>
          <w:color w:val="FF0000"/>
        </w:rPr>
        <w:t>变更后</w:t>
      </w:r>
      <w:r>
        <w:rPr>
          <w:rFonts w:hint="eastAsia"/>
        </w:rPr>
        <w:t>的起止日期；变更项需要显示变更前和变更后的数据；</w:t>
      </w:r>
    </w:p>
    <w:p w14:paraId="1133BDE4" w14:textId="77777777" w:rsidR="000829C4" w:rsidRDefault="00000000">
      <w:pPr>
        <w:numPr>
          <w:ilvl w:val="0"/>
          <w:numId w:val="68"/>
        </w:numPr>
      </w:pPr>
      <w:r>
        <w:rPr>
          <w:rFonts w:hint="eastAsia"/>
        </w:rPr>
        <w:t>新增变更期间：如所选变更期间后还有租期规则，变更子表中显示多条数据，起始日期、截止日期为</w:t>
      </w:r>
      <w:r>
        <w:rPr>
          <w:rFonts w:hint="eastAsia"/>
          <w:color w:val="FF0000"/>
        </w:rPr>
        <w:t>变更后</w:t>
      </w:r>
      <w:r>
        <w:rPr>
          <w:rFonts w:hint="eastAsia"/>
        </w:rPr>
        <w:t>的起止日期；变更项需要显示新租期规则的数据（出租面积、月租金一定有值，如果本次变更还包含其他变更项，也需要显示），显示在</w:t>
      </w:r>
      <w:r>
        <w:rPr>
          <w:rFonts w:hint="eastAsia"/>
          <w:color w:val="FF0000"/>
        </w:rPr>
        <w:t>变更前</w:t>
      </w:r>
      <w:r>
        <w:rPr>
          <w:rFonts w:hint="eastAsia"/>
        </w:rPr>
        <w:t>的字段中，变更后值为空。</w:t>
      </w:r>
    </w:p>
    <w:p w14:paraId="09089864" w14:textId="77777777" w:rsidR="000829C4" w:rsidRDefault="00000000">
      <w:pPr>
        <w:pStyle w:val="4"/>
      </w:pPr>
      <w:r>
        <w:rPr>
          <w:rFonts w:hint="eastAsia"/>
        </w:rPr>
        <w:t>非功能性需求</w:t>
      </w:r>
    </w:p>
    <w:p w14:paraId="29CAEF86" w14:textId="77777777" w:rsidR="000829C4" w:rsidRDefault="00000000">
      <w:r>
        <w:rPr>
          <w:rFonts w:hint="eastAsia"/>
        </w:rPr>
        <w:t>无。</w:t>
      </w:r>
    </w:p>
    <w:p w14:paraId="6953AE2F" w14:textId="77777777" w:rsidR="000829C4" w:rsidRDefault="00000000">
      <w:pPr>
        <w:pStyle w:val="3"/>
      </w:pPr>
      <w:bookmarkStart w:id="109" w:name="_Toc1884183007"/>
      <w:bookmarkEnd w:id="102"/>
      <w:bookmarkEnd w:id="103"/>
      <w:r>
        <w:rPr>
          <w:rFonts w:hint="eastAsia"/>
        </w:rPr>
        <w:t>房产出租补录</w:t>
      </w:r>
      <w:bookmarkEnd w:id="109"/>
    </w:p>
    <w:p w14:paraId="4A4E3E5B" w14:textId="77777777" w:rsidR="000829C4" w:rsidRDefault="00000000">
      <w:pPr>
        <w:pStyle w:val="4"/>
      </w:pPr>
      <w:r>
        <w:rPr>
          <w:rFonts w:hint="eastAsia"/>
        </w:rPr>
        <w:t>功能描述</w:t>
      </w:r>
    </w:p>
    <w:p w14:paraId="36BAF782" w14:textId="77777777" w:rsidR="000829C4" w:rsidRDefault="00000000">
      <w:r>
        <w:rPr>
          <w:rFonts w:hint="eastAsia"/>
        </w:rPr>
        <w:t>当房屋出租开始日期已跨月时，通过本功能录入补录信息。</w:t>
      </w:r>
    </w:p>
    <w:p w14:paraId="3DB616E2" w14:textId="77777777" w:rsidR="000829C4" w:rsidRDefault="00000000">
      <w:pPr>
        <w:pStyle w:val="4"/>
      </w:pPr>
      <w:r>
        <w:rPr>
          <w:rFonts w:hint="eastAsia"/>
        </w:rPr>
        <w:t>原型界面</w:t>
      </w:r>
    </w:p>
    <w:p w14:paraId="0D98C215" w14:textId="77777777" w:rsidR="000829C4" w:rsidRDefault="00000000">
      <w:r>
        <w:rPr>
          <w:rFonts w:hint="eastAsia"/>
        </w:rPr>
        <w:t>列表：</w:t>
      </w:r>
    </w:p>
    <w:p w14:paraId="385A5B46" w14:textId="77777777" w:rsidR="000829C4" w:rsidRDefault="00000000">
      <w:r>
        <w:rPr>
          <w:noProof/>
        </w:rPr>
        <w:lastRenderedPageBreak/>
        <w:drawing>
          <wp:inline distT="0" distB="0" distL="114300" distR="114300" wp14:anchorId="6658BF99" wp14:editId="75BB4C23">
            <wp:extent cx="5269865" cy="2317750"/>
            <wp:effectExtent l="0" t="0" r="13335" b="19050"/>
            <wp:docPr id="18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26"/>
                    <pic:cNvPicPr>
                      <a:picLocks noChangeAspect="1"/>
                    </pic:cNvPicPr>
                  </pic:nvPicPr>
                  <pic:blipFill>
                    <a:blip r:embed="rId59"/>
                    <a:stretch>
                      <a:fillRect/>
                    </a:stretch>
                  </pic:blipFill>
                  <pic:spPr>
                    <a:xfrm>
                      <a:off x="0" y="0"/>
                      <a:ext cx="5269865" cy="2317750"/>
                    </a:xfrm>
                    <a:prstGeom prst="rect">
                      <a:avLst/>
                    </a:prstGeom>
                    <a:noFill/>
                    <a:ln>
                      <a:noFill/>
                    </a:ln>
                  </pic:spPr>
                </pic:pic>
              </a:graphicData>
            </a:graphic>
          </wp:inline>
        </w:drawing>
      </w:r>
    </w:p>
    <w:p w14:paraId="7D6C5661" w14:textId="77777777" w:rsidR="000829C4" w:rsidRDefault="00000000">
      <w:r>
        <w:rPr>
          <w:rFonts w:hint="eastAsia"/>
        </w:rPr>
        <w:t>卡片：</w:t>
      </w:r>
    </w:p>
    <w:p w14:paraId="403AD228" w14:textId="77777777" w:rsidR="000829C4" w:rsidRDefault="00000000">
      <w:r>
        <w:rPr>
          <w:noProof/>
        </w:rPr>
        <w:drawing>
          <wp:inline distT="0" distB="0" distL="114300" distR="114300" wp14:anchorId="2D64C8B6" wp14:editId="0E74BA79">
            <wp:extent cx="5225415" cy="2117090"/>
            <wp:effectExtent l="12700" t="12700" r="19685" b="2921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60"/>
                    <a:srcRect l="470" t="2299" r="434" b="1897"/>
                    <a:stretch>
                      <a:fillRect/>
                    </a:stretch>
                  </pic:blipFill>
                  <pic:spPr>
                    <a:xfrm>
                      <a:off x="0" y="0"/>
                      <a:ext cx="5225415" cy="2117090"/>
                    </a:xfrm>
                    <a:prstGeom prst="rect">
                      <a:avLst/>
                    </a:prstGeom>
                    <a:noFill/>
                    <a:ln>
                      <a:solidFill>
                        <a:schemeClr val="tx1"/>
                      </a:solidFill>
                    </a:ln>
                  </pic:spPr>
                </pic:pic>
              </a:graphicData>
            </a:graphic>
          </wp:inline>
        </w:drawing>
      </w:r>
    </w:p>
    <w:p w14:paraId="2B9D1961" w14:textId="77777777" w:rsidR="000829C4" w:rsidRDefault="000829C4"/>
    <w:p w14:paraId="44E377B4" w14:textId="77777777" w:rsidR="000829C4" w:rsidRDefault="00000000">
      <w:pPr>
        <w:pStyle w:val="4"/>
      </w:pPr>
      <w:r>
        <w:rPr>
          <w:rFonts w:hint="eastAsia"/>
        </w:rPr>
        <w:t>输入列表</w:t>
      </w:r>
    </w:p>
    <w:p w14:paraId="65740995"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7958D26E" w14:textId="77777777">
        <w:tc>
          <w:tcPr>
            <w:tcW w:w="1561" w:type="dxa"/>
            <w:shd w:val="clear" w:color="auto" w:fill="DEEBF6" w:themeFill="accent1" w:themeFillTint="32"/>
          </w:tcPr>
          <w:p w14:paraId="2FA08720"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3C6CA2FA"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2EB52E2F"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77B980FC"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2296416E" w14:textId="77777777" w:rsidR="000829C4" w:rsidRDefault="00000000">
            <w:pPr>
              <w:jc w:val="center"/>
              <w:rPr>
                <w:b/>
                <w:bCs/>
              </w:rPr>
            </w:pPr>
            <w:r>
              <w:rPr>
                <w:rFonts w:hint="eastAsia"/>
                <w:b/>
                <w:bCs/>
              </w:rPr>
              <w:t>备注</w:t>
            </w:r>
          </w:p>
        </w:tc>
      </w:tr>
      <w:tr w:rsidR="000829C4" w14:paraId="2587BA48" w14:textId="77777777">
        <w:tc>
          <w:tcPr>
            <w:tcW w:w="1561" w:type="dxa"/>
          </w:tcPr>
          <w:p w14:paraId="5F8DAC03" w14:textId="77777777" w:rsidR="000829C4" w:rsidRDefault="00000000">
            <w:r>
              <w:rPr>
                <w:rFonts w:hint="eastAsia"/>
              </w:rPr>
              <w:t>机构</w:t>
            </w:r>
          </w:p>
        </w:tc>
        <w:tc>
          <w:tcPr>
            <w:tcW w:w="1110" w:type="dxa"/>
          </w:tcPr>
          <w:p w14:paraId="590CD837" w14:textId="77777777" w:rsidR="000829C4" w:rsidRDefault="00000000">
            <w:pPr>
              <w:jc w:val="center"/>
            </w:pPr>
            <w:r>
              <w:rPr>
                <w:rFonts w:hint="eastAsia"/>
              </w:rPr>
              <w:t>参照</w:t>
            </w:r>
          </w:p>
        </w:tc>
        <w:tc>
          <w:tcPr>
            <w:tcW w:w="1089" w:type="dxa"/>
          </w:tcPr>
          <w:p w14:paraId="5CCF89C0" w14:textId="77777777" w:rsidR="000829C4" w:rsidRDefault="00000000">
            <w:pPr>
              <w:jc w:val="center"/>
            </w:pPr>
            <w:r>
              <w:rPr>
                <w:rFonts w:hint="eastAsia"/>
              </w:rPr>
              <w:t>手动选择</w:t>
            </w:r>
          </w:p>
        </w:tc>
        <w:tc>
          <w:tcPr>
            <w:tcW w:w="1429" w:type="dxa"/>
          </w:tcPr>
          <w:p w14:paraId="20E46770" w14:textId="77777777" w:rsidR="000829C4" w:rsidRDefault="00000000">
            <w:pPr>
              <w:jc w:val="center"/>
            </w:pPr>
            <w:r>
              <w:rPr>
                <w:rFonts w:hint="eastAsia"/>
              </w:rPr>
              <w:t>否</w:t>
            </w:r>
          </w:p>
        </w:tc>
        <w:tc>
          <w:tcPr>
            <w:tcW w:w="3330" w:type="dxa"/>
          </w:tcPr>
          <w:p w14:paraId="7561019C" w14:textId="77777777" w:rsidR="000829C4" w:rsidRDefault="00000000">
            <w:r>
              <w:rPr>
                <w:rFonts w:hint="eastAsia"/>
              </w:rPr>
              <w:t>参照机构档案，增加用户权限。</w:t>
            </w:r>
          </w:p>
        </w:tc>
      </w:tr>
      <w:tr w:rsidR="000829C4" w14:paraId="7A3CCE9C" w14:textId="77777777">
        <w:tc>
          <w:tcPr>
            <w:tcW w:w="1561" w:type="dxa"/>
          </w:tcPr>
          <w:p w14:paraId="63021254" w14:textId="77777777" w:rsidR="000829C4" w:rsidRDefault="00000000">
            <w:r>
              <w:rPr>
                <w:rFonts w:hint="eastAsia"/>
              </w:rPr>
              <w:t>房产编码</w:t>
            </w:r>
          </w:p>
        </w:tc>
        <w:tc>
          <w:tcPr>
            <w:tcW w:w="1110" w:type="dxa"/>
          </w:tcPr>
          <w:p w14:paraId="618606DE" w14:textId="77777777" w:rsidR="000829C4" w:rsidRDefault="00000000">
            <w:pPr>
              <w:jc w:val="center"/>
            </w:pPr>
            <w:r>
              <w:rPr>
                <w:rFonts w:hint="eastAsia"/>
              </w:rPr>
              <w:t>参照</w:t>
            </w:r>
          </w:p>
        </w:tc>
        <w:tc>
          <w:tcPr>
            <w:tcW w:w="1089" w:type="dxa"/>
          </w:tcPr>
          <w:p w14:paraId="6DC25121" w14:textId="77777777" w:rsidR="000829C4" w:rsidRDefault="00000000">
            <w:pPr>
              <w:jc w:val="center"/>
            </w:pPr>
            <w:r>
              <w:rPr>
                <w:rFonts w:hint="eastAsia"/>
              </w:rPr>
              <w:t>手动选择</w:t>
            </w:r>
          </w:p>
        </w:tc>
        <w:tc>
          <w:tcPr>
            <w:tcW w:w="1429" w:type="dxa"/>
          </w:tcPr>
          <w:p w14:paraId="52AF6110" w14:textId="77777777" w:rsidR="000829C4" w:rsidRDefault="00000000">
            <w:pPr>
              <w:jc w:val="center"/>
            </w:pPr>
            <w:r>
              <w:rPr>
                <w:rFonts w:hint="eastAsia"/>
              </w:rPr>
              <w:t>否</w:t>
            </w:r>
          </w:p>
        </w:tc>
        <w:tc>
          <w:tcPr>
            <w:tcW w:w="3330" w:type="dxa"/>
          </w:tcPr>
          <w:p w14:paraId="2D2B893E" w14:textId="77777777" w:rsidR="000829C4" w:rsidRDefault="00000000">
            <w:r>
              <w:rPr>
                <w:rFonts w:hint="eastAsia"/>
              </w:rPr>
              <w:t>参照房产信息台账，用户权限下的机构对应的房产</w:t>
            </w:r>
          </w:p>
        </w:tc>
      </w:tr>
      <w:tr w:rsidR="000829C4" w14:paraId="5563428E" w14:textId="77777777">
        <w:tc>
          <w:tcPr>
            <w:tcW w:w="1561" w:type="dxa"/>
          </w:tcPr>
          <w:p w14:paraId="09CF34A1" w14:textId="77777777" w:rsidR="000829C4" w:rsidRDefault="00000000">
            <w:r>
              <w:rPr>
                <w:rFonts w:hint="eastAsia"/>
              </w:rPr>
              <w:t>补录日期起止</w:t>
            </w:r>
          </w:p>
        </w:tc>
        <w:tc>
          <w:tcPr>
            <w:tcW w:w="1110" w:type="dxa"/>
          </w:tcPr>
          <w:p w14:paraId="6D22C500" w14:textId="77777777" w:rsidR="000829C4" w:rsidRDefault="00000000">
            <w:pPr>
              <w:jc w:val="center"/>
            </w:pPr>
            <w:r>
              <w:rPr>
                <w:rFonts w:hint="eastAsia"/>
              </w:rPr>
              <w:t>日历控件</w:t>
            </w:r>
          </w:p>
        </w:tc>
        <w:tc>
          <w:tcPr>
            <w:tcW w:w="1089" w:type="dxa"/>
          </w:tcPr>
          <w:p w14:paraId="69EC79E6" w14:textId="77777777" w:rsidR="000829C4" w:rsidRDefault="00000000">
            <w:pPr>
              <w:jc w:val="center"/>
            </w:pPr>
            <w:r>
              <w:rPr>
                <w:rFonts w:hint="eastAsia"/>
              </w:rPr>
              <w:t>手动选择</w:t>
            </w:r>
          </w:p>
        </w:tc>
        <w:tc>
          <w:tcPr>
            <w:tcW w:w="1429" w:type="dxa"/>
          </w:tcPr>
          <w:p w14:paraId="300D51C9" w14:textId="77777777" w:rsidR="000829C4" w:rsidRDefault="00000000">
            <w:pPr>
              <w:jc w:val="center"/>
            </w:pPr>
            <w:r>
              <w:rPr>
                <w:rFonts w:hint="eastAsia"/>
              </w:rPr>
              <w:t>否</w:t>
            </w:r>
          </w:p>
        </w:tc>
        <w:tc>
          <w:tcPr>
            <w:tcW w:w="3330" w:type="dxa"/>
          </w:tcPr>
          <w:p w14:paraId="0A074EB6" w14:textId="77777777" w:rsidR="000829C4" w:rsidRDefault="000829C4"/>
        </w:tc>
      </w:tr>
      <w:tr w:rsidR="000829C4" w14:paraId="050EB338" w14:textId="77777777">
        <w:tc>
          <w:tcPr>
            <w:tcW w:w="1561" w:type="dxa"/>
          </w:tcPr>
          <w:p w14:paraId="5BFD2264" w14:textId="77777777" w:rsidR="000829C4" w:rsidRDefault="00000000">
            <w:r>
              <w:rPr>
                <w:rFonts w:hint="eastAsia"/>
              </w:rPr>
              <w:t>承租方名称</w:t>
            </w:r>
          </w:p>
        </w:tc>
        <w:tc>
          <w:tcPr>
            <w:tcW w:w="1110" w:type="dxa"/>
          </w:tcPr>
          <w:p w14:paraId="191D4A3F" w14:textId="77777777" w:rsidR="000829C4" w:rsidRDefault="00000000">
            <w:pPr>
              <w:jc w:val="center"/>
            </w:pPr>
            <w:r>
              <w:rPr>
                <w:rFonts w:hint="eastAsia"/>
              </w:rPr>
              <w:t>字符</w:t>
            </w:r>
          </w:p>
        </w:tc>
        <w:tc>
          <w:tcPr>
            <w:tcW w:w="1089" w:type="dxa"/>
          </w:tcPr>
          <w:p w14:paraId="13B6064A" w14:textId="77777777" w:rsidR="000829C4" w:rsidRDefault="00000000">
            <w:pPr>
              <w:jc w:val="center"/>
            </w:pPr>
            <w:r>
              <w:rPr>
                <w:rFonts w:hint="eastAsia"/>
              </w:rPr>
              <w:t>手工录入</w:t>
            </w:r>
          </w:p>
        </w:tc>
        <w:tc>
          <w:tcPr>
            <w:tcW w:w="1429" w:type="dxa"/>
          </w:tcPr>
          <w:p w14:paraId="491C0F96" w14:textId="77777777" w:rsidR="000829C4" w:rsidRDefault="00000000">
            <w:pPr>
              <w:jc w:val="center"/>
            </w:pPr>
            <w:r>
              <w:rPr>
                <w:rFonts w:hint="eastAsia"/>
              </w:rPr>
              <w:t>否</w:t>
            </w:r>
          </w:p>
        </w:tc>
        <w:tc>
          <w:tcPr>
            <w:tcW w:w="3330" w:type="dxa"/>
          </w:tcPr>
          <w:p w14:paraId="548ECB00" w14:textId="77777777" w:rsidR="000829C4" w:rsidRDefault="00000000">
            <w:r>
              <w:rPr>
                <w:rFonts w:hint="eastAsia"/>
              </w:rPr>
              <w:t>模糊匹配</w:t>
            </w:r>
          </w:p>
        </w:tc>
      </w:tr>
      <w:tr w:rsidR="000829C4" w14:paraId="7EACBB8D" w14:textId="77777777">
        <w:tc>
          <w:tcPr>
            <w:tcW w:w="1561" w:type="dxa"/>
          </w:tcPr>
          <w:p w14:paraId="1FFE1442" w14:textId="77777777" w:rsidR="000829C4" w:rsidRDefault="00000000">
            <w:r>
              <w:rPr>
                <w:rFonts w:hint="eastAsia"/>
              </w:rPr>
              <w:t>合同编号</w:t>
            </w:r>
          </w:p>
        </w:tc>
        <w:tc>
          <w:tcPr>
            <w:tcW w:w="1110" w:type="dxa"/>
          </w:tcPr>
          <w:p w14:paraId="715BE231" w14:textId="77777777" w:rsidR="000829C4" w:rsidRDefault="00000000">
            <w:pPr>
              <w:jc w:val="center"/>
            </w:pPr>
            <w:r>
              <w:rPr>
                <w:rFonts w:hint="eastAsia"/>
              </w:rPr>
              <w:t>字符</w:t>
            </w:r>
          </w:p>
        </w:tc>
        <w:tc>
          <w:tcPr>
            <w:tcW w:w="1089" w:type="dxa"/>
          </w:tcPr>
          <w:p w14:paraId="6D01772C" w14:textId="77777777" w:rsidR="000829C4" w:rsidRDefault="00000000">
            <w:pPr>
              <w:jc w:val="center"/>
            </w:pPr>
            <w:r>
              <w:rPr>
                <w:rFonts w:hint="eastAsia"/>
              </w:rPr>
              <w:t>手工录入</w:t>
            </w:r>
          </w:p>
        </w:tc>
        <w:tc>
          <w:tcPr>
            <w:tcW w:w="1429" w:type="dxa"/>
          </w:tcPr>
          <w:p w14:paraId="6C45B91C" w14:textId="77777777" w:rsidR="000829C4" w:rsidRDefault="00000000">
            <w:pPr>
              <w:jc w:val="center"/>
            </w:pPr>
            <w:r>
              <w:rPr>
                <w:rFonts w:hint="eastAsia"/>
              </w:rPr>
              <w:t>否</w:t>
            </w:r>
          </w:p>
        </w:tc>
        <w:tc>
          <w:tcPr>
            <w:tcW w:w="3330" w:type="dxa"/>
          </w:tcPr>
          <w:p w14:paraId="49DB5730" w14:textId="77777777" w:rsidR="000829C4" w:rsidRDefault="00000000">
            <w:r>
              <w:rPr>
                <w:rFonts w:hint="eastAsia"/>
              </w:rPr>
              <w:t>模糊匹配</w:t>
            </w:r>
          </w:p>
        </w:tc>
      </w:tr>
    </w:tbl>
    <w:p w14:paraId="43A41EBD" w14:textId="77777777" w:rsidR="000829C4" w:rsidRDefault="000829C4"/>
    <w:p w14:paraId="0A3BFEB9" w14:textId="77777777" w:rsidR="000829C4" w:rsidRDefault="00000000">
      <w:r>
        <w:rPr>
          <w:rFonts w:hint="eastAsia"/>
        </w:rPr>
        <w:lastRenderedPageBreak/>
        <w:t>主表：</w:t>
      </w:r>
    </w:p>
    <w:tbl>
      <w:tblPr>
        <w:tblStyle w:val="ab"/>
        <w:tblW w:w="0" w:type="auto"/>
        <w:tblLook w:val="04A0" w:firstRow="1" w:lastRow="0" w:firstColumn="1" w:lastColumn="0" w:noHBand="0" w:noVBand="1"/>
      </w:tblPr>
      <w:tblGrid>
        <w:gridCol w:w="1498"/>
        <w:gridCol w:w="1102"/>
        <w:gridCol w:w="1053"/>
        <w:gridCol w:w="1374"/>
        <w:gridCol w:w="3269"/>
      </w:tblGrid>
      <w:tr w:rsidR="000829C4" w14:paraId="29D2ADF8" w14:textId="77777777">
        <w:tc>
          <w:tcPr>
            <w:tcW w:w="1561" w:type="dxa"/>
            <w:shd w:val="clear" w:color="auto" w:fill="DEEBF6" w:themeFill="accent1" w:themeFillTint="32"/>
          </w:tcPr>
          <w:p w14:paraId="3AA7AC51"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4D8A603D"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509AE292"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0F2CFC8"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5E1A1634" w14:textId="77777777" w:rsidR="000829C4" w:rsidRDefault="00000000">
            <w:pPr>
              <w:jc w:val="center"/>
              <w:rPr>
                <w:b/>
                <w:bCs/>
              </w:rPr>
            </w:pPr>
            <w:r>
              <w:rPr>
                <w:rFonts w:hint="eastAsia"/>
                <w:b/>
                <w:bCs/>
              </w:rPr>
              <w:t>备注</w:t>
            </w:r>
          </w:p>
        </w:tc>
      </w:tr>
      <w:tr w:rsidR="000829C4" w14:paraId="734289B4" w14:textId="77777777">
        <w:tc>
          <w:tcPr>
            <w:tcW w:w="1561" w:type="dxa"/>
          </w:tcPr>
          <w:p w14:paraId="1268DE36" w14:textId="77777777" w:rsidR="000829C4" w:rsidRDefault="00000000">
            <w:r>
              <w:rPr>
                <w:rFonts w:hint="eastAsia"/>
              </w:rPr>
              <w:t>单据编号</w:t>
            </w:r>
          </w:p>
        </w:tc>
        <w:tc>
          <w:tcPr>
            <w:tcW w:w="1110" w:type="dxa"/>
          </w:tcPr>
          <w:p w14:paraId="5C216C4C" w14:textId="77777777" w:rsidR="000829C4" w:rsidRDefault="00000000">
            <w:pPr>
              <w:jc w:val="center"/>
            </w:pPr>
            <w:r>
              <w:rPr>
                <w:rFonts w:hint="eastAsia"/>
              </w:rPr>
              <w:t>字符</w:t>
            </w:r>
          </w:p>
        </w:tc>
        <w:tc>
          <w:tcPr>
            <w:tcW w:w="1089" w:type="dxa"/>
          </w:tcPr>
          <w:p w14:paraId="09447FAC" w14:textId="77777777" w:rsidR="000829C4" w:rsidRDefault="00000000">
            <w:pPr>
              <w:jc w:val="center"/>
            </w:pPr>
            <w:r>
              <w:rPr>
                <w:rFonts w:hint="eastAsia"/>
              </w:rPr>
              <w:t>自动生成</w:t>
            </w:r>
          </w:p>
        </w:tc>
        <w:tc>
          <w:tcPr>
            <w:tcW w:w="1429" w:type="dxa"/>
          </w:tcPr>
          <w:p w14:paraId="23E297B8" w14:textId="77777777" w:rsidR="000829C4" w:rsidRDefault="00000000">
            <w:pPr>
              <w:jc w:val="center"/>
            </w:pPr>
            <w:r>
              <w:rPr>
                <w:rFonts w:hint="eastAsia"/>
              </w:rPr>
              <w:t>是</w:t>
            </w:r>
          </w:p>
        </w:tc>
        <w:tc>
          <w:tcPr>
            <w:tcW w:w="3330" w:type="dxa"/>
          </w:tcPr>
          <w:p w14:paraId="46E32417" w14:textId="77777777" w:rsidR="000829C4" w:rsidRDefault="00000000">
            <w:pPr>
              <w:spacing w:before="120"/>
              <w:jc w:val="left"/>
            </w:pPr>
            <w:r>
              <w:rPr>
                <w:rFonts w:hint="eastAsia"/>
              </w:rPr>
              <w:t>自动生成，编码规则为</w:t>
            </w:r>
            <w:r>
              <w:rPr>
                <w:rFonts w:hint="eastAsia"/>
              </w:rPr>
              <w:t>FCCZBL</w:t>
            </w:r>
          </w:p>
          <w:p w14:paraId="12EC73AE" w14:textId="77777777" w:rsidR="000829C4" w:rsidRDefault="00000000">
            <w:pPr>
              <w:spacing w:before="120"/>
              <w:jc w:val="left"/>
            </w:pPr>
            <w:r>
              <w:rPr>
                <w:rFonts w:hint="eastAsia"/>
              </w:rPr>
              <w:t>+</w:t>
            </w:r>
            <w:r>
              <w:rPr>
                <w:rFonts w:hint="eastAsia"/>
              </w:rPr>
              <w:t>日期</w:t>
            </w:r>
            <w:r>
              <w:rPr>
                <w:rFonts w:hint="eastAsia"/>
              </w:rPr>
              <w:t>+</w:t>
            </w:r>
            <w:r>
              <w:rPr>
                <w:rFonts w:hint="eastAsia"/>
              </w:rPr>
              <w:t>序号，如</w:t>
            </w:r>
            <w:r>
              <w:rPr>
                <w:rFonts w:hint="eastAsia"/>
              </w:rPr>
              <w:t>FCCZBL2021011300001</w:t>
            </w:r>
          </w:p>
          <w:p w14:paraId="141E8E37"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0398D74F" w14:textId="77777777">
        <w:tc>
          <w:tcPr>
            <w:tcW w:w="1561" w:type="dxa"/>
          </w:tcPr>
          <w:p w14:paraId="5AA9A14B" w14:textId="77777777" w:rsidR="000829C4" w:rsidRDefault="00000000">
            <w:r>
              <w:rPr>
                <w:rFonts w:hint="eastAsia"/>
              </w:rPr>
              <w:t>机构</w:t>
            </w:r>
          </w:p>
        </w:tc>
        <w:tc>
          <w:tcPr>
            <w:tcW w:w="1110" w:type="dxa"/>
          </w:tcPr>
          <w:p w14:paraId="389DB175" w14:textId="77777777" w:rsidR="000829C4" w:rsidRDefault="00000000">
            <w:pPr>
              <w:jc w:val="center"/>
            </w:pPr>
            <w:r>
              <w:rPr>
                <w:rFonts w:hint="eastAsia"/>
              </w:rPr>
              <w:t>参照</w:t>
            </w:r>
          </w:p>
        </w:tc>
        <w:tc>
          <w:tcPr>
            <w:tcW w:w="1089" w:type="dxa"/>
          </w:tcPr>
          <w:p w14:paraId="14ADAEF9" w14:textId="77777777" w:rsidR="000829C4" w:rsidRDefault="00000000">
            <w:pPr>
              <w:jc w:val="center"/>
            </w:pPr>
            <w:r>
              <w:rPr>
                <w:rFonts w:hint="eastAsia"/>
              </w:rPr>
              <w:t>手动选择</w:t>
            </w:r>
          </w:p>
        </w:tc>
        <w:tc>
          <w:tcPr>
            <w:tcW w:w="1429" w:type="dxa"/>
          </w:tcPr>
          <w:p w14:paraId="661E3549" w14:textId="77777777" w:rsidR="000829C4" w:rsidRDefault="00000000">
            <w:pPr>
              <w:jc w:val="center"/>
            </w:pPr>
            <w:r>
              <w:rPr>
                <w:rFonts w:hint="eastAsia"/>
              </w:rPr>
              <w:t>是</w:t>
            </w:r>
          </w:p>
        </w:tc>
        <w:tc>
          <w:tcPr>
            <w:tcW w:w="3330" w:type="dxa"/>
          </w:tcPr>
          <w:p w14:paraId="2FEF1F84" w14:textId="77777777" w:rsidR="000829C4" w:rsidRDefault="00000000">
            <w:r>
              <w:rPr>
                <w:rFonts w:hint="eastAsia"/>
              </w:rPr>
              <w:t>参照机构档案，增加用户权限。</w:t>
            </w:r>
          </w:p>
        </w:tc>
      </w:tr>
      <w:tr w:rsidR="000829C4" w14:paraId="5686346B" w14:textId="77777777">
        <w:tc>
          <w:tcPr>
            <w:tcW w:w="1561" w:type="dxa"/>
          </w:tcPr>
          <w:p w14:paraId="1988A8B3" w14:textId="77777777" w:rsidR="000829C4" w:rsidRDefault="00000000">
            <w:r>
              <w:rPr>
                <w:rFonts w:hint="eastAsia"/>
              </w:rPr>
              <w:t>房产编码</w:t>
            </w:r>
          </w:p>
        </w:tc>
        <w:tc>
          <w:tcPr>
            <w:tcW w:w="1110" w:type="dxa"/>
          </w:tcPr>
          <w:p w14:paraId="2ABC9AF1" w14:textId="77777777" w:rsidR="000829C4" w:rsidRDefault="00000000">
            <w:pPr>
              <w:jc w:val="center"/>
            </w:pPr>
            <w:r>
              <w:rPr>
                <w:rFonts w:hint="eastAsia"/>
              </w:rPr>
              <w:t>参照</w:t>
            </w:r>
          </w:p>
        </w:tc>
        <w:tc>
          <w:tcPr>
            <w:tcW w:w="1089" w:type="dxa"/>
          </w:tcPr>
          <w:p w14:paraId="2090E712" w14:textId="77777777" w:rsidR="000829C4" w:rsidRDefault="00000000">
            <w:pPr>
              <w:jc w:val="center"/>
            </w:pPr>
            <w:r>
              <w:rPr>
                <w:rFonts w:hint="eastAsia"/>
              </w:rPr>
              <w:t>手动选择</w:t>
            </w:r>
          </w:p>
        </w:tc>
        <w:tc>
          <w:tcPr>
            <w:tcW w:w="1429" w:type="dxa"/>
          </w:tcPr>
          <w:p w14:paraId="71FD5702" w14:textId="77777777" w:rsidR="000829C4" w:rsidRDefault="00000000">
            <w:pPr>
              <w:jc w:val="center"/>
            </w:pPr>
            <w:r>
              <w:rPr>
                <w:rFonts w:hint="eastAsia"/>
              </w:rPr>
              <w:t>是</w:t>
            </w:r>
          </w:p>
        </w:tc>
        <w:tc>
          <w:tcPr>
            <w:tcW w:w="3330" w:type="dxa"/>
          </w:tcPr>
          <w:p w14:paraId="1EFFCDC8" w14:textId="77777777" w:rsidR="000829C4" w:rsidRDefault="00000000">
            <w:r>
              <w:rPr>
                <w:rFonts w:hint="eastAsia"/>
              </w:rPr>
              <w:t>参照房产信息台账，只参照所选</w:t>
            </w:r>
            <w:proofErr w:type="gramStart"/>
            <w:r>
              <w:rPr>
                <w:rFonts w:hint="eastAsia"/>
              </w:rPr>
              <w:t>机构下且房产</w:t>
            </w:r>
            <w:proofErr w:type="gramEnd"/>
            <w:r>
              <w:rPr>
                <w:rFonts w:hint="eastAsia"/>
              </w:rPr>
              <w:t>状态为在用已审批的</w:t>
            </w:r>
            <w:proofErr w:type="gramStart"/>
            <w:r>
              <w:rPr>
                <w:rFonts w:hint="eastAsia"/>
              </w:rPr>
              <w:t>的</w:t>
            </w:r>
            <w:proofErr w:type="gramEnd"/>
            <w:r>
              <w:rPr>
                <w:rFonts w:hint="eastAsia"/>
              </w:rPr>
              <w:t>数据。</w:t>
            </w:r>
          </w:p>
        </w:tc>
      </w:tr>
      <w:tr w:rsidR="000829C4" w14:paraId="1797B848" w14:textId="77777777">
        <w:tc>
          <w:tcPr>
            <w:tcW w:w="1561" w:type="dxa"/>
          </w:tcPr>
          <w:p w14:paraId="7595C0A3" w14:textId="77777777" w:rsidR="000829C4" w:rsidRDefault="00000000">
            <w:r>
              <w:rPr>
                <w:rFonts w:hint="eastAsia"/>
              </w:rPr>
              <w:t>房产名称</w:t>
            </w:r>
          </w:p>
        </w:tc>
        <w:tc>
          <w:tcPr>
            <w:tcW w:w="1110" w:type="dxa"/>
          </w:tcPr>
          <w:p w14:paraId="0D0C3045" w14:textId="77777777" w:rsidR="000829C4" w:rsidRDefault="00000000">
            <w:pPr>
              <w:jc w:val="center"/>
            </w:pPr>
            <w:r>
              <w:rPr>
                <w:rFonts w:hint="eastAsia"/>
              </w:rPr>
              <w:t>字符</w:t>
            </w:r>
          </w:p>
        </w:tc>
        <w:tc>
          <w:tcPr>
            <w:tcW w:w="1089" w:type="dxa"/>
          </w:tcPr>
          <w:p w14:paraId="27A46EB5" w14:textId="77777777" w:rsidR="000829C4" w:rsidRDefault="00000000">
            <w:pPr>
              <w:jc w:val="center"/>
            </w:pPr>
            <w:r>
              <w:rPr>
                <w:rFonts w:hint="eastAsia"/>
              </w:rPr>
              <w:t>自动带出</w:t>
            </w:r>
          </w:p>
        </w:tc>
        <w:tc>
          <w:tcPr>
            <w:tcW w:w="1429" w:type="dxa"/>
          </w:tcPr>
          <w:p w14:paraId="6A37CC99" w14:textId="77777777" w:rsidR="000829C4" w:rsidRDefault="00000000">
            <w:pPr>
              <w:jc w:val="center"/>
            </w:pPr>
            <w:r>
              <w:rPr>
                <w:rFonts w:hint="eastAsia"/>
              </w:rPr>
              <w:t>是</w:t>
            </w:r>
          </w:p>
        </w:tc>
        <w:tc>
          <w:tcPr>
            <w:tcW w:w="3330" w:type="dxa"/>
          </w:tcPr>
          <w:p w14:paraId="79B10848" w14:textId="77777777" w:rsidR="000829C4" w:rsidRDefault="00000000">
            <w:r>
              <w:rPr>
                <w:rFonts w:hint="eastAsia"/>
              </w:rPr>
              <w:t>不可编辑</w:t>
            </w:r>
          </w:p>
        </w:tc>
      </w:tr>
      <w:tr w:rsidR="000829C4" w14:paraId="408E1C40" w14:textId="77777777">
        <w:tc>
          <w:tcPr>
            <w:tcW w:w="1561" w:type="dxa"/>
          </w:tcPr>
          <w:p w14:paraId="32855B07" w14:textId="77777777" w:rsidR="000829C4" w:rsidRDefault="00000000">
            <w:r>
              <w:rPr>
                <w:rFonts w:hint="eastAsia"/>
              </w:rPr>
              <w:t>补录日期</w:t>
            </w:r>
          </w:p>
        </w:tc>
        <w:tc>
          <w:tcPr>
            <w:tcW w:w="1110" w:type="dxa"/>
          </w:tcPr>
          <w:p w14:paraId="4101F036" w14:textId="77777777" w:rsidR="000829C4" w:rsidRDefault="00000000">
            <w:pPr>
              <w:jc w:val="center"/>
            </w:pPr>
            <w:r>
              <w:rPr>
                <w:rFonts w:hint="eastAsia"/>
              </w:rPr>
              <w:t>日历控件</w:t>
            </w:r>
          </w:p>
        </w:tc>
        <w:tc>
          <w:tcPr>
            <w:tcW w:w="1089" w:type="dxa"/>
          </w:tcPr>
          <w:p w14:paraId="02692B33" w14:textId="77777777" w:rsidR="000829C4" w:rsidRDefault="00000000">
            <w:pPr>
              <w:jc w:val="center"/>
            </w:pPr>
            <w:r>
              <w:rPr>
                <w:rFonts w:hint="eastAsia"/>
              </w:rPr>
              <w:t>手动选择</w:t>
            </w:r>
          </w:p>
        </w:tc>
        <w:tc>
          <w:tcPr>
            <w:tcW w:w="1429" w:type="dxa"/>
          </w:tcPr>
          <w:p w14:paraId="17AB065E" w14:textId="77777777" w:rsidR="000829C4" w:rsidRDefault="00000000">
            <w:pPr>
              <w:jc w:val="center"/>
            </w:pPr>
            <w:r>
              <w:rPr>
                <w:rFonts w:hint="eastAsia"/>
              </w:rPr>
              <w:t>是</w:t>
            </w:r>
          </w:p>
        </w:tc>
        <w:tc>
          <w:tcPr>
            <w:tcW w:w="3330" w:type="dxa"/>
          </w:tcPr>
          <w:p w14:paraId="171FF887" w14:textId="77777777" w:rsidR="000829C4" w:rsidRDefault="000829C4"/>
        </w:tc>
      </w:tr>
      <w:tr w:rsidR="000829C4" w14:paraId="2B986807" w14:textId="77777777">
        <w:tc>
          <w:tcPr>
            <w:tcW w:w="1561" w:type="dxa"/>
          </w:tcPr>
          <w:p w14:paraId="26DE887C" w14:textId="77777777" w:rsidR="000829C4" w:rsidRDefault="00000000">
            <w:r>
              <w:rPr>
                <w:rFonts w:hint="eastAsia"/>
              </w:rPr>
              <w:t>备注</w:t>
            </w:r>
          </w:p>
        </w:tc>
        <w:tc>
          <w:tcPr>
            <w:tcW w:w="1110" w:type="dxa"/>
          </w:tcPr>
          <w:p w14:paraId="4226D098" w14:textId="77777777" w:rsidR="000829C4" w:rsidRDefault="00000000">
            <w:pPr>
              <w:jc w:val="center"/>
            </w:pPr>
            <w:r>
              <w:rPr>
                <w:rFonts w:hint="eastAsia"/>
              </w:rPr>
              <w:t>字符（</w:t>
            </w:r>
            <w:r>
              <w:rPr>
                <w:rFonts w:hint="eastAsia"/>
              </w:rPr>
              <w:t>500</w:t>
            </w:r>
            <w:r>
              <w:rPr>
                <w:rFonts w:hint="eastAsia"/>
              </w:rPr>
              <w:t>）</w:t>
            </w:r>
          </w:p>
        </w:tc>
        <w:tc>
          <w:tcPr>
            <w:tcW w:w="1089" w:type="dxa"/>
          </w:tcPr>
          <w:p w14:paraId="661D1F00" w14:textId="77777777" w:rsidR="000829C4" w:rsidRDefault="00000000">
            <w:pPr>
              <w:jc w:val="center"/>
            </w:pPr>
            <w:r>
              <w:rPr>
                <w:rFonts w:hint="eastAsia"/>
              </w:rPr>
              <w:t>手工录入</w:t>
            </w:r>
          </w:p>
        </w:tc>
        <w:tc>
          <w:tcPr>
            <w:tcW w:w="1429" w:type="dxa"/>
          </w:tcPr>
          <w:p w14:paraId="063B1D4B" w14:textId="77777777" w:rsidR="000829C4" w:rsidRDefault="00000000">
            <w:pPr>
              <w:jc w:val="center"/>
            </w:pPr>
            <w:r>
              <w:rPr>
                <w:rFonts w:hint="eastAsia"/>
              </w:rPr>
              <w:t>是</w:t>
            </w:r>
          </w:p>
        </w:tc>
        <w:tc>
          <w:tcPr>
            <w:tcW w:w="3330" w:type="dxa"/>
          </w:tcPr>
          <w:p w14:paraId="24DF7501" w14:textId="77777777" w:rsidR="000829C4" w:rsidRDefault="000829C4"/>
        </w:tc>
      </w:tr>
      <w:tr w:rsidR="000829C4" w14:paraId="5B7C924C" w14:textId="77777777">
        <w:tc>
          <w:tcPr>
            <w:tcW w:w="1561" w:type="dxa"/>
          </w:tcPr>
          <w:p w14:paraId="10DBA505" w14:textId="77777777" w:rsidR="000829C4" w:rsidRDefault="00000000">
            <w:r>
              <w:rPr>
                <w:rFonts w:hint="eastAsia"/>
              </w:rPr>
              <w:t>单据状态</w:t>
            </w:r>
          </w:p>
        </w:tc>
        <w:tc>
          <w:tcPr>
            <w:tcW w:w="1110" w:type="dxa"/>
          </w:tcPr>
          <w:p w14:paraId="55566770" w14:textId="77777777" w:rsidR="000829C4" w:rsidRDefault="00000000">
            <w:pPr>
              <w:jc w:val="center"/>
            </w:pPr>
            <w:r>
              <w:rPr>
                <w:rFonts w:hint="eastAsia"/>
              </w:rPr>
              <w:t>字符</w:t>
            </w:r>
          </w:p>
        </w:tc>
        <w:tc>
          <w:tcPr>
            <w:tcW w:w="1089" w:type="dxa"/>
          </w:tcPr>
          <w:p w14:paraId="6ECB1D7C" w14:textId="77777777" w:rsidR="000829C4" w:rsidRDefault="00000000">
            <w:pPr>
              <w:jc w:val="center"/>
            </w:pPr>
            <w:r>
              <w:rPr>
                <w:rFonts w:hint="eastAsia"/>
              </w:rPr>
              <w:t>自动带出</w:t>
            </w:r>
          </w:p>
        </w:tc>
        <w:tc>
          <w:tcPr>
            <w:tcW w:w="1429" w:type="dxa"/>
          </w:tcPr>
          <w:p w14:paraId="01370A2C" w14:textId="77777777" w:rsidR="000829C4" w:rsidRDefault="00000000">
            <w:pPr>
              <w:jc w:val="center"/>
            </w:pPr>
            <w:r>
              <w:rPr>
                <w:rFonts w:hint="eastAsia"/>
              </w:rPr>
              <w:t>是</w:t>
            </w:r>
          </w:p>
        </w:tc>
        <w:tc>
          <w:tcPr>
            <w:tcW w:w="3330" w:type="dxa"/>
          </w:tcPr>
          <w:p w14:paraId="378DF1A8" w14:textId="77777777" w:rsidR="000829C4" w:rsidRDefault="00000000">
            <w:r>
              <w:rPr>
                <w:rFonts w:hint="eastAsia"/>
              </w:rPr>
              <w:t>默认保存</w:t>
            </w:r>
          </w:p>
        </w:tc>
      </w:tr>
      <w:tr w:rsidR="000829C4" w14:paraId="0667E278" w14:textId="77777777">
        <w:tc>
          <w:tcPr>
            <w:tcW w:w="1561" w:type="dxa"/>
          </w:tcPr>
          <w:p w14:paraId="550551DD" w14:textId="77777777" w:rsidR="000829C4" w:rsidRDefault="00000000">
            <w:r>
              <w:rPr>
                <w:rFonts w:hint="eastAsia"/>
              </w:rPr>
              <w:t>制单日期</w:t>
            </w:r>
          </w:p>
        </w:tc>
        <w:tc>
          <w:tcPr>
            <w:tcW w:w="1110" w:type="dxa"/>
          </w:tcPr>
          <w:p w14:paraId="48226679" w14:textId="77777777" w:rsidR="000829C4" w:rsidRDefault="00000000">
            <w:pPr>
              <w:jc w:val="center"/>
            </w:pPr>
            <w:r>
              <w:rPr>
                <w:rFonts w:hint="eastAsia"/>
              </w:rPr>
              <w:t>字符</w:t>
            </w:r>
          </w:p>
        </w:tc>
        <w:tc>
          <w:tcPr>
            <w:tcW w:w="1089" w:type="dxa"/>
          </w:tcPr>
          <w:p w14:paraId="6AC20BF7" w14:textId="77777777" w:rsidR="000829C4" w:rsidRDefault="00000000">
            <w:pPr>
              <w:jc w:val="center"/>
            </w:pPr>
            <w:r>
              <w:rPr>
                <w:rFonts w:hint="eastAsia"/>
              </w:rPr>
              <w:t>自动带出</w:t>
            </w:r>
          </w:p>
        </w:tc>
        <w:tc>
          <w:tcPr>
            <w:tcW w:w="1429" w:type="dxa"/>
          </w:tcPr>
          <w:p w14:paraId="31520508" w14:textId="77777777" w:rsidR="000829C4" w:rsidRDefault="00000000">
            <w:pPr>
              <w:jc w:val="center"/>
            </w:pPr>
            <w:r>
              <w:rPr>
                <w:rFonts w:hint="eastAsia"/>
              </w:rPr>
              <w:t>是</w:t>
            </w:r>
          </w:p>
        </w:tc>
        <w:tc>
          <w:tcPr>
            <w:tcW w:w="3330" w:type="dxa"/>
          </w:tcPr>
          <w:p w14:paraId="3297D8E0" w14:textId="77777777" w:rsidR="000829C4" w:rsidRDefault="000829C4"/>
        </w:tc>
      </w:tr>
      <w:tr w:rsidR="000829C4" w14:paraId="45586712" w14:textId="77777777">
        <w:tc>
          <w:tcPr>
            <w:tcW w:w="1561" w:type="dxa"/>
          </w:tcPr>
          <w:p w14:paraId="5A67C7F2" w14:textId="77777777" w:rsidR="000829C4" w:rsidRDefault="00000000">
            <w:r>
              <w:rPr>
                <w:rFonts w:hint="eastAsia"/>
              </w:rPr>
              <w:t>制单人</w:t>
            </w:r>
          </w:p>
        </w:tc>
        <w:tc>
          <w:tcPr>
            <w:tcW w:w="1110" w:type="dxa"/>
          </w:tcPr>
          <w:p w14:paraId="5A6E6B26" w14:textId="77777777" w:rsidR="000829C4" w:rsidRDefault="00000000">
            <w:pPr>
              <w:jc w:val="center"/>
            </w:pPr>
            <w:r>
              <w:rPr>
                <w:rFonts w:hint="eastAsia"/>
              </w:rPr>
              <w:t>字符</w:t>
            </w:r>
          </w:p>
        </w:tc>
        <w:tc>
          <w:tcPr>
            <w:tcW w:w="1089" w:type="dxa"/>
          </w:tcPr>
          <w:p w14:paraId="591181A5" w14:textId="77777777" w:rsidR="000829C4" w:rsidRDefault="00000000">
            <w:pPr>
              <w:jc w:val="center"/>
            </w:pPr>
            <w:r>
              <w:rPr>
                <w:rFonts w:hint="eastAsia"/>
              </w:rPr>
              <w:t>自动带出</w:t>
            </w:r>
          </w:p>
        </w:tc>
        <w:tc>
          <w:tcPr>
            <w:tcW w:w="1429" w:type="dxa"/>
          </w:tcPr>
          <w:p w14:paraId="0FA785EA" w14:textId="77777777" w:rsidR="000829C4" w:rsidRDefault="00000000">
            <w:pPr>
              <w:jc w:val="center"/>
            </w:pPr>
            <w:r>
              <w:rPr>
                <w:rFonts w:hint="eastAsia"/>
              </w:rPr>
              <w:t>是</w:t>
            </w:r>
          </w:p>
        </w:tc>
        <w:tc>
          <w:tcPr>
            <w:tcW w:w="3330" w:type="dxa"/>
          </w:tcPr>
          <w:p w14:paraId="28C915DC" w14:textId="77777777" w:rsidR="000829C4" w:rsidRDefault="000829C4"/>
        </w:tc>
      </w:tr>
      <w:tr w:rsidR="000829C4" w14:paraId="54AAFC66" w14:textId="77777777">
        <w:tc>
          <w:tcPr>
            <w:tcW w:w="1561" w:type="dxa"/>
          </w:tcPr>
          <w:p w14:paraId="6B7708AF" w14:textId="77777777" w:rsidR="000829C4" w:rsidRDefault="00000000">
            <w:r>
              <w:rPr>
                <w:rFonts w:hint="eastAsia"/>
              </w:rPr>
              <w:t>最后编辑日期</w:t>
            </w:r>
          </w:p>
        </w:tc>
        <w:tc>
          <w:tcPr>
            <w:tcW w:w="1110" w:type="dxa"/>
          </w:tcPr>
          <w:p w14:paraId="50951809" w14:textId="77777777" w:rsidR="000829C4" w:rsidRDefault="00000000">
            <w:pPr>
              <w:jc w:val="center"/>
            </w:pPr>
            <w:r>
              <w:rPr>
                <w:rFonts w:hint="eastAsia"/>
              </w:rPr>
              <w:t>字符</w:t>
            </w:r>
          </w:p>
        </w:tc>
        <w:tc>
          <w:tcPr>
            <w:tcW w:w="1089" w:type="dxa"/>
          </w:tcPr>
          <w:p w14:paraId="02C7F1DB" w14:textId="77777777" w:rsidR="000829C4" w:rsidRDefault="00000000">
            <w:pPr>
              <w:jc w:val="center"/>
            </w:pPr>
            <w:r>
              <w:rPr>
                <w:rFonts w:hint="eastAsia"/>
              </w:rPr>
              <w:t>自动带出</w:t>
            </w:r>
          </w:p>
        </w:tc>
        <w:tc>
          <w:tcPr>
            <w:tcW w:w="1429" w:type="dxa"/>
          </w:tcPr>
          <w:p w14:paraId="4B961734" w14:textId="77777777" w:rsidR="000829C4" w:rsidRDefault="00000000">
            <w:pPr>
              <w:jc w:val="center"/>
            </w:pPr>
            <w:r>
              <w:rPr>
                <w:rFonts w:hint="eastAsia"/>
              </w:rPr>
              <w:t>否</w:t>
            </w:r>
          </w:p>
        </w:tc>
        <w:tc>
          <w:tcPr>
            <w:tcW w:w="3330" w:type="dxa"/>
          </w:tcPr>
          <w:p w14:paraId="58050C05" w14:textId="77777777" w:rsidR="000829C4" w:rsidRDefault="000829C4"/>
        </w:tc>
      </w:tr>
      <w:tr w:rsidR="000829C4" w14:paraId="1DB1138E" w14:textId="77777777">
        <w:tc>
          <w:tcPr>
            <w:tcW w:w="1561" w:type="dxa"/>
          </w:tcPr>
          <w:p w14:paraId="3EA1B410" w14:textId="77777777" w:rsidR="000829C4" w:rsidRDefault="00000000">
            <w:r>
              <w:rPr>
                <w:rFonts w:hint="eastAsia"/>
              </w:rPr>
              <w:t>最后编辑人</w:t>
            </w:r>
          </w:p>
        </w:tc>
        <w:tc>
          <w:tcPr>
            <w:tcW w:w="1110" w:type="dxa"/>
          </w:tcPr>
          <w:p w14:paraId="5C85AFF0" w14:textId="77777777" w:rsidR="000829C4" w:rsidRDefault="00000000">
            <w:pPr>
              <w:jc w:val="center"/>
            </w:pPr>
            <w:r>
              <w:rPr>
                <w:rFonts w:hint="eastAsia"/>
              </w:rPr>
              <w:t>字符</w:t>
            </w:r>
          </w:p>
        </w:tc>
        <w:tc>
          <w:tcPr>
            <w:tcW w:w="1089" w:type="dxa"/>
          </w:tcPr>
          <w:p w14:paraId="0FBB7A22" w14:textId="77777777" w:rsidR="000829C4" w:rsidRDefault="00000000">
            <w:pPr>
              <w:jc w:val="center"/>
            </w:pPr>
            <w:r>
              <w:rPr>
                <w:rFonts w:hint="eastAsia"/>
              </w:rPr>
              <w:t>自动带出</w:t>
            </w:r>
          </w:p>
        </w:tc>
        <w:tc>
          <w:tcPr>
            <w:tcW w:w="1429" w:type="dxa"/>
          </w:tcPr>
          <w:p w14:paraId="26492C11" w14:textId="77777777" w:rsidR="000829C4" w:rsidRDefault="00000000">
            <w:pPr>
              <w:jc w:val="center"/>
            </w:pPr>
            <w:r>
              <w:rPr>
                <w:rFonts w:hint="eastAsia"/>
              </w:rPr>
              <w:t>否</w:t>
            </w:r>
          </w:p>
        </w:tc>
        <w:tc>
          <w:tcPr>
            <w:tcW w:w="3330" w:type="dxa"/>
          </w:tcPr>
          <w:p w14:paraId="602C471D" w14:textId="77777777" w:rsidR="000829C4" w:rsidRDefault="000829C4">
            <w:pPr>
              <w:rPr>
                <w:color w:val="FF0000"/>
              </w:rPr>
            </w:pPr>
          </w:p>
        </w:tc>
      </w:tr>
      <w:tr w:rsidR="000829C4" w14:paraId="52D7F457" w14:textId="77777777">
        <w:tc>
          <w:tcPr>
            <w:tcW w:w="1561" w:type="dxa"/>
          </w:tcPr>
          <w:p w14:paraId="2D47F745" w14:textId="77777777" w:rsidR="000829C4" w:rsidRDefault="00000000">
            <w:r>
              <w:rPr>
                <w:rFonts w:hint="eastAsia"/>
              </w:rPr>
              <w:lastRenderedPageBreak/>
              <w:t>审批日期</w:t>
            </w:r>
          </w:p>
        </w:tc>
        <w:tc>
          <w:tcPr>
            <w:tcW w:w="1110" w:type="dxa"/>
          </w:tcPr>
          <w:p w14:paraId="3CE5CCE3" w14:textId="77777777" w:rsidR="000829C4" w:rsidRDefault="00000000">
            <w:pPr>
              <w:jc w:val="center"/>
            </w:pPr>
            <w:r>
              <w:rPr>
                <w:rFonts w:hint="eastAsia"/>
              </w:rPr>
              <w:t>字符</w:t>
            </w:r>
          </w:p>
        </w:tc>
        <w:tc>
          <w:tcPr>
            <w:tcW w:w="1089" w:type="dxa"/>
          </w:tcPr>
          <w:p w14:paraId="56F1EA7E" w14:textId="77777777" w:rsidR="000829C4" w:rsidRDefault="00000000">
            <w:pPr>
              <w:jc w:val="center"/>
            </w:pPr>
            <w:r>
              <w:rPr>
                <w:rFonts w:hint="eastAsia"/>
              </w:rPr>
              <w:t>自动带出</w:t>
            </w:r>
          </w:p>
        </w:tc>
        <w:tc>
          <w:tcPr>
            <w:tcW w:w="1429" w:type="dxa"/>
          </w:tcPr>
          <w:p w14:paraId="19BDCF4C" w14:textId="77777777" w:rsidR="000829C4" w:rsidRDefault="00000000">
            <w:pPr>
              <w:jc w:val="center"/>
            </w:pPr>
            <w:r>
              <w:rPr>
                <w:rFonts w:hint="eastAsia"/>
              </w:rPr>
              <w:t>否</w:t>
            </w:r>
          </w:p>
        </w:tc>
        <w:tc>
          <w:tcPr>
            <w:tcW w:w="3330" w:type="dxa"/>
          </w:tcPr>
          <w:p w14:paraId="21C66330" w14:textId="77777777" w:rsidR="000829C4" w:rsidRDefault="000829C4"/>
        </w:tc>
      </w:tr>
      <w:tr w:rsidR="000829C4" w14:paraId="1A945474" w14:textId="77777777">
        <w:tc>
          <w:tcPr>
            <w:tcW w:w="1561" w:type="dxa"/>
          </w:tcPr>
          <w:p w14:paraId="41C58785" w14:textId="77777777" w:rsidR="000829C4" w:rsidRDefault="00000000">
            <w:r>
              <w:rPr>
                <w:rFonts w:hint="eastAsia"/>
              </w:rPr>
              <w:t>审批人</w:t>
            </w:r>
          </w:p>
        </w:tc>
        <w:tc>
          <w:tcPr>
            <w:tcW w:w="1110" w:type="dxa"/>
          </w:tcPr>
          <w:p w14:paraId="51ECD1F5" w14:textId="77777777" w:rsidR="000829C4" w:rsidRDefault="00000000">
            <w:pPr>
              <w:jc w:val="center"/>
            </w:pPr>
            <w:r>
              <w:rPr>
                <w:rFonts w:hint="eastAsia"/>
              </w:rPr>
              <w:t>字符</w:t>
            </w:r>
          </w:p>
        </w:tc>
        <w:tc>
          <w:tcPr>
            <w:tcW w:w="1089" w:type="dxa"/>
          </w:tcPr>
          <w:p w14:paraId="053F7947" w14:textId="77777777" w:rsidR="000829C4" w:rsidRDefault="00000000">
            <w:pPr>
              <w:jc w:val="center"/>
            </w:pPr>
            <w:r>
              <w:rPr>
                <w:rFonts w:hint="eastAsia"/>
              </w:rPr>
              <w:t>自动带出</w:t>
            </w:r>
          </w:p>
        </w:tc>
        <w:tc>
          <w:tcPr>
            <w:tcW w:w="1429" w:type="dxa"/>
          </w:tcPr>
          <w:p w14:paraId="6F1C4107" w14:textId="77777777" w:rsidR="000829C4" w:rsidRDefault="00000000">
            <w:pPr>
              <w:jc w:val="center"/>
            </w:pPr>
            <w:r>
              <w:rPr>
                <w:rFonts w:hint="eastAsia"/>
              </w:rPr>
              <w:t>否</w:t>
            </w:r>
          </w:p>
        </w:tc>
        <w:tc>
          <w:tcPr>
            <w:tcW w:w="3330" w:type="dxa"/>
          </w:tcPr>
          <w:p w14:paraId="29F79824" w14:textId="77777777" w:rsidR="000829C4" w:rsidRDefault="000829C4"/>
        </w:tc>
      </w:tr>
    </w:tbl>
    <w:p w14:paraId="4778A288" w14:textId="77777777" w:rsidR="000829C4" w:rsidRDefault="00000000">
      <w:r>
        <w:rPr>
          <w:rFonts w:hint="eastAsia"/>
        </w:rPr>
        <w:t>子表：</w:t>
      </w:r>
    </w:p>
    <w:tbl>
      <w:tblPr>
        <w:tblStyle w:val="ab"/>
        <w:tblW w:w="0" w:type="auto"/>
        <w:tblLook w:val="04A0" w:firstRow="1" w:lastRow="0" w:firstColumn="1" w:lastColumn="0" w:noHBand="0" w:noVBand="1"/>
      </w:tblPr>
      <w:tblGrid>
        <w:gridCol w:w="1513"/>
        <w:gridCol w:w="1115"/>
        <w:gridCol w:w="1061"/>
        <w:gridCol w:w="1387"/>
        <w:gridCol w:w="3220"/>
      </w:tblGrid>
      <w:tr w:rsidR="000829C4" w14:paraId="7F6C3068" w14:textId="77777777">
        <w:tc>
          <w:tcPr>
            <w:tcW w:w="1561" w:type="dxa"/>
            <w:shd w:val="clear" w:color="auto" w:fill="DEEBF6" w:themeFill="accent1" w:themeFillTint="32"/>
          </w:tcPr>
          <w:p w14:paraId="7A0024AD"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728C08EA"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013EF3D2"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71C67AC"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47C22E04" w14:textId="77777777" w:rsidR="000829C4" w:rsidRDefault="00000000">
            <w:pPr>
              <w:jc w:val="center"/>
              <w:rPr>
                <w:b/>
                <w:bCs/>
              </w:rPr>
            </w:pPr>
            <w:r>
              <w:rPr>
                <w:rFonts w:hint="eastAsia"/>
                <w:b/>
                <w:bCs/>
              </w:rPr>
              <w:t>备注</w:t>
            </w:r>
          </w:p>
        </w:tc>
      </w:tr>
      <w:tr w:rsidR="000829C4" w14:paraId="5BCDE0B4" w14:textId="77777777">
        <w:tc>
          <w:tcPr>
            <w:tcW w:w="1561" w:type="dxa"/>
          </w:tcPr>
          <w:p w14:paraId="748A07A1" w14:textId="77777777" w:rsidR="000829C4" w:rsidRDefault="00000000">
            <w:r>
              <w:rPr>
                <w:rFonts w:hint="eastAsia"/>
              </w:rPr>
              <w:t>合同编码</w:t>
            </w:r>
          </w:p>
        </w:tc>
        <w:tc>
          <w:tcPr>
            <w:tcW w:w="1110" w:type="dxa"/>
          </w:tcPr>
          <w:p w14:paraId="6E53A372" w14:textId="77777777" w:rsidR="000829C4" w:rsidRDefault="00000000">
            <w:pPr>
              <w:jc w:val="center"/>
            </w:pPr>
            <w:r>
              <w:rPr>
                <w:rFonts w:hint="eastAsia"/>
              </w:rPr>
              <w:t>字符（</w:t>
            </w:r>
            <w:r>
              <w:rPr>
                <w:rFonts w:hint="eastAsia"/>
              </w:rPr>
              <w:t>100</w:t>
            </w:r>
            <w:r>
              <w:rPr>
                <w:rFonts w:hint="eastAsia"/>
              </w:rPr>
              <w:t>）</w:t>
            </w:r>
          </w:p>
        </w:tc>
        <w:tc>
          <w:tcPr>
            <w:tcW w:w="1089" w:type="dxa"/>
          </w:tcPr>
          <w:p w14:paraId="19B24547" w14:textId="77777777" w:rsidR="000829C4" w:rsidRDefault="00000000">
            <w:pPr>
              <w:jc w:val="center"/>
            </w:pPr>
            <w:r>
              <w:rPr>
                <w:rFonts w:hint="eastAsia"/>
              </w:rPr>
              <w:t>手工录入</w:t>
            </w:r>
          </w:p>
        </w:tc>
        <w:tc>
          <w:tcPr>
            <w:tcW w:w="1429" w:type="dxa"/>
          </w:tcPr>
          <w:p w14:paraId="671867D1" w14:textId="77777777" w:rsidR="000829C4" w:rsidRDefault="00000000">
            <w:pPr>
              <w:jc w:val="center"/>
            </w:pPr>
            <w:r>
              <w:rPr>
                <w:rFonts w:hint="eastAsia"/>
              </w:rPr>
              <w:t>是</w:t>
            </w:r>
          </w:p>
        </w:tc>
        <w:tc>
          <w:tcPr>
            <w:tcW w:w="3330" w:type="dxa"/>
          </w:tcPr>
          <w:p w14:paraId="2E53B184" w14:textId="77777777" w:rsidR="000829C4" w:rsidRDefault="000829C4"/>
        </w:tc>
      </w:tr>
      <w:tr w:rsidR="000829C4" w14:paraId="65310CE7" w14:textId="77777777">
        <w:tc>
          <w:tcPr>
            <w:tcW w:w="1561" w:type="dxa"/>
          </w:tcPr>
          <w:p w14:paraId="04324BBC" w14:textId="77777777" w:rsidR="000829C4" w:rsidRDefault="00000000">
            <w:r>
              <w:rPr>
                <w:rFonts w:hint="eastAsia"/>
              </w:rPr>
              <w:t>合同名称</w:t>
            </w:r>
          </w:p>
        </w:tc>
        <w:tc>
          <w:tcPr>
            <w:tcW w:w="1110" w:type="dxa"/>
          </w:tcPr>
          <w:p w14:paraId="189025D2" w14:textId="77777777" w:rsidR="000829C4" w:rsidRDefault="00000000">
            <w:pPr>
              <w:jc w:val="center"/>
            </w:pPr>
            <w:r>
              <w:rPr>
                <w:rFonts w:hint="eastAsia"/>
              </w:rPr>
              <w:t>字符（</w:t>
            </w:r>
            <w:r>
              <w:rPr>
                <w:rFonts w:hint="eastAsia"/>
              </w:rPr>
              <w:t>200</w:t>
            </w:r>
            <w:r>
              <w:rPr>
                <w:rFonts w:hint="eastAsia"/>
              </w:rPr>
              <w:t>）</w:t>
            </w:r>
          </w:p>
        </w:tc>
        <w:tc>
          <w:tcPr>
            <w:tcW w:w="1089" w:type="dxa"/>
          </w:tcPr>
          <w:p w14:paraId="6D079771" w14:textId="77777777" w:rsidR="000829C4" w:rsidRDefault="00000000">
            <w:pPr>
              <w:jc w:val="center"/>
            </w:pPr>
            <w:r>
              <w:rPr>
                <w:rFonts w:hint="eastAsia"/>
              </w:rPr>
              <w:t>手工录入</w:t>
            </w:r>
          </w:p>
        </w:tc>
        <w:tc>
          <w:tcPr>
            <w:tcW w:w="1429" w:type="dxa"/>
          </w:tcPr>
          <w:p w14:paraId="5749C60E" w14:textId="77777777" w:rsidR="000829C4" w:rsidRDefault="00000000">
            <w:pPr>
              <w:jc w:val="center"/>
            </w:pPr>
            <w:r>
              <w:rPr>
                <w:rFonts w:hint="eastAsia"/>
              </w:rPr>
              <w:t>是</w:t>
            </w:r>
          </w:p>
        </w:tc>
        <w:tc>
          <w:tcPr>
            <w:tcW w:w="3330" w:type="dxa"/>
          </w:tcPr>
          <w:p w14:paraId="443FF89A" w14:textId="77777777" w:rsidR="000829C4" w:rsidRDefault="000829C4"/>
        </w:tc>
      </w:tr>
      <w:tr w:rsidR="000829C4" w14:paraId="380FD997" w14:textId="77777777">
        <w:tc>
          <w:tcPr>
            <w:tcW w:w="1561" w:type="dxa"/>
          </w:tcPr>
          <w:p w14:paraId="25C8D568" w14:textId="77777777" w:rsidR="000829C4" w:rsidRDefault="00000000">
            <w:r>
              <w:rPr>
                <w:rFonts w:hint="eastAsia"/>
              </w:rPr>
              <w:t>合同金额</w:t>
            </w:r>
          </w:p>
        </w:tc>
        <w:tc>
          <w:tcPr>
            <w:tcW w:w="1110" w:type="dxa"/>
          </w:tcPr>
          <w:p w14:paraId="24AFC84E" w14:textId="77777777" w:rsidR="000829C4" w:rsidRDefault="00000000">
            <w:pPr>
              <w:jc w:val="center"/>
            </w:pPr>
            <w:r>
              <w:rPr>
                <w:rFonts w:hint="eastAsia"/>
              </w:rPr>
              <w:t>数值</w:t>
            </w:r>
          </w:p>
          <w:p w14:paraId="06A423CB" w14:textId="77777777" w:rsidR="000829C4" w:rsidRDefault="00000000">
            <w:pPr>
              <w:jc w:val="center"/>
            </w:pPr>
            <w:r>
              <w:rPr>
                <w:rFonts w:hint="eastAsia"/>
              </w:rPr>
              <w:t>（</w:t>
            </w:r>
            <w:r>
              <w:rPr>
                <w:rFonts w:hint="eastAsia"/>
              </w:rPr>
              <w:t>30</w:t>
            </w:r>
            <w:r>
              <w:rPr>
                <w:rFonts w:hint="eastAsia"/>
              </w:rPr>
              <w:t>，</w:t>
            </w:r>
            <w:r>
              <w:rPr>
                <w:rFonts w:hint="eastAsia"/>
              </w:rPr>
              <w:t>10</w:t>
            </w:r>
            <w:r>
              <w:rPr>
                <w:rFonts w:hint="eastAsia"/>
              </w:rPr>
              <w:t>）</w:t>
            </w:r>
          </w:p>
        </w:tc>
        <w:tc>
          <w:tcPr>
            <w:tcW w:w="1089" w:type="dxa"/>
          </w:tcPr>
          <w:p w14:paraId="61FDD2D9" w14:textId="77777777" w:rsidR="000829C4" w:rsidRDefault="00000000">
            <w:pPr>
              <w:jc w:val="center"/>
            </w:pPr>
            <w:r>
              <w:rPr>
                <w:rFonts w:hint="eastAsia"/>
              </w:rPr>
              <w:t>手工录入</w:t>
            </w:r>
          </w:p>
        </w:tc>
        <w:tc>
          <w:tcPr>
            <w:tcW w:w="1429" w:type="dxa"/>
          </w:tcPr>
          <w:p w14:paraId="618EC032" w14:textId="77777777" w:rsidR="000829C4" w:rsidRDefault="00000000">
            <w:pPr>
              <w:jc w:val="center"/>
            </w:pPr>
            <w:r>
              <w:rPr>
                <w:rFonts w:hint="eastAsia"/>
              </w:rPr>
              <w:t>是</w:t>
            </w:r>
          </w:p>
        </w:tc>
        <w:tc>
          <w:tcPr>
            <w:tcW w:w="3330" w:type="dxa"/>
          </w:tcPr>
          <w:p w14:paraId="3C70378C" w14:textId="77777777" w:rsidR="000829C4" w:rsidRDefault="00000000">
            <w:r>
              <w:rPr>
                <w:rFonts w:hint="eastAsia"/>
              </w:rPr>
              <w:t>＞</w:t>
            </w:r>
            <w:r>
              <w:rPr>
                <w:rFonts w:hint="eastAsia"/>
              </w:rPr>
              <w:t>0</w:t>
            </w:r>
            <w:r>
              <w:rPr>
                <w:rFonts w:hint="eastAsia"/>
              </w:rPr>
              <w:t>，保留</w:t>
            </w:r>
            <w:r>
              <w:rPr>
                <w:rFonts w:hint="eastAsia"/>
              </w:rPr>
              <w:t>2</w:t>
            </w:r>
            <w:r>
              <w:rPr>
                <w:rFonts w:hint="eastAsia"/>
              </w:rPr>
              <w:t>位小数。</w:t>
            </w:r>
          </w:p>
        </w:tc>
      </w:tr>
      <w:tr w:rsidR="000829C4" w14:paraId="00D1D51E" w14:textId="77777777">
        <w:tc>
          <w:tcPr>
            <w:tcW w:w="1561" w:type="dxa"/>
          </w:tcPr>
          <w:p w14:paraId="531B46A1" w14:textId="77777777" w:rsidR="000829C4" w:rsidRDefault="00000000">
            <w:r>
              <w:rPr>
                <w:rFonts w:hint="eastAsia"/>
              </w:rPr>
              <w:t>承租方名称</w:t>
            </w:r>
          </w:p>
        </w:tc>
        <w:tc>
          <w:tcPr>
            <w:tcW w:w="1110" w:type="dxa"/>
          </w:tcPr>
          <w:p w14:paraId="587160FC" w14:textId="77777777" w:rsidR="000829C4" w:rsidRDefault="00000000">
            <w:pPr>
              <w:jc w:val="center"/>
            </w:pPr>
            <w:r>
              <w:rPr>
                <w:rFonts w:hint="eastAsia"/>
              </w:rPr>
              <w:t>字符（</w:t>
            </w:r>
            <w:r>
              <w:rPr>
                <w:rFonts w:hint="eastAsia"/>
              </w:rPr>
              <w:t>200</w:t>
            </w:r>
            <w:r>
              <w:rPr>
                <w:rFonts w:hint="eastAsia"/>
              </w:rPr>
              <w:t>）</w:t>
            </w:r>
          </w:p>
        </w:tc>
        <w:tc>
          <w:tcPr>
            <w:tcW w:w="1089" w:type="dxa"/>
          </w:tcPr>
          <w:p w14:paraId="10A27CDD" w14:textId="77777777" w:rsidR="000829C4" w:rsidRDefault="00000000">
            <w:pPr>
              <w:jc w:val="center"/>
            </w:pPr>
            <w:r>
              <w:rPr>
                <w:rFonts w:hint="eastAsia"/>
              </w:rPr>
              <w:t>手工录入</w:t>
            </w:r>
          </w:p>
        </w:tc>
        <w:tc>
          <w:tcPr>
            <w:tcW w:w="1429" w:type="dxa"/>
          </w:tcPr>
          <w:p w14:paraId="449CF18B" w14:textId="77777777" w:rsidR="000829C4" w:rsidRDefault="00000000">
            <w:pPr>
              <w:jc w:val="center"/>
            </w:pPr>
            <w:r>
              <w:rPr>
                <w:rFonts w:hint="eastAsia"/>
              </w:rPr>
              <w:t>是</w:t>
            </w:r>
          </w:p>
        </w:tc>
        <w:tc>
          <w:tcPr>
            <w:tcW w:w="3330" w:type="dxa"/>
          </w:tcPr>
          <w:p w14:paraId="53EB315E" w14:textId="77777777" w:rsidR="000829C4" w:rsidRDefault="000829C4"/>
        </w:tc>
      </w:tr>
      <w:tr w:rsidR="000829C4" w14:paraId="36CEEAA1" w14:textId="77777777">
        <w:tc>
          <w:tcPr>
            <w:tcW w:w="1561" w:type="dxa"/>
          </w:tcPr>
          <w:p w14:paraId="0CE99DF1" w14:textId="77777777" w:rsidR="000829C4" w:rsidRDefault="00000000">
            <w:r>
              <w:rPr>
                <w:rFonts w:hint="eastAsia"/>
              </w:rPr>
              <w:t>承租方统一社会信用代码</w:t>
            </w:r>
          </w:p>
        </w:tc>
        <w:tc>
          <w:tcPr>
            <w:tcW w:w="1110" w:type="dxa"/>
          </w:tcPr>
          <w:p w14:paraId="795CE94F" w14:textId="77777777" w:rsidR="000829C4" w:rsidRDefault="00000000">
            <w:pPr>
              <w:jc w:val="center"/>
            </w:pPr>
            <w:r>
              <w:rPr>
                <w:rFonts w:hint="eastAsia"/>
              </w:rPr>
              <w:t>字符（</w:t>
            </w:r>
            <w:r>
              <w:rPr>
                <w:rFonts w:hint="eastAsia"/>
              </w:rPr>
              <w:t>100</w:t>
            </w:r>
            <w:r>
              <w:rPr>
                <w:rFonts w:hint="eastAsia"/>
              </w:rPr>
              <w:t>）</w:t>
            </w:r>
          </w:p>
        </w:tc>
        <w:tc>
          <w:tcPr>
            <w:tcW w:w="1089" w:type="dxa"/>
          </w:tcPr>
          <w:p w14:paraId="7C6F8155" w14:textId="77777777" w:rsidR="000829C4" w:rsidRDefault="00000000">
            <w:pPr>
              <w:jc w:val="center"/>
            </w:pPr>
            <w:r>
              <w:rPr>
                <w:rFonts w:hint="eastAsia"/>
              </w:rPr>
              <w:t>手工录入</w:t>
            </w:r>
          </w:p>
        </w:tc>
        <w:tc>
          <w:tcPr>
            <w:tcW w:w="1429" w:type="dxa"/>
          </w:tcPr>
          <w:p w14:paraId="5CC18540" w14:textId="77777777" w:rsidR="000829C4" w:rsidRDefault="00000000">
            <w:pPr>
              <w:jc w:val="center"/>
            </w:pPr>
            <w:r>
              <w:rPr>
                <w:rFonts w:hint="eastAsia"/>
              </w:rPr>
              <w:t>否</w:t>
            </w:r>
          </w:p>
        </w:tc>
        <w:tc>
          <w:tcPr>
            <w:tcW w:w="3330" w:type="dxa"/>
          </w:tcPr>
          <w:p w14:paraId="0721CD55" w14:textId="77777777" w:rsidR="000829C4" w:rsidRDefault="000829C4"/>
        </w:tc>
      </w:tr>
      <w:tr w:rsidR="000829C4" w14:paraId="104984D6" w14:textId="77777777">
        <w:tc>
          <w:tcPr>
            <w:tcW w:w="1561" w:type="dxa"/>
          </w:tcPr>
          <w:p w14:paraId="3B0BF788" w14:textId="77777777" w:rsidR="000829C4" w:rsidRDefault="00000000">
            <w:r>
              <w:rPr>
                <w:rFonts w:hint="eastAsia"/>
              </w:rPr>
              <w:t>出租面积</w:t>
            </w:r>
          </w:p>
        </w:tc>
        <w:tc>
          <w:tcPr>
            <w:tcW w:w="1110" w:type="dxa"/>
          </w:tcPr>
          <w:p w14:paraId="5523FC77" w14:textId="77777777" w:rsidR="000829C4" w:rsidRDefault="00000000">
            <w:pPr>
              <w:jc w:val="center"/>
            </w:pPr>
            <w:r>
              <w:rPr>
                <w:rFonts w:hint="eastAsia"/>
              </w:rPr>
              <w:t>数值（</w:t>
            </w:r>
            <w:r>
              <w:rPr>
                <w:rFonts w:hint="eastAsia"/>
              </w:rPr>
              <w:t>30,10</w:t>
            </w:r>
            <w:r>
              <w:rPr>
                <w:rFonts w:hint="eastAsia"/>
              </w:rPr>
              <w:t>）</w:t>
            </w:r>
          </w:p>
        </w:tc>
        <w:tc>
          <w:tcPr>
            <w:tcW w:w="1089" w:type="dxa"/>
          </w:tcPr>
          <w:p w14:paraId="609935D3" w14:textId="77777777" w:rsidR="000829C4" w:rsidRDefault="00000000">
            <w:pPr>
              <w:jc w:val="center"/>
            </w:pPr>
            <w:r>
              <w:rPr>
                <w:rFonts w:hint="eastAsia"/>
              </w:rPr>
              <w:t>手工录入</w:t>
            </w:r>
          </w:p>
        </w:tc>
        <w:tc>
          <w:tcPr>
            <w:tcW w:w="1429" w:type="dxa"/>
          </w:tcPr>
          <w:p w14:paraId="70B2BC43" w14:textId="77777777" w:rsidR="000829C4" w:rsidRDefault="00000000">
            <w:pPr>
              <w:jc w:val="center"/>
            </w:pPr>
            <w:r>
              <w:rPr>
                <w:rFonts w:hint="eastAsia"/>
              </w:rPr>
              <w:t>是</w:t>
            </w:r>
          </w:p>
        </w:tc>
        <w:tc>
          <w:tcPr>
            <w:tcW w:w="3330" w:type="dxa"/>
          </w:tcPr>
          <w:p w14:paraId="13ED43AA" w14:textId="77777777" w:rsidR="000829C4" w:rsidRDefault="00000000">
            <w:r>
              <w:rPr>
                <w:rFonts w:hint="eastAsia"/>
              </w:rPr>
              <w:t>＞</w:t>
            </w:r>
            <w:r>
              <w:rPr>
                <w:rFonts w:hint="eastAsia"/>
              </w:rPr>
              <w:t>0</w:t>
            </w:r>
            <w:r>
              <w:rPr>
                <w:rFonts w:hint="eastAsia"/>
              </w:rPr>
              <w:t>且≤房产的建筑面积（变更后剩余面积），保留</w:t>
            </w:r>
            <w:r>
              <w:rPr>
                <w:rFonts w:hint="eastAsia"/>
              </w:rPr>
              <w:t>2</w:t>
            </w:r>
            <w:r>
              <w:rPr>
                <w:rFonts w:hint="eastAsia"/>
              </w:rPr>
              <w:t>位小数</w:t>
            </w:r>
          </w:p>
        </w:tc>
      </w:tr>
      <w:tr w:rsidR="000829C4" w14:paraId="5D90039E" w14:textId="77777777">
        <w:tc>
          <w:tcPr>
            <w:tcW w:w="1561" w:type="dxa"/>
          </w:tcPr>
          <w:p w14:paraId="6F79C26E" w14:textId="77777777" w:rsidR="000829C4" w:rsidRDefault="00000000">
            <w:r>
              <w:rPr>
                <w:rFonts w:hint="eastAsia"/>
              </w:rPr>
              <w:t>出租原值</w:t>
            </w:r>
          </w:p>
        </w:tc>
        <w:tc>
          <w:tcPr>
            <w:tcW w:w="1110" w:type="dxa"/>
          </w:tcPr>
          <w:p w14:paraId="2D24FB1C" w14:textId="77777777" w:rsidR="000829C4" w:rsidRDefault="00000000">
            <w:pPr>
              <w:jc w:val="center"/>
            </w:pPr>
            <w:r>
              <w:rPr>
                <w:rFonts w:hint="eastAsia"/>
              </w:rPr>
              <w:t>数值（</w:t>
            </w:r>
            <w:r>
              <w:rPr>
                <w:rFonts w:hint="eastAsia"/>
              </w:rPr>
              <w:t>30,10</w:t>
            </w:r>
            <w:r>
              <w:rPr>
                <w:rFonts w:hint="eastAsia"/>
              </w:rPr>
              <w:t>）</w:t>
            </w:r>
          </w:p>
        </w:tc>
        <w:tc>
          <w:tcPr>
            <w:tcW w:w="1089" w:type="dxa"/>
          </w:tcPr>
          <w:p w14:paraId="7EC23277" w14:textId="77777777" w:rsidR="000829C4" w:rsidRDefault="00000000">
            <w:pPr>
              <w:jc w:val="center"/>
            </w:pPr>
            <w:r>
              <w:rPr>
                <w:rFonts w:hint="eastAsia"/>
              </w:rPr>
              <w:t>手工录入</w:t>
            </w:r>
          </w:p>
        </w:tc>
        <w:tc>
          <w:tcPr>
            <w:tcW w:w="1429" w:type="dxa"/>
          </w:tcPr>
          <w:p w14:paraId="7B170280" w14:textId="77777777" w:rsidR="000829C4" w:rsidRDefault="00000000">
            <w:pPr>
              <w:jc w:val="center"/>
            </w:pPr>
            <w:r>
              <w:rPr>
                <w:rFonts w:hint="eastAsia"/>
              </w:rPr>
              <w:t>否</w:t>
            </w:r>
          </w:p>
        </w:tc>
        <w:tc>
          <w:tcPr>
            <w:tcW w:w="3330" w:type="dxa"/>
          </w:tcPr>
          <w:p w14:paraId="3CC7F1B2" w14:textId="77777777" w:rsidR="000829C4" w:rsidRDefault="00000000">
            <w:r>
              <w:rPr>
                <w:rFonts w:hint="eastAsia"/>
              </w:rPr>
              <w:t>≥</w:t>
            </w:r>
            <w:r>
              <w:rPr>
                <w:rFonts w:hint="eastAsia"/>
              </w:rPr>
              <w:t>0</w:t>
            </w:r>
            <w:r>
              <w:rPr>
                <w:rFonts w:hint="eastAsia"/>
              </w:rPr>
              <w:t>，保留</w:t>
            </w:r>
            <w:r>
              <w:rPr>
                <w:rFonts w:hint="eastAsia"/>
              </w:rPr>
              <w:t>2</w:t>
            </w:r>
            <w:r>
              <w:rPr>
                <w:rFonts w:hint="eastAsia"/>
              </w:rPr>
              <w:t>位小数</w:t>
            </w:r>
          </w:p>
        </w:tc>
      </w:tr>
      <w:tr w:rsidR="000829C4" w14:paraId="62DFEF4D" w14:textId="77777777">
        <w:tc>
          <w:tcPr>
            <w:tcW w:w="1561" w:type="dxa"/>
          </w:tcPr>
          <w:p w14:paraId="78E7A8F3" w14:textId="77777777" w:rsidR="000829C4" w:rsidRDefault="00000000">
            <w:r>
              <w:rPr>
                <w:rFonts w:hint="eastAsia"/>
              </w:rPr>
              <w:t>起始日期</w:t>
            </w:r>
          </w:p>
        </w:tc>
        <w:tc>
          <w:tcPr>
            <w:tcW w:w="1110" w:type="dxa"/>
          </w:tcPr>
          <w:p w14:paraId="6A496956" w14:textId="77777777" w:rsidR="000829C4" w:rsidRDefault="00000000">
            <w:pPr>
              <w:jc w:val="center"/>
            </w:pPr>
            <w:r>
              <w:rPr>
                <w:rFonts w:hint="eastAsia"/>
              </w:rPr>
              <w:t>日历控件</w:t>
            </w:r>
          </w:p>
        </w:tc>
        <w:tc>
          <w:tcPr>
            <w:tcW w:w="1089" w:type="dxa"/>
          </w:tcPr>
          <w:p w14:paraId="1D5AFA36" w14:textId="77777777" w:rsidR="000829C4" w:rsidRDefault="00000000">
            <w:pPr>
              <w:jc w:val="center"/>
            </w:pPr>
            <w:r>
              <w:rPr>
                <w:rFonts w:hint="eastAsia"/>
              </w:rPr>
              <w:t>手动选择</w:t>
            </w:r>
          </w:p>
        </w:tc>
        <w:tc>
          <w:tcPr>
            <w:tcW w:w="1429" w:type="dxa"/>
          </w:tcPr>
          <w:p w14:paraId="463DA7A8" w14:textId="77777777" w:rsidR="000829C4" w:rsidRDefault="00000000">
            <w:pPr>
              <w:jc w:val="center"/>
            </w:pPr>
            <w:r>
              <w:rPr>
                <w:rFonts w:hint="eastAsia"/>
              </w:rPr>
              <w:t>是</w:t>
            </w:r>
          </w:p>
        </w:tc>
        <w:tc>
          <w:tcPr>
            <w:tcW w:w="3330" w:type="dxa"/>
          </w:tcPr>
          <w:p w14:paraId="4655C128" w14:textId="77777777" w:rsidR="000829C4" w:rsidRDefault="000829C4"/>
        </w:tc>
      </w:tr>
      <w:tr w:rsidR="000829C4" w14:paraId="07D96204" w14:textId="77777777">
        <w:tc>
          <w:tcPr>
            <w:tcW w:w="1561" w:type="dxa"/>
          </w:tcPr>
          <w:p w14:paraId="43EC39A9" w14:textId="77777777" w:rsidR="000829C4" w:rsidRDefault="00000000">
            <w:r>
              <w:rPr>
                <w:rFonts w:hint="eastAsia"/>
              </w:rPr>
              <w:t>截止日期</w:t>
            </w:r>
          </w:p>
        </w:tc>
        <w:tc>
          <w:tcPr>
            <w:tcW w:w="1110" w:type="dxa"/>
          </w:tcPr>
          <w:p w14:paraId="586CD652" w14:textId="77777777" w:rsidR="000829C4" w:rsidRDefault="00000000">
            <w:pPr>
              <w:jc w:val="center"/>
            </w:pPr>
            <w:r>
              <w:rPr>
                <w:rFonts w:hint="eastAsia"/>
              </w:rPr>
              <w:t>日历控件</w:t>
            </w:r>
          </w:p>
        </w:tc>
        <w:tc>
          <w:tcPr>
            <w:tcW w:w="1089" w:type="dxa"/>
          </w:tcPr>
          <w:p w14:paraId="6266DE08" w14:textId="77777777" w:rsidR="000829C4" w:rsidRDefault="00000000">
            <w:pPr>
              <w:jc w:val="center"/>
            </w:pPr>
            <w:r>
              <w:rPr>
                <w:rFonts w:hint="eastAsia"/>
              </w:rPr>
              <w:t>手动选择</w:t>
            </w:r>
          </w:p>
        </w:tc>
        <w:tc>
          <w:tcPr>
            <w:tcW w:w="1429" w:type="dxa"/>
          </w:tcPr>
          <w:p w14:paraId="1F60B55F" w14:textId="77777777" w:rsidR="000829C4" w:rsidRDefault="00000000">
            <w:pPr>
              <w:jc w:val="center"/>
            </w:pPr>
            <w:r>
              <w:rPr>
                <w:rFonts w:hint="eastAsia"/>
              </w:rPr>
              <w:t>是</w:t>
            </w:r>
          </w:p>
        </w:tc>
        <w:tc>
          <w:tcPr>
            <w:tcW w:w="3330" w:type="dxa"/>
          </w:tcPr>
          <w:p w14:paraId="5C1AB688" w14:textId="77777777" w:rsidR="000829C4" w:rsidRDefault="00000000">
            <w:r>
              <w:rPr>
                <w:rFonts w:hint="eastAsia"/>
              </w:rPr>
              <w:t>截止日期必须＞起始日期</w:t>
            </w:r>
          </w:p>
        </w:tc>
      </w:tr>
      <w:tr w:rsidR="000829C4" w14:paraId="5AC6C178" w14:textId="77777777">
        <w:tc>
          <w:tcPr>
            <w:tcW w:w="1561" w:type="dxa"/>
          </w:tcPr>
          <w:p w14:paraId="3991E86E" w14:textId="77777777" w:rsidR="000829C4" w:rsidRDefault="00000000">
            <w:r>
              <w:rPr>
                <w:rFonts w:hint="eastAsia"/>
              </w:rPr>
              <w:t>月租金</w:t>
            </w:r>
          </w:p>
        </w:tc>
        <w:tc>
          <w:tcPr>
            <w:tcW w:w="1110" w:type="dxa"/>
          </w:tcPr>
          <w:p w14:paraId="2D8E878C" w14:textId="77777777" w:rsidR="000829C4" w:rsidRDefault="00000000">
            <w:pPr>
              <w:jc w:val="center"/>
            </w:pPr>
            <w:r>
              <w:rPr>
                <w:rFonts w:hint="eastAsia"/>
              </w:rPr>
              <w:t>数值（</w:t>
            </w:r>
            <w:r>
              <w:rPr>
                <w:rFonts w:hint="eastAsia"/>
              </w:rPr>
              <w:t>30,10</w:t>
            </w:r>
            <w:r>
              <w:rPr>
                <w:rFonts w:hint="eastAsia"/>
              </w:rPr>
              <w:t>）</w:t>
            </w:r>
          </w:p>
        </w:tc>
        <w:tc>
          <w:tcPr>
            <w:tcW w:w="1089" w:type="dxa"/>
          </w:tcPr>
          <w:p w14:paraId="4FF2D98E" w14:textId="77777777" w:rsidR="000829C4" w:rsidRDefault="00000000">
            <w:pPr>
              <w:jc w:val="center"/>
            </w:pPr>
            <w:r>
              <w:rPr>
                <w:rFonts w:hint="eastAsia"/>
              </w:rPr>
              <w:t>手工录入</w:t>
            </w:r>
          </w:p>
        </w:tc>
        <w:tc>
          <w:tcPr>
            <w:tcW w:w="1429" w:type="dxa"/>
          </w:tcPr>
          <w:p w14:paraId="3290F24E" w14:textId="77777777" w:rsidR="000829C4" w:rsidRDefault="00000000">
            <w:pPr>
              <w:jc w:val="center"/>
            </w:pPr>
            <w:r>
              <w:rPr>
                <w:rFonts w:hint="eastAsia"/>
              </w:rPr>
              <w:t>是</w:t>
            </w:r>
          </w:p>
        </w:tc>
        <w:tc>
          <w:tcPr>
            <w:tcW w:w="3330" w:type="dxa"/>
          </w:tcPr>
          <w:p w14:paraId="7DAC6C61" w14:textId="77777777" w:rsidR="000829C4" w:rsidRDefault="00000000">
            <w:r>
              <w:rPr>
                <w:rFonts w:hint="eastAsia"/>
              </w:rPr>
              <w:t>≥</w:t>
            </w:r>
            <w:r>
              <w:rPr>
                <w:rFonts w:hint="eastAsia"/>
              </w:rPr>
              <w:t>0</w:t>
            </w:r>
            <w:r>
              <w:rPr>
                <w:rFonts w:hint="eastAsia"/>
              </w:rPr>
              <w:t>，保留</w:t>
            </w:r>
            <w:r>
              <w:rPr>
                <w:rFonts w:hint="eastAsia"/>
              </w:rPr>
              <w:t>2</w:t>
            </w:r>
            <w:r>
              <w:rPr>
                <w:rFonts w:hint="eastAsia"/>
              </w:rPr>
              <w:t>位小数。</w:t>
            </w:r>
          </w:p>
        </w:tc>
      </w:tr>
      <w:tr w:rsidR="000829C4" w14:paraId="3EDDDDE8" w14:textId="77777777">
        <w:tc>
          <w:tcPr>
            <w:tcW w:w="1561" w:type="dxa"/>
          </w:tcPr>
          <w:p w14:paraId="15F8F8BB" w14:textId="77777777" w:rsidR="000829C4" w:rsidRDefault="00000000">
            <w:r>
              <w:rPr>
                <w:rFonts w:hint="eastAsia"/>
              </w:rPr>
              <w:t>免租起始日期</w:t>
            </w:r>
          </w:p>
        </w:tc>
        <w:tc>
          <w:tcPr>
            <w:tcW w:w="1110" w:type="dxa"/>
          </w:tcPr>
          <w:p w14:paraId="0B6AD323" w14:textId="77777777" w:rsidR="000829C4" w:rsidRDefault="00000000">
            <w:pPr>
              <w:jc w:val="center"/>
            </w:pPr>
            <w:r>
              <w:rPr>
                <w:rFonts w:hint="eastAsia"/>
              </w:rPr>
              <w:t>日历控件</w:t>
            </w:r>
          </w:p>
        </w:tc>
        <w:tc>
          <w:tcPr>
            <w:tcW w:w="1089" w:type="dxa"/>
          </w:tcPr>
          <w:p w14:paraId="1C3297D8" w14:textId="77777777" w:rsidR="000829C4" w:rsidRDefault="00000000">
            <w:pPr>
              <w:jc w:val="center"/>
            </w:pPr>
            <w:r>
              <w:rPr>
                <w:rFonts w:hint="eastAsia"/>
              </w:rPr>
              <w:t>手动选择</w:t>
            </w:r>
          </w:p>
        </w:tc>
        <w:tc>
          <w:tcPr>
            <w:tcW w:w="1429" w:type="dxa"/>
          </w:tcPr>
          <w:p w14:paraId="5BF800CD" w14:textId="77777777" w:rsidR="000829C4" w:rsidRDefault="00000000">
            <w:pPr>
              <w:jc w:val="center"/>
            </w:pPr>
            <w:r>
              <w:rPr>
                <w:rFonts w:hint="eastAsia"/>
              </w:rPr>
              <w:t>否</w:t>
            </w:r>
          </w:p>
        </w:tc>
        <w:tc>
          <w:tcPr>
            <w:tcW w:w="3330" w:type="dxa"/>
          </w:tcPr>
          <w:p w14:paraId="54438F50" w14:textId="77777777" w:rsidR="000829C4" w:rsidRDefault="00000000">
            <w:r>
              <w:rPr>
                <w:rFonts w:hint="eastAsia"/>
              </w:rPr>
              <w:t>在</w:t>
            </w:r>
            <w:r>
              <w:rPr>
                <w:rFonts w:hint="eastAsia"/>
              </w:rPr>
              <w:t>[</w:t>
            </w:r>
            <w:r>
              <w:rPr>
                <w:rFonts w:hint="eastAsia"/>
              </w:rPr>
              <w:t>起始日期，截止日期</w:t>
            </w:r>
            <w:r>
              <w:rPr>
                <w:rFonts w:hint="eastAsia"/>
              </w:rPr>
              <w:t>]</w:t>
            </w:r>
            <w:r>
              <w:rPr>
                <w:rFonts w:hint="eastAsia"/>
              </w:rPr>
              <w:t>区间</w:t>
            </w:r>
          </w:p>
        </w:tc>
      </w:tr>
      <w:tr w:rsidR="000829C4" w14:paraId="5B2ED91E" w14:textId="77777777">
        <w:tc>
          <w:tcPr>
            <w:tcW w:w="1561" w:type="dxa"/>
          </w:tcPr>
          <w:p w14:paraId="6096F20F" w14:textId="77777777" w:rsidR="000829C4" w:rsidRDefault="00000000">
            <w:r>
              <w:rPr>
                <w:rFonts w:hint="eastAsia"/>
              </w:rPr>
              <w:t>免租截止日期</w:t>
            </w:r>
          </w:p>
        </w:tc>
        <w:tc>
          <w:tcPr>
            <w:tcW w:w="1110" w:type="dxa"/>
          </w:tcPr>
          <w:p w14:paraId="19D10F0E" w14:textId="77777777" w:rsidR="000829C4" w:rsidRDefault="00000000">
            <w:pPr>
              <w:jc w:val="center"/>
            </w:pPr>
            <w:r>
              <w:rPr>
                <w:rFonts w:hint="eastAsia"/>
              </w:rPr>
              <w:t>日历控件</w:t>
            </w:r>
          </w:p>
        </w:tc>
        <w:tc>
          <w:tcPr>
            <w:tcW w:w="1089" w:type="dxa"/>
          </w:tcPr>
          <w:p w14:paraId="043B4B41" w14:textId="77777777" w:rsidR="000829C4" w:rsidRDefault="00000000">
            <w:pPr>
              <w:jc w:val="center"/>
            </w:pPr>
            <w:r>
              <w:rPr>
                <w:rFonts w:hint="eastAsia"/>
              </w:rPr>
              <w:t>手动选择</w:t>
            </w:r>
          </w:p>
        </w:tc>
        <w:tc>
          <w:tcPr>
            <w:tcW w:w="1429" w:type="dxa"/>
          </w:tcPr>
          <w:p w14:paraId="71C2B4CF" w14:textId="77777777" w:rsidR="000829C4" w:rsidRDefault="00000000">
            <w:pPr>
              <w:jc w:val="center"/>
            </w:pPr>
            <w:r>
              <w:rPr>
                <w:rFonts w:hint="eastAsia"/>
              </w:rPr>
              <w:t>否</w:t>
            </w:r>
          </w:p>
        </w:tc>
        <w:tc>
          <w:tcPr>
            <w:tcW w:w="3330" w:type="dxa"/>
          </w:tcPr>
          <w:p w14:paraId="559F4BE1" w14:textId="77777777" w:rsidR="000829C4" w:rsidRDefault="00000000">
            <w:r>
              <w:rPr>
                <w:rFonts w:hint="eastAsia"/>
              </w:rPr>
              <w:t>在</w:t>
            </w:r>
            <w:r>
              <w:rPr>
                <w:rFonts w:hint="eastAsia"/>
              </w:rPr>
              <w:t>[</w:t>
            </w:r>
            <w:r>
              <w:rPr>
                <w:rFonts w:hint="eastAsia"/>
              </w:rPr>
              <w:t>起始日期，截止日期</w:t>
            </w:r>
            <w:r>
              <w:rPr>
                <w:rFonts w:hint="eastAsia"/>
              </w:rPr>
              <w:t>]</w:t>
            </w:r>
            <w:r>
              <w:rPr>
                <w:rFonts w:hint="eastAsia"/>
              </w:rPr>
              <w:t>区间，且＞免租起始日期。</w:t>
            </w:r>
          </w:p>
        </w:tc>
      </w:tr>
    </w:tbl>
    <w:p w14:paraId="2F4C40B2" w14:textId="77777777" w:rsidR="000829C4" w:rsidRDefault="00000000">
      <w:pPr>
        <w:pStyle w:val="4"/>
      </w:pPr>
      <w:r>
        <w:rPr>
          <w:rFonts w:hint="eastAsia"/>
        </w:rPr>
        <w:lastRenderedPageBreak/>
        <w:t>业务处理</w:t>
      </w:r>
    </w:p>
    <w:p w14:paraId="1B5ABC9D" w14:textId="77777777" w:rsidR="000829C4" w:rsidRDefault="00000000">
      <w:pPr>
        <w:pStyle w:val="5"/>
      </w:pPr>
      <w:r>
        <w:rPr>
          <w:rFonts w:hint="eastAsia"/>
        </w:rPr>
        <w:t>业务说明与流程</w:t>
      </w:r>
    </w:p>
    <w:p w14:paraId="0302A59C" w14:textId="77777777" w:rsidR="000829C4" w:rsidRDefault="00000000">
      <w:pPr>
        <w:numPr>
          <w:ilvl w:val="0"/>
          <w:numId w:val="70"/>
        </w:numPr>
      </w:pPr>
      <w:r>
        <w:rPr>
          <w:rFonts w:hint="eastAsia"/>
        </w:rPr>
        <w:t>当应交房产税的房产出租合同由于出租信息登记遗漏导致过去的纳税期间未计税，通过本功能对房产出租信息进行补录；</w:t>
      </w:r>
    </w:p>
    <w:p w14:paraId="17980B98" w14:textId="77777777" w:rsidR="000829C4" w:rsidRDefault="00000000">
      <w:pPr>
        <w:numPr>
          <w:ilvl w:val="0"/>
          <w:numId w:val="70"/>
        </w:numPr>
      </w:pPr>
      <w:r>
        <w:rPr>
          <w:rFonts w:hint="eastAsia"/>
        </w:rPr>
        <w:t>补录后房产出租的第一次计税时会将未计税的部分进行补算；</w:t>
      </w:r>
    </w:p>
    <w:p w14:paraId="3F01895B" w14:textId="77777777" w:rsidR="000829C4" w:rsidRDefault="00000000">
      <w:pPr>
        <w:pStyle w:val="5"/>
      </w:pPr>
      <w:r>
        <w:rPr>
          <w:rFonts w:hint="eastAsia"/>
        </w:rPr>
        <w:t>功能按钮</w:t>
      </w:r>
    </w:p>
    <w:p w14:paraId="38FF4F4F" w14:textId="77777777" w:rsidR="000829C4" w:rsidRDefault="00000000">
      <w:r>
        <w:rPr>
          <w:rFonts w:hint="eastAsia"/>
        </w:rPr>
        <w:t>列表按钮：</w:t>
      </w:r>
    </w:p>
    <w:p w14:paraId="35926F14" w14:textId="77777777" w:rsidR="000829C4" w:rsidRDefault="00000000">
      <w:pPr>
        <w:numPr>
          <w:ilvl w:val="0"/>
          <w:numId w:val="71"/>
        </w:numPr>
      </w:pPr>
      <w:r>
        <w:rPr>
          <w:rFonts w:hint="eastAsia"/>
        </w:rPr>
        <w:t>【新增】：新增一笔空白数据；</w:t>
      </w:r>
    </w:p>
    <w:p w14:paraId="4DBC22E3" w14:textId="77777777" w:rsidR="000829C4" w:rsidRDefault="00000000">
      <w:pPr>
        <w:numPr>
          <w:ilvl w:val="0"/>
          <w:numId w:val="71"/>
        </w:numPr>
      </w:pPr>
      <w:r>
        <w:rPr>
          <w:rFonts w:hint="eastAsia"/>
        </w:rPr>
        <w:t>【修改】：修改所选保存状态的数据；</w:t>
      </w:r>
    </w:p>
    <w:p w14:paraId="45934963" w14:textId="77777777" w:rsidR="000829C4" w:rsidRDefault="00000000">
      <w:pPr>
        <w:numPr>
          <w:ilvl w:val="0"/>
          <w:numId w:val="71"/>
        </w:numPr>
      </w:pPr>
      <w:r>
        <w:rPr>
          <w:rFonts w:hint="eastAsia"/>
        </w:rPr>
        <w:t>【取消】：取消修改或新增的内容；</w:t>
      </w:r>
    </w:p>
    <w:p w14:paraId="3E733C86" w14:textId="77777777" w:rsidR="000829C4" w:rsidRDefault="00000000">
      <w:pPr>
        <w:numPr>
          <w:ilvl w:val="0"/>
          <w:numId w:val="71"/>
        </w:numPr>
      </w:pPr>
      <w:r>
        <w:rPr>
          <w:rFonts w:hint="eastAsia"/>
        </w:rPr>
        <w:t>【保存】：保存修改或新增的内容，；</w:t>
      </w:r>
    </w:p>
    <w:p w14:paraId="65E5A72F" w14:textId="77777777" w:rsidR="000829C4" w:rsidRDefault="00000000">
      <w:pPr>
        <w:numPr>
          <w:ilvl w:val="0"/>
          <w:numId w:val="71"/>
        </w:numPr>
      </w:pPr>
      <w:r>
        <w:rPr>
          <w:rFonts w:hint="eastAsia"/>
        </w:rPr>
        <w:t>【删除】：删除所选保存状态的数据；</w:t>
      </w:r>
    </w:p>
    <w:p w14:paraId="364BB35B" w14:textId="77777777" w:rsidR="000829C4" w:rsidRDefault="00000000">
      <w:pPr>
        <w:numPr>
          <w:ilvl w:val="0"/>
          <w:numId w:val="71"/>
        </w:numPr>
      </w:pPr>
      <w:r>
        <w:rPr>
          <w:rFonts w:hint="eastAsia"/>
        </w:rPr>
        <w:t>【提交】：提交保存状态的数据；</w:t>
      </w:r>
    </w:p>
    <w:p w14:paraId="112C7883" w14:textId="77777777" w:rsidR="000829C4" w:rsidRDefault="00000000">
      <w:pPr>
        <w:numPr>
          <w:ilvl w:val="0"/>
          <w:numId w:val="71"/>
        </w:numPr>
      </w:pPr>
      <w:r>
        <w:rPr>
          <w:rFonts w:hint="eastAsia"/>
        </w:rPr>
        <w:t>【审批】：审批，审批后生成房产出租信息台账，台</w:t>
      </w:r>
      <w:proofErr w:type="gramStart"/>
      <w:r>
        <w:rPr>
          <w:rFonts w:hint="eastAsia"/>
        </w:rPr>
        <w:t>账状态</w:t>
      </w:r>
      <w:proofErr w:type="gramEnd"/>
      <w:r>
        <w:rPr>
          <w:rFonts w:hint="eastAsia"/>
        </w:rPr>
        <w:t>为审批状态，反写房产信息台账的出租信息子表。</w:t>
      </w:r>
    </w:p>
    <w:p w14:paraId="7217F3E2" w14:textId="77777777" w:rsidR="000829C4" w:rsidRDefault="00000000">
      <w:pPr>
        <w:numPr>
          <w:ilvl w:val="0"/>
          <w:numId w:val="71"/>
        </w:numPr>
      </w:pPr>
      <w:r>
        <w:rPr>
          <w:rFonts w:hint="eastAsia"/>
        </w:rPr>
        <w:t>【弃审】：如果房产已计算房产税，则不可弃审，提示“该笔数据已计算房产税，不可弃审，请取消计算后再弃审”；弃审后</w:t>
      </w:r>
      <w:proofErr w:type="gramStart"/>
      <w:r>
        <w:rPr>
          <w:rFonts w:hint="eastAsia"/>
        </w:rPr>
        <w:t>删除台</w:t>
      </w:r>
      <w:proofErr w:type="gramEnd"/>
      <w:r>
        <w:rPr>
          <w:rFonts w:hint="eastAsia"/>
        </w:rPr>
        <w:t>账数据。</w:t>
      </w:r>
    </w:p>
    <w:p w14:paraId="1BF40B15" w14:textId="77777777" w:rsidR="000829C4" w:rsidRDefault="00000000">
      <w:r>
        <w:rPr>
          <w:rFonts w:hint="eastAsia"/>
        </w:rPr>
        <w:t>卡片按钮：</w:t>
      </w:r>
    </w:p>
    <w:p w14:paraId="7C59E058" w14:textId="77777777" w:rsidR="000829C4" w:rsidRDefault="00000000">
      <w:r>
        <w:rPr>
          <w:rFonts w:hint="eastAsia"/>
        </w:rPr>
        <w:t>【复制行】：选中</w:t>
      </w:r>
      <w:proofErr w:type="gramStart"/>
      <w:r>
        <w:rPr>
          <w:rFonts w:hint="eastAsia"/>
        </w:rPr>
        <w:t>某行子表数据</w:t>
      </w:r>
      <w:proofErr w:type="gramEnd"/>
      <w:r>
        <w:rPr>
          <w:rFonts w:hint="eastAsia"/>
        </w:rPr>
        <w:t>，点击【复制行】按钮，可</w:t>
      </w:r>
      <w:proofErr w:type="gramStart"/>
      <w:r>
        <w:rPr>
          <w:rFonts w:hint="eastAsia"/>
        </w:rPr>
        <w:t>在子表列表</w:t>
      </w:r>
      <w:proofErr w:type="gramEnd"/>
      <w:r>
        <w:rPr>
          <w:rFonts w:hint="eastAsia"/>
        </w:rPr>
        <w:t>中自动新增一行数据，合同信息自动带出所选行的信息（合同编码、合同名称、合同金额、承租方名称、承租方统一社会信用代码、出租面积、出租原值）</w:t>
      </w:r>
    </w:p>
    <w:p w14:paraId="1F008742" w14:textId="77777777" w:rsidR="000829C4" w:rsidRDefault="00000000">
      <w:pPr>
        <w:pStyle w:val="5"/>
      </w:pPr>
      <w:r>
        <w:rPr>
          <w:rFonts w:hint="eastAsia"/>
        </w:rPr>
        <w:t>算法说明</w:t>
      </w:r>
    </w:p>
    <w:p w14:paraId="7251A90B" w14:textId="77777777" w:rsidR="000829C4" w:rsidRDefault="00000000">
      <w:r>
        <w:rPr>
          <w:rFonts w:hint="eastAsia"/>
        </w:rPr>
        <w:t>1</w:t>
      </w:r>
      <w:r>
        <w:rPr>
          <w:rFonts w:hint="eastAsia"/>
        </w:rPr>
        <w:t>、同一房产下，同一合同编码可以存在多条出租信息，需要校验起始日期、截止日期期间范围不能交叉重叠，如存在期间交叉时，提示“同一出租合同下存在交叉重叠的期间，请修改。合同编号：</w:t>
      </w:r>
      <w:r>
        <w:rPr>
          <w:rFonts w:hint="eastAsia"/>
          <w:lang w:eastAsia="zh"/>
        </w:rPr>
        <w:t>xxx</w:t>
      </w:r>
      <w:r>
        <w:rPr>
          <w:rFonts w:hint="eastAsia"/>
          <w:lang w:eastAsia="zh"/>
        </w:rPr>
        <w:t>、</w:t>
      </w:r>
      <w:proofErr w:type="spellStart"/>
      <w:r>
        <w:rPr>
          <w:rFonts w:hint="eastAsia"/>
          <w:lang w:eastAsia="zh"/>
        </w:rPr>
        <w:t>yyy</w:t>
      </w:r>
      <w:proofErr w:type="spellEnd"/>
      <w:r>
        <w:rPr>
          <w:rFonts w:hint="eastAsia"/>
          <w:lang w:eastAsia="zh"/>
        </w:rPr>
        <w:t>、</w:t>
      </w:r>
      <w:r>
        <w:rPr>
          <w:rFonts w:hint="eastAsia"/>
          <w:lang w:eastAsia="zh"/>
        </w:rPr>
        <w:t>zzz</w:t>
      </w:r>
      <w:r>
        <w:rPr>
          <w:rFonts w:hint="eastAsia"/>
          <w:lang w:eastAsia="zh"/>
        </w:rPr>
        <w:t>、</w:t>
      </w:r>
      <w:r>
        <w:rPr>
          <w:rFonts w:hint="eastAsia"/>
          <w:lang w:eastAsia="zh"/>
        </w:rPr>
        <w:t>...</w:t>
      </w:r>
      <w:r>
        <w:rPr>
          <w:rFonts w:hint="eastAsia"/>
        </w:rPr>
        <w:t>”</w:t>
      </w:r>
    </w:p>
    <w:p w14:paraId="41CF026F" w14:textId="77777777" w:rsidR="000829C4" w:rsidRDefault="00000000">
      <w:pPr>
        <w:pStyle w:val="5"/>
      </w:pPr>
      <w:r>
        <w:rPr>
          <w:rFonts w:hint="eastAsia"/>
        </w:rPr>
        <w:lastRenderedPageBreak/>
        <w:t>逻辑处理</w:t>
      </w:r>
    </w:p>
    <w:p w14:paraId="3D9D247B" w14:textId="77777777" w:rsidR="000829C4" w:rsidRDefault="00000000">
      <w:r>
        <w:rPr>
          <w:rFonts w:hint="eastAsia"/>
        </w:rPr>
        <w:t>无。</w:t>
      </w:r>
    </w:p>
    <w:p w14:paraId="508D5973" w14:textId="77777777" w:rsidR="000829C4" w:rsidRDefault="00000000">
      <w:pPr>
        <w:pStyle w:val="4"/>
      </w:pPr>
      <w:r>
        <w:rPr>
          <w:rFonts w:hint="eastAsia"/>
        </w:rPr>
        <w:t>输出</w:t>
      </w:r>
    </w:p>
    <w:p w14:paraId="59AD77A7" w14:textId="77777777" w:rsidR="000829C4" w:rsidRDefault="00000000">
      <w:r>
        <w:rPr>
          <w:rFonts w:hint="eastAsia"/>
        </w:rPr>
        <w:t>无。</w:t>
      </w:r>
    </w:p>
    <w:p w14:paraId="6ED42A91" w14:textId="77777777" w:rsidR="000829C4" w:rsidRDefault="00000000">
      <w:pPr>
        <w:pStyle w:val="4"/>
      </w:pPr>
      <w:r>
        <w:rPr>
          <w:rFonts w:hint="eastAsia"/>
        </w:rPr>
        <w:t>非功能性需求</w:t>
      </w:r>
    </w:p>
    <w:p w14:paraId="5C71E1E7" w14:textId="77777777" w:rsidR="000829C4" w:rsidRDefault="00000000">
      <w:r>
        <w:rPr>
          <w:rFonts w:hint="eastAsia"/>
        </w:rPr>
        <w:t>无。</w:t>
      </w:r>
    </w:p>
    <w:p w14:paraId="17F4440C" w14:textId="77777777" w:rsidR="000829C4" w:rsidRDefault="00000000">
      <w:pPr>
        <w:pStyle w:val="2"/>
      </w:pPr>
      <w:bookmarkStart w:id="110" w:name="_Toc669939987"/>
      <w:r>
        <w:rPr>
          <w:rFonts w:hint="eastAsia"/>
        </w:rPr>
        <w:t>土地信息管理</w:t>
      </w:r>
      <w:bookmarkEnd w:id="104"/>
      <w:bookmarkEnd w:id="105"/>
      <w:bookmarkEnd w:id="110"/>
    </w:p>
    <w:p w14:paraId="10E32DC5" w14:textId="77777777" w:rsidR="000829C4" w:rsidRDefault="00000000">
      <w:pPr>
        <w:pStyle w:val="3"/>
      </w:pPr>
      <w:bookmarkStart w:id="111" w:name="_Toc14488"/>
      <w:bookmarkStart w:id="112" w:name="_Toc424600288"/>
      <w:bookmarkStart w:id="113" w:name="_Toc22919"/>
      <w:r>
        <w:rPr>
          <w:rFonts w:hint="eastAsia"/>
        </w:rPr>
        <w:t>土地信息台账</w:t>
      </w:r>
      <w:bookmarkEnd w:id="111"/>
      <w:bookmarkEnd w:id="112"/>
      <w:bookmarkEnd w:id="113"/>
    </w:p>
    <w:p w14:paraId="765F94E3" w14:textId="77777777" w:rsidR="000829C4" w:rsidRDefault="00000000">
      <w:pPr>
        <w:pStyle w:val="4"/>
      </w:pPr>
      <w:r>
        <w:rPr>
          <w:rFonts w:hint="eastAsia"/>
        </w:rPr>
        <w:t>功能描述</w:t>
      </w:r>
    </w:p>
    <w:p w14:paraId="4BDFBCC1" w14:textId="77777777" w:rsidR="000829C4" w:rsidRDefault="00000000">
      <w:r>
        <w:rPr>
          <w:rFonts w:hint="eastAsia"/>
        </w:rPr>
        <w:t>本功能为企业所属的土地信息台</w:t>
      </w:r>
      <w:proofErr w:type="gramStart"/>
      <w:r>
        <w:rPr>
          <w:rFonts w:hint="eastAsia"/>
        </w:rPr>
        <w:t>账管理</w:t>
      </w:r>
      <w:proofErr w:type="gramEnd"/>
      <w:r>
        <w:rPr>
          <w:rFonts w:hint="eastAsia"/>
        </w:rPr>
        <w:t>功能。</w:t>
      </w:r>
    </w:p>
    <w:p w14:paraId="61590E5B" w14:textId="77777777" w:rsidR="000829C4" w:rsidRDefault="00000000">
      <w:pPr>
        <w:pStyle w:val="4"/>
      </w:pPr>
      <w:r>
        <w:rPr>
          <w:rFonts w:hint="eastAsia"/>
        </w:rPr>
        <w:t>原型界面</w:t>
      </w:r>
    </w:p>
    <w:p w14:paraId="30889585" w14:textId="77777777" w:rsidR="000829C4" w:rsidRDefault="00000000">
      <w:r>
        <w:rPr>
          <w:rFonts w:hint="eastAsia"/>
        </w:rPr>
        <w:t>列表：</w:t>
      </w:r>
    </w:p>
    <w:p w14:paraId="02DCEEB4" w14:textId="77777777" w:rsidR="000829C4" w:rsidRDefault="00000000">
      <w:r>
        <w:rPr>
          <w:noProof/>
        </w:rPr>
        <w:drawing>
          <wp:inline distT="0" distB="0" distL="114300" distR="114300" wp14:anchorId="2F226AF5" wp14:editId="566DF8EB">
            <wp:extent cx="5269865" cy="2308860"/>
            <wp:effectExtent l="0" t="0" r="13335" b="2540"/>
            <wp:docPr id="19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28"/>
                    <pic:cNvPicPr>
                      <a:picLocks noChangeAspect="1"/>
                    </pic:cNvPicPr>
                  </pic:nvPicPr>
                  <pic:blipFill>
                    <a:blip r:embed="rId61"/>
                    <a:stretch>
                      <a:fillRect/>
                    </a:stretch>
                  </pic:blipFill>
                  <pic:spPr>
                    <a:xfrm>
                      <a:off x="0" y="0"/>
                      <a:ext cx="5269865" cy="2308860"/>
                    </a:xfrm>
                    <a:prstGeom prst="rect">
                      <a:avLst/>
                    </a:prstGeom>
                    <a:noFill/>
                    <a:ln>
                      <a:noFill/>
                    </a:ln>
                  </pic:spPr>
                </pic:pic>
              </a:graphicData>
            </a:graphic>
          </wp:inline>
        </w:drawing>
      </w:r>
    </w:p>
    <w:p w14:paraId="70BE2BA1" w14:textId="77777777" w:rsidR="000829C4" w:rsidRDefault="00000000">
      <w:r>
        <w:rPr>
          <w:rFonts w:hint="eastAsia"/>
        </w:rPr>
        <w:t>卡片：</w:t>
      </w:r>
    </w:p>
    <w:p w14:paraId="4A9CC131" w14:textId="77777777" w:rsidR="000829C4" w:rsidRDefault="00000000">
      <w:r>
        <w:rPr>
          <w:noProof/>
        </w:rPr>
        <w:lastRenderedPageBreak/>
        <w:drawing>
          <wp:inline distT="0" distB="0" distL="114300" distR="114300" wp14:anchorId="53F326E3" wp14:editId="3227B24D">
            <wp:extent cx="5269865" cy="2308860"/>
            <wp:effectExtent l="0" t="0" r="13335" b="2540"/>
            <wp:docPr id="19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29"/>
                    <pic:cNvPicPr>
                      <a:picLocks noChangeAspect="1"/>
                    </pic:cNvPicPr>
                  </pic:nvPicPr>
                  <pic:blipFill>
                    <a:blip r:embed="rId62"/>
                    <a:stretch>
                      <a:fillRect/>
                    </a:stretch>
                  </pic:blipFill>
                  <pic:spPr>
                    <a:xfrm>
                      <a:off x="0" y="0"/>
                      <a:ext cx="5269865" cy="2308860"/>
                    </a:xfrm>
                    <a:prstGeom prst="rect">
                      <a:avLst/>
                    </a:prstGeom>
                    <a:noFill/>
                    <a:ln>
                      <a:noFill/>
                    </a:ln>
                  </pic:spPr>
                </pic:pic>
              </a:graphicData>
            </a:graphic>
          </wp:inline>
        </w:drawing>
      </w:r>
    </w:p>
    <w:p w14:paraId="7AAC4F63" w14:textId="77777777" w:rsidR="000829C4" w:rsidRDefault="00000000">
      <w:pPr>
        <w:pStyle w:val="4"/>
      </w:pPr>
      <w:r>
        <w:rPr>
          <w:rFonts w:hint="eastAsia"/>
        </w:rPr>
        <w:t>输入列表</w:t>
      </w:r>
    </w:p>
    <w:p w14:paraId="3F6E79F5"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093A67FC" w14:textId="77777777">
        <w:tc>
          <w:tcPr>
            <w:tcW w:w="1561" w:type="dxa"/>
            <w:shd w:val="clear" w:color="auto" w:fill="DEEBF6" w:themeFill="accent1" w:themeFillTint="32"/>
          </w:tcPr>
          <w:p w14:paraId="0C49828D"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7B2206D4"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636CE847"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417CFF8"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009257AE" w14:textId="77777777" w:rsidR="000829C4" w:rsidRDefault="00000000">
            <w:pPr>
              <w:jc w:val="center"/>
              <w:rPr>
                <w:b/>
                <w:bCs/>
              </w:rPr>
            </w:pPr>
            <w:r>
              <w:rPr>
                <w:rFonts w:hint="eastAsia"/>
                <w:b/>
                <w:bCs/>
              </w:rPr>
              <w:t>备注</w:t>
            </w:r>
          </w:p>
        </w:tc>
      </w:tr>
      <w:tr w:rsidR="000829C4" w14:paraId="5E9A125B" w14:textId="77777777">
        <w:tc>
          <w:tcPr>
            <w:tcW w:w="1561" w:type="dxa"/>
          </w:tcPr>
          <w:p w14:paraId="20B3E3C0" w14:textId="77777777" w:rsidR="000829C4" w:rsidRDefault="00000000">
            <w:r>
              <w:rPr>
                <w:rFonts w:hint="eastAsia"/>
              </w:rPr>
              <w:t>机构</w:t>
            </w:r>
          </w:p>
        </w:tc>
        <w:tc>
          <w:tcPr>
            <w:tcW w:w="1110" w:type="dxa"/>
          </w:tcPr>
          <w:p w14:paraId="3034FA61" w14:textId="77777777" w:rsidR="000829C4" w:rsidRDefault="00000000">
            <w:pPr>
              <w:jc w:val="center"/>
            </w:pPr>
            <w:r>
              <w:rPr>
                <w:rFonts w:hint="eastAsia"/>
              </w:rPr>
              <w:t>参照</w:t>
            </w:r>
          </w:p>
        </w:tc>
        <w:tc>
          <w:tcPr>
            <w:tcW w:w="1089" w:type="dxa"/>
          </w:tcPr>
          <w:p w14:paraId="7B763137" w14:textId="77777777" w:rsidR="000829C4" w:rsidRDefault="00000000">
            <w:pPr>
              <w:jc w:val="center"/>
            </w:pPr>
            <w:r>
              <w:rPr>
                <w:rFonts w:hint="eastAsia"/>
              </w:rPr>
              <w:t>手动选择</w:t>
            </w:r>
          </w:p>
        </w:tc>
        <w:tc>
          <w:tcPr>
            <w:tcW w:w="1429" w:type="dxa"/>
          </w:tcPr>
          <w:p w14:paraId="004B089A" w14:textId="77777777" w:rsidR="000829C4" w:rsidRDefault="00000000">
            <w:pPr>
              <w:jc w:val="center"/>
            </w:pPr>
            <w:r>
              <w:rPr>
                <w:rFonts w:hint="eastAsia"/>
              </w:rPr>
              <w:t>否</w:t>
            </w:r>
          </w:p>
        </w:tc>
        <w:tc>
          <w:tcPr>
            <w:tcW w:w="3330" w:type="dxa"/>
          </w:tcPr>
          <w:p w14:paraId="5995B052" w14:textId="77777777" w:rsidR="000829C4" w:rsidRDefault="00000000">
            <w:r>
              <w:rPr>
                <w:rFonts w:hint="eastAsia"/>
              </w:rPr>
              <w:t>参照机构档案，增加用户权限。</w:t>
            </w:r>
          </w:p>
        </w:tc>
      </w:tr>
      <w:tr w:rsidR="000829C4" w14:paraId="37C82E61" w14:textId="77777777">
        <w:tc>
          <w:tcPr>
            <w:tcW w:w="1561" w:type="dxa"/>
          </w:tcPr>
          <w:p w14:paraId="57BF09BE" w14:textId="77777777" w:rsidR="000829C4" w:rsidRDefault="00000000">
            <w:proofErr w:type="gramStart"/>
            <w:r>
              <w:rPr>
                <w:rFonts w:hint="eastAsia"/>
              </w:rPr>
              <w:t>土地宗号</w:t>
            </w:r>
            <w:proofErr w:type="gramEnd"/>
          </w:p>
        </w:tc>
        <w:tc>
          <w:tcPr>
            <w:tcW w:w="1110" w:type="dxa"/>
          </w:tcPr>
          <w:p w14:paraId="56E5B250" w14:textId="77777777" w:rsidR="000829C4" w:rsidRDefault="00000000">
            <w:pPr>
              <w:jc w:val="center"/>
            </w:pPr>
            <w:r>
              <w:rPr>
                <w:rFonts w:hint="eastAsia"/>
              </w:rPr>
              <w:t>参照</w:t>
            </w:r>
          </w:p>
        </w:tc>
        <w:tc>
          <w:tcPr>
            <w:tcW w:w="1089" w:type="dxa"/>
          </w:tcPr>
          <w:p w14:paraId="44F67D4E" w14:textId="77777777" w:rsidR="000829C4" w:rsidRDefault="00000000">
            <w:pPr>
              <w:jc w:val="center"/>
            </w:pPr>
            <w:r>
              <w:rPr>
                <w:rFonts w:hint="eastAsia"/>
              </w:rPr>
              <w:t>手动选择</w:t>
            </w:r>
          </w:p>
        </w:tc>
        <w:tc>
          <w:tcPr>
            <w:tcW w:w="1429" w:type="dxa"/>
          </w:tcPr>
          <w:p w14:paraId="3F31F5CC" w14:textId="77777777" w:rsidR="000829C4" w:rsidRDefault="00000000">
            <w:pPr>
              <w:jc w:val="center"/>
            </w:pPr>
            <w:r>
              <w:rPr>
                <w:rFonts w:hint="eastAsia"/>
              </w:rPr>
              <w:t>否</w:t>
            </w:r>
          </w:p>
        </w:tc>
        <w:tc>
          <w:tcPr>
            <w:tcW w:w="3330" w:type="dxa"/>
          </w:tcPr>
          <w:p w14:paraId="7AAF727D" w14:textId="77777777" w:rsidR="000829C4" w:rsidRDefault="00000000">
            <w:r>
              <w:rPr>
                <w:rFonts w:hint="eastAsia"/>
              </w:rPr>
              <w:t>参照土地信息台账，用户权限下的机构对应的土地</w:t>
            </w:r>
          </w:p>
        </w:tc>
      </w:tr>
      <w:tr w:rsidR="000829C4" w14:paraId="1241808B" w14:textId="77777777">
        <w:tc>
          <w:tcPr>
            <w:tcW w:w="1561" w:type="dxa"/>
          </w:tcPr>
          <w:p w14:paraId="15A81A94" w14:textId="77777777" w:rsidR="000829C4" w:rsidRDefault="00000000">
            <w:r>
              <w:rPr>
                <w:rFonts w:hint="eastAsia"/>
              </w:rPr>
              <w:t>所在地</w:t>
            </w:r>
          </w:p>
        </w:tc>
        <w:tc>
          <w:tcPr>
            <w:tcW w:w="1110" w:type="dxa"/>
          </w:tcPr>
          <w:p w14:paraId="6D106359" w14:textId="77777777" w:rsidR="000829C4" w:rsidRDefault="00000000">
            <w:pPr>
              <w:jc w:val="center"/>
            </w:pPr>
            <w:r>
              <w:rPr>
                <w:rFonts w:hint="eastAsia"/>
              </w:rPr>
              <w:t>参照</w:t>
            </w:r>
          </w:p>
        </w:tc>
        <w:tc>
          <w:tcPr>
            <w:tcW w:w="1089" w:type="dxa"/>
          </w:tcPr>
          <w:p w14:paraId="28C04764" w14:textId="77777777" w:rsidR="000829C4" w:rsidRDefault="00000000">
            <w:pPr>
              <w:jc w:val="center"/>
            </w:pPr>
            <w:r>
              <w:rPr>
                <w:rFonts w:hint="eastAsia"/>
              </w:rPr>
              <w:t>手动选择</w:t>
            </w:r>
          </w:p>
        </w:tc>
        <w:tc>
          <w:tcPr>
            <w:tcW w:w="1429" w:type="dxa"/>
          </w:tcPr>
          <w:p w14:paraId="737F9D1E" w14:textId="77777777" w:rsidR="000829C4" w:rsidRDefault="00000000">
            <w:pPr>
              <w:jc w:val="center"/>
            </w:pPr>
            <w:r>
              <w:rPr>
                <w:rFonts w:hint="eastAsia"/>
              </w:rPr>
              <w:t>否</w:t>
            </w:r>
          </w:p>
        </w:tc>
        <w:tc>
          <w:tcPr>
            <w:tcW w:w="3330" w:type="dxa"/>
          </w:tcPr>
          <w:p w14:paraId="01BB8748" w14:textId="77777777" w:rsidR="000829C4" w:rsidRDefault="00000000">
            <w:r>
              <w:rPr>
                <w:rFonts w:hint="eastAsia"/>
              </w:rPr>
              <w:t>选择注册省、市、区县</w:t>
            </w:r>
          </w:p>
        </w:tc>
      </w:tr>
      <w:tr w:rsidR="000829C4" w14:paraId="4D8835BE" w14:textId="77777777">
        <w:tc>
          <w:tcPr>
            <w:tcW w:w="1561" w:type="dxa"/>
          </w:tcPr>
          <w:p w14:paraId="75ED0E7D" w14:textId="77777777" w:rsidR="000829C4" w:rsidRDefault="00000000">
            <w:r>
              <w:rPr>
                <w:rFonts w:hint="eastAsia"/>
              </w:rPr>
              <w:t>土地状态</w:t>
            </w:r>
          </w:p>
        </w:tc>
        <w:tc>
          <w:tcPr>
            <w:tcW w:w="1110" w:type="dxa"/>
          </w:tcPr>
          <w:p w14:paraId="2251D8E2" w14:textId="77777777" w:rsidR="000829C4" w:rsidRDefault="00000000">
            <w:pPr>
              <w:jc w:val="center"/>
            </w:pPr>
            <w:r>
              <w:rPr>
                <w:rFonts w:hint="eastAsia"/>
              </w:rPr>
              <w:t>枚举</w:t>
            </w:r>
          </w:p>
        </w:tc>
        <w:tc>
          <w:tcPr>
            <w:tcW w:w="1089" w:type="dxa"/>
          </w:tcPr>
          <w:p w14:paraId="38FA192A" w14:textId="77777777" w:rsidR="000829C4" w:rsidRDefault="00000000">
            <w:pPr>
              <w:jc w:val="center"/>
            </w:pPr>
            <w:r>
              <w:rPr>
                <w:rFonts w:hint="eastAsia"/>
              </w:rPr>
              <w:t>手动选择</w:t>
            </w:r>
          </w:p>
        </w:tc>
        <w:tc>
          <w:tcPr>
            <w:tcW w:w="1429" w:type="dxa"/>
          </w:tcPr>
          <w:p w14:paraId="6DA42989" w14:textId="77777777" w:rsidR="000829C4" w:rsidRDefault="00000000">
            <w:pPr>
              <w:jc w:val="center"/>
            </w:pPr>
            <w:r>
              <w:rPr>
                <w:rFonts w:hint="eastAsia"/>
              </w:rPr>
              <w:t>否</w:t>
            </w:r>
          </w:p>
        </w:tc>
        <w:tc>
          <w:tcPr>
            <w:tcW w:w="3330" w:type="dxa"/>
          </w:tcPr>
          <w:p w14:paraId="4DDA5F56" w14:textId="77777777" w:rsidR="000829C4" w:rsidRDefault="000829C4"/>
        </w:tc>
      </w:tr>
    </w:tbl>
    <w:p w14:paraId="7D828925" w14:textId="77777777" w:rsidR="000829C4" w:rsidRDefault="000829C4"/>
    <w:p w14:paraId="13D44974" w14:textId="77777777" w:rsidR="000829C4" w:rsidRDefault="00000000">
      <w:r>
        <w:rPr>
          <w:rFonts w:hint="eastAsia"/>
        </w:rPr>
        <w:t>主表字段</w:t>
      </w:r>
      <w:r>
        <w:rPr>
          <w:rFonts w:hint="eastAsia"/>
        </w:rPr>
        <w:t>:</w:t>
      </w:r>
    </w:p>
    <w:tbl>
      <w:tblPr>
        <w:tblStyle w:val="ab"/>
        <w:tblW w:w="0" w:type="auto"/>
        <w:tblLook w:val="04A0" w:firstRow="1" w:lastRow="0" w:firstColumn="1" w:lastColumn="0" w:noHBand="0" w:noVBand="1"/>
      </w:tblPr>
      <w:tblGrid>
        <w:gridCol w:w="1503"/>
        <w:gridCol w:w="1115"/>
        <w:gridCol w:w="1048"/>
        <w:gridCol w:w="1367"/>
        <w:gridCol w:w="3263"/>
      </w:tblGrid>
      <w:tr w:rsidR="000829C4" w14:paraId="1F6C2C71" w14:textId="77777777">
        <w:tc>
          <w:tcPr>
            <w:tcW w:w="1561" w:type="dxa"/>
            <w:shd w:val="clear" w:color="auto" w:fill="DEEBF6" w:themeFill="accent1" w:themeFillTint="32"/>
          </w:tcPr>
          <w:p w14:paraId="5212A81A"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30C7D9CB"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7DFB0D3F"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23381530"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39918A1C" w14:textId="77777777" w:rsidR="000829C4" w:rsidRDefault="00000000">
            <w:pPr>
              <w:jc w:val="center"/>
              <w:rPr>
                <w:b/>
                <w:bCs/>
              </w:rPr>
            </w:pPr>
            <w:r>
              <w:rPr>
                <w:rFonts w:hint="eastAsia"/>
                <w:b/>
                <w:bCs/>
              </w:rPr>
              <w:t>备注</w:t>
            </w:r>
          </w:p>
        </w:tc>
      </w:tr>
      <w:tr w:rsidR="000829C4" w14:paraId="5452628E" w14:textId="77777777">
        <w:tc>
          <w:tcPr>
            <w:tcW w:w="1561" w:type="dxa"/>
          </w:tcPr>
          <w:p w14:paraId="13F19D7B" w14:textId="77777777" w:rsidR="000829C4" w:rsidRDefault="00000000">
            <w:r>
              <w:rPr>
                <w:rFonts w:hint="eastAsia"/>
              </w:rPr>
              <w:t>单据编号</w:t>
            </w:r>
          </w:p>
        </w:tc>
        <w:tc>
          <w:tcPr>
            <w:tcW w:w="1110" w:type="dxa"/>
          </w:tcPr>
          <w:p w14:paraId="37333487" w14:textId="77777777" w:rsidR="000829C4" w:rsidRDefault="00000000">
            <w:pPr>
              <w:jc w:val="center"/>
            </w:pPr>
            <w:r>
              <w:rPr>
                <w:rFonts w:hint="eastAsia"/>
              </w:rPr>
              <w:t>字符</w:t>
            </w:r>
          </w:p>
        </w:tc>
        <w:tc>
          <w:tcPr>
            <w:tcW w:w="1089" w:type="dxa"/>
          </w:tcPr>
          <w:p w14:paraId="4272E567" w14:textId="77777777" w:rsidR="000829C4" w:rsidRDefault="00000000">
            <w:pPr>
              <w:jc w:val="center"/>
            </w:pPr>
            <w:r>
              <w:rPr>
                <w:rFonts w:hint="eastAsia"/>
              </w:rPr>
              <w:t>自动生成</w:t>
            </w:r>
          </w:p>
        </w:tc>
        <w:tc>
          <w:tcPr>
            <w:tcW w:w="1429" w:type="dxa"/>
          </w:tcPr>
          <w:p w14:paraId="4CD76966" w14:textId="77777777" w:rsidR="000829C4" w:rsidRDefault="00000000">
            <w:pPr>
              <w:jc w:val="center"/>
            </w:pPr>
            <w:r>
              <w:rPr>
                <w:rFonts w:hint="eastAsia"/>
              </w:rPr>
              <w:t>是</w:t>
            </w:r>
          </w:p>
        </w:tc>
        <w:tc>
          <w:tcPr>
            <w:tcW w:w="3330" w:type="dxa"/>
          </w:tcPr>
          <w:p w14:paraId="7EF344BE" w14:textId="77777777" w:rsidR="000829C4" w:rsidRDefault="00000000">
            <w:pPr>
              <w:spacing w:before="120"/>
              <w:jc w:val="left"/>
            </w:pPr>
            <w:r>
              <w:rPr>
                <w:rFonts w:hint="eastAsia"/>
              </w:rPr>
              <w:t>自动生成，编码规则为</w:t>
            </w:r>
            <w:r>
              <w:rPr>
                <w:rFonts w:hint="eastAsia"/>
              </w:rPr>
              <w:t>TDXXTZ</w:t>
            </w:r>
          </w:p>
          <w:p w14:paraId="55A1334B" w14:textId="77777777" w:rsidR="000829C4" w:rsidRDefault="00000000">
            <w:pPr>
              <w:spacing w:before="120"/>
              <w:jc w:val="left"/>
            </w:pPr>
            <w:r>
              <w:rPr>
                <w:rFonts w:hint="eastAsia"/>
              </w:rPr>
              <w:t>+</w:t>
            </w:r>
            <w:r>
              <w:rPr>
                <w:rFonts w:hint="eastAsia"/>
              </w:rPr>
              <w:t>日期</w:t>
            </w:r>
            <w:r>
              <w:rPr>
                <w:rFonts w:hint="eastAsia"/>
              </w:rPr>
              <w:t>+</w:t>
            </w:r>
            <w:r>
              <w:rPr>
                <w:rFonts w:hint="eastAsia"/>
              </w:rPr>
              <w:t>序号，如</w:t>
            </w:r>
            <w:r>
              <w:rPr>
                <w:rFonts w:hint="eastAsia"/>
              </w:rPr>
              <w:t>TDXXTZ2021011300001</w:t>
            </w:r>
          </w:p>
          <w:p w14:paraId="2439B145"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3B1FDB87" w14:textId="77777777">
        <w:tc>
          <w:tcPr>
            <w:tcW w:w="1561" w:type="dxa"/>
          </w:tcPr>
          <w:p w14:paraId="779BCE27" w14:textId="77777777" w:rsidR="000829C4" w:rsidRDefault="00000000">
            <w:r>
              <w:rPr>
                <w:rFonts w:hint="eastAsia"/>
              </w:rPr>
              <w:t>机构</w:t>
            </w:r>
          </w:p>
        </w:tc>
        <w:tc>
          <w:tcPr>
            <w:tcW w:w="1110" w:type="dxa"/>
          </w:tcPr>
          <w:p w14:paraId="2F40B5F0" w14:textId="77777777" w:rsidR="000829C4" w:rsidRDefault="00000000">
            <w:pPr>
              <w:jc w:val="center"/>
            </w:pPr>
            <w:r>
              <w:rPr>
                <w:rFonts w:hint="eastAsia"/>
              </w:rPr>
              <w:t>参照</w:t>
            </w:r>
          </w:p>
        </w:tc>
        <w:tc>
          <w:tcPr>
            <w:tcW w:w="1089" w:type="dxa"/>
          </w:tcPr>
          <w:p w14:paraId="6090971F" w14:textId="77777777" w:rsidR="000829C4" w:rsidRDefault="00000000">
            <w:pPr>
              <w:jc w:val="center"/>
            </w:pPr>
            <w:r>
              <w:rPr>
                <w:rFonts w:hint="eastAsia"/>
              </w:rPr>
              <w:t>手动选择</w:t>
            </w:r>
          </w:p>
        </w:tc>
        <w:tc>
          <w:tcPr>
            <w:tcW w:w="1429" w:type="dxa"/>
          </w:tcPr>
          <w:p w14:paraId="26025F6C" w14:textId="77777777" w:rsidR="000829C4" w:rsidRDefault="00000000">
            <w:pPr>
              <w:jc w:val="center"/>
            </w:pPr>
            <w:r>
              <w:rPr>
                <w:rFonts w:hint="eastAsia"/>
              </w:rPr>
              <w:t>是</w:t>
            </w:r>
          </w:p>
        </w:tc>
        <w:tc>
          <w:tcPr>
            <w:tcW w:w="3330" w:type="dxa"/>
          </w:tcPr>
          <w:p w14:paraId="44137FEF" w14:textId="77777777" w:rsidR="000829C4" w:rsidRDefault="00000000">
            <w:r>
              <w:rPr>
                <w:rFonts w:hint="eastAsia"/>
              </w:rPr>
              <w:t>参照机构档案，增加用户权限。</w:t>
            </w:r>
          </w:p>
        </w:tc>
      </w:tr>
      <w:tr w:rsidR="000829C4" w14:paraId="0C591A80" w14:textId="77777777">
        <w:tc>
          <w:tcPr>
            <w:tcW w:w="1561" w:type="dxa"/>
          </w:tcPr>
          <w:p w14:paraId="50358C81" w14:textId="77777777" w:rsidR="000829C4" w:rsidRDefault="00000000">
            <w:r>
              <w:rPr>
                <w:rFonts w:ascii="宋体" w:eastAsia="宋体" w:hAnsi="宋体" w:cs="宋体" w:hint="eastAsia"/>
                <w:color w:val="FF0000"/>
                <w:szCs w:val="21"/>
                <w:shd w:val="clear" w:color="auto" w:fill="FFFF00"/>
                <w:lang w:bidi="ar"/>
              </w:rPr>
              <w:lastRenderedPageBreak/>
              <w:t>（新增）</w:t>
            </w:r>
            <w:r>
              <w:rPr>
                <w:rFonts w:ascii="宋体" w:eastAsia="宋体" w:hAnsi="宋体" w:cs="宋体" w:hint="eastAsia"/>
                <w:szCs w:val="21"/>
                <w:lang w:bidi="ar"/>
              </w:rPr>
              <w:t>税源编号</w:t>
            </w:r>
          </w:p>
        </w:tc>
        <w:tc>
          <w:tcPr>
            <w:tcW w:w="1110" w:type="dxa"/>
          </w:tcPr>
          <w:p w14:paraId="315C0F20" w14:textId="77777777" w:rsidR="000829C4" w:rsidRDefault="00000000">
            <w:pPr>
              <w:jc w:val="center"/>
            </w:pPr>
            <w:r>
              <w:rPr>
                <w:rFonts w:ascii="宋体" w:eastAsia="宋体" w:hAnsi="宋体" w:cs="宋体" w:hint="eastAsia"/>
                <w:szCs w:val="21"/>
                <w:lang w:bidi="ar"/>
              </w:rPr>
              <w:t>字符（</w:t>
            </w:r>
            <w:r>
              <w:rPr>
                <w:rFonts w:ascii="Calibri" w:eastAsia="宋体" w:hAnsi="Calibri" w:cs="Calibri"/>
                <w:szCs w:val="21"/>
                <w:lang w:bidi="ar"/>
              </w:rPr>
              <w:t>100</w:t>
            </w:r>
            <w:r>
              <w:rPr>
                <w:rFonts w:ascii="宋体" w:eastAsia="宋体" w:hAnsi="宋体" w:cs="宋体" w:hint="eastAsia"/>
                <w:szCs w:val="21"/>
                <w:lang w:bidi="ar"/>
              </w:rPr>
              <w:t>）</w:t>
            </w:r>
          </w:p>
        </w:tc>
        <w:tc>
          <w:tcPr>
            <w:tcW w:w="1089" w:type="dxa"/>
          </w:tcPr>
          <w:p w14:paraId="33BD056F" w14:textId="77777777" w:rsidR="000829C4" w:rsidRDefault="00000000">
            <w:pPr>
              <w:jc w:val="center"/>
            </w:pPr>
            <w:r>
              <w:rPr>
                <w:rFonts w:ascii="宋体" w:eastAsia="宋体" w:hAnsi="宋体" w:cs="宋体" w:hint="eastAsia"/>
                <w:szCs w:val="21"/>
                <w:lang w:bidi="ar"/>
              </w:rPr>
              <w:t>手工录入</w:t>
            </w:r>
          </w:p>
        </w:tc>
        <w:tc>
          <w:tcPr>
            <w:tcW w:w="1429" w:type="dxa"/>
          </w:tcPr>
          <w:p w14:paraId="75863FC0" w14:textId="77777777" w:rsidR="000829C4" w:rsidRDefault="00000000">
            <w:pPr>
              <w:jc w:val="center"/>
            </w:pPr>
            <w:r>
              <w:rPr>
                <w:rFonts w:ascii="宋体" w:eastAsia="宋体" w:hAnsi="宋体" w:cs="宋体" w:hint="eastAsia"/>
                <w:szCs w:val="21"/>
                <w:lang w:bidi="ar"/>
              </w:rPr>
              <w:t>否</w:t>
            </w:r>
          </w:p>
        </w:tc>
        <w:tc>
          <w:tcPr>
            <w:tcW w:w="3330" w:type="dxa"/>
          </w:tcPr>
          <w:p w14:paraId="3A488D14" w14:textId="77777777" w:rsidR="000829C4" w:rsidRDefault="00000000">
            <w:r>
              <w:rPr>
                <w:rFonts w:ascii="宋体" w:eastAsia="宋体" w:hAnsi="宋体" w:cs="宋体" w:hint="eastAsia"/>
                <w:szCs w:val="21"/>
                <w:lang w:bidi="ar"/>
              </w:rPr>
              <w:t>不可重复</w:t>
            </w:r>
          </w:p>
        </w:tc>
      </w:tr>
      <w:tr w:rsidR="000829C4" w14:paraId="0456CE2F" w14:textId="77777777">
        <w:tc>
          <w:tcPr>
            <w:tcW w:w="1561" w:type="dxa"/>
          </w:tcPr>
          <w:p w14:paraId="515A58FF" w14:textId="77777777" w:rsidR="000829C4" w:rsidRDefault="00000000">
            <w:proofErr w:type="gramStart"/>
            <w:r>
              <w:rPr>
                <w:rFonts w:hint="eastAsia"/>
              </w:rPr>
              <w:t>土地宗号</w:t>
            </w:r>
            <w:proofErr w:type="gramEnd"/>
          </w:p>
        </w:tc>
        <w:tc>
          <w:tcPr>
            <w:tcW w:w="1110" w:type="dxa"/>
          </w:tcPr>
          <w:p w14:paraId="121506D5" w14:textId="77777777" w:rsidR="000829C4" w:rsidRDefault="00000000">
            <w:pPr>
              <w:jc w:val="center"/>
            </w:pPr>
            <w:r>
              <w:rPr>
                <w:rFonts w:hint="eastAsia"/>
              </w:rPr>
              <w:t>字符（</w:t>
            </w:r>
            <w:r>
              <w:rPr>
                <w:rFonts w:hint="eastAsia"/>
              </w:rPr>
              <w:t>100</w:t>
            </w:r>
            <w:r>
              <w:rPr>
                <w:rFonts w:hint="eastAsia"/>
              </w:rPr>
              <w:t>）</w:t>
            </w:r>
          </w:p>
        </w:tc>
        <w:tc>
          <w:tcPr>
            <w:tcW w:w="1089" w:type="dxa"/>
          </w:tcPr>
          <w:p w14:paraId="4BB3C4D6" w14:textId="77777777" w:rsidR="000829C4" w:rsidRDefault="00000000">
            <w:pPr>
              <w:jc w:val="center"/>
            </w:pPr>
            <w:r>
              <w:rPr>
                <w:rFonts w:hint="eastAsia"/>
              </w:rPr>
              <w:t>手工录入</w:t>
            </w:r>
          </w:p>
        </w:tc>
        <w:tc>
          <w:tcPr>
            <w:tcW w:w="1429" w:type="dxa"/>
          </w:tcPr>
          <w:p w14:paraId="4A932D11" w14:textId="77777777" w:rsidR="000829C4" w:rsidRDefault="00000000">
            <w:pPr>
              <w:jc w:val="center"/>
            </w:pPr>
            <w:r>
              <w:rPr>
                <w:rFonts w:hint="eastAsia"/>
              </w:rPr>
              <w:t>是</w:t>
            </w:r>
          </w:p>
        </w:tc>
        <w:tc>
          <w:tcPr>
            <w:tcW w:w="3330" w:type="dxa"/>
          </w:tcPr>
          <w:p w14:paraId="0B34D187" w14:textId="77777777" w:rsidR="000829C4" w:rsidRDefault="00000000">
            <w:r>
              <w:rPr>
                <w:rFonts w:hint="eastAsia"/>
              </w:rPr>
              <w:t>不可重复</w:t>
            </w:r>
          </w:p>
        </w:tc>
      </w:tr>
      <w:tr w:rsidR="000829C4" w14:paraId="1E55ECBE" w14:textId="77777777">
        <w:tc>
          <w:tcPr>
            <w:tcW w:w="1561" w:type="dxa"/>
          </w:tcPr>
          <w:p w14:paraId="1130A603" w14:textId="77777777" w:rsidR="000829C4" w:rsidRDefault="00000000">
            <w:r>
              <w:rPr>
                <w:rFonts w:hint="eastAsia"/>
              </w:rPr>
              <w:t>土地使用权证号</w:t>
            </w:r>
          </w:p>
        </w:tc>
        <w:tc>
          <w:tcPr>
            <w:tcW w:w="1110" w:type="dxa"/>
          </w:tcPr>
          <w:p w14:paraId="125D78C4" w14:textId="77777777" w:rsidR="000829C4" w:rsidRDefault="00000000">
            <w:pPr>
              <w:jc w:val="center"/>
            </w:pPr>
            <w:r>
              <w:rPr>
                <w:rFonts w:hint="eastAsia"/>
              </w:rPr>
              <w:t>字符（</w:t>
            </w:r>
            <w:r>
              <w:rPr>
                <w:rFonts w:hint="eastAsia"/>
              </w:rPr>
              <w:t>100</w:t>
            </w:r>
            <w:r>
              <w:rPr>
                <w:rFonts w:hint="eastAsia"/>
              </w:rPr>
              <w:t>）</w:t>
            </w:r>
          </w:p>
        </w:tc>
        <w:tc>
          <w:tcPr>
            <w:tcW w:w="1089" w:type="dxa"/>
          </w:tcPr>
          <w:p w14:paraId="26EEA91B" w14:textId="77777777" w:rsidR="000829C4" w:rsidRDefault="00000000">
            <w:pPr>
              <w:jc w:val="center"/>
            </w:pPr>
            <w:r>
              <w:rPr>
                <w:rFonts w:hint="eastAsia"/>
              </w:rPr>
              <w:t>手工录入</w:t>
            </w:r>
          </w:p>
        </w:tc>
        <w:tc>
          <w:tcPr>
            <w:tcW w:w="1429" w:type="dxa"/>
          </w:tcPr>
          <w:p w14:paraId="2CDA499A" w14:textId="77777777" w:rsidR="000829C4" w:rsidRDefault="00000000">
            <w:pPr>
              <w:jc w:val="center"/>
            </w:pPr>
            <w:r>
              <w:rPr>
                <w:rFonts w:hint="eastAsia"/>
              </w:rPr>
              <w:t>是</w:t>
            </w:r>
          </w:p>
        </w:tc>
        <w:tc>
          <w:tcPr>
            <w:tcW w:w="3330" w:type="dxa"/>
          </w:tcPr>
          <w:p w14:paraId="4D4655C9" w14:textId="77777777" w:rsidR="000829C4" w:rsidRDefault="000829C4"/>
        </w:tc>
      </w:tr>
      <w:tr w:rsidR="000829C4" w14:paraId="0AF135A8" w14:textId="77777777">
        <w:tc>
          <w:tcPr>
            <w:tcW w:w="1561" w:type="dxa"/>
          </w:tcPr>
          <w:p w14:paraId="6167FE00" w14:textId="77777777" w:rsidR="000829C4" w:rsidRDefault="00000000">
            <w:r>
              <w:rPr>
                <w:rFonts w:hint="eastAsia"/>
              </w:rPr>
              <w:t>所在地</w:t>
            </w:r>
          </w:p>
        </w:tc>
        <w:tc>
          <w:tcPr>
            <w:tcW w:w="1110" w:type="dxa"/>
          </w:tcPr>
          <w:p w14:paraId="6D88430E" w14:textId="77777777" w:rsidR="000829C4" w:rsidRDefault="00000000">
            <w:pPr>
              <w:jc w:val="center"/>
            </w:pPr>
            <w:r>
              <w:rPr>
                <w:rFonts w:hint="eastAsia"/>
              </w:rPr>
              <w:t>参照</w:t>
            </w:r>
          </w:p>
        </w:tc>
        <w:tc>
          <w:tcPr>
            <w:tcW w:w="1089" w:type="dxa"/>
          </w:tcPr>
          <w:p w14:paraId="1F814FFF" w14:textId="77777777" w:rsidR="000829C4" w:rsidRDefault="00000000">
            <w:pPr>
              <w:jc w:val="center"/>
            </w:pPr>
            <w:r>
              <w:rPr>
                <w:rFonts w:hint="eastAsia"/>
              </w:rPr>
              <w:t>手动选择</w:t>
            </w:r>
          </w:p>
        </w:tc>
        <w:tc>
          <w:tcPr>
            <w:tcW w:w="1429" w:type="dxa"/>
          </w:tcPr>
          <w:p w14:paraId="3EE6B04B" w14:textId="77777777" w:rsidR="000829C4" w:rsidRDefault="00000000">
            <w:pPr>
              <w:jc w:val="center"/>
            </w:pPr>
            <w:r>
              <w:rPr>
                <w:rFonts w:hint="eastAsia"/>
              </w:rPr>
              <w:t>是</w:t>
            </w:r>
          </w:p>
        </w:tc>
        <w:tc>
          <w:tcPr>
            <w:tcW w:w="3330" w:type="dxa"/>
          </w:tcPr>
          <w:p w14:paraId="3306121A" w14:textId="77777777" w:rsidR="000829C4" w:rsidRDefault="00000000">
            <w:r>
              <w:rPr>
                <w:rFonts w:hint="eastAsia"/>
              </w:rPr>
              <w:t>选择注册省、市、区县，同纳税主体管理的注册所在地</w:t>
            </w:r>
          </w:p>
        </w:tc>
      </w:tr>
      <w:tr w:rsidR="000829C4" w14:paraId="109EE369" w14:textId="77777777">
        <w:tc>
          <w:tcPr>
            <w:tcW w:w="1561" w:type="dxa"/>
          </w:tcPr>
          <w:p w14:paraId="62A42913" w14:textId="77777777" w:rsidR="000829C4" w:rsidRDefault="00000000">
            <w:r>
              <w:rPr>
                <w:rFonts w:hint="eastAsia"/>
              </w:rPr>
              <w:t>坐落地址</w:t>
            </w:r>
          </w:p>
        </w:tc>
        <w:tc>
          <w:tcPr>
            <w:tcW w:w="1110" w:type="dxa"/>
          </w:tcPr>
          <w:p w14:paraId="4EC89CD6" w14:textId="77777777" w:rsidR="000829C4" w:rsidRDefault="00000000">
            <w:pPr>
              <w:jc w:val="center"/>
            </w:pPr>
            <w:r>
              <w:rPr>
                <w:rFonts w:hint="eastAsia"/>
              </w:rPr>
              <w:t>字符（</w:t>
            </w:r>
            <w:r>
              <w:rPr>
                <w:rFonts w:hint="eastAsia"/>
              </w:rPr>
              <w:t>200</w:t>
            </w:r>
            <w:r>
              <w:rPr>
                <w:rFonts w:hint="eastAsia"/>
              </w:rPr>
              <w:t>）</w:t>
            </w:r>
          </w:p>
        </w:tc>
        <w:tc>
          <w:tcPr>
            <w:tcW w:w="1089" w:type="dxa"/>
          </w:tcPr>
          <w:p w14:paraId="01359CE8" w14:textId="77777777" w:rsidR="000829C4" w:rsidRDefault="00000000">
            <w:pPr>
              <w:jc w:val="center"/>
            </w:pPr>
            <w:r>
              <w:rPr>
                <w:rFonts w:hint="eastAsia"/>
              </w:rPr>
              <w:t>手工录入</w:t>
            </w:r>
          </w:p>
        </w:tc>
        <w:tc>
          <w:tcPr>
            <w:tcW w:w="1429" w:type="dxa"/>
          </w:tcPr>
          <w:p w14:paraId="00D1179F" w14:textId="77777777" w:rsidR="000829C4" w:rsidRDefault="00000000">
            <w:pPr>
              <w:jc w:val="center"/>
            </w:pPr>
            <w:r>
              <w:rPr>
                <w:rFonts w:hint="eastAsia"/>
              </w:rPr>
              <w:t>是</w:t>
            </w:r>
          </w:p>
        </w:tc>
        <w:tc>
          <w:tcPr>
            <w:tcW w:w="3330" w:type="dxa"/>
          </w:tcPr>
          <w:p w14:paraId="7083F019" w14:textId="77777777" w:rsidR="000829C4" w:rsidRDefault="000829C4"/>
        </w:tc>
      </w:tr>
      <w:tr w:rsidR="000829C4" w14:paraId="07E8A313" w14:textId="77777777">
        <w:tc>
          <w:tcPr>
            <w:tcW w:w="1561" w:type="dxa"/>
          </w:tcPr>
          <w:p w14:paraId="3A86E2BA" w14:textId="77777777" w:rsidR="000829C4" w:rsidRDefault="00000000">
            <w:r>
              <w:rPr>
                <w:rFonts w:hint="eastAsia"/>
              </w:rPr>
              <w:t>土地性质</w:t>
            </w:r>
          </w:p>
        </w:tc>
        <w:tc>
          <w:tcPr>
            <w:tcW w:w="1110" w:type="dxa"/>
          </w:tcPr>
          <w:p w14:paraId="63B4BA28" w14:textId="77777777" w:rsidR="000829C4" w:rsidRDefault="00000000">
            <w:pPr>
              <w:jc w:val="center"/>
            </w:pPr>
            <w:r>
              <w:rPr>
                <w:rFonts w:hint="eastAsia"/>
              </w:rPr>
              <w:t>枚举</w:t>
            </w:r>
          </w:p>
        </w:tc>
        <w:tc>
          <w:tcPr>
            <w:tcW w:w="1089" w:type="dxa"/>
          </w:tcPr>
          <w:p w14:paraId="27568067" w14:textId="77777777" w:rsidR="000829C4" w:rsidRDefault="00000000">
            <w:pPr>
              <w:jc w:val="center"/>
            </w:pPr>
            <w:r>
              <w:rPr>
                <w:rFonts w:hint="eastAsia"/>
              </w:rPr>
              <w:t>手动选择</w:t>
            </w:r>
          </w:p>
        </w:tc>
        <w:tc>
          <w:tcPr>
            <w:tcW w:w="1429" w:type="dxa"/>
          </w:tcPr>
          <w:p w14:paraId="3C88AA2A" w14:textId="77777777" w:rsidR="000829C4" w:rsidRDefault="00000000">
            <w:pPr>
              <w:jc w:val="center"/>
            </w:pPr>
            <w:r>
              <w:rPr>
                <w:rFonts w:hint="eastAsia"/>
              </w:rPr>
              <w:t>是</w:t>
            </w:r>
          </w:p>
        </w:tc>
        <w:tc>
          <w:tcPr>
            <w:tcW w:w="3330" w:type="dxa"/>
          </w:tcPr>
          <w:p w14:paraId="61F4D051" w14:textId="77777777" w:rsidR="000829C4" w:rsidRDefault="00000000">
            <w:r>
              <w:rPr>
                <w:rFonts w:hint="eastAsia"/>
              </w:rPr>
              <w:t>国有</w:t>
            </w:r>
            <w:r>
              <w:rPr>
                <w:rFonts w:hint="eastAsia"/>
              </w:rPr>
              <w:t>/</w:t>
            </w:r>
            <w:r>
              <w:rPr>
                <w:rFonts w:hint="eastAsia"/>
              </w:rPr>
              <w:t>集体</w:t>
            </w:r>
          </w:p>
        </w:tc>
      </w:tr>
      <w:tr w:rsidR="000829C4" w14:paraId="1FAB7D45" w14:textId="77777777">
        <w:tc>
          <w:tcPr>
            <w:tcW w:w="1561" w:type="dxa"/>
          </w:tcPr>
          <w:p w14:paraId="02C4B5BF" w14:textId="77777777" w:rsidR="000829C4" w:rsidRDefault="00000000">
            <w:r>
              <w:rPr>
                <w:rFonts w:hint="eastAsia"/>
              </w:rPr>
              <w:t>取得方式</w:t>
            </w:r>
          </w:p>
        </w:tc>
        <w:tc>
          <w:tcPr>
            <w:tcW w:w="1110" w:type="dxa"/>
          </w:tcPr>
          <w:p w14:paraId="4F7D0972" w14:textId="77777777" w:rsidR="000829C4" w:rsidRDefault="00000000">
            <w:pPr>
              <w:jc w:val="center"/>
            </w:pPr>
            <w:r>
              <w:rPr>
                <w:rFonts w:hint="eastAsia"/>
              </w:rPr>
              <w:t>枚举</w:t>
            </w:r>
          </w:p>
        </w:tc>
        <w:tc>
          <w:tcPr>
            <w:tcW w:w="1089" w:type="dxa"/>
          </w:tcPr>
          <w:p w14:paraId="0AE048F0" w14:textId="77777777" w:rsidR="000829C4" w:rsidRDefault="00000000">
            <w:pPr>
              <w:jc w:val="center"/>
            </w:pPr>
            <w:r>
              <w:rPr>
                <w:rFonts w:hint="eastAsia"/>
              </w:rPr>
              <w:t>手动选择</w:t>
            </w:r>
          </w:p>
        </w:tc>
        <w:tc>
          <w:tcPr>
            <w:tcW w:w="1429" w:type="dxa"/>
          </w:tcPr>
          <w:p w14:paraId="595AE698" w14:textId="77777777" w:rsidR="000829C4" w:rsidRDefault="00000000">
            <w:pPr>
              <w:jc w:val="center"/>
            </w:pPr>
            <w:r>
              <w:rPr>
                <w:rFonts w:hint="eastAsia"/>
              </w:rPr>
              <w:t>是</w:t>
            </w:r>
          </w:p>
        </w:tc>
        <w:tc>
          <w:tcPr>
            <w:tcW w:w="3330" w:type="dxa"/>
          </w:tcPr>
          <w:p w14:paraId="0F4D3308" w14:textId="77777777" w:rsidR="000829C4" w:rsidRDefault="00000000">
            <w:r>
              <w:rPr>
                <w:rFonts w:hint="eastAsia"/>
              </w:rPr>
              <w:t>划拨</w:t>
            </w:r>
            <w:r>
              <w:rPr>
                <w:rFonts w:hint="eastAsia"/>
              </w:rPr>
              <w:t>/</w:t>
            </w:r>
            <w:r>
              <w:rPr>
                <w:rFonts w:hint="eastAsia"/>
              </w:rPr>
              <w:t>出让</w:t>
            </w:r>
            <w:r>
              <w:rPr>
                <w:rFonts w:hint="eastAsia"/>
              </w:rPr>
              <w:t>/</w:t>
            </w:r>
            <w:r>
              <w:rPr>
                <w:rFonts w:hint="eastAsia"/>
              </w:rPr>
              <w:t>租赁</w:t>
            </w:r>
            <w:r>
              <w:rPr>
                <w:rFonts w:hint="eastAsia"/>
              </w:rPr>
              <w:t>/</w:t>
            </w:r>
            <w:r>
              <w:rPr>
                <w:rFonts w:hint="eastAsia"/>
              </w:rPr>
              <w:t>其他</w:t>
            </w:r>
          </w:p>
        </w:tc>
      </w:tr>
      <w:tr w:rsidR="000829C4" w14:paraId="658977B5" w14:textId="77777777">
        <w:tc>
          <w:tcPr>
            <w:tcW w:w="1561" w:type="dxa"/>
          </w:tcPr>
          <w:p w14:paraId="10F17EDC" w14:textId="77777777" w:rsidR="000829C4" w:rsidRDefault="00000000">
            <w:r>
              <w:rPr>
                <w:rFonts w:hint="eastAsia"/>
              </w:rPr>
              <w:t>土地用途</w:t>
            </w:r>
          </w:p>
        </w:tc>
        <w:tc>
          <w:tcPr>
            <w:tcW w:w="1110" w:type="dxa"/>
          </w:tcPr>
          <w:p w14:paraId="1B9C79A4" w14:textId="77777777" w:rsidR="000829C4" w:rsidRDefault="00000000">
            <w:pPr>
              <w:jc w:val="center"/>
            </w:pPr>
            <w:r>
              <w:rPr>
                <w:rFonts w:hint="eastAsia"/>
              </w:rPr>
              <w:t>枚举</w:t>
            </w:r>
          </w:p>
        </w:tc>
        <w:tc>
          <w:tcPr>
            <w:tcW w:w="1089" w:type="dxa"/>
          </w:tcPr>
          <w:p w14:paraId="5CF35980" w14:textId="77777777" w:rsidR="000829C4" w:rsidRDefault="00000000">
            <w:pPr>
              <w:jc w:val="center"/>
            </w:pPr>
            <w:r>
              <w:rPr>
                <w:rFonts w:hint="eastAsia"/>
              </w:rPr>
              <w:t>手动选择</w:t>
            </w:r>
          </w:p>
        </w:tc>
        <w:tc>
          <w:tcPr>
            <w:tcW w:w="1429" w:type="dxa"/>
          </w:tcPr>
          <w:p w14:paraId="7EBD63EE" w14:textId="77777777" w:rsidR="000829C4" w:rsidRDefault="00000000">
            <w:pPr>
              <w:jc w:val="center"/>
            </w:pPr>
            <w:r>
              <w:rPr>
                <w:rFonts w:hint="eastAsia"/>
              </w:rPr>
              <w:t>是</w:t>
            </w:r>
          </w:p>
        </w:tc>
        <w:tc>
          <w:tcPr>
            <w:tcW w:w="3330" w:type="dxa"/>
          </w:tcPr>
          <w:p w14:paraId="42AF98E6" w14:textId="77777777" w:rsidR="000829C4" w:rsidRDefault="00000000">
            <w:r>
              <w:rPr>
                <w:rFonts w:hint="eastAsia"/>
              </w:rPr>
              <w:t>工业</w:t>
            </w:r>
            <w:r>
              <w:rPr>
                <w:rFonts w:hint="eastAsia"/>
              </w:rPr>
              <w:t>/</w:t>
            </w:r>
            <w:r>
              <w:rPr>
                <w:rFonts w:hint="eastAsia"/>
              </w:rPr>
              <w:t>商业</w:t>
            </w:r>
            <w:r>
              <w:rPr>
                <w:rFonts w:hint="eastAsia"/>
              </w:rPr>
              <w:t>/</w:t>
            </w:r>
            <w:r>
              <w:rPr>
                <w:rFonts w:hint="eastAsia"/>
              </w:rPr>
              <w:t>居住</w:t>
            </w:r>
            <w:r>
              <w:rPr>
                <w:rFonts w:hint="eastAsia"/>
              </w:rPr>
              <w:t>/</w:t>
            </w:r>
            <w:r>
              <w:rPr>
                <w:rFonts w:hint="eastAsia"/>
              </w:rPr>
              <w:t>综合</w:t>
            </w:r>
            <w:r>
              <w:rPr>
                <w:rFonts w:hint="eastAsia"/>
              </w:rPr>
              <w:t>/</w:t>
            </w:r>
            <w:r>
              <w:rPr>
                <w:rFonts w:hint="eastAsia"/>
              </w:rPr>
              <w:t>房地产开发企业的开发用地</w:t>
            </w:r>
            <w:r>
              <w:rPr>
                <w:rFonts w:hint="eastAsia"/>
              </w:rPr>
              <w:t>/</w:t>
            </w:r>
            <w:r>
              <w:rPr>
                <w:rFonts w:hint="eastAsia"/>
              </w:rPr>
              <w:t>其他</w:t>
            </w:r>
          </w:p>
        </w:tc>
      </w:tr>
      <w:tr w:rsidR="000829C4" w14:paraId="3C3B5EA8" w14:textId="77777777">
        <w:tc>
          <w:tcPr>
            <w:tcW w:w="1561" w:type="dxa"/>
          </w:tcPr>
          <w:p w14:paraId="65C257E2" w14:textId="77777777" w:rsidR="000829C4" w:rsidRDefault="00000000">
            <w:r>
              <w:rPr>
                <w:rFonts w:hint="eastAsia"/>
              </w:rPr>
              <w:t>获得土地使用权费用</w:t>
            </w:r>
          </w:p>
        </w:tc>
        <w:tc>
          <w:tcPr>
            <w:tcW w:w="1110" w:type="dxa"/>
          </w:tcPr>
          <w:p w14:paraId="6BB25FFA" w14:textId="77777777" w:rsidR="000829C4" w:rsidRDefault="00000000">
            <w:pPr>
              <w:jc w:val="center"/>
            </w:pPr>
            <w:r>
              <w:rPr>
                <w:rFonts w:hint="eastAsia"/>
              </w:rPr>
              <w:t>数值（</w:t>
            </w:r>
            <w:r>
              <w:rPr>
                <w:rFonts w:hint="eastAsia"/>
              </w:rPr>
              <w:t>30,10</w:t>
            </w:r>
            <w:r>
              <w:rPr>
                <w:rFonts w:hint="eastAsia"/>
              </w:rPr>
              <w:t>）</w:t>
            </w:r>
          </w:p>
        </w:tc>
        <w:tc>
          <w:tcPr>
            <w:tcW w:w="1089" w:type="dxa"/>
          </w:tcPr>
          <w:p w14:paraId="3518E2B9" w14:textId="77777777" w:rsidR="000829C4" w:rsidRDefault="00000000">
            <w:pPr>
              <w:jc w:val="center"/>
            </w:pPr>
            <w:r>
              <w:rPr>
                <w:rFonts w:hint="eastAsia"/>
              </w:rPr>
              <w:t>手工录入</w:t>
            </w:r>
          </w:p>
        </w:tc>
        <w:tc>
          <w:tcPr>
            <w:tcW w:w="1429" w:type="dxa"/>
          </w:tcPr>
          <w:p w14:paraId="16BE9213" w14:textId="77777777" w:rsidR="000829C4" w:rsidRDefault="00000000">
            <w:pPr>
              <w:jc w:val="center"/>
            </w:pPr>
            <w:r>
              <w:rPr>
                <w:rFonts w:hint="eastAsia"/>
              </w:rPr>
              <w:t>否</w:t>
            </w:r>
          </w:p>
        </w:tc>
        <w:tc>
          <w:tcPr>
            <w:tcW w:w="3330" w:type="dxa"/>
          </w:tcPr>
          <w:p w14:paraId="27F6A597" w14:textId="77777777" w:rsidR="000829C4" w:rsidRDefault="00000000">
            <w:r>
              <w:rPr>
                <w:rFonts w:hint="eastAsia"/>
              </w:rPr>
              <w:t>≥</w:t>
            </w:r>
            <w:r>
              <w:rPr>
                <w:rFonts w:hint="eastAsia"/>
              </w:rPr>
              <w:t>0</w:t>
            </w:r>
            <w:r>
              <w:rPr>
                <w:rFonts w:hint="eastAsia"/>
              </w:rPr>
              <w:t>，保留</w:t>
            </w:r>
            <w:r>
              <w:rPr>
                <w:rFonts w:hint="eastAsia"/>
              </w:rPr>
              <w:t>2</w:t>
            </w:r>
            <w:r>
              <w:rPr>
                <w:rFonts w:hint="eastAsia"/>
              </w:rPr>
              <w:t>位小数</w:t>
            </w:r>
          </w:p>
        </w:tc>
      </w:tr>
      <w:tr w:rsidR="000829C4" w14:paraId="788091C0" w14:textId="77777777">
        <w:tc>
          <w:tcPr>
            <w:tcW w:w="1561" w:type="dxa"/>
          </w:tcPr>
          <w:p w14:paraId="4CAB33D7" w14:textId="77777777" w:rsidR="000829C4" w:rsidRDefault="00000000">
            <w:r>
              <w:rPr>
                <w:rFonts w:hint="eastAsia"/>
              </w:rPr>
              <w:t>开发土地费用</w:t>
            </w:r>
          </w:p>
        </w:tc>
        <w:tc>
          <w:tcPr>
            <w:tcW w:w="1110" w:type="dxa"/>
          </w:tcPr>
          <w:p w14:paraId="5EF08CA8" w14:textId="77777777" w:rsidR="000829C4" w:rsidRDefault="00000000">
            <w:pPr>
              <w:jc w:val="center"/>
            </w:pPr>
            <w:r>
              <w:rPr>
                <w:rFonts w:hint="eastAsia"/>
              </w:rPr>
              <w:t>数值（</w:t>
            </w:r>
            <w:r>
              <w:rPr>
                <w:rFonts w:hint="eastAsia"/>
              </w:rPr>
              <w:t>30,10</w:t>
            </w:r>
            <w:r>
              <w:rPr>
                <w:rFonts w:hint="eastAsia"/>
              </w:rPr>
              <w:t>）</w:t>
            </w:r>
          </w:p>
        </w:tc>
        <w:tc>
          <w:tcPr>
            <w:tcW w:w="1089" w:type="dxa"/>
          </w:tcPr>
          <w:p w14:paraId="4D50E2CB" w14:textId="77777777" w:rsidR="000829C4" w:rsidRDefault="00000000">
            <w:pPr>
              <w:jc w:val="center"/>
            </w:pPr>
            <w:r>
              <w:rPr>
                <w:rFonts w:hint="eastAsia"/>
              </w:rPr>
              <w:t>手工录入</w:t>
            </w:r>
          </w:p>
        </w:tc>
        <w:tc>
          <w:tcPr>
            <w:tcW w:w="1429" w:type="dxa"/>
          </w:tcPr>
          <w:p w14:paraId="331976D0" w14:textId="77777777" w:rsidR="000829C4" w:rsidRDefault="00000000">
            <w:pPr>
              <w:jc w:val="center"/>
            </w:pPr>
            <w:r>
              <w:rPr>
                <w:rFonts w:hint="eastAsia"/>
              </w:rPr>
              <w:t>否</w:t>
            </w:r>
          </w:p>
        </w:tc>
        <w:tc>
          <w:tcPr>
            <w:tcW w:w="3330" w:type="dxa"/>
          </w:tcPr>
          <w:p w14:paraId="72EFE712" w14:textId="77777777" w:rsidR="000829C4" w:rsidRDefault="00000000">
            <w:r>
              <w:rPr>
                <w:rFonts w:hint="eastAsia"/>
              </w:rPr>
              <w:t>≥</w:t>
            </w:r>
            <w:r>
              <w:rPr>
                <w:rFonts w:hint="eastAsia"/>
              </w:rPr>
              <w:t>0</w:t>
            </w:r>
            <w:r>
              <w:rPr>
                <w:rFonts w:hint="eastAsia"/>
              </w:rPr>
              <w:t>，保留</w:t>
            </w:r>
            <w:r>
              <w:rPr>
                <w:rFonts w:hint="eastAsia"/>
              </w:rPr>
              <w:t>2</w:t>
            </w:r>
            <w:r>
              <w:rPr>
                <w:rFonts w:hint="eastAsia"/>
              </w:rPr>
              <w:t>位小数</w:t>
            </w:r>
          </w:p>
        </w:tc>
      </w:tr>
      <w:tr w:rsidR="000829C4" w14:paraId="31A3E162" w14:textId="77777777">
        <w:tc>
          <w:tcPr>
            <w:tcW w:w="1561" w:type="dxa"/>
          </w:tcPr>
          <w:p w14:paraId="77646876" w14:textId="77777777" w:rsidR="000829C4" w:rsidRDefault="00000000">
            <w:r>
              <w:rPr>
                <w:rFonts w:hint="eastAsia"/>
              </w:rPr>
              <w:t>地价</w:t>
            </w:r>
          </w:p>
        </w:tc>
        <w:tc>
          <w:tcPr>
            <w:tcW w:w="1110" w:type="dxa"/>
          </w:tcPr>
          <w:p w14:paraId="62085E7E" w14:textId="77777777" w:rsidR="000829C4" w:rsidRDefault="00000000">
            <w:pPr>
              <w:jc w:val="center"/>
            </w:pPr>
            <w:r>
              <w:rPr>
                <w:rFonts w:hint="eastAsia"/>
              </w:rPr>
              <w:t>数值（</w:t>
            </w:r>
            <w:r>
              <w:rPr>
                <w:rFonts w:hint="eastAsia"/>
              </w:rPr>
              <w:t>30,10</w:t>
            </w:r>
            <w:r>
              <w:rPr>
                <w:rFonts w:hint="eastAsia"/>
              </w:rPr>
              <w:t>）</w:t>
            </w:r>
          </w:p>
        </w:tc>
        <w:tc>
          <w:tcPr>
            <w:tcW w:w="1089" w:type="dxa"/>
          </w:tcPr>
          <w:p w14:paraId="761DE9B4" w14:textId="77777777" w:rsidR="000829C4" w:rsidRDefault="00000000">
            <w:pPr>
              <w:jc w:val="center"/>
            </w:pPr>
            <w:r>
              <w:rPr>
                <w:rFonts w:hint="eastAsia"/>
              </w:rPr>
              <w:t>手工录入</w:t>
            </w:r>
          </w:p>
        </w:tc>
        <w:tc>
          <w:tcPr>
            <w:tcW w:w="1429" w:type="dxa"/>
          </w:tcPr>
          <w:p w14:paraId="749B87BD" w14:textId="77777777" w:rsidR="000829C4" w:rsidRDefault="00000000">
            <w:pPr>
              <w:jc w:val="center"/>
            </w:pPr>
            <w:r>
              <w:rPr>
                <w:rFonts w:hint="eastAsia"/>
              </w:rPr>
              <w:t>否</w:t>
            </w:r>
          </w:p>
        </w:tc>
        <w:tc>
          <w:tcPr>
            <w:tcW w:w="3330" w:type="dxa"/>
          </w:tcPr>
          <w:p w14:paraId="0DB3467D" w14:textId="77777777" w:rsidR="000829C4" w:rsidRDefault="00000000">
            <w:r>
              <w:rPr>
                <w:rFonts w:hint="eastAsia"/>
              </w:rPr>
              <w:t>≥</w:t>
            </w:r>
            <w:r>
              <w:rPr>
                <w:rFonts w:hint="eastAsia"/>
              </w:rPr>
              <w:t>0</w:t>
            </w:r>
            <w:r>
              <w:rPr>
                <w:rFonts w:hint="eastAsia"/>
              </w:rPr>
              <w:t>，保留</w:t>
            </w:r>
            <w:r>
              <w:rPr>
                <w:rFonts w:hint="eastAsia"/>
              </w:rPr>
              <w:t>2</w:t>
            </w:r>
            <w:r>
              <w:rPr>
                <w:rFonts w:hint="eastAsia"/>
              </w:rPr>
              <w:t>位小数</w:t>
            </w:r>
          </w:p>
        </w:tc>
      </w:tr>
      <w:tr w:rsidR="000829C4" w14:paraId="2A6463F6" w14:textId="77777777">
        <w:tc>
          <w:tcPr>
            <w:tcW w:w="1561" w:type="dxa"/>
          </w:tcPr>
          <w:p w14:paraId="770A3A60" w14:textId="77777777" w:rsidR="000829C4" w:rsidRDefault="00000000">
            <w:r>
              <w:rPr>
                <w:rFonts w:hint="eastAsia"/>
              </w:rPr>
              <w:t>初始获得日期</w:t>
            </w:r>
          </w:p>
        </w:tc>
        <w:tc>
          <w:tcPr>
            <w:tcW w:w="1110" w:type="dxa"/>
          </w:tcPr>
          <w:p w14:paraId="5E6E638B" w14:textId="77777777" w:rsidR="000829C4" w:rsidRDefault="00000000">
            <w:pPr>
              <w:jc w:val="center"/>
            </w:pPr>
            <w:r>
              <w:rPr>
                <w:rFonts w:hint="eastAsia"/>
              </w:rPr>
              <w:t>日历控件</w:t>
            </w:r>
          </w:p>
        </w:tc>
        <w:tc>
          <w:tcPr>
            <w:tcW w:w="1089" w:type="dxa"/>
          </w:tcPr>
          <w:p w14:paraId="4BEDB046" w14:textId="77777777" w:rsidR="000829C4" w:rsidRDefault="00000000">
            <w:pPr>
              <w:jc w:val="center"/>
            </w:pPr>
            <w:r>
              <w:rPr>
                <w:rFonts w:hint="eastAsia"/>
              </w:rPr>
              <w:t>手动选择</w:t>
            </w:r>
          </w:p>
        </w:tc>
        <w:tc>
          <w:tcPr>
            <w:tcW w:w="1429" w:type="dxa"/>
          </w:tcPr>
          <w:p w14:paraId="78905308" w14:textId="77777777" w:rsidR="000829C4" w:rsidRDefault="00000000">
            <w:pPr>
              <w:jc w:val="center"/>
            </w:pPr>
            <w:r>
              <w:rPr>
                <w:rFonts w:hint="eastAsia"/>
              </w:rPr>
              <w:t>是</w:t>
            </w:r>
          </w:p>
        </w:tc>
        <w:tc>
          <w:tcPr>
            <w:tcW w:w="3330" w:type="dxa"/>
          </w:tcPr>
          <w:p w14:paraId="53CE3F6F" w14:textId="77777777" w:rsidR="000829C4" w:rsidRDefault="000829C4"/>
        </w:tc>
      </w:tr>
      <w:tr w:rsidR="000829C4" w14:paraId="0AF47D3C" w14:textId="77777777">
        <w:tc>
          <w:tcPr>
            <w:tcW w:w="1561" w:type="dxa"/>
          </w:tcPr>
          <w:p w14:paraId="685B97A7" w14:textId="77777777" w:rsidR="000829C4" w:rsidRDefault="00000000">
            <w:r>
              <w:rPr>
                <w:rFonts w:hint="eastAsia"/>
              </w:rPr>
              <w:t>计税开始月份</w:t>
            </w:r>
          </w:p>
        </w:tc>
        <w:tc>
          <w:tcPr>
            <w:tcW w:w="1110" w:type="dxa"/>
          </w:tcPr>
          <w:p w14:paraId="1CD5BFDB" w14:textId="77777777" w:rsidR="000829C4" w:rsidRDefault="00000000">
            <w:pPr>
              <w:jc w:val="center"/>
            </w:pPr>
            <w:r>
              <w:rPr>
                <w:rFonts w:hint="eastAsia"/>
              </w:rPr>
              <w:t>参照</w:t>
            </w:r>
          </w:p>
        </w:tc>
        <w:tc>
          <w:tcPr>
            <w:tcW w:w="1089" w:type="dxa"/>
          </w:tcPr>
          <w:p w14:paraId="4F2DF466" w14:textId="77777777" w:rsidR="000829C4" w:rsidRDefault="00000000">
            <w:pPr>
              <w:jc w:val="center"/>
            </w:pPr>
            <w:r>
              <w:rPr>
                <w:rFonts w:hint="eastAsia"/>
              </w:rPr>
              <w:t>手动选择</w:t>
            </w:r>
          </w:p>
        </w:tc>
        <w:tc>
          <w:tcPr>
            <w:tcW w:w="1429" w:type="dxa"/>
          </w:tcPr>
          <w:p w14:paraId="3105BD9B" w14:textId="77777777" w:rsidR="000829C4" w:rsidRDefault="00000000">
            <w:pPr>
              <w:jc w:val="center"/>
            </w:pPr>
            <w:r>
              <w:rPr>
                <w:rFonts w:hint="eastAsia"/>
              </w:rPr>
              <w:t>是</w:t>
            </w:r>
          </w:p>
        </w:tc>
        <w:tc>
          <w:tcPr>
            <w:tcW w:w="3330" w:type="dxa"/>
          </w:tcPr>
          <w:p w14:paraId="4447A0E6" w14:textId="77777777" w:rsidR="000829C4" w:rsidRDefault="00000000">
            <w:r>
              <w:rPr>
                <w:rFonts w:hint="eastAsia"/>
              </w:rPr>
              <w:t>默认为土地初始获得日期所在月份的次月，可编辑，参照会计月份</w:t>
            </w:r>
          </w:p>
        </w:tc>
      </w:tr>
      <w:tr w:rsidR="000829C4" w14:paraId="361BC384" w14:textId="77777777">
        <w:tc>
          <w:tcPr>
            <w:tcW w:w="1561" w:type="dxa"/>
          </w:tcPr>
          <w:p w14:paraId="60752CEE" w14:textId="77777777" w:rsidR="000829C4" w:rsidRDefault="00000000">
            <w:r>
              <w:rPr>
                <w:rFonts w:hint="eastAsia"/>
              </w:rPr>
              <w:t>使用权截止日期</w:t>
            </w:r>
          </w:p>
        </w:tc>
        <w:tc>
          <w:tcPr>
            <w:tcW w:w="1110" w:type="dxa"/>
          </w:tcPr>
          <w:p w14:paraId="0A4980E7" w14:textId="77777777" w:rsidR="000829C4" w:rsidRDefault="00000000">
            <w:pPr>
              <w:jc w:val="center"/>
            </w:pPr>
            <w:r>
              <w:rPr>
                <w:rFonts w:hint="eastAsia"/>
              </w:rPr>
              <w:t>日历控件</w:t>
            </w:r>
          </w:p>
        </w:tc>
        <w:tc>
          <w:tcPr>
            <w:tcW w:w="1089" w:type="dxa"/>
          </w:tcPr>
          <w:p w14:paraId="40E2DA9C" w14:textId="77777777" w:rsidR="000829C4" w:rsidRDefault="00000000">
            <w:pPr>
              <w:jc w:val="center"/>
            </w:pPr>
            <w:r>
              <w:rPr>
                <w:rFonts w:hint="eastAsia"/>
              </w:rPr>
              <w:t>手动选择</w:t>
            </w:r>
          </w:p>
        </w:tc>
        <w:tc>
          <w:tcPr>
            <w:tcW w:w="1429" w:type="dxa"/>
          </w:tcPr>
          <w:p w14:paraId="59E97174" w14:textId="77777777" w:rsidR="000829C4" w:rsidRDefault="00000000">
            <w:pPr>
              <w:jc w:val="center"/>
            </w:pPr>
            <w:r>
              <w:rPr>
                <w:rFonts w:hint="eastAsia"/>
              </w:rPr>
              <w:t>否</w:t>
            </w:r>
          </w:p>
        </w:tc>
        <w:tc>
          <w:tcPr>
            <w:tcW w:w="3330" w:type="dxa"/>
          </w:tcPr>
          <w:p w14:paraId="6BB266B9" w14:textId="77777777" w:rsidR="000829C4" w:rsidRDefault="000829C4"/>
        </w:tc>
      </w:tr>
      <w:tr w:rsidR="000829C4" w14:paraId="144B0C61" w14:textId="77777777">
        <w:tc>
          <w:tcPr>
            <w:tcW w:w="1561" w:type="dxa"/>
          </w:tcPr>
          <w:p w14:paraId="62285F9D" w14:textId="77777777" w:rsidR="000829C4" w:rsidRDefault="00000000">
            <w:r>
              <w:rPr>
                <w:rFonts w:hint="eastAsia"/>
              </w:rPr>
              <w:t>土地等级</w:t>
            </w:r>
          </w:p>
        </w:tc>
        <w:tc>
          <w:tcPr>
            <w:tcW w:w="1110" w:type="dxa"/>
          </w:tcPr>
          <w:p w14:paraId="41E900DF" w14:textId="77777777" w:rsidR="000829C4" w:rsidRDefault="00000000">
            <w:pPr>
              <w:jc w:val="center"/>
            </w:pPr>
            <w:r>
              <w:rPr>
                <w:rFonts w:hint="eastAsia"/>
              </w:rPr>
              <w:t>参照</w:t>
            </w:r>
          </w:p>
        </w:tc>
        <w:tc>
          <w:tcPr>
            <w:tcW w:w="1089" w:type="dxa"/>
          </w:tcPr>
          <w:p w14:paraId="22D34800" w14:textId="77777777" w:rsidR="000829C4" w:rsidRDefault="00000000">
            <w:pPr>
              <w:jc w:val="center"/>
            </w:pPr>
            <w:r>
              <w:rPr>
                <w:rFonts w:hint="eastAsia"/>
              </w:rPr>
              <w:t>手动选</w:t>
            </w:r>
            <w:r>
              <w:rPr>
                <w:rFonts w:hint="eastAsia"/>
              </w:rPr>
              <w:lastRenderedPageBreak/>
              <w:t>择</w:t>
            </w:r>
          </w:p>
        </w:tc>
        <w:tc>
          <w:tcPr>
            <w:tcW w:w="1429" w:type="dxa"/>
          </w:tcPr>
          <w:p w14:paraId="1E7DEB70" w14:textId="77777777" w:rsidR="000829C4" w:rsidRDefault="00000000">
            <w:pPr>
              <w:jc w:val="center"/>
            </w:pPr>
            <w:r>
              <w:rPr>
                <w:rFonts w:hint="eastAsia"/>
              </w:rPr>
              <w:lastRenderedPageBreak/>
              <w:t>是</w:t>
            </w:r>
          </w:p>
        </w:tc>
        <w:tc>
          <w:tcPr>
            <w:tcW w:w="3330" w:type="dxa"/>
          </w:tcPr>
          <w:p w14:paraId="5FBDED72" w14:textId="77777777" w:rsidR="000829C4" w:rsidRDefault="00000000">
            <w:r>
              <w:rPr>
                <w:rFonts w:hint="eastAsia"/>
              </w:rPr>
              <w:t>参照城镇土地使用税税目</w:t>
            </w:r>
          </w:p>
        </w:tc>
      </w:tr>
      <w:tr w:rsidR="000829C4" w14:paraId="2515EF17" w14:textId="77777777">
        <w:tc>
          <w:tcPr>
            <w:tcW w:w="1561" w:type="dxa"/>
          </w:tcPr>
          <w:p w14:paraId="1E26902D" w14:textId="77777777" w:rsidR="000829C4" w:rsidRDefault="00000000">
            <w:r>
              <w:rPr>
                <w:rFonts w:hint="eastAsia"/>
              </w:rPr>
              <w:t>变更后土地等级</w:t>
            </w:r>
          </w:p>
        </w:tc>
        <w:tc>
          <w:tcPr>
            <w:tcW w:w="1110" w:type="dxa"/>
          </w:tcPr>
          <w:p w14:paraId="4875C4E5" w14:textId="77777777" w:rsidR="000829C4" w:rsidRDefault="00000000">
            <w:pPr>
              <w:jc w:val="center"/>
            </w:pPr>
            <w:r>
              <w:rPr>
                <w:rFonts w:hint="eastAsia"/>
              </w:rPr>
              <w:t>字符</w:t>
            </w:r>
          </w:p>
        </w:tc>
        <w:tc>
          <w:tcPr>
            <w:tcW w:w="1089" w:type="dxa"/>
          </w:tcPr>
          <w:p w14:paraId="690F6805" w14:textId="77777777" w:rsidR="000829C4" w:rsidRDefault="00000000">
            <w:pPr>
              <w:jc w:val="center"/>
            </w:pPr>
            <w:r>
              <w:rPr>
                <w:rFonts w:hint="eastAsia"/>
              </w:rPr>
              <w:t>自动带出</w:t>
            </w:r>
          </w:p>
        </w:tc>
        <w:tc>
          <w:tcPr>
            <w:tcW w:w="1429" w:type="dxa"/>
          </w:tcPr>
          <w:p w14:paraId="0F167810" w14:textId="77777777" w:rsidR="000829C4" w:rsidRDefault="00000000">
            <w:pPr>
              <w:jc w:val="center"/>
            </w:pPr>
            <w:r>
              <w:rPr>
                <w:rFonts w:hint="eastAsia"/>
              </w:rPr>
              <w:t>否</w:t>
            </w:r>
          </w:p>
        </w:tc>
        <w:tc>
          <w:tcPr>
            <w:tcW w:w="3330" w:type="dxa"/>
          </w:tcPr>
          <w:p w14:paraId="6C08B508" w14:textId="77777777" w:rsidR="000829C4" w:rsidRDefault="00000000">
            <w:r>
              <w:rPr>
                <w:rFonts w:hint="eastAsia"/>
              </w:rPr>
              <w:t>不可编辑，如该土地存在已办结的土地等级的变更，则取变更后的土地等级</w:t>
            </w:r>
          </w:p>
        </w:tc>
      </w:tr>
      <w:tr w:rsidR="000829C4" w14:paraId="7BB2BE85" w14:textId="77777777">
        <w:tc>
          <w:tcPr>
            <w:tcW w:w="1561" w:type="dxa"/>
          </w:tcPr>
          <w:p w14:paraId="55821082" w14:textId="77777777" w:rsidR="000829C4" w:rsidRDefault="00000000">
            <w:r>
              <w:rPr>
                <w:rFonts w:hint="eastAsia"/>
              </w:rPr>
              <w:t>土地面积</w:t>
            </w:r>
          </w:p>
        </w:tc>
        <w:tc>
          <w:tcPr>
            <w:tcW w:w="1110" w:type="dxa"/>
          </w:tcPr>
          <w:p w14:paraId="79C02C2E" w14:textId="77777777" w:rsidR="000829C4" w:rsidRDefault="00000000">
            <w:pPr>
              <w:jc w:val="center"/>
            </w:pPr>
            <w:r>
              <w:rPr>
                <w:rFonts w:hint="eastAsia"/>
              </w:rPr>
              <w:t>数值（</w:t>
            </w:r>
            <w:r>
              <w:rPr>
                <w:rFonts w:hint="eastAsia"/>
              </w:rPr>
              <w:t>30,10</w:t>
            </w:r>
            <w:r>
              <w:rPr>
                <w:rFonts w:hint="eastAsia"/>
              </w:rPr>
              <w:t>）</w:t>
            </w:r>
          </w:p>
        </w:tc>
        <w:tc>
          <w:tcPr>
            <w:tcW w:w="1089" w:type="dxa"/>
          </w:tcPr>
          <w:p w14:paraId="5C6BE28F" w14:textId="77777777" w:rsidR="000829C4" w:rsidRDefault="00000000">
            <w:pPr>
              <w:jc w:val="center"/>
            </w:pPr>
            <w:r>
              <w:rPr>
                <w:rFonts w:hint="eastAsia"/>
              </w:rPr>
              <w:t>手工录入</w:t>
            </w:r>
          </w:p>
        </w:tc>
        <w:tc>
          <w:tcPr>
            <w:tcW w:w="1429" w:type="dxa"/>
          </w:tcPr>
          <w:p w14:paraId="31DF7FE9" w14:textId="77777777" w:rsidR="000829C4" w:rsidRDefault="00000000">
            <w:pPr>
              <w:jc w:val="center"/>
            </w:pPr>
            <w:r>
              <w:rPr>
                <w:rFonts w:hint="eastAsia"/>
              </w:rPr>
              <w:t>是</w:t>
            </w:r>
          </w:p>
        </w:tc>
        <w:tc>
          <w:tcPr>
            <w:tcW w:w="3330" w:type="dxa"/>
          </w:tcPr>
          <w:p w14:paraId="663AE010" w14:textId="77777777" w:rsidR="000829C4" w:rsidRDefault="00000000">
            <w:r>
              <w:rPr>
                <w:rFonts w:hint="eastAsia"/>
              </w:rPr>
              <w:t>≥</w:t>
            </w:r>
            <w:r>
              <w:rPr>
                <w:rFonts w:hint="eastAsia"/>
              </w:rPr>
              <w:t>0</w:t>
            </w:r>
            <w:r>
              <w:rPr>
                <w:rFonts w:hint="eastAsia"/>
              </w:rPr>
              <w:t>，保留</w:t>
            </w:r>
            <w:r>
              <w:rPr>
                <w:rFonts w:hint="eastAsia"/>
              </w:rPr>
              <w:t>2</w:t>
            </w:r>
            <w:r>
              <w:rPr>
                <w:rFonts w:hint="eastAsia"/>
              </w:rPr>
              <w:t>位小数</w:t>
            </w:r>
          </w:p>
        </w:tc>
      </w:tr>
      <w:tr w:rsidR="000829C4" w14:paraId="0A663DEF" w14:textId="77777777">
        <w:tc>
          <w:tcPr>
            <w:tcW w:w="1561" w:type="dxa"/>
          </w:tcPr>
          <w:p w14:paraId="1343E610" w14:textId="77777777" w:rsidR="000829C4" w:rsidRDefault="00000000">
            <w:r>
              <w:rPr>
                <w:rFonts w:hint="eastAsia"/>
              </w:rPr>
              <w:t>变更后土地面积</w:t>
            </w:r>
          </w:p>
        </w:tc>
        <w:tc>
          <w:tcPr>
            <w:tcW w:w="1110" w:type="dxa"/>
          </w:tcPr>
          <w:p w14:paraId="2EDD9D19" w14:textId="77777777" w:rsidR="000829C4" w:rsidRDefault="00000000">
            <w:pPr>
              <w:jc w:val="center"/>
            </w:pPr>
            <w:r>
              <w:rPr>
                <w:rFonts w:hint="eastAsia"/>
              </w:rPr>
              <w:t>数值</w:t>
            </w:r>
          </w:p>
        </w:tc>
        <w:tc>
          <w:tcPr>
            <w:tcW w:w="1089" w:type="dxa"/>
          </w:tcPr>
          <w:p w14:paraId="06E0A526" w14:textId="77777777" w:rsidR="000829C4" w:rsidRDefault="00000000">
            <w:pPr>
              <w:jc w:val="center"/>
            </w:pPr>
            <w:r>
              <w:rPr>
                <w:rFonts w:hint="eastAsia"/>
              </w:rPr>
              <w:t>自动带出</w:t>
            </w:r>
          </w:p>
        </w:tc>
        <w:tc>
          <w:tcPr>
            <w:tcW w:w="1429" w:type="dxa"/>
          </w:tcPr>
          <w:p w14:paraId="732C46D8" w14:textId="77777777" w:rsidR="000829C4" w:rsidRDefault="00000000">
            <w:pPr>
              <w:jc w:val="center"/>
            </w:pPr>
            <w:r>
              <w:rPr>
                <w:rFonts w:hint="eastAsia"/>
              </w:rPr>
              <w:t>否</w:t>
            </w:r>
          </w:p>
        </w:tc>
        <w:tc>
          <w:tcPr>
            <w:tcW w:w="3330" w:type="dxa"/>
          </w:tcPr>
          <w:p w14:paraId="04A6B479" w14:textId="77777777" w:rsidR="000829C4" w:rsidRDefault="00000000">
            <w:r>
              <w:rPr>
                <w:rFonts w:hint="eastAsia"/>
              </w:rPr>
              <w:t>不可编辑，如该土地存在已办结的土地面积的变更，则取变更后的土地面积</w:t>
            </w:r>
          </w:p>
        </w:tc>
      </w:tr>
      <w:tr w:rsidR="000829C4" w14:paraId="6200DD5A" w14:textId="77777777">
        <w:tc>
          <w:tcPr>
            <w:tcW w:w="1561" w:type="dxa"/>
          </w:tcPr>
          <w:p w14:paraId="0F62A13D" w14:textId="77777777" w:rsidR="000829C4" w:rsidRDefault="00000000">
            <w:r>
              <w:rPr>
                <w:rFonts w:hint="eastAsia"/>
              </w:rPr>
              <w:t>土地状态</w:t>
            </w:r>
          </w:p>
        </w:tc>
        <w:tc>
          <w:tcPr>
            <w:tcW w:w="1110" w:type="dxa"/>
          </w:tcPr>
          <w:p w14:paraId="55D06977" w14:textId="77777777" w:rsidR="000829C4" w:rsidRDefault="00000000">
            <w:pPr>
              <w:jc w:val="center"/>
            </w:pPr>
            <w:r>
              <w:rPr>
                <w:rFonts w:hint="eastAsia"/>
              </w:rPr>
              <w:t>枚举</w:t>
            </w:r>
          </w:p>
        </w:tc>
        <w:tc>
          <w:tcPr>
            <w:tcW w:w="1089" w:type="dxa"/>
          </w:tcPr>
          <w:p w14:paraId="376ADEEF" w14:textId="77777777" w:rsidR="000829C4" w:rsidRDefault="00000000">
            <w:pPr>
              <w:jc w:val="center"/>
            </w:pPr>
            <w:r>
              <w:rPr>
                <w:rFonts w:hint="eastAsia"/>
              </w:rPr>
              <w:t>自动带出</w:t>
            </w:r>
          </w:p>
        </w:tc>
        <w:tc>
          <w:tcPr>
            <w:tcW w:w="1429" w:type="dxa"/>
          </w:tcPr>
          <w:p w14:paraId="19F75576" w14:textId="77777777" w:rsidR="000829C4" w:rsidRDefault="00000000">
            <w:pPr>
              <w:jc w:val="center"/>
            </w:pPr>
            <w:r>
              <w:rPr>
                <w:rFonts w:hint="eastAsia"/>
              </w:rPr>
              <w:t>是</w:t>
            </w:r>
          </w:p>
        </w:tc>
        <w:tc>
          <w:tcPr>
            <w:tcW w:w="3330" w:type="dxa"/>
          </w:tcPr>
          <w:p w14:paraId="40965327" w14:textId="77777777" w:rsidR="000829C4" w:rsidRDefault="00000000">
            <w:r>
              <w:t>在用</w:t>
            </w:r>
            <w:r>
              <w:t>/</w:t>
            </w:r>
            <w:r>
              <w:t>已处置</w:t>
            </w:r>
            <w:r>
              <w:rPr>
                <w:rFonts w:hint="eastAsia"/>
              </w:rPr>
              <w:t>，默认“在用”，不可编辑，如该土地发生处置，土地处置审批后更新土地状态为“已处置”；如</w:t>
            </w:r>
            <w:proofErr w:type="gramStart"/>
            <w:r>
              <w:rPr>
                <w:rFonts w:hint="eastAsia"/>
              </w:rPr>
              <w:t>弃审土地</w:t>
            </w:r>
            <w:proofErr w:type="gramEnd"/>
            <w:r>
              <w:rPr>
                <w:rFonts w:hint="eastAsia"/>
              </w:rPr>
              <w:t>处置后更新土地状态为“在用”</w:t>
            </w:r>
          </w:p>
        </w:tc>
      </w:tr>
      <w:tr w:rsidR="000829C4" w14:paraId="26F76267" w14:textId="77777777">
        <w:tc>
          <w:tcPr>
            <w:tcW w:w="1561" w:type="dxa"/>
          </w:tcPr>
          <w:p w14:paraId="5638ABE5" w14:textId="77777777" w:rsidR="000829C4" w:rsidRDefault="00000000">
            <w:r>
              <w:rPr>
                <w:rFonts w:hint="eastAsia"/>
              </w:rPr>
              <w:t>处置日期</w:t>
            </w:r>
          </w:p>
        </w:tc>
        <w:tc>
          <w:tcPr>
            <w:tcW w:w="1110" w:type="dxa"/>
          </w:tcPr>
          <w:p w14:paraId="5727671A" w14:textId="77777777" w:rsidR="000829C4" w:rsidRDefault="00000000">
            <w:pPr>
              <w:jc w:val="center"/>
            </w:pPr>
            <w:r>
              <w:rPr>
                <w:rFonts w:hint="eastAsia"/>
              </w:rPr>
              <w:t>字符</w:t>
            </w:r>
          </w:p>
        </w:tc>
        <w:tc>
          <w:tcPr>
            <w:tcW w:w="1089" w:type="dxa"/>
          </w:tcPr>
          <w:p w14:paraId="1DAB3467" w14:textId="77777777" w:rsidR="000829C4" w:rsidRDefault="00000000">
            <w:pPr>
              <w:jc w:val="center"/>
            </w:pPr>
            <w:r>
              <w:rPr>
                <w:rFonts w:hint="eastAsia"/>
              </w:rPr>
              <w:t>自动带出</w:t>
            </w:r>
          </w:p>
        </w:tc>
        <w:tc>
          <w:tcPr>
            <w:tcW w:w="1429" w:type="dxa"/>
          </w:tcPr>
          <w:p w14:paraId="4C0612BB" w14:textId="77777777" w:rsidR="000829C4" w:rsidRDefault="00000000">
            <w:pPr>
              <w:jc w:val="center"/>
            </w:pPr>
            <w:r>
              <w:rPr>
                <w:rFonts w:hint="eastAsia"/>
              </w:rPr>
              <w:t>否</w:t>
            </w:r>
          </w:p>
        </w:tc>
        <w:tc>
          <w:tcPr>
            <w:tcW w:w="3330" w:type="dxa"/>
          </w:tcPr>
          <w:p w14:paraId="20097C6F" w14:textId="77777777" w:rsidR="000829C4" w:rsidRDefault="00000000">
            <w:r>
              <w:rPr>
                <w:rFonts w:hint="eastAsia"/>
              </w:rPr>
              <w:t>不可编辑，如该土地发生处置，土地处置审批后更新处置日期为单据的变更</w:t>
            </w:r>
            <w:r>
              <w:rPr>
                <w:rFonts w:hint="eastAsia"/>
              </w:rPr>
              <w:t>/</w:t>
            </w:r>
            <w:r>
              <w:rPr>
                <w:rFonts w:hint="eastAsia"/>
              </w:rPr>
              <w:t>处置日期；如</w:t>
            </w:r>
            <w:proofErr w:type="gramStart"/>
            <w:r>
              <w:rPr>
                <w:rFonts w:hint="eastAsia"/>
              </w:rPr>
              <w:t>弃审土地</w:t>
            </w:r>
            <w:proofErr w:type="gramEnd"/>
            <w:r>
              <w:rPr>
                <w:rFonts w:hint="eastAsia"/>
              </w:rPr>
              <w:t>处置后清空处置日期</w:t>
            </w:r>
          </w:p>
        </w:tc>
      </w:tr>
      <w:tr w:rsidR="000829C4" w14:paraId="6F2BE097" w14:textId="77777777">
        <w:tc>
          <w:tcPr>
            <w:tcW w:w="1561" w:type="dxa"/>
          </w:tcPr>
          <w:p w14:paraId="7B86C61B" w14:textId="77777777" w:rsidR="000829C4" w:rsidRDefault="00000000">
            <w:r>
              <w:rPr>
                <w:rFonts w:hint="eastAsia"/>
              </w:rPr>
              <w:t>计税截止月份</w:t>
            </w:r>
          </w:p>
        </w:tc>
        <w:tc>
          <w:tcPr>
            <w:tcW w:w="1110" w:type="dxa"/>
          </w:tcPr>
          <w:p w14:paraId="7C6AFEF4" w14:textId="77777777" w:rsidR="000829C4" w:rsidRDefault="00000000">
            <w:pPr>
              <w:jc w:val="center"/>
            </w:pPr>
            <w:r>
              <w:rPr>
                <w:rFonts w:hint="eastAsia"/>
              </w:rPr>
              <w:t>字符</w:t>
            </w:r>
          </w:p>
        </w:tc>
        <w:tc>
          <w:tcPr>
            <w:tcW w:w="1089" w:type="dxa"/>
          </w:tcPr>
          <w:p w14:paraId="2FC3CE4D" w14:textId="77777777" w:rsidR="000829C4" w:rsidRDefault="00000000">
            <w:pPr>
              <w:jc w:val="center"/>
            </w:pPr>
            <w:r>
              <w:rPr>
                <w:rFonts w:hint="eastAsia"/>
              </w:rPr>
              <w:t>自动带出</w:t>
            </w:r>
          </w:p>
        </w:tc>
        <w:tc>
          <w:tcPr>
            <w:tcW w:w="1429" w:type="dxa"/>
          </w:tcPr>
          <w:p w14:paraId="05CE3CF6" w14:textId="77777777" w:rsidR="000829C4" w:rsidRDefault="00000000">
            <w:pPr>
              <w:jc w:val="center"/>
            </w:pPr>
            <w:r>
              <w:rPr>
                <w:rFonts w:hint="eastAsia"/>
              </w:rPr>
              <w:t>否</w:t>
            </w:r>
          </w:p>
        </w:tc>
        <w:tc>
          <w:tcPr>
            <w:tcW w:w="3330" w:type="dxa"/>
          </w:tcPr>
          <w:p w14:paraId="54056CCD" w14:textId="77777777" w:rsidR="000829C4" w:rsidRDefault="00000000">
            <w:r>
              <w:rPr>
                <w:rFonts w:hint="eastAsia"/>
              </w:rPr>
              <w:t>不可编辑，如该土地发生处置，土地处置审批后更新计税截止月份为处置日期所在的会计月份；如</w:t>
            </w:r>
            <w:proofErr w:type="gramStart"/>
            <w:r>
              <w:rPr>
                <w:rFonts w:hint="eastAsia"/>
              </w:rPr>
              <w:t>弃审土地</w:t>
            </w:r>
            <w:proofErr w:type="gramEnd"/>
            <w:r>
              <w:rPr>
                <w:rFonts w:hint="eastAsia"/>
              </w:rPr>
              <w:t>处置后清空计税截止月份</w:t>
            </w:r>
          </w:p>
        </w:tc>
      </w:tr>
      <w:tr w:rsidR="000829C4" w14:paraId="0A8C80B4" w14:textId="77777777">
        <w:tc>
          <w:tcPr>
            <w:tcW w:w="1561" w:type="dxa"/>
          </w:tcPr>
          <w:p w14:paraId="0154052F" w14:textId="77777777" w:rsidR="000829C4" w:rsidRDefault="00000000">
            <w:r>
              <w:rPr>
                <w:rFonts w:hint="eastAsia"/>
              </w:rPr>
              <w:t>备注</w:t>
            </w:r>
          </w:p>
        </w:tc>
        <w:tc>
          <w:tcPr>
            <w:tcW w:w="1110" w:type="dxa"/>
          </w:tcPr>
          <w:p w14:paraId="0F578729" w14:textId="77777777" w:rsidR="000829C4" w:rsidRDefault="00000000">
            <w:pPr>
              <w:jc w:val="center"/>
            </w:pPr>
            <w:r>
              <w:rPr>
                <w:rFonts w:hint="eastAsia"/>
              </w:rPr>
              <w:t>字符（</w:t>
            </w:r>
            <w:r>
              <w:rPr>
                <w:rFonts w:hint="eastAsia"/>
              </w:rPr>
              <w:t>500</w:t>
            </w:r>
            <w:r>
              <w:rPr>
                <w:rFonts w:hint="eastAsia"/>
              </w:rPr>
              <w:t>）</w:t>
            </w:r>
          </w:p>
        </w:tc>
        <w:tc>
          <w:tcPr>
            <w:tcW w:w="1089" w:type="dxa"/>
          </w:tcPr>
          <w:p w14:paraId="2BE8F462" w14:textId="77777777" w:rsidR="000829C4" w:rsidRDefault="00000000">
            <w:pPr>
              <w:jc w:val="center"/>
            </w:pPr>
            <w:r>
              <w:rPr>
                <w:rFonts w:hint="eastAsia"/>
              </w:rPr>
              <w:t>手工录入</w:t>
            </w:r>
          </w:p>
        </w:tc>
        <w:tc>
          <w:tcPr>
            <w:tcW w:w="1429" w:type="dxa"/>
          </w:tcPr>
          <w:p w14:paraId="22F41355" w14:textId="77777777" w:rsidR="000829C4" w:rsidRDefault="00000000">
            <w:pPr>
              <w:jc w:val="center"/>
            </w:pPr>
            <w:r>
              <w:rPr>
                <w:rFonts w:hint="eastAsia"/>
              </w:rPr>
              <w:t>否</w:t>
            </w:r>
          </w:p>
        </w:tc>
        <w:tc>
          <w:tcPr>
            <w:tcW w:w="3330" w:type="dxa"/>
          </w:tcPr>
          <w:p w14:paraId="089656CC" w14:textId="77777777" w:rsidR="000829C4" w:rsidRDefault="000829C4"/>
        </w:tc>
      </w:tr>
      <w:tr w:rsidR="000829C4" w14:paraId="026B040E" w14:textId="77777777">
        <w:tc>
          <w:tcPr>
            <w:tcW w:w="1561" w:type="dxa"/>
          </w:tcPr>
          <w:p w14:paraId="4B323825" w14:textId="77777777" w:rsidR="000829C4" w:rsidRDefault="00000000">
            <w:r>
              <w:rPr>
                <w:rFonts w:hint="eastAsia"/>
              </w:rPr>
              <w:t>单据状态</w:t>
            </w:r>
          </w:p>
        </w:tc>
        <w:tc>
          <w:tcPr>
            <w:tcW w:w="1110" w:type="dxa"/>
          </w:tcPr>
          <w:p w14:paraId="60A0AEDB" w14:textId="77777777" w:rsidR="000829C4" w:rsidRDefault="00000000">
            <w:pPr>
              <w:jc w:val="center"/>
            </w:pPr>
            <w:r>
              <w:rPr>
                <w:rFonts w:hint="eastAsia"/>
              </w:rPr>
              <w:t>字符</w:t>
            </w:r>
          </w:p>
        </w:tc>
        <w:tc>
          <w:tcPr>
            <w:tcW w:w="1089" w:type="dxa"/>
          </w:tcPr>
          <w:p w14:paraId="0F60EDC4" w14:textId="77777777" w:rsidR="000829C4" w:rsidRDefault="00000000">
            <w:pPr>
              <w:jc w:val="center"/>
            </w:pPr>
            <w:r>
              <w:rPr>
                <w:rFonts w:hint="eastAsia"/>
              </w:rPr>
              <w:t>自动带出</w:t>
            </w:r>
          </w:p>
        </w:tc>
        <w:tc>
          <w:tcPr>
            <w:tcW w:w="1429" w:type="dxa"/>
          </w:tcPr>
          <w:p w14:paraId="148E2264" w14:textId="77777777" w:rsidR="000829C4" w:rsidRDefault="00000000">
            <w:pPr>
              <w:jc w:val="center"/>
            </w:pPr>
            <w:r>
              <w:rPr>
                <w:rFonts w:hint="eastAsia"/>
              </w:rPr>
              <w:t>是</w:t>
            </w:r>
          </w:p>
        </w:tc>
        <w:tc>
          <w:tcPr>
            <w:tcW w:w="3330" w:type="dxa"/>
          </w:tcPr>
          <w:p w14:paraId="2BCA13EC" w14:textId="77777777" w:rsidR="000829C4" w:rsidRDefault="00000000">
            <w:r>
              <w:rPr>
                <w:rFonts w:hint="eastAsia"/>
              </w:rPr>
              <w:t>默认保存</w:t>
            </w:r>
          </w:p>
        </w:tc>
      </w:tr>
      <w:tr w:rsidR="000829C4" w14:paraId="3CC4649F" w14:textId="77777777">
        <w:tc>
          <w:tcPr>
            <w:tcW w:w="1561" w:type="dxa"/>
          </w:tcPr>
          <w:p w14:paraId="5E872CDB" w14:textId="77777777" w:rsidR="000829C4" w:rsidRDefault="00000000">
            <w:r>
              <w:rPr>
                <w:rFonts w:hint="eastAsia"/>
              </w:rPr>
              <w:t>制单日期</w:t>
            </w:r>
          </w:p>
        </w:tc>
        <w:tc>
          <w:tcPr>
            <w:tcW w:w="1110" w:type="dxa"/>
          </w:tcPr>
          <w:p w14:paraId="02D0A801" w14:textId="77777777" w:rsidR="000829C4" w:rsidRDefault="00000000">
            <w:pPr>
              <w:jc w:val="center"/>
            </w:pPr>
            <w:r>
              <w:rPr>
                <w:rFonts w:hint="eastAsia"/>
              </w:rPr>
              <w:t>字符</w:t>
            </w:r>
          </w:p>
        </w:tc>
        <w:tc>
          <w:tcPr>
            <w:tcW w:w="1089" w:type="dxa"/>
          </w:tcPr>
          <w:p w14:paraId="19C9DBB3" w14:textId="77777777" w:rsidR="000829C4" w:rsidRDefault="00000000">
            <w:pPr>
              <w:jc w:val="center"/>
            </w:pPr>
            <w:r>
              <w:rPr>
                <w:rFonts w:hint="eastAsia"/>
              </w:rPr>
              <w:t>自动带出</w:t>
            </w:r>
          </w:p>
        </w:tc>
        <w:tc>
          <w:tcPr>
            <w:tcW w:w="1429" w:type="dxa"/>
          </w:tcPr>
          <w:p w14:paraId="6FFE1162" w14:textId="77777777" w:rsidR="000829C4" w:rsidRDefault="00000000">
            <w:pPr>
              <w:jc w:val="center"/>
            </w:pPr>
            <w:r>
              <w:rPr>
                <w:rFonts w:hint="eastAsia"/>
              </w:rPr>
              <w:t>是</w:t>
            </w:r>
          </w:p>
        </w:tc>
        <w:tc>
          <w:tcPr>
            <w:tcW w:w="3330" w:type="dxa"/>
          </w:tcPr>
          <w:p w14:paraId="00EDC5A8" w14:textId="77777777" w:rsidR="000829C4" w:rsidRDefault="000829C4"/>
        </w:tc>
      </w:tr>
      <w:tr w:rsidR="000829C4" w14:paraId="0BF55AD6" w14:textId="77777777">
        <w:tc>
          <w:tcPr>
            <w:tcW w:w="1561" w:type="dxa"/>
          </w:tcPr>
          <w:p w14:paraId="5554F025" w14:textId="77777777" w:rsidR="000829C4" w:rsidRDefault="00000000">
            <w:r>
              <w:rPr>
                <w:rFonts w:hint="eastAsia"/>
              </w:rPr>
              <w:t>制单人</w:t>
            </w:r>
          </w:p>
        </w:tc>
        <w:tc>
          <w:tcPr>
            <w:tcW w:w="1110" w:type="dxa"/>
          </w:tcPr>
          <w:p w14:paraId="368D8C37" w14:textId="77777777" w:rsidR="000829C4" w:rsidRDefault="00000000">
            <w:pPr>
              <w:jc w:val="center"/>
            </w:pPr>
            <w:r>
              <w:rPr>
                <w:rFonts w:hint="eastAsia"/>
              </w:rPr>
              <w:t>字符</w:t>
            </w:r>
          </w:p>
        </w:tc>
        <w:tc>
          <w:tcPr>
            <w:tcW w:w="1089" w:type="dxa"/>
          </w:tcPr>
          <w:p w14:paraId="6F48EC79" w14:textId="77777777" w:rsidR="000829C4" w:rsidRDefault="00000000">
            <w:pPr>
              <w:jc w:val="center"/>
            </w:pPr>
            <w:r>
              <w:rPr>
                <w:rFonts w:hint="eastAsia"/>
              </w:rPr>
              <w:t>自动带</w:t>
            </w:r>
            <w:r>
              <w:rPr>
                <w:rFonts w:hint="eastAsia"/>
              </w:rPr>
              <w:lastRenderedPageBreak/>
              <w:t>出</w:t>
            </w:r>
          </w:p>
        </w:tc>
        <w:tc>
          <w:tcPr>
            <w:tcW w:w="1429" w:type="dxa"/>
          </w:tcPr>
          <w:p w14:paraId="5BA4DDA2" w14:textId="77777777" w:rsidR="000829C4" w:rsidRDefault="00000000">
            <w:pPr>
              <w:jc w:val="center"/>
            </w:pPr>
            <w:r>
              <w:rPr>
                <w:rFonts w:hint="eastAsia"/>
              </w:rPr>
              <w:lastRenderedPageBreak/>
              <w:t>是</w:t>
            </w:r>
          </w:p>
        </w:tc>
        <w:tc>
          <w:tcPr>
            <w:tcW w:w="3330" w:type="dxa"/>
          </w:tcPr>
          <w:p w14:paraId="5ED77D78" w14:textId="77777777" w:rsidR="000829C4" w:rsidRDefault="000829C4"/>
        </w:tc>
      </w:tr>
      <w:tr w:rsidR="000829C4" w14:paraId="34E3CBA0" w14:textId="77777777">
        <w:tc>
          <w:tcPr>
            <w:tcW w:w="1561" w:type="dxa"/>
          </w:tcPr>
          <w:p w14:paraId="5EAA68FB" w14:textId="77777777" w:rsidR="000829C4" w:rsidRDefault="00000000">
            <w:r>
              <w:rPr>
                <w:rFonts w:hint="eastAsia"/>
              </w:rPr>
              <w:t>最后编辑日期</w:t>
            </w:r>
          </w:p>
        </w:tc>
        <w:tc>
          <w:tcPr>
            <w:tcW w:w="1110" w:type="dxa"/>
          </w:tcPr>
          <w:p w14:paraId="4A8A4996" w14:textId="77777777" w:rsidR="000829C4" w:rsidRDefault="00000000">
            <w:pPr>
              <w:jc w:val="center"/>
            </w:pPr>
            <w:r>
              <w:rPr>
                <w:rFonts w:hint="eastAsia"/>
              </w:rPr>
              <w:t>字符</w:t>
            </w:r>
          </w:p>
        </w:tc>
        <w:tc>
          <w:tcPr>
            <w:tcW w:w="1089" w:type="dxa"/>
          </w:tcPr>
          <w:p w14:paraId="3635E89E" w14:textId="77777777" w:rsidR="000829C4" w:rsidRDefault="00000000">
            <w:pPr>
              <w:jc w:val="center"/>
            </w:pPr>
            <w:r>
              <w:rPr>
                <w:rFonts w:hint="eastAsia"/>
              </w:rPr>
              <w:t>自动带出</w:t>
            </w:r>
          </w:p>
        </w:tc>
        <w:tc>
          <w:tcPr>
            <w:tcW w:w="1429" w:type="dxa"/>
          </w:tcPr>
          <w:p w14:paraId="4D29C92B" w14:textId="77777777" w:rsidR="000829C4" w:rsidRDefault="00000000">
            <w:pPr>
              <w:jc w:val="center"/>
            </w:pPr>
            <w:r>
              <w:rPr>
                <w:rFonts w:hint="eastAsia"/>
              </w:rPr>
              <w:t>否</w:t>
            </w:r>
          </w:p>
        </w:tc>
        <w:tc>
          <w:tcPr>
            <w:tcW w:w="3330" w:type="dxa"/>
          </w:tcPr>
          <w:p w14:paraId="5717534E" w14:textId="77777777" w:rsidR="000829C4" w:rsidRDefault="000829C4"/>
        </w:tc>
      </w:tr>
      <w:tr w:rsidR="000829C4" w14:paraId="7601DC2A" w14:textId="77777777">
        <w:tc>
          <w:tcPr>
            <w:tcW w:w="1561" w:type="dxa"/>
          </w:tcPr>
          <w:p w14:paraId="22078F5F" w14:textId="77777777" w:rsidR="000829C4" w:rsidRDefault="00000000">
            <w:r>
              <w:rPr>
                <w:rFonts w:hint="eastAsia"/>
              </w:rPr>
              <w:t>最后编辑人</w:t>
            </w:r>
          </w:p>
        </w:tc>
        <w:tc>
          <w:tcPr>
            <w:tcW w:w="1110" w:type="dxa"/>
          </w:tcPr>
          <w:p w14:paraId="1713E59D" w14:textId="77777777" w:rsidR="000829C4" w:rsidRDefault="00000000">
            <w:pPr>
              <w:jc w:val="center"/>
            </w:pPr>
            <w:r>
              <w:rPr>
                <w:rFonts w:hint="eastAsia"/>
              </w:rPr>
              <w:t>字符</w:t>
            </w:r>
          </w:p>
        </w:tc>
        <w:tc>
          <w:tcPr>
            <w:tcW w:w="1089" w:type="dxa"/>
          </w:tcPr>
          <w:p w14:paraId="715C710E" w14:textId="77777777" w:rsidR="000829C4" w:rsidRDefault="00000000">
            <w:pPr>
              <w:jc w:val="center"/>
            </w:pPr>
            <w:r>
              <w:rPr>
                <w:rFonts w:hint="eastAsia"/>
              </w:rPr>
              <w:t>自动带出</w:t>
            </w:r>
          </w:p>
        </w:tc>
        <w:tc>
          <w:tcPr>
            <w:tcW w:w="1429" w:type="dxa"/>
          </w:tcPr>
          <w:p w14:paraId="026A08B2" w14:textId="77777777" w:rsidR="000829C4" w:rsidRDefault="00000000">
            <w:pPr>
              <w:jc w:val="center"/>
            </w:pPr>
            <w:r>
              <w:rPr>
                <w:rFonts w:hint="eastAsia"/>
              </w:rPr>
              <w:t>否</w:t>
            </w:r>
          </w:p>
        </w:tc>
        <w:tc>
          <w:tcPr>
            <w:tcW w:w="3330" w:type="dxa"/>
          </w:tcPr>
          <w:p w14:paraId="38DC49A4" w14:textId="77777777" w:rsidR="000829C4" w:rsidRDefault="000829C4"/>
        </w:tc>
      </w:tr>
      <w:tr w:rsidR="000829C4" w14:paraId="60ADC6E1" w14:textId="77777777">
        <w:tc>
          <w:tcPr>
            <w:tcW w:w="1561" w:type="dxa"/>
          </w:tcPr>
          <w:p w14:paraId="406821F5" w14:textId="77777777" w:rsidR="000829C4" w:rsidRDefault="00000000">
            <w:r>
              <w:rPr>
                <w:rFonts w:hint="eastAsia"/>
              </w:rPr>
              <w:t>审批日期</w:t>
            </w:r>
          </w:p>
        </w:tc>
        <w:tc>
          <w:tcPr>
            <w:tcW w:w="1110" w:type="dxa"/>
          </w:tcPr>
          <w:p w14:paraId="75EB80A7" w14:textId="77777777" w:rsidR="000829C4" w:rsidRDefault="00000000">
            <w:pPr>
              <w:jc w:val="center"/>
            </w:pPr>
            <w:r>
              <w:rPr>
                <w:rFonts w:hint="eastAsia"/>
              </w:rPr>
              <w:t>字符</w:t>
            </w:r>
          </w:p>
        </w:tc>
        <w:tc>
          <w:tcPr>
            <w:tcW w:w="1089" w:type="dxa"/>
          </w:tcPr>
          <w:p w14:paraId="66B37FE6" w14:textId="77777777" w:rsidR="000829C4" w:rsidRDefault="00000000">
            <w:pPr>
              <w:jc w:val="center"/>
            </w:pPr>
            <w:r>
              <w:rPr>
                <w:rFonts w:hint="eastAsia"/>
              </w:rPr>
              <w:t>自动带出</w:t>
            </w:r>
          </w:p>
        </w:tc>
        <w:tc>
          <w:tcPr>
            <w:tcW w:w="1429" w:type="dxa"/>
          </w:tcPr>
          <w:p w14:paraId="0F3E96DD" w14:textId="77777777" w:rsidR="000829C4" w:rsidRDefault="00000000">
            <w:pPr>
              <w:jc w:val="center"/>
            </w:pPr>
            <w:r>
              <w:rPr>
                <w:rFonts w:hint="eastAsia"/>
              </w:rPr>
              <w:t>否</w:t>
            </w:r>
          </w:p>
        </w:tc>
        <w:tc>
          <w:tcPr>
            <w:tcW w:w="3330" w:type="dxa"/>
          </w:tcPr>
          <w:p w14:paraId="6F2E5CDF" w14:textId="77777777" w:rsidR="000829C4" w:rsidRDefault="000829C4"/>
        </w:tc>
      </w:tr>
      <w:tr w:rsidR="000829C4" w14:paraId="77F75DD9" w14:textId="77777777">
        <w:tc>
          <w:tcPr>
            <w:tcW w:w="1561" w:type="dxa"/>
          </w:tcPr>
          <w:p w14:paraId="05B386ED" w14:textId="77777777" w:rsidR="000829C4" w:rsidRDefault="00000000">
            <w:r>
              <w:rPr>
                <w:rFonts w:hint="eastAsia"/>
              </w:rPr>
              <w:t>审批人</w:t>
            </w:r>
          </w:p>
        </w:tc>
        <w:tc>
          <w:tcPr>
            <w:tcW w:w="1110" w:type="dxa"/>
          </w:tcPr>
          <w:p w14:paraId="534BD5C3" w14:textId="77777777" w:rsidR="000829C4" w:rsidRDefault="00000000">
            <w:pPr>
              <w:jc w:val="center"/>
            </w:pPr>
            <w:r>
              <w:rPr>
                <w:rFonts w:hint="eastAsia"/>
              </w:rPr>
              <w:t>字符</w:t>
            </w:r>
          </w:p>
        </w:tc>
        <w:tc>
          <w:tcPr>
            <w:tcW w:w="1089" w:type="dxa"/>
          </w:tcPr>
          <w:p w14:paraId="1F54855D" w14:textId="77777777" w:rsidR="000829C4" w:rsidRDefault="00000000">
            <w:pPr>
              <w:jc w:val="center"/>
            </w:pPr>
            <w:r>
              <w:rPr>
                <w:rFonts w:hint="eastAsia"/>
              </w:rPr>
              <w:t>自动带出</w:t>
            </w:r>
          </w:p>
        </w:tc>
        <w:tc>
          <w:tcPr>
            <w:tcW w:w="1429" w:type="dxa"/>
          </w:tcPr>
          <w:p w14:paraId="088D0D5E" w14:textId="77777777" w:rsidR="000829C4" w:rsidRDefault="00000000">
            <w:pPr>
              <w:jc w:val="center"/>
            </w:pPr>
            <w:r>
              <w:rPr>
                <w:rFonts w:hint="eastAsia"/>
              </w:rPr>
              <w:t>否</w:t>
            </w:r>
          </w:p>
        </w:tc>
        <w:tc>
          <w:tcPr>
            <w:tcW w:w="3330" w:type="dxa"/>
          </w:tcPr>
          <w:p w14:paraId="264674B0" w14:textId="77777777" w:rsidR="000829C4" w:rsidRDefault="000829C4"/>
        </w:tc>
      </w:tr>
    </w:tbl>
    <w:p w14:paraId="67D84CD5" w14:textId="77777777" w:rsidR="000829C4" w:rsidRDefault="00000000">
      <w:pPr>
        <w:pStyle w:val="4"/>
      </w:pPr>
      <w:r>
        <w:rPr>
          <w:rFonts w:hint="eastAsia"/>
        </w:rPr>
        <w:t>业务处理</w:t>
      </w:r>
    </w:p>
    <w:p w14:paraId="70088315" w14:textId="77777777" w:rsidR="000829C4" w:rsidRDefault="00000000">
      <w:pPr>
        <w:pStyle w:val="5"/>
      </w:pPr>
      <w:r>
        <w:rPr>
          <w:rFonts w:hint="eastAsia"/>
        </w:rPr>
        <w:t>业务说明与流程</w:t>
      </w:r>
    </w:p>
    <w:p w14:paraId="1199B890" w14:textId="77777777" w:rsidR="000829C4" w:rsidRDefault="00000000">
      <w:r>
        <w:rPr>
          <w:rFonts w:hint="eastAsia"/>
        </w:rPr>
        <w:t>1</w:t>
      </w:r>
      <w:r>
        <w:rPr>
          <w:rFonts w:hint="eastAsia"/>
        </w:rPr>
        <w:t>、企业取得土地时，在计税开始月份或开始月份之前在本功能登记台账信息，如果已超过计税开始月份，则通过土地信息补录节点录入；</w:t>
      </w:r>
    </w:p>
    <w:p w14:paraId="514A3092" w14:textId="77777777" w:rsidR="000829C4" w:rsidRDefault="00000000">
      <w:r>
        <w:rPr>
          <w:rFonts w:hint="eastAsia"/>
        </w:rPr>
        <w:t>2</w:t>
      </w:r>
      <w:r>
        <w:rPr>
          <w:rFonts w:hint="eastAsia"/>
        </w:rPr>
        <w:t>、台账审批后生效，需在计税开始月份或开始月份之前进行审批。</w:t>
      </w:r>
    </w:p>
    <w:p w14:paraId="26363D16" w14:textId="77777777" w:rsidR="000829C4" w:rsidRDefault="00000000">
      <w:pPr>
        <w:pStyle w:val="5"/>
      </w:pPr>
      <w:r>
        <w:rPr>
          <w:rFonts w:hint="eastAsia"/>
        </w:rPr>
        <w:t>功能按钮</w:t>
      </w:r>
    </w:p>
    <w:p w14:paraId="09D24BFD" w14:textId="77777777" w:rsidR="000829C4" w:rsidRDefault="00000000">
      <w:pPr>
        <w:numPr>
          <w:ilvl w:val="0"/>
          <w:numId w:val="72"/>
        </w:numPr>
      </w:pPr>
      <w:r>
        <w:rPr>
          <w:rFonts w:hint="eastAsia"/>
        </w:rPr>
        <w:t>【新增】：新增一笔空白数据；</w:t>
      </w:r>
    </w:p>
    <w:p w14:paraId="63B9D7F7" w14:textId="77777777" w:rsidR="000829C4" w:rsidRDefault="00000000">
      <w:pPr>
        <w:numPr>
          <w:ilvl w:val="0"/>
          <w:numId w:val="72"/>
        </w:numPr>
      </w:pPr>
      <w:r>
        <w:rPr>
          <w:rFonts w:hint="eastAsia"/>
        </w:rPr>
        <w:t>【修改】：修改所选保存状态的数据；</w:t>
      </w:r>
    </w:p>
    <w:p w14:paraId="6B9EFB44" w14:textId="77777777" w:rsidR="000829C4" w:rsidRDefault="00000000">
      <w:pPr>
        <w:numPr>
          <w:ilvl w:val="0"/>
          <w:numId w:val="72"/>
        </w:numPr>
      </w:pPr>
      <w:r>
        <w:rPr>
          <w:rFonts w:hint="eastAsia"/>
        </w:rPr>
        <w:t>【取消】：取消修改或新增的内容；</w:t>
      </w:r>
    </w:p>
    <w:p w14:paraId="4D1A460E" w14:textId="77777777" w:rsidR="000829C4" w:rsidRDefault="00000000">
      <w:pPr>
        <w:numPr>
          <w:ilvl w:val="0"/>
          <w:numId w:val="72"/>
        </w:numPr>
      </w:pPr>
      <w:r>
        <w:rPr>
          <w:rFonts w:hint="eastAsia"/>
        </w:rPr>
        <w:t>【保存】：保存修改或新增的内容，；</w:t>
      </w:r>
    </w:p>
    <w:p w14:paraId="03FE65B9" w14:textId="77777777" w:rsidR="000829C4" w:rsidRDefault="00000000">
      <w:pPr>
        <w:numPr>
          <w:ilvl w:val="0"/>
          <w:numId w:val="72"/>
        </w:numPr>
      </w:pPr>
      <w:r>
        <w:rPr>
          <w:rFonts w:hint="eastAsia"/>
        </w:rPr>
        <w:t>【删除】：删除所选保存状态的数据；</w:t>
      </w:r>
    </w:p>
    <w:p w14:paraId="51912D7E" w14:textId="77777777" w:rsidR="000829C4" w:rsidRDefault="00000000">
      <w:pPr>
        <w:numPr>
          <w:ilvl w:val="0"/>
          <w:numId w:val="72"/>
        </w:numPr>
      </w:pPr>
      <w:r>
        <w:rPr>
          <w:rFonts w:hint="eastAsia"/>
        </w:rPr>
        <w:t>【提交】：提交保存状态的数据；</w:t>
      </w:r>
    </w:p>
    <w:p w14:paraId="498B18F5" w14:textId="77777777" w:rsidR="000829C4" w:rsidRDefault="00000000">
      <w:pPr>
        <w:numPr>
          <w:ilvl w:val="0"/>
          <w:numId w:val="72"/>
        </w:numPr>
      </w:pPr>
      <w:r>
        <w:rPr>
          <w:rFonts w:hint="eastAsia"/>
        </w:rPr>
        <w:t>【审批】：审批，审批通过后，台账的单据状态更新为“已办结”，审批通过后的土地参与土地税金计算；</w:t>
      </w:r>
    </w:p>
    <w:p w14:paraId="78495534" w14:textId="77777777" w:rsidR="000829C4" w:rsidRDefault="00000000">
      <w:pPr>
        <w:numPr>
          <w:ilvl w:val="0"/>
          <w:numId w:val="72"/>
        </w:numPr>
      </w:pPr>
      <w:r>
        <w:rPr>
          <w:rFonts w:hint="eastAsia"/>
        </w:rPr>
        <w:t>【弃审】：如果已计算，则不可弃审，提示“该笔数据已计算城镇土地使用税，不可弃审，请取消计算后再弃审”；如果</w:t>
      </w:r>
      <w:proofErr w:type="gramStart"/>
      <w:r>
        <w:rPr>
          <w:rFonts w:hint="eastAsia"/>
        </w:rPr>
        <w:t>台账已被</w:t>
      </w:r>
      <w:proofErr w:type="gramEnd"/>
      <w:r>
        <w:rPr>
          <w:rFonts w:hint="eastAsia"/>
        </w:rPr>
        <w:t>土地变更单、补录引用，则不可弃审，提示“该土地</w:t>
      </w:r>
      <w:r>
        <w:rPr>
          <w:rFonts w:hint="eastAsia"/>
        </w:rPr>
        <w:lastRenderedPageBreak/>
        <w:t>信息已被引用，不可弃审。”；</w:t>
      </w:r>
    </w:p>
    <w:p w14:paraId="3056A2CE" w14:textId="77777777" w:rsidR="000829C4" w:rsidRDefault="00000000">
      <w:pPr>
        <w:numPr>
          <w:ilvl w:val="0"/>
          <w:numId w:val="72"/>
        </w:numPr>
      </w:pPr>
      <w:r>
        <w:rPr>
          <w:rFonts w:hint="eastAsia"/>
        </w:rPr>
        <w:t>【变更】：列表界面显示该按钮，台账为审批状态且土地状态为在用时，点击该按钮，弹出土地变更</w:t>
      </w:r>
      <w:r>
        <w:rPr>
          <w:rFonts w:hint="eastAsia"/>
        </w:rPr>
        <w:t>/</w:t>
      </w:r>
      <w:r>
        <w:rPr>
          <w:rFonts w:hint="eastAsia"/>
        </w:rPr>
        <w:t>处置卡片节点，进行信息变更，土地信息自动带出；</w:t>
      </w:r>
    </w:p>
    <w:p w14:paraId="06B07681" w14:textId="77777777" w:rsidR="000829C4" w:rsidRDefault="00000000">
      <w:pPr>
        <w:pStyle w:val="5"/>
      </w:pPr>
      <w:r>
        <w:rPr>
          <w:rFonts w:hint="eastAsia"/>
        </w:rPr>
        <w:t>算法说明</w:t>
      </w:r>
    </w:p>
    <w:p w14:paraId="3ABEF926" w14:textId="77777777" w:rsidR="000829C4" w:rsidRDefault="00000000">
      <w:r>
        <w:rPr>
          <w:rFonts w:hint="eastAsia"/>
        </w:rPr>
        <w:t>无。</w:t>
      </w:r>
    </w:p>
    <w:p w14:paraId="4B68E8D1" w14:textId="77777777" w:rsidR="000829C4" w:rsidRDefault="00000000">
      <w:pPr>
        <w:pStyle w:val="5"/>
      </w:pPr>
      <w:r>
        <w:rPr>
          <w:rFonts w:hint="eastAsia"/>
        </w:rPr>
        <w:t>逻辑处理</w:t>
      </w:r>
    </w:p>
    <w:p w14:paraId="12B874BE" w14:textId="77777777" w:rsidR="000829C4" w:rsidRDefault="00000000">
      <w:pPr>
        <w:numPr>
          <w:ilvl w:val="0"/>
          <w:numId w:val="73"/>
        </w:numPr>
      </w:pPr>
      <w:r>
        <w:rPr>
          <w:rFonts w:hint="eastAsia"/>
        </w:rPr>
        <w:t>台账保存时，土地</w:t>
      </w:r>
      <w:proofErr w:type="gramStart"/>
      <w:r>
        <w:rPr>
          <w:rFonts w:hint="eastAsia"/>
        </w:rPr>
        <w:t>宗号不可</w:t>
      </w:r>
      <w:proofErr w:type="gramEnd"/>
      <w:r>
        <w:rPr>
          <w:rFonts w:hint="eastAsia"/>
        </w:rPr>
        <w:t>重复；</w:t>
      </w:r>
    </w:p>
    <w:p w14:paraId="49635632" w14:textId="77777777" w:rsidR="000829C4" w:rsidRDefault="00000000">
      <w:pPr>
        <w:numPr>
          <w:ilvl w:val="0"/>
          <w:numId w:val="73"/>
        </w:numPr>
      </w:pPr>
      <w:r>
        <w:rPr>
          <w:rFonts w:hint="eastAsia"/>
          <w:color w:val="FF0000"/>
          <w:shd w:val="clear" w:color="auto" w:fill="FFFF00"/>
        </w:rPr>
        <w:t>（新增）</w:t>
      </w:r>
      <w:commentRangeStart w:id="114"/>
      <w:r>
        <w:rPr>
          <w:rFonts w:hint="eastAsia"/>
        </w:rPr>
        <w:t>台账保存时，校验该土地所在城市地区是否</w:t>
      </w:r>
      <w:proofErr w:type="gramStart"/>
      <w:r>
        <w:rPr>
          <w:rFonts w:hint="eastAsia"/>
        </w:rPr>
        <w:t>已维护</w:t>
      </w:r>
      <w:proofErr w:type="gramEnd"/>
      <w:r>
        <w:rPr>
          <w:rFonts w:hint="eastAsia"/>
        </w:rPr>
        <w:t>所选土地等级的税额，如尚未维护税额，弹出提示“该土地所在地区尚未维护当前所选土地等级的税额。”</w:t>
      </w:r>
      <w:commentRangeEnd w:id="114"/>
      <w:r>
        <w:commentReference w:id="114"/>
      </w:r>
    </w:p>
    <w:p w14:paraId="13A4B111" w14:textId="77777777" w:rsidR="000829C4" w:rsidRDefault="00000000">
      <w:pPr>
        <w:pStyle w:val="4"/>
      </w:pPr>
      <w:r>
        <w:rPr>
          <w:rFonts w:hint="eastAsia"/>
        </w:rPr>
        <w:t>输出</w:t>
      </w:r>
    </w:p>
    <w:p w14:paraId="30299D84" w14:textId="77777777" w:rsidR="000829C4" w:rsidRDefault="00000000">
      <w:r>
        <w:rPr>
          <w:rFonts w:hint="eastAsia"/>
        </w:rPr>
        <w:t>无。</w:t>
      </w:r>
    </w:p>
    <w:p w14:paraId="478C8E3F" w14:textId="77777777" w:rsidR="000829C4" w:rsidRDefault="00000000">
      <w:pPr>
        <w:pStyle w:val="4"/>
      </w:pPr>
      <w:r>
        <w:rPr>
          <w:rFonts w:hint="eastAsia"/>
        </w:rPr>
        <w:t>非功能性需求</w:t>
      </w:r>
    </w:p>
    <w:p w14:paraId="7639D0B0" w14:textId="77777777" w:rsidR="000829C4" w:rsidRDefault="00000000">
      <w:r>
        <w:rPr>
          <w:rFonts w:hint="eastAsia"/>
        </w:rPr>
        <w:t>无。</w:t>
      </w:r>
    </w:p>
    <w:p w14:paraId="2307ECEC" w14:textId="77777777" w:rsidR="000829C4" w:rsidRDefault="00000000">
      <w:pPr>
        <w:pStyle w:val="3"/>
      </w:pPr>
      <w:bookmarkStart w:id="115" w:name="_Toc168881435"/>
      <w:bookmarkStart w:id="116" w:name="_Toc15593"/>
      <w:bookmarkStart w:id="117" w:name="_Toc22195"/>
      <w:r>
        <w:rPr>
          <w:rFonts w:hint="eastAsia"/>
        </w:rPr>
        <w:t>土地变更</w:t>
      </w:r>
      <w:r>
        <w:rPr>
          <w:rFonts w:hint="eastAsia"/>
        </w:rPr>
        <w:t>/</w:t>
      </w:r>
      <w:r>
        <w:rPr>
          <w:rFonts w:hint="eastAsia"/>
        </w:rPr>
        <w:t>处置</w:t>
      </w:r>
      <w:bookmarkEnd w:id="115"/>
      <w:bookmarkEnd w:id="116"/>
      <w:bookmarkEnd w:id="117"/>
    </w:p>
    <w:p w14:paraId="0218CC51" w14:textId="77777777" w:rsidR="000829C4" w:rsidRDefault="00000000">
      <w:pPr>
        <w:pStyle w:val="4"/>
      </w:pPr>
      <w:r>
        <w:rPr>
          <w:rFonts w:hint="eastAsia"/>
        </w:rPr>
        <w:t>功能描述</w:t>
      </w:r>
    </w:p>
    <w:p w14:paraId="0C62E3D8" w14:textId="77777777" w:rsidR="000829C4" w:rsidRDefault="00000000">
      <w:r>
        <w:rPr>
          <w:rFonts w:hint="eastAsia"/>
        </w:rPr>
        <w:t>本功能为土地信息变更功能。</w:t>
      </w:r>
    </w:p>
    <w:p w14:paraId="48CB9396" w14:textId="77777777" w:rsidR="000829C4" w:rsidRDefault="00000000">
      <w:pPr>
        <w:pStyle w:val="4"/>
      </w:pPr>
      <w:r>
        <w:rPr>
          <w:rFonts w:hint="eastAsia"/>
        </w:rPr>
        <w:t>原型界面</w:t>
      </w:r>
    </w:p>
    <w:p w14:paraId="44E9C237" w14:textId="77777777" w:rsidR="000829C4" w:rsidRDefault="00000000">
      <w:r>
        <w:rPr>
          <w:rFonts w:hint="eastAsia"/>
        </w:rPr>
        <w:t>列表：</w:t>
      </w:r>
    </w:p>
    <w:p w14:paraId="56CC95A4" w14:textId="77777777" w:rsidR="000829C4" w:rsidRDefault="00000000">
      <w:r>
        <w:rPr>
          <w:noProof/>
        </w:rPr>
        <w:lastRenderedPageBreak/>
        <w:drawing>
          <wp:inline distT="0" distB="0" distL="114300" distR="114300" wp14:anchorId="37EFF3AA" wp14:editId="0B63835F">
            <wp:extent cx="5274310" cy="2326640"/>
            <wp:effectExtent l="0" t="0" r="8890" b="10160"/>
            <wp:docPr id="20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30"/>
                    <pic:cNvPicPr>
                      <a:picLocks noChangeAspect="1"/>
                    </pic:cNvPicPr>
                  </pic:nvPicPr>
                  <pic:blipFill>
                    <a:blip r:embed="rId63"/>
                    <a:stretch>
                      <a:fillRect/>
                    </a:stretch>
                  </pic:blipFill>
                  <pic:spPr>
                    <a:xfrm>
                      <a:off x="0" y="0"/>
                      <a:ext cx="5274310" cy="2326640"/>
                    </a:xfrm>
                    <a:prstGeom prst="rect">
                      <a:avLst/>
                    </a:prstGeom>
                    <a:noFill/>
                    <a:ln>
                      <a:noFill/>
                    </a:ln>
                  </pic:spPr>
                </pic:pic>
              </a:graphicData>
            </a:graphic>
          </wp:inline>
        </w:drawing>
      </w:r>
    </w:p>
    <w:p w14:paraId="0195905F" w14:textId="77777777" w:rsidR="000829C4" w:rsidRDefault="00000000">
      <w:r>
        <w:rPr>
          <w:rFonts w:hint="eastAsia"/>
        </w:rPr>
        <w:t>卡片：</w:t>
      </w:r>
    </w:p>
    <w:p w14:paraId="61D02D2E" w14:textId="77777777" w:rsidR="000829C4" w:rsidRDefault="00000000">
      <w:r>
        <w:rPr>
          <w:noProof/>
        </w:rPr>
        <w:drawing>
          <wp:inline distT="0" distB="0" distL="114300" distR="114300" wp14:anchorId="03B39959" wp14:editId="1C0EA9E6">
            <wp:extent cx="5264785" cy="2294890"/>
            <wp:effectExtent l="0" t="0" r="18415" b="16510"/>
            <wp:docPr id="20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31"/>
                    <pic:cNvPicPr>
                      <a:picLocks noChangeAspect="1"/>
                    </pic:cNvPicPr>
                  </pic:nvPicPr>
                  <pic:blipFill>
                    <a:blip r:embed="rId64"/>
                    <a:stretch>
                      <a:fillRect/>
                    </a:stretch>
                  </pic:blipFill>
                  <pic:spPr>
                    <a:xfrm>
                      <a:off x="0" y="0"/>
                      <a:ext cx="5264785" cy="2294890"/>
                    </a:xfrm>
                    <a:prstGeom prst="rect">
                      <a:avLst/>
                    </a:prstGeom>
                    <a:noFill/>
                    <a:ln>
                      <a:noFill/>
                    </a:ln>
                  </pic:spPr>
                </pic:pic>
              </a:graphicData>
            </a:graphic>
          </wp:inline>
        </w:drawing>
      </w:r>
    </w:p>
    <w:p w14:paraId="0A621F0C" w14:textId="77777777" w:rsidR="000829C4" w:rsidRDefault="00000000">
      <w:pPr>
        <w:pStyle w:val="4"/>
      </w:pPr>
      <w:r>
        <w:rPr>
          <w:rFonts w:hint="eastAsia"/>
        </w:rPr>
        <w:t>输入列表</w:t>
      </w:r>
    </w:p>
    <w:p w14:paraId="714DCC6C"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4388B1A7" w14:textId="77777777">
        <w:tc>
          <w:tcPr>
            <w:tcW w:w="1561" w:type="dxa"/>
            <w:shd w:val="clear" w:color="auto" w:fill="DEEBF6" w:themeFill="accent1" w:themeFillTint="32"/>
          </w:tcPr>
          <w:p w14:paraId="50A84CDC"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6399770D"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1179137A"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CECFC6B"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5A9C918D" w14:textId="77777777" w:rsidR="000829C4" w:rsidRDefault="00000000">
            <w:pPr>
              <w:jc w:val="center"/>
              <w:rPr>
                <w:b/>
                <w:bCs/>
              </w:rPr>
            </w:pPr>
            <w:r>
              <w:rPr>
                <w:rFonts w:hint="eastAsia"/>
                <w:b/>
                <w:bCs/>
              </w:rPr>
              <w:t>备注</w:t>
            </w:r>
          </w:p>
        </w:tc>
      </w:tr>
      <w:tr w:rsidR="000829C4" w14:paraId="6AB4D5C7" w14:textId="77777777">
        <w:tc>
          <w:tcPr>
            <w:tcW w:w="1561" w:type="dxa"/>
          </w:tcPr>
          <w:p w14:paraId="6E142EEE" w14:textId="77777777" w:rsidR="000829C4" w:rsidRDefault="00000000">
            <w:r>
              <w:rPr>
                <w:rFonts w:hint="eastAsia"/>
              </w:rPr>
              <w:t>机构</w:t>
            </w:r>
          </w:p>
        </w:tc>
        <w:tc>
          <w:tcPr>
            <w:tcW w:w="1110" w:type="dxa"/>
          </w:tcPr>
          <w:p w14:paraId="17594372" w14:textId="77777777" w:rsidR="000829C4" w:rsidRDefault="00000000">
            <w:pPr>
              <w:jc w:val="center"/>
            </w:pPr>
            <w:r>
              <w:rPr>
                <w:rFonts w:hint="eastAsia"/>
              </w:rPr>
              <w:t>参照</w:t>
            </w:r>
          </w:p>
        </w:tc>
        <w:tc>
          <w:tcPr>
            <w:tcW w:w="1089" w:type="dxa"/>
          </w:tcPr>
          <w:p w14:paraId="567D1DF1" w14:textId="77777777" w:rsidR="000829C4" w:rsidRDefault="00000000">
            <w:pPr>
              <w:jc w:val="center"/>
            </w:pPr>
            <w:r>
              <w:rPr>
                <w:rFonts w:hint="eastAsia"/>
              </w:rPr>
              <w:t>手动选择</w:t>
            </w:r>
          </w:p>
        </w:tc>
        <w:tc>
          <w:tcPr>
            <w:tcW w:w="1429" w:type="dxa"/>
          </w:tcPr>
          <w:p w14:paraId="18F282DD" w14:textId="77777777" w:rsidR="000829C4" w:rsidRDefault="00000000">
            <w:pPr>
              <w:jc w:val="center"/>
            </w:pPr>
            <w:r>
              <w:rPr>
                <w:rFonts w:hint="eastAsia"/>
              </w:rPr>
              <w:t>否</w:t>
            </w:r>
          </w:p>
        </w:tc>
        <w:tc>
          <w:tcPr>
            <w:tcW w:w="3330" w:type="dxa"/>
          </w:tcPr>
          <w:p w14:paraId="2A9329BC" w14:textId="77777777" w:rsidR="000829C4" w:rsidRDefault="00000000">
            <w:r>
              <w:rPr>
                <w:rFonts w:hint="eastAsia"/>
              </w:rPr>
              <w:t>参照机构档案，增加用户权限。</w:t>
            </w:r>
          </w:p>
        </w:tc>
      </w:tr>
      <w:tr w:rsidR="000829C4" w14:paraId="1D9F82A5" w14:textId="77777777">
        <w:tc>
          <w:tcPr>
            <w:tcW w:w="1561" w:type="dxa"/>
          </w:tcPr>
          <w:p w14:paraId="367A343F" w14:textId="77777777" w:rsidR="000829C4" w:rsidRDefault="00000000">
            <w:proofErr w:type="gramStart"/>
            <w:r>
              <w:rPr>
                <w:rFonts w:hint="eastAsia"/>
              </w:rPr>
              <w:t>土地宗号</w:t>
            </w:r>
            <w:proofErr w:type="gramEnd"/>
          </w:p>
        </w:tc>
        <w:tc>
          <w:tcPr>
            <w:tcW w:w="1110" w:type="dxa"/>
          </w:tcPr>
          <w:p w14:paraId="09331F85" w14:textId="77777777" w:rsidR="000829C4" w:rsidRDefault="00000000">
            <w:pPr>
              <w:jc w:val="center"/>
            </w:pPr>
            <w:r>
              <w:rPr>
                <w:rFonts w:hint="eastAsia"/>
              </w:rPr>
              <w:t>参照</w:t>
            </w:r>
          </w:p>
        </w:tc>
        <w:tc>
          <w:tcPr>
            <w:tcW w:w="1089" w:type="dxa"/>
          </w:tcPr>
          <w:p w14:paraId="094CE180" w14:textId="77777777" w:rsidR="000829C4" w:rsidRDefault="00000000">
            <w:pPr>
              <w:jc w:val="center"/>
            </w:pPr>
            <w:r>
              <w:rPr>
                <w:rFonts w:hint="eastAsia"/>
              </w:rPr>
              <w:t>手动选择</w:t>
            </w:r>
          </w:p>
        </w:tc>
        <w:tc>
          <w:tcPr>
            <w:tcW w:w="1429" w:type="dxa"/>
          </w:tcPr>
          <w:p w14:paraId="6573971B" w14:textId="77777777" w:rsidR="000829C4" w:rsidRDefault="00000000">
            <w:pPr>
              <w:jc w:val="center"/>
            </w:pPr>
            <w:r>
              <w:rPr>
                <w:rFonts w:hint="eastAsia"/>
              </w:rPr>
              <w:t>否</w:t>
            </w:r>
          </w:p>
        </w:tc>
        <w:tc>
          <w:tcPr>
            <w:tcW w:w="3330" w:type="dxa"/>
          </w:tcPr>
          <w:p w14:paraId="1E78DC13" w14:textId="77777777" w:rsidR="000829C4" w:rsidRDefault="00000000">
            <w:r>
              <w:rPr>
                <w:rFonts w:hint="eastAsia"/>
              </w:rPr>
              <w:t>参照土地信息台账，用户权限下的机构对应的土地</w:t>
            </w:r>
          </w:p>
        </w:tc>
      </w:tr>
      <w:tr w:rsidR="000829C4" w14:paraId="56B46EE1" w14:textId="77777777">
        <w:tc>
          <w:tcPr>
            <w:tcW w:w="1561" w:type="dxa"/>
          </w:tcPr>
          <w:p w14:paraId="0B63C132" w14:textId="77777777" w:rsidR="000829C4" w:rsidRDefault="00000000">
            <w:r>
              <w:rPr>
                <w:rFonts w:hint="eastAsia"/>
              </w:rPr>
              <w:t>变更日期起止</w:t>
            </w:r>
          </w:p>
        </w:tc>
        <w:tc>
          <w:tcPr>
            <w:tcW w:w="1110" w:type="dxa"/>
          </w:tcPr>
          <w:p w14:paraId="0CF7590F" w14:textId="77777777" w:rsidR="000829C4" w:rsidRDefault="00000000">
            <w:pPr>
              <w:jc w:val="center"/>
            </w:pPr>
            <w:r>
              <w:rPr>
                <w:rFonts w:hint="eastAsia"/>
              </w:rPr>
              <w:t>日历控件</w:t>
            </w:r>
          </w:p>
        </w:tc>
        <w:tc>
          <w:tcPr>
            <w:tcW w:w="1089" w:type="dxa"/>
          </w:tcPr>
          <w:p w14:paraId="08204947" w14:textId="77777777" w:rsidR="000829C4" w:rsidRDefault="00000000">
            <w:pPr>
              <w:jc w:val="center"/>
            </w:pPr>
            <w:r>
              <w:rPr>
                <w:rFonts w:hint="eastAsia"/>
              </w:rPr>
              <w:t>手动选择</w:t>
            </w:r>
          </w:p>
        </w:tc>
        <w:tc>
          <w:tcPr>
            <w:tcW w:w="1429" w:type="dxa"/>
          </w:tcPr>
          <w:p w14:paraId="59A7DE71" w14:textId="77777777" w:rsidR="000829C4" w:rsidRDefault="00000000">
            <w:pPr>
              <w:jc w:val="center"/>
            </w:pPr>
            <w:r>
              <w:rPr>
                <w:rFonts w:hint="eastAsia"/>
              </w:rPr>
              <w:t>否</w:t>
            </w:r>
          </w:p>
        </w:tc>
        <w:tc>
          <w:tcPr>
            <w:tcW w:w="3330" w:type="dxa"/>
          </w:tcPr>
          <w:p w14:paraId="180D70FE" w14:textId="77777777" w:rsidR="000829C4" w:rsidRDefault="000829C4"/>
        </w:tc>
      </w:tr>
    </w:tbl>
    <w:p w14:paraId="630E86D4" w14:textId="77777777" w:rsidR="000829C4" w:rsidRDefault="000829C4"/>
    <w:p w14:paraId="3F574BBB" w14:textId="77777777" w:rsidR="000829C4" w:rsidRDefault="00000000">
      <w:r>
        <w:rPr>
          <w:rFonts w:hint="eastAsia"/>
        </w:rPr>
        <w:t>主表：</w:t>
      </w:r>
    </w:p>
    <w:tbl>
      <w:tblPr>
        <w:tblStyle w:val="ab"/>
        <w:tblW w:w="0" w:type="auto"/>
        <w:tblLook w:val="04A0" w:firstRow="1" w:lastRow="0" w:firstColumn="1" w:lastColumn="0" w:noHBand="0" w:noVBand="1"/>
      </w:tblPr>
      <w:tblGrid>
        <w:gridCol w:w="1499"/>
        <w:gridCol w:w="1101"/>
        <w:gridCol w:w="1052"/>
        <w:gridCol w:w="1374"/>
        <w:gridCol w:w="3270"/>
      </w:tblGrid>
      <w:tr w:rsidR="000829C4" w14:paraId="055B3752" w14:textId="77777777">
        <w:tc>
          <w:tcPr>
            <w:tcW w:w="1561" w:type="dxa"/>
            <w:shd w:val="clear" w:color="auto" w:fill="DEEBF6" w:themeFill="accent1" w:themeFillTint="32"/>
          </w:tcPr>
          <w:p w14:paraId="1301212C"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2D625F77"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31F520D6"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23F98BF5"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377B0428" w14:textId="77777777" w:rsidR="000829C4" w:rsidRDefault="00000000">
            <w:pPr>
              <w:jc w:val="center"/>
              <w:rPr>
                <w:b/>
                <w:bCs/>
              </w:rPr>
            </w:pPr>
            <w:r>
              <w:rPr>
                <w:rFonts w:hint="eastAsia"/>
                <w:b/>
                <w:bCs/>
              </w:rPr>
              <w:t>备注</w:t>
            </w:r>
          </w:p>
        </w:tc>
      </w:tr>
      <w:tr w:rsidR="000829C4" w14:paraId="24F4B6FC" w14:textId="77777777">
        <w:tc>
          <w:tcPr>
            <w:tcW w:w="1561" w:type="dxa"/>
          </w:tcPr>
          <w:p w14:paraId="1765EE87" w14:textId="77777777" w:rsidR="000829C4" w:rsidRDefault="00000000">
            <w:r>
              <w:rPr>
                <w:rFonts w:hint="eastAsia"/>
              </w:rPr>
              <w:lastRenderedPageBreak/>
              <w:t>单据编号</w:t>
            </w:r>
          </w:p>
        </w:tc>
        <w:tc>
          <w:tcPr>
            <w:tcW w:w="1110" w:type="dxa"/>
          </w:tcPr>
          <w:p w14:paraId="3C7C6B30" w14:textId="77777777" w:rsidR="000829C4" w:rsidRDefault="00000000">
            <w:pPr>
              <w:jc w:val="center"/>
            </w:pPr>
            <w:r>
              <w:rPr>
                <w:rFonts w:hint="eastAsia"/>
              </w:rPr>
              <w:t>字符</w:t>
            </w:r>
          </w:p>
        </w:tc>
        <w:tc>
          <w:tcPr>
            <w:tcW w:w="1089" w:type="dxa"/>
          </w:tcPr>
          <w:p w14:paraId="0C28E87B" w14:textId="77777777" w:rsidR="000829C4" w:rsidRDefault="00000000">
            <w:pPr>
              <w:jc w:val="center"/>
            </w:pPr>
            <w:r>
              <w:rPr>
                <w:rFonts w:hint="eastAsia"/>
              </w:rPr>
              <w:t>自动生成</w:t>
            </w:r>
          </w:p>
        </w:tc>
        <w:tc>
          <w:tcPr>
            <w:tcW w:w="1429" w:type="dxa"/>
          </w:tcPr>
          <w:p w14:paraId="186B7A92" w14:textId="77777777" w:rsidR="000829C4" w:rsidRDefault="00000000">
            <w:pPr>
              <w:jc w:val="center"/>
            </w:pPr>
            <w:r>
              <w:rPr>
                <w:rFonts w:hint="eastAsia"/>
              </w:rPr>
              <w:t>是</w:t>
            </w:r>
          </w:p>
        </w:tc>
        <w:tc>
          <w:tcPr>
            <w:tcW w:w="3330" w:type="dxa"/>
          </w:tcPr>
          <w:p w14:paraId="6E49FC3E" w14:textId="77777777" w:rsidR="000829C4" w:rsidRDefault="00000000">
            <w:pPr>
              <w:spacing w:before="120"/>
              <w:jc w:val="left"/>
            </w:pPr>
            <w:r>
              <w:rPr>
                <w:rFonts w:hint="eastAsia"/>
              </w:rPr>
              <w:t>自动生成，编码规则为</w:t>
            </w:r>
            <w:r>
              <w:rPr>
                <w:rFonts w:hint="eastAsia"/>
              </w:rPr>
              <w:t>TDXXCZ</w:t>
            </w:r>
          </w:p>
          <w:p w14:paraId="275EC21F" w14:textId="77777777" w:rsidR="000829C4" w:rsidRDefault="00000000">
            <w:pPr>
              <w:spacing w:before="120"/>
              <w:jc w:val="left"/>
            </w:pPr>
            <w:r>
              <w:rPr>
                <w:rFonts w:hint="eastAsia"/>
              </w:rPr>
              <w:t>+</w:t>
            </w:r>
            <w:r>
              <w:rPr>
                <w:rFonts w:hint="eastAsia"/>
              </w:rPr>
              <w:t>日期</w:t>
            </w:r>
            <w:r>
              <w:rPr>
                <w:rFonts w:hint="eastAsia"/>
              </w:rPr>
              <w:t>+</w:t>
            </w:r>
            <w:r>
              <w:rPr>
                <w:rFonts w:hint="eastAsia"/>
              </w:rPr>
              <w:t>序号，如</w:t>
            </w:r>
            <w:r>
              <w:rPr>
                <w:rFonts w:hint="eastAsia"/>
              </w:rPr>
              <w:t>TDXXCZ2021011300001</w:t>
            </w:r>
          </w:p>
          <w:p w14:paraId="7949F2CE"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35CED4B4" w14:textId="77777777">
        <w:tc>
          <w:tcPr>
            <w:tcW w:w="1561" w:type="dxa"/>
          </w:tcPr>
          <w:p w14:paraId="5B1C959F" w14:textId="77777777" w:rsidR="000829C4" w:rsidRDefault="00000000">
            <w:r>
              <w:rPr>
                <w:rFonts w:hint="eastAsia"/>
              </w:rPr>
              <w:t>机构</w:t>
            </w:r>
          </w:p>
        </w:tc>
        <w:tc>
          <w:tcPr>
            <w:tcW w:w="1110" w:type="dxa"/>
          </w:tcPr>
          <w:p w14:paraId="72A4D7D0" w14:textId="77777777" w:rsidR="000829C4" w:rsidRDefault="00000000">
            <w:pPr>
              <w:jc w:val="center"/>
            </w:pPr>
            <w:r>
              <w:rPr>
                <w:rFonts w:hint="eastAsia"/>
              </w:rPr>
              <w:t>参照</w:t>
            </w:r>
          </w:p>
        </w:tc>
        <w:tc>
          <w:tcPr>
            <w:tcW w:w="1089" w:type="dxa"/>
          </w:tcPr>
          <w:p w14:paraId="38F84BB6" w14:textId="77777777" w:rsidR="000829C4" w:rsidRDefault="00000000">
            <w:pPr>
              <w:jc w:val="center"/>
            </w:pPr>
            <w:r>
              <w:rPr>
                <w:rFonts w:hint="eastAsia"/>
              </w:rPr>
              <w:t>手动选择</w:t>
            </w:r>
          </w:p>
        </w:tc>
        <w:tc>
          <w:tcPr>
            <w:tcW w:w="1429" w:type="dxa"/>
          </w:tcPr>
          <w:p w14:paraId="287D566B" w14:textId="77777777" w:rsidR="000829C4" w:rsidRDefault="00000000">
            <w:pPr>
              <w:jc w:val="center"/>
            </w:pPr>
            <w:r>
              <w:rPr>
                <w:rFonts w:hint="eastAsia"/>
              </w:rPr>
              <w:t>是</w:t>
            </w:r>
          </w:p>
        </w:tc>
        <w:tc>
          <w:tcPr>
            <w:tcW w:w="3330" w:type="dxa"/>
          </w:tcPr>
          <w:p w14:paraId="6B68FD6B" w14:textId="77777777" w:rsidR="000829C4" w:rsidRDefault="00000000">
            <w:r>
              <w:rPr>
                <w:rFonts w:hint="eastAsia"/>
              </w:rPr>
              <w:t>参照机构档案，增加用户权限。</w:t>
            </w:r>
          </w:p>
        </w:tc>
      </w:tr>
      <w:tr w:rsidR="000829C4" w14:paraId="387D8C5A" w14:textId="77777777">
        <w:tc>
          <w:tcPr>
            <w:tcW w:w="1561" w:type="dxa"/>
          </w:tcPr>
          <w:p w14:paraId="5AC2C758" w14:textId="77777777" w:rsidR="000829C4" w:rsidRDefault="00000000">
            <w:proofErr w:type="gramStart"/>
            <w:r>
              <w:rPr>
                <w:rFonts w:hint="eastAsia"/>
              </w:rPr>
              <w:t>土地宗号</w:t>
            </w:r>
            <w:proofErr w:type="gramEnd"/>
          </w:p>
        </w:tc>
        <w:tc>
          <w:tcPr>
            <w:tcW w:w="1110" w:type="dxa"/>
          </w:tcPr>
          <w:p w14:paraId="7D665F85" w14:textId="77777777" w:rsidR="000829C4" w:rsidRDefault="00000000">
            <w:pPr>
              <w:jc w:val="center"/>
            </w:pPr>
            <w:r>
              <w:rPr>
                <w:rFonts w:hint="eastAsia"/>
              </w:rPr>
              <w:t>参照</w:t>
            </w:r>
          </w:p>
        </w:tc>
        <w:tc>
          <w:tcPr>
            <w:tcW w:w="1089" w:type="dxa"/>
          </w:tcPr>
          <w:p w14:paraId="5B6B6860" w14:textId="77777777" w:rsidR="000829C4" w:rsidRDefault="00000000">
            <w:pPr>
              <w:jc w:val="center"/>
            </w:pPr>
            <w:r>
              <w:rPr>
                <w:rFonts w:hint="eastAsia"/>
              </w:rPr>
              <w:t>手工录入</w:t>
            </w:r>
          </w:p>
        </w:tc>
        <w:tc>
          <w:tcPr>
            <w:tcW w:w="1429" w:type="dxa"/>
          </w:tcPr>
          <w:p w14:paraId="42901CD7" w14:textId="77777777" w:rsidR="000829C4" w:rsidRDefault="00000000">
            <w:pPr>
              <w:jc w:val="center"/>
            </w:pPr>
            <w:r>
              <w:rPr>
                <w:rFonts w:hint="eastAsia"/>
              </w:rPr>
              <w:t>是</w:t>
            </w:r>
          </w:p>
        </w:tc>
        <w:tc>
          <w:tcPr>
            <w:tcW w:w="3330" w:type="dxa"/>
          </w:tcPr>
          <w:p w14:paraId="2DAF4883" w14:textId="77777777" w:rsidR="000829C4" w:rsidRDefault="00000000">
            <w:r>
              <w:rPr>
                <w:rFonts w:hint="eastAsia"/>
              </w:rPr>
              <w:t>参照土地信息台账，只参照所选</w:t>
            </w:r>
            <w:proofErr w:type="gramStart"/>
            <w:r>
              <w:rPr>
                <w:rFonts w:hint="eastAsia"/>
              </w:rPr>
              <w:t>机构下且土地</w:t>
            </w:r>
            <w:proofErr w:type="gramEnd"/>
            <w:r>
              <w:rPr>
                <w:rFonts w:hint="eastAsia"/>
              </w:rPr>
              <w:t>状态为在用的已审批的数据。</w:t>
            </w:r>
          </w:p>
        </w:tc>
      </w:tr>
      <w:tr w:rsidR="000829C4" w14:paraId="40130E49" w14:textId="77777777">
        <w:tc>
          <w:tcPr>
            <w:tcW w:w="1561" w:type="dxa"/>
          </w:tcPr>
          <w:p w14:paraId="437E2C77" w14:textId="77777777" w:rsidR="000829C4" w:rsidRDefault="00000000">
            <w:r>
              <w:rPr>
                <w:rFonts w:hint="eastAsia"/>
              </w:rPr>
              <w:t>坐落地址</w:t>
            </w:r>
          </w:p>
        </w:tc>
        <w:tc>
          <w:tcPr>
            <w:tcW w:w="1110" w:type="dxa"/>
          </w:tcPr>
          <w:p w14:paraId="5A7CADEA" w14:textId="77777777" w:rsidR="000829C4" w:rsidRDefault="00000000">
            <w:pPr>
              <w:jc w:val="center"/>
            </w:pPr>
            <w:r>
              <w:rPr>
                <w:rFonts w:hint="eastAsia"/>
              </w:rPr>
              <w:t>字符（</w:t>
            </w:r>
            <w:r>
              <w:rPr>
                <w:rFonts w:hint="eastAsia"/>
              </w:rPr>
              <w:t>200</w:t>
            </w:r>
            <w:r>
              <w:rPr>
                <w:rFonts w:hint="eastAsia"/>
              </w:rPr>
              <w:t>）</w:t>
            </w:r>
          </w:p>
        </w:tc>
        <w:tc>
          <w:tcPr>
            <w:tcW w:w="1089" w:type="dxa"/>
          </w:tcPr>
          <w:p w14:paraId="7C28DE4B" w14:textId="77777777" w:rsidR="000829C4" w:rsidRDefault="00000000">
            <w:pPr>
              <w:jc w:val="center"/>
            </w:pPr>
            <w:r>
              <w:rPr>
                <w:rFonts w:hint="eastAsia"/>
              </w:rPr>
              <w:t>自动带出</w:t>
            </w:r>
          </w:p>
        </w:tc>
        <w:tc>
          <w:tcPr>
            <w:tcW w:w="1429" w:type="dxa"/>
          </w:tcPr>
          <w:p w14:paraId="46E4DFDA" w14:textId="77777777" w:rsidR="000829C4" w:rsidRDefault="00000000">
            <w:pPr>
              <w:jc w:val="center"/>
            </w:pPr>
            <w:r>
              <w:rPr>
                <w:rFonts w:hint="eastAsia"/>
              </w:rPr>
              <w:t>是</w:t>
            </w:r>
          </w:p>
        </w:tc>
        <w:tc>
          <w:tcPr>
            <w:tcW w:w="3330" w:type="dxa"/>
          </w:tcPr>
          <w:p w14:paraId="556C8ABB" w14:textId="77777777" w:rsidR="000829C4" w:rsidRDefault="00000000">
            <w:r>
              <w:rPr>
                <w:rFonts w:hint="eastAsia"/>
              </w:rPr>
              <w:t>不可编辑</w:t>
            </w:r>
          </w:p>
        </w:tc>
      </w:tr>
      <w:tr w:rsidR="000829C4" w14:paraId="5D866E60" w14:textId="77777777">
        <w:tc>
          <w:tcPr>
            <w:tcW w:w="1561" w:type="dxa"/>
          </w:tcPr>
          <w:p w14:paraId="3617E501" w14:textId="77777777" w:rsidR="000829C4" w:rsidRDefault="00000000">
            <w:r>
              <w:rPr>
                <w:rFonts w:hint="eastAsia"/>
              </w:rPr>
              <w:t>变更类型</w:t>
            </w:r>
          </w:p>
        </w:tc>
        <w:tc>
          <w:tcPr>
            <w:tcW w:w="1110" w:type="dxa"/>
          </w:tcPr>
          <w:p w14:paraId="4DB93313" w14:textId="77777777" w:rsidR="000829C4" w:rsidRDefault="00000000">
            <w:pPr>
              <w:jc w:val="center"/>
            </w:pPr>
            <w:r>
              <w:rPr>
                <w:rFonts w:hint="eastAsia"/>
              </w:rPr>
              <w:t>枚举</w:t>
            </w:r>
          </w:p>
        </w:tc>
        <w:tc>
          <w:tcPr>
            <w:tcW w:w="1089" w:type="dxa"/>
          </w:tcPr>
          <w:p w14:paraId="54E94654" w14:textId="77777777" w:rsidR="000829C4" w:rsidRDefault="00000000">
            <w:pPr>
              <w:jc w:val="center"/>
            </w:pPr>
            <w:r>
              <w:rPr>
                <w:rFonts w:hint="eastAsia"/>
              </w:rPr>
              <w:t>手动选择</w:t>
            </w:r>
          </w:p>
        </w:tc>
        <w:tc>
          <w:tcPr>
            <w:tcW w:w="1429" w:type="dxa"/>
          </w:tcPr>
          <w:p w14:paraId="143BE9F9" w14:textId="77777777" w:rsidR="000829C4" w:rsidRDefault="00000000">
            <w:pPr>
              <w:jc w:val="center"/>
            </w:pPr>
            <w:r>
              <w:rPr>
                <w:rFonts w:hint="eastAsia"/>
              </w:rPr>
              <w:t>是</w:t>
            </w:r>
          </w:p>
        </w:tc>
        <w:tc>
          <w:tcPr>
            <w:tcW w:w="3330" w:type="dxa"/>
          </w:tcPr>
          <w:p w14:paraId="598BA6AF" w14:textId="77777777" w:rsidR="000829C4" w:rsidRDefault="00000000">
            <w:r>
              <w:rPr>
                <w:rFonts w:hint="eastAsia"/>
              </w:rPr>
              <w:t>基础信息变更</w:t>
            </w:r>
            <w:r>
              <w:rPr>
                <w:rFonts w:hint="eastAsia"/>
              </w:rPr>
              <w:t>/</w:t>
            </w:r>
            <w:r>
              <w:rPr>
                <w:rFonts w:hint="eastAsia"/>
              </w:rPr>
              <w:t>土地处置</w:t>
            </w:r>
          </w:p>
        </w:tc>
      </w:tr>
      <w:tr w:rsidR="000829C4" w14:paraId="3E308652" w14:textId="77777777">
        <w:tc>
          <w:tcPr>
            <w:tcW w:w="1561" w:type="dxa"/>
          </w:tcPr>
          <w:p w14:paraId="09453ACF" w14:textId="77777777" w:rsidR="000829C4" w:rsidRDefault="00000000">
            <w:r>
              <w:rPr>
                <w:rFonts w:hint="eastAsia"/>
              </w:rPr>
              <w:t>录入日期</w:t>
            </w:r>
          </w:p>
        </w:tc>
        <w:tc>
          <w:tcPr>
            <w:tcW w:w="1110" w:type="dxa"/>
          </w:tcPr>
          <w:p w14:paraId="3FEDDA2F" w14:textId="77777777" w:rsidR="000829C4" w:rsidRDefault="00000000">
            <w:pPr>
              <w:jc w:val="center"/>
            </w:pPr>
            <w:r>
              <w:rPr>
                <w:rFonts w:hint="eastAsia"/>
              </w:rPr>
              <w:t>日历控件</w:t>
            </w:r>
          </w:p>
        </w:tc>
        <w:tc>
          <w:tcPr>
            <w:tcW w:w="1089" w:type="dxa"/>
          </w:tcPr>
          <w:p w14:paraId="22D825C0" w14:textId="77777777" w:rsidR="000829C4" w:rsidRDefault="00000000">
            <w:pPr>
              <w:jc w:val="center"/>
            </w:pPr>
            <w:r>
              <w:rPr>
                <w:rFonts w:hint="eastAsia"/>
              </w:rPr>
              <w:t>手动选择</w:t>
            </w:r>
          </w:p>
        </w:tc>
        <w:tc>
          <w:tcPr>
            <w:tcW w:w="1429" w:type="dxa"/>
          </w:tcPr>
          <w:p w14:paraId="592D0712" w14:textId="77777777" w:rsidR="000829C4" w:rsidRDefault="00000000">
            <w:pPr>
              <w:jc w:val="center"/>
            </w:pPr>
            <w:r>
              <w:rPr>
                <w:rFonts w:hint="eastAsia"/>
              </w:rPr>
              <w:t>是</w:t>
            </w:r>
          </w:p>
        </w:tc>
        <w:tc>
          <w:tcPr>
            <w:tcW w:w="3330" w:type="dxa"/>
          </w:tcPr>
          <w:p w14:paraId="2F7532F4" w14:textId="77777777" w:rsidR="000829C4" w:rsidRDefault="00000000">
            <w:r>
              <w:rPr>
                <w:rFonts w:hint="eastAsia"/>
              </w:rPr>
              <w:t>默认系统日期</w:t>
            </w:r>
          </w:p>
        </w:tc>
      </w:tr>
      <w:tr w:rsidR="000829C4" w14:paraId="00CA9B12" w14:textId="77777777">
        <w:tc>
          <w:tcPr>
            <w:tcW w:w="1561" w:type="dxa"/>
          </w:tcPr>
          <w:p w14:paraId="669DBCCC" w14:textId="77777777" w:rsidR="000829C4" w:rsidRDefault="00000000">
            <w:r>
              <w:rPr>
                <w:rFonts w:hint="eastAsia"/>
              </w:rPr>
              <w:t>变更</w:t>
            </w:r>
            <w:r>
              <w:rPr>
                <w:rFonts w:hint="eastAsia"/>
              </w:rPr>
              <w:t>/</w:t>
            </w:r>
            <w:r>
              <w:rPr>
                <w:rFonts w:hint="eastAsia"/>
              </w:rPr>
              <w:t>处置日期</w:t>
            </w:r>
          </w:p>
        </w:tc>
        <w:tc>
          <w:tcPr>
            <w:tcW w:w="1110" w:type="dxa"/>
          </w:tcPr>
          <w:p w14:paraId="4C60C31D" w14:textId="77777777" w:rsidR="000829C4" w:rsidRDefault="00000000">
            <w:pPr>
              <w:jc w:val="center"/>
            </w:pPr>
            <w:r>
              <w:rPr>
                <w:rFonts w:hint="eastAsia"/>
              </w:rPr>
              <w:t>日历控件</w:t>
            </w:r>
          </w:p>
        </w:tc>
        <w:tc>
          <w:tcPr>
            <w:tcW w:w="1089" w:type="dxa"/>
          </w:tcPr>
          <w:p w14:paraId="372A03AE" w14:textId="77777777" w:rsidR="000829C4" w:rsidRDefault="00000000">
            <w:pPr>
              <w:jc w:val="center"/>
            </w:pPr>
            <w:r>
              <w:rPr>
                <w:rFonts w:hint="eastAsia"/>
              </w:rPr>
              <w:t>手动选择</w:t>
            </w:r>
          </w:p>
        </w:tc>
        <w:tc>
          <w:tcPr>
            <w:tcW w:w="1429" w:type="dxa"/>
          </w:tcPr>
          <w:p w14:paraId="61DC0360" w14:textId="77777777" w:rsidR="000829C4" w:rsidRDefault="00000000">
            <w:pPr>
              <w:jc w:val="center"/>
            </w:pPr>
            <w:r>
              <w:rPr>
                <w:rFonts w:hint="eastAsia"/>
              </w:rPr>
              <w:t>是</w:t>
            </w:r>
          </w:p>
        </w:tc>
        <w:tc>
          <w:tcPr>
            <w:tcW w:w="3330" w:type="dxa"/>
          </w:tcPr>
          <w:p w14:paraId="507A598F" w14:textId="77777777" w:rsidR="000829C4" w:rsidRDefault="00000000">
            <w:r>
              <w:rPr>
                <w:rFonts w:hint="eastAsia"/>
              </w:rPr>
              <w:t>默认系统日期，可编辑，变更</w:t>
            </w:r>
            <w:r>
              <w:rPr>
                <w:rFonts w:hint="eastAsia"/>
              </w:rPr>
              <w:t>/</w:t>
            </w:r>
            <w:r>
              <w:rPr>
                <w:rFonts w:hint="eastAsia"/>
              </w:rPr>
              <w:t>处置日期不能大于系统日期</w:t>
            </w:r>
          </w:p>
        </w:tc>
      </w:tr>
      <w:tr w:rsidR="000829C4" w14:paraId="38FD73A5" w14:textId="77777777">
        <w:tc>
          <w:tcPr>
            <w:tcW w:w="1561" w:type="dxa"/>
          </w:tcPr>
          <w:p w14:paraId="77ABA607" w14:textId="77777777" w:rsidR="000829C4" w:rsidRDefault="00000000">
            <w:r>
              <w:rPr>
                <w:rFonts w:hint="eastAsia"/>
              </w:rPr>
              <w:t>备注</w:t>
            </w:r>
          </w:p>
        </w:tc>
        <w:tc>
          <w:tcPr>
            <w:tcW w:w="1110" w:type="dxa"/>
          </w:tcPr>
          <w:p w14:paraId="0F0D45FF" w14:textId="77777777" w:rsidR="000829C4" w:rsidRDefault="00000000">
            <w:pPr>
              <w:jc w:val="center"/>
            </w:pPr>
            <w:r>
              <w:rPr>
                <w:rFonts w:hint="eastAsia"/>
              </w:rPr>
              <w:t>字符（</w:t>
            </w:r>
            <w:r>
              <w:rPr>
                <w:rFonts w:hint="eastAsia"/>
              </w:rPr>
              <w:t>500</w:t>
            </w:r>
            <w:r>
              <w:rPr>
                <w:rFonts w:hint="eastAsia"/>
              </w:rPr>
              <w:t>）</w:t>
            </w:r>
          </w:p>
        </w:tc>
        <w:tc>
          <w:tcPr>
            <w:tcW w:w="1089" w:type="dxa"/>
          </w:tcPr>
          <w:p w14:paraId="0B42F26D" w14:textId="77777777" w:rsidR="000829C4" w:rsidRDefault="00000000">
            <w:pPr>
              <w:jc w:val="center"/>
            </w:pPr>
            <w:r>
              <w:rPr>
                <w:rFonts w:hint="eastAsia"/>
              </w:rPr>
              <w:t>手工录入</w:t>
            </w:r>
          </w:p>
        </w:tc>
        <w:tc>
          <w:tcPr>
            <w:tcW w:w="1429" w:type="dxa"/>
          </w:tcPr>
          <w:p w14:paraId="225AE836" w14:textId="77777777" w:rsidR="000829C4" w:rsidRDefault="00000000">
            <w:pPr>
              <w:jc w:val="center"/>
            </w:pPr>
            <w:r>
              <w:rPr>
                <w:rFonts w:hint="eastAsia"/>
              </w:rPr>
              <w:t>是</w:t>
            </w:r>
          </w:p>
        </w:tc>
        <w:tc>
          <w:tcPr>
            <w:tcW w:w="3330" w:type="dxa"/>
          </w:tcPr>
          <w:p w14:paraId="148B2454" w14:textId="77777777" w:rsidR="000829C4" w:rsidRDefault="000829C4"/>
        </w:tc>
      </w:tr>
      <w:tr w:rsidR="000829C4" w14:paraId="4EF0E2D6" w14:textId="77777777">
        <w:tc>
          <w:tcPr>
            <w:tcW w:w="1561" w:type="dxa"/>
          </w:tcPr>
          <w:p w14:paraId="6E4A6591" w14:textId="77777777" w:rsidR="000829C4" w:rsidRDefault="00000000">
            <w:r>
              <w:rPr>
                <w:rFonts w:hint="eastAsia"/>
              </w:rPr>
              <w:t>单据状态</w:t>
            </w:r>
          </w:p>
        </w:tc>
        <w:tc>
          <w:tcPr>
            <w:tcW w:w="1110" w:type="dxa"/>
          </w:tcPr>
          <w:p w14:paraId="372769B5" w14:textId="77777777" w:rsidR="000829C4" w:rsidRDefault="00000000">
            <w:pPr>
              <w:jc w:val="center"/>
            </w:pPr>
            <w:r>
              <w:rPr>
                <w:rFonts w:hint="eastAsia"/>
              </w:rPr>
              <w:t>字符</w:t>
            </w:r>
          </w:p>
        </w:tc>
        <w:tc>
          <w:tcPr>
            <w:tcW w:w="1089" w:type="dxa"/>
          </w:tcPr>
          <w:p w14:paraId="7E0F0C4F" w14:textId="77777777" w:rsidR="000829C4" w:rsidRDefault="00000000">
            <w:pPr>
              <w:jc w:val="center"/>
            </w:pPr>
            <w:r>
              <w:rPr>
                <w:rFonts w:hint="eastAsia"/>
              </w:rPr>
              <w:t>自动带出</w:t>
            </w:r>
          </w:p>
        </w:tc>
        <w:tc>
          <w:tcPr>
            <w:tcW w:w="1429" w:type="dxa"/>
          </w:tcPr>
          <w:p w14:paraId="22581E73" w14:textId="77777777" w:rsidR="000829C4" w:rsidRDefault="00000000">
            <w:pPr>
              <w:jc w:val="center"/>
            </w:pPr>
            <w:r>
              <w:rPr>
                <w:rFonts w:hint="eastAsia"/>
              </w:rPr>
              <w:t>是</w:t>
            </w:r>
          </w:p>
        </w:tc>
        <w:tc>
          <w:tcPr>
            <w:tcW w:w="3330" w:type="dxa"/>
          </w:tcPr>
          <w:p w14:paraId="2994DD0C" w14:textId="77777777" w:rsidR="000829C4" w:rsidRDefault="00000000">
            <w:r>
              <w:rPr>
                <w:rFonts w:hint="eastAsia"/>
              </w:rPr>
              <w:t>默认保存</w:t>
            </w:r>
          </w:p>
        </w:tc>
      </w:tr>
      <w:tr w:rsidR="000829C4" w14:paraId="38D2FABE" w14:textId="77777777">
        <w:tc>
          <w:tcPr>
            <w:tcW w:w="1561" w:type="dxa"/>
          </w:tcPr>
          <w:p w14:paraId="0A3AFE8B" w14:textId="77777777" w:rsidR="000829C4" w:rsidRDefault="00000000">
            <w:r>
              <w:rPr>
                <w:rFonts w:hint="eastAsia"/>
              </w:rPr>
              <w:t>制单日期</w:t>
            </w:r>
          </w:p>
        </w:tc>
        <w:tc>
          <w:tcPr>
            <w:tcW w:w="1110" w:type="dxa"/>
          </w:tcPr>
          <w:p w14:paraId="1443C2F6" w14:textId="77777777" w:rsidR="000829C4" w:rsidRDefault="00000000">
            <w:pPr>
              <w:jc w:val="center"/>
            </w:pPr>
            <w:r>
              <w:rPr>
                <w:rFonts w:hint="eastAsia"/>
              </w:rPr>
              <w:t>字符</w:t>
            </w:r>
          </w:p>
        </w:tc>
        <w:tc>
          <w:tcPr>
            <w:tcW w:w="1089" w:type="dxa"/>
          </w:tcPr>
          <w:p w14:paraId="069B0E25" w14:textId="77777777" w:rsidR="000829C4" w:rsidRDefault="00000000">
            <w:pPr>
              <w:jc w:val="center"/>
            </w:pPr>
            <w:r>
              <w:rPr>
                <w:rFonts w:hint="eastAsia"/>
              </w:rPr>
              <w:t>自动带出</w:t>
            </w:r>
          </w:p>
        </w:tc>
        <w:tc>
          <w:tcPr>
            <w:tcW w:w="1429" w:type="dxa"/>
          </w:tcPr>
          <w:p w14:paraId="057A4C74" w14:textId="77777777" w:rsidR="000829C4" w:rsidRDefault="00000000">
            <w:pPr>
              <w:jc w:val="center"/>
            </w:pPr>
            <w:r>
              <w:rPr>
                <w:rFonts w:hint="eastAsia"/>
              </w:rPr>
              <w:t>是</w:t>
            </w:r>
          </w:p>
        </w:tc>
        <w:tc>
          <w:tcPr>
            <w:tcW w:w="3330" w:type="dxa"/>
          </w:tcPr>
          <w:p w14:paraId="3FD3BBA8" w14:textId="77777777" w:rsidR="000829C4" w:rsidRDefault="000829C4"/>
        </w:tc>
      </w:tr>
      <w:tr w:rsidR="000829C4" w14:paraId="3F986EF4" w14:textId="77777777">
        <w:tc>
          <w:tcPr>
            <w:tcW w:w="1561" w:type="dxa"/>
          </w:tcPr>
          <w:p w14:paraId="10EA1548" w14:textId="77777777" w:rsidR="000829C4" w:rsidRDefault="00000000">
            <w:r>
              <w:rPr>
                <w:rFonts w:hint="eastAsia"/>
              </w:rPr>
              <w:t>制单人</w:t>
            </w:r>
          </w:p>
        </w:tc>
        <w:tc>
          <w:tcPr>
            <w:tcW w:w="1110" w:type="dxa"/>
          </w:tcPr>
          <w:p w14:paraId="7F3F1EDA" w14:textId="77777777" w:rsidR="000829C4" w:rsidRDefault="00000000">
            <w:pPr>
              <w:jc w:val="center"/>
            </w:pPr>
            <w:r>
              <w:rPr>
                <w:rFonts w:hint="eastAsia"/>
              </w:rPr>
              <w:t>字符</w:t>
            </w:r>
          </w:p>
        </w:tc>
        <w:tc>
          <w:tcPr>
            <w:tcW w:w="1089" w:type="dxa"/>
          </w:tcPr>
          <w:p w14:paraId="338F9E23" w14:textId="77777777" w:rsidR="000829C4" w:rsidRDefault="00000000">
            <w:pPr>
              <w:jc w:val="center"/>
            </w:pPr>
            <w:r>
              <w:rPr>
                <w:rFonts w:hint="eastAsia"/>
              </w:rPr>
              <w:t>自动带出</w:t>
            </w:r>
          </w:p>
        </w:tc>
        <w:tc>
          <w:tcPr>
            <w:tcW w:w="1429" w:type="dxa"/>
          </w:tcPr>
          <w:p w14:paraId="27B271D1" w14:textId="77777777" w:rsidR="000829C4" w:rsidRDefault="00000000">
            <w:pPr>
              <w:jc w:val="center"/>
            </w:pPr>
            <w:r>
              <w:rPr>
                <w:rFonts w:hint="eastAsia"/>
              </w:rPr>
              <w:t>是</w:t>
            </w:r>
          </w:p>
        </w:tc>
        <w:tc>
          <w:tcPr>
            <w:tcW w:w="3330" w:type="dxa"/>
          </w:tcPr>
          <w:p w14:paraId="03C5353F" w14:textId="77777777" w:rsidR="000829C4" w:rsidRDefault="000829C4"/>
        </w:tc>
      </w:tr>
      <w:tr w:rsidR="000829C4" w14:paraId="03C1921A" w14:textId="77777777">
        <w:tc>
          <w:tcPr>
            <w:tcW w:w="1561" w:type="dxa"/>
          </w:tcPr>
          <w:p w14:paraId="55E561E7" w14:textId="77777777" w:rsidR="000829C4" w:rsidRDefault="00000000">
            <w:r>
              <w:rPr>
                <w:rFonts w:hint="eastAsia"/>
              </w:rPr>
              <w:t>最后编辑日期</w:t>
            </w:r>
          </w:p>
        </w:tc>
        <w:tc>
          <w:tcPr>
            <w:tcW w:w="1110" w:type="dxa"/>
          </w:tcPr>
          <w:p w14:paraId="5BE9BDE6" w14:textId="77777777" w:rsidR="000829C4" w:rsidRDefault="00000000">
            <w:pPr>
              <w:jc w:val="center"/>
            </w:pPr>
            <w:r>
              <w:rPr>
                <w:rFonts w:hint="eastAsia"/>
              </w:rPr>
              <w:t>字符</w:t>
            </w:r>
          </w:p>
        </w:tc>
        <w:tc>
          <w:tcPr>
            <w:tcW w:w="1089" w:type="dxa"/>
          </w:tcPr>
          <w:p w14:paraId="3126F85F" w14:textId="77777777" w:rsidR="000829C4" w:rsidRDefault="00000000">
            <w:pPr>
              <w:jc w:val="center"/>
            </w:pPr>
            <w:r>
              <w:rPr>
                <w:rFonts w:hint="eastAsia"/>
              </w:rPr>
              <w:t>自动带出</w:t>
            </w:r>
          </w:p>
        </w:tc>
        <w:tc>
          <w:tcPr>
            <w:tcW w:w="1429" w:type="dxa"/>
          </w:tcPr>
          <w:p w14:paraId="3F1329DB" w14:textId="77777777" w:rsidR="000829C4" w:rsidRDefault="00000000">
            <w:pPr>
              <w:jc w:val="center"/>
            </w:pPr>
            <w:r>
              <w:rPr>
                <w:rFonts w:hint="eastAsia"/>
              </w:rPr>
              <w:t>否</w:t>
            </w:r>
          </w:p>
        </w:tc>
        <w:tc>
          <w:tcPr>
            <w:tcW w:w="3330" w:type="dxa"/>
          </w:tcPr>
          <w:p w14:paraId="5D398C20" w14:textId="77777777" w:rsidR="000829C4" w:rsidRDefault="000829C4"/>
        </w:tc>
      </w:tr>
      <w:tr w:rsidR="000829C4" w14:paraId="15BAFF29" w14:textId="77777777">
        <w:tc>
          <w:tcPr>
            <w:tcW w:w="1561" w:type="dxa"/>
          </w:tcPr>
          <w:p w14:paraId="340EA731" w14:textId="77777777" w:rsidR="000829C4" w:rsidRDefault="00000000">
            <w:r>
              <w:rPr>
                <w:rFonts w:hint="eastAsia"/>
              </w:rPr>
              <w:t>最后编辑人</w:t>
            </w:r>
          </w:p>
        </w:tc>
        <w:tc>
          <w:tcPr>
            <w:tcW w:w="1110" w:type="dxa"/>
          </w:tcPr>
          <w:p w14:paraId="3130E209" w14:textId="77777777" w:rsidR="000829C4" w:rsidRDefault="00000000">
            <w:pPr>
              <w:jc w:val="center"/>
            </w:pPr>
            <w:r>
              <w:rPr>
                <w:rFonts w:hint="eastAsia"/>
              </w:rPr>
              <w:t>字符</w:t>
            </w:r>
          </w:p>
        </w:tc>
        <w:tc>
          <w:tcPr>
            <w:tcW w:w="1089" w:type="dxa"/>
          </w:tcPr>
          <w:p w14:paraId="3B5C47F0" w14:textId="77777777" w:rsidR="000829C4" w:rsidRDefault="00000000">
            <w:pPr>
              <w:jc w:val="center"/>
            </w:pPr>
            <w:r>
              <w:rPr>
                <w:rFonts w:hint="eastAsia"/>
              </w:rPr>
              <w:t>自动带</w:t>
            </w:r>
            <w:r>
              <w:rPr>
                <w:rFonts w:hint="eastAsia"/>
              </w:rPr>
              <w:lastRenderedPageBreak/>
              <w:t>出</w:t>
            </w:r>
          </w:p>
        </w:tc>
        <w:tc>
          <w:tcPr>
            <w:tcW w:w="1429" w:type="dxa"/>
          </w:tcPr>
          <w:p w14:paraId="5E40A5C4" w14:textId="77777777" w:rsidR="000829C4" w:rsidRDefault="00000000">
            <w:pPr>
              <w:jc w:val="center"/>
            </w:pPr>
            <w:r>
              <w:rPr>
                <w:rFonts w:hint="eastAsia"/>
              </w:rPr>
              <w:lastRenderedPageBreak/>
              <w:t>否</w:t>
            </w:r>
          </w:p>
        </w:tc>
        <w:tc>
          <w:tcPr>
            <w:tcW w:w="3330" w:type="dxa"/>
          </w:tcPr>
          <w:p w14:paraId="71243966" w14:textId="77777777" w:rsidR="000829C4" w:rsidRDefault="000829C4">
            <w:pPr>
              <w:rPr>
                <w:color w:val="FF0000"/>
              </w:rPr>
            </w:pPr>
          </w:p>
        </w:tc>
      </w:tr>
      <w:tr w:rsidR="000829C4" w14:paraId="7754C173" w14:textId="77777777">
        <w:tc>
          <w:tcPr>
            <w:tcW w:w="1561" w:type="dxa"/>
          </w:tcPr>
          <w:p w14:paraId="41DB7A2C" w14:textId="77777777" w:rsidR="000829C4" w:rsidRDefault="00000000">
            <w:r>
              <w:rPr>
                <w:rFonts w:hint="eastAsia"/>
              </w:rPr>
              <w:t>审批日期</w:t>
            </w:r>
          </w:p>
        </w:tc>
        <w:tc>
          <w:tcPr>
            <w:tcW w:w="1110" w:type="dxa"/>
          </w:tcPr>
          <w:p w14:paraId="1BEABF41" w14:textId="77777777" w:rsidR="000829C4" w:rsidRDefault="00000000">
            <w:pPr>
              <w:jc w:val="center"/>
            </w:pPr>
            <w:r>
              <w:rPr>
                <w:rFonts w:hint="eastAsia"/>
              </w:rPr>
              <w:t>字符</w:t>
            </w:r>
          </w:p>
        </w:tc>
        <w:tc>
          <w:tcPr>
            <w:tcW w:w="1089" w:type="dxa"/>
          </w:tcPr>
          <w:p w14:paraId="17B7EF37" w14:textId="77777777" w:rsidR="000829C4" w:rsidRDefault="00000000">
            <w:pPr>
              <w:jc w:val="center"/>
            </w:pPr>
            <w:r>
              <w:rPr>
                <w:rFonts w:hint="eastAsia"/>
              </w:rPr>
              <w:t>自动带出</w:t>
            </w:r>
          </w:p>
        </w:tc>
        <w:tc>
          <w:tcPr>
            <w:tcW w:w="1429" w:type="dxa"/>
          </w:tcPr>
          <w:p w14:paraId="0660D937" w14:textId="77777777" w:rsidR="000829C4" w:rsidRDefault="00000000">
            <w:pPr>
              <w:jc w:val="center"/>
            </w:pPr>
            <w:r>
              <w:rPr>
                <w:rFonts w:hint="eastAsia"/>
              </w:rPr>
              <w:t>否</w:t>
            </w:r>
          </w:p>
        </w:tc>
        <w:tc>
          <w:tcPr>
            <w:tcW w:w="3330" w:type="dxa"/>
          </w:tcPr>
          <w:p w14:paraId="4C79CA5A" w14:textId="77777777" w:rsidR="000829C4" w:rsidRDefault="000829C4"/>
        </w:tc>
      </w:tr>
      <w:tr w:rsidR="000829C4" w14:paraId="717B875F" w14:textId="77777777">
        <w:tc>
          <w:tcPr>
            <w:tcW w:w="1561" w:type="dxa"/>
          </w:tcPr>
          <w:p w14:paraId="098E420E" w14:textId="77777777" w:rsidR="000829C4" w:rsidRDefault="00000000">
            <w:r>
              <w:rPr>
                <w:rFonts w:hint="eastAsia"/>
              </w:rPr>
              <w:t>审批人</w:t>
            </w:r>
          </w:p>
        </w:tc>
        <w:tc>
          <w:tcPr>
            <w:tcW w:w="1110" w:type="dxa"/>
          </w:tcPr>
          <w:p w14:paraId="3188CE81" w14:textId="77777777" w:rsidR="000829C4" w:rsidRDefault="00000000">
            <w:pPr>
              <w:jc w:val="center"/>
            </w:pPr>
            <w:r>
              <w:rPr>
                <w:rFonts w:hint="eastAsia"/>
              </w:rPr>
              <w:t>字符</w:t>
            </w:r>
          </w:p>
        </w:tc>
        <w:tc>
          <w:tcPr>
            <w:tcW w:w="1089" w:type="dxa"/>
          </w:tcPr>
          <w:p w14:paraId="68670646" w14:textId="77777777" w:rsidR="000829C4" w:rsidRDefault="00000000">
            <w:pPr>
              <w:jc w:val="center"/>
            </w:pPr>
            <w:r>
              <w:rPr>
                <w:rFonts w:hint="eastAsia"/>
              </w:rPr>
              <w:t>自动带出</w:t>
            </w:r>
          </w:p>
        </w:tc>
        <w:tc>
          <w:tcPr>
            <w:tcW w:w="1429" w:type="dxa"/>
          </w:tcPr>
          <w:p w14:paraId="53689C59" w14:textId="77777777" w:rsidR="000829C4" w:rsidRDefault="00000000">
            <w:pPr>
              <w:jc w:val="center"/>
            </w:pPr>
            <w:r>
              <w:rPr>
                <w:rFonts w:hint="eastAsia"/>
              </w:rPr>
              <w:t>否</w:t>
            </w:r>
          </w:p>
        </w:tc>
        <w:tc>
          <w:tcPr>
            <w:tcW w:w="3330" w:type="dxa"/>
          </w:tcPr>
          <w:p w14:paraId="6F42D1E7" w14:textId="77777777" w:rsidR="000829C4" w:rsidRDefault="000829C4"/>
        </w:tc>
      </w:tr>
    </w:tbl>
    <w:p w14:paraId="2B053C7A" w14:textId="77777777" w:rsidR="000829C4" w:rsidRDefault="00000000">
      <w:r>
        <w:rPr>
          <w:rFonts w:hint="eastAsia"/>
        </w:rPr>
        <w:t>子表：</w:t>
      </w:r>
    </w:p>
    <w:tbl>
      <w:tblPr>
        <w:tblStyle w:val="ab"/>
        <w:tblW w:w="0" w:type="auto"/>
        <w:tblLook w:val="04A0" w:firstRow="1" w:lastRow="0" w:firstColumn="1" w:lastColumn="0" w:noHBand="0" w:noVBand="1"/>
      </w:tblPr>
      <w:tblGrid>
        <w:gridCol w:w="1514"/>
        <w:gridCol w:w="1115"/>
        <w:gridCol w:w="1062"/>
        <w:gridCol w:w="1387"/>
        <w:gridCol w:w="3218"/>
      </w:tblGrid>
      <w:tr w:rsidR="000829C4" w14:paraId="2860413C" w14:textId="77777777">
        <w:tc>
          <w:tcPr>
            <w:tcW w:w="1561" w:type="dxa"/>
            <w:shd w:val="clear" w:color="auto" w:fill="DEEBF6" w:themeFill="accent1" w:themeFillTint="32"/>
          </w:tcPr>
          <w:p w14:paraId="02EDDCA1"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7A35CAD3"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7CB305A6"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7AECB1F4"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6573D932" w14:textId="77777777" w:rsidR="000829C4" w:rsidRDefault="00000000">
            <w:pPr>
              <w:jc w:val="center"/>
              <w:rPr>
                <w:b/>
                <w:bCs/>
              </w:rPr>
            </w:pPr>
            <w:r>
              <w:rPr>
                <w:rFonts w:hint="eastAsia"/>
                <w:b/>
                <w:bCs/>
              </w:rPr>
              <w:t>备注</w:t>
            </w:r>
          </w:p>
        </w:tc>
      </w:tr>
      <w:tr w:rsidR="000829C4" w14:paraId="1BBCBAFB" w14:textId="77777777">
        <w:tc>
          <w:tcPr>
            <w:tcW w:w="1561" w:type="dxa"/>
          </w:tcPr>
          <w:p w14:paraId="0FB36E1F" w14:textId="77777777" w:rsidR="000829C4" w:rsidRDefault="00000000">
            <w:r>
              <w:rPr>
                <w:rFonts w:hint="eastAsia"/>
              </w:rPr>
              <w:t>变更选择</w:t>
            </w:r>
          </w:p>
        </w:tc>
        <w:tc>
          <w:tcPr>
            <w:tcW w:w="1110" w:type="dxa"/>
          </w:tcPr>
          <w:p w14:paraId="71944E23" w14:textId="77777777" w:rsidR="000829C4" w:rsidRDefault="00000000">
            <w:pPr>
              <w:jc w:val="center"/>
            </w:pPr>
            <w:r>
              <w:rPr>
                <w:rFonts w:hint="eastAsia"/>
              </w:rPr>
              <w:t>复选框</w:t>
            </w:r>
          </w:p>
        </w:tc>
        <w:tc>
          <w:tcPr>
            <w:tcW w:w="1089" w:type="dxa"/>
          </w:tcPr>
          <w:p w14:paraId="61867B5D" w14:textId="77777777" w:rsidR="000829C4" w:rsidRDefault="00000000">
            <w:pPr>
              <w:jc w:val="center"/>
            </w:pPr>
            <w:r>
              <w:rPr>
                <w:rFonts w:hint="eastAsia"/>
              </w:rPr>
              <w:t>手动选择</w:t>
            </w:r>
          </w:p>
        </w:tc>
        <w:tc>
          <w:tcPr>
            <w:tcW w:w="1429" w:type="dxa"/>
          </w:tcPr>
          <w:p w14:paraId="7F37994A" w14:textId="77777777" w:rsidR="000829C4" w:rsidRDefault="00000000">
            <w:pPr>
              <w:jc w:val="center"/>
            </w:pPr>
            <w:r>
              <w:rPr>
                <w:rFonts w:hint="eastAsia"/>
              </w:rPr>
              <w:t>否</w:t>
            </w:r>
          </w:p>
        </w:tc>
        <w:tc>
          <w:tcPr>
            <w:tcW w:w="3330" w:type="dxa"/>
          </w:tcPr>
          <w:p w14:paraId="1300AB6A" w14:textId="77777777" w:rsidR="000829C4" w:rsidRDefault="00000000">
            <w:r>
              <w:rPr>
                <w:rFonts w:hint="eastAsia"/>
              </w:rPr>
              <w:t>默认否</w:t>
            </w:r>
          </w:p>
        </w:tc>
      </w:tr>
      <w:tr w:rsidR="000829C4" w14:paraId="01B58138" w14:textId="77777777">
        <w:tc>
          <w:tcPr>
            <w:tcW w:w="1561" w:type="dxa"/>
          </w:tcPr>
          <w:p w14:paraId="325DEEE0" w14:textId="77777777" w:rsidR="000829C4" w:rsidRDefault="00000000">
            <w:r>
              <w:rPr>
                <w:rFonts w:hint="eastAsia"/>
              </w:rPr>
              <w:t>变更信息</w:t>
            </w:r>
          </w:p>
        </w:tc>
        <w:tc>
          <w:tcPr>
            <w:tcW w:w="1110" w:type="dxa"/>
          </w:tcPr>
          <w:p w14:paraId="58A1C9FC" w14:textId="77777777" w:rsidR="000829C4" w:rsidRDefault="00000000">
            <w:pPr>
              <w:jc w:val="center"/>
            </w:pPr>
            <w:r>
              <w:rPr>
                <w:rFonts w:hint="eastAsia"/>
              </w:rPr>
              <w:t>字符</w:t>
            </w:r>
          </w:p>
        </w:tc>
        <w:tc>
          <w:tcPr>
            <w:tcW w:w="1089" w:type="dxa"/>
          </w:tcPr>
          <w:p w14:paraId="51CEB4BE" w14:textId="77777777" w:rsidR="000829C4" w:rsidRDefault="00000000">
            <w:pPr>
              <w:jc w:val="center"/>
            </w:pPr>
            <w:r>
              <w:rPr>
                <w:rFonts w:hint="eastAsia"/>
              </w:rPr>
              <w:t>自动带出</w:t>
            </w:r>
          </w:p>
        </w:tc>
        <w:tc>
          <w:tcPr>
            <w:tcW w:w="1429" w:type="dxa"/>
          </w:tcPr>
          <w:p w14:paraId="01F8C1F5" w14:textId="77777777" w:rsidR="000829C4" w:rsidRDefault="00000000">
            <w:pPr>
              <w:jc w:val="center"/>
            </w:pPr>
            <w:r>
              <w:rPr>
                <w:rFonts w:hint="eastAsia"/>
              </w:rPr>
              <w:t>是</w:t>
            </w:r>
          </w:p>
        </w:tc>
        <w:tc>
          <w:tcPr>
            <w:tcW w:w="3330" w:type="dxa"/>
          </w:tcPr>
          <w:p w14:paraId="3F357AD1" w14:textId="77777777" w:rsidR="000829C4" w:rsidRDefault="00000000">
            <w:r>
              <w:rPr>
                <w:rFonts w:hint="eastAsia"/>
              </w:rPr>
              <w:t>不可编辑，只支持土地面积、土地等级变更</w:t>
            </w:r>
          </w:p>
        </w:tc>
      </w:tr>
      <w:tr w:rsidR="000829C4" w14:paraId="38708205" w14:textId="77777777">
        <w:tc>
          <w:tcPr>
            <w:tcW w:w="1561" w:type="dxa"/>
          </w:tcPr>
          <w:p w14:paraId="2B2AEAEE" w14:textId="77777777" w:rsidR="000829C4" w:rsidRDefault="00000000">
            <w:r>
              <w:rPr>
                <w:rFonts w:hint="eastAsia"/>
              </w:rPr>
              <w:t>变更前</w:t>
            </w:r>
          </w:p>
        </w:tc>
        <w:tc>
          <w:tcPr>
            <w:tcW w:w="1110" w:type="dxa"/>
          </w:tcPr>
          <w:p w14:paraId="28837F09" w14:textId="77777777" w:rsidR="000829C4" w:rsidRDefault="00000000">
            <w:pPr>
              <w:jc w:val="center"/>
            </w:pPr>
            <w:r>
              <w:rPr>
                <w:rFonts w:hint="eastAsia"/>
              </w:rPr>
              <w:t>字符</w:t>
            </w:r>
          </w:p>
        </w:tc>
        <w:tc>
          <w:tcPr>
            <w:tcW w:w="1089" w:type="dxa"/>
          </w:tcPr>
          <w:p w14:paraId="57AD4D31" w14:textId="77777777" w:rsidR="000829C4" w:rsidRDefault="00000000">
            <w:pPr>
              <w:jc w:val="center"/>
            </w:pPr>
            <w:r>
              <w:rPr>
                <w:rFonts w:hint="eastAsia"/>
              </w:rPr>
              <w:t>自动带出</w:t>
            </w:r>
          </w:p>
        </w:tc>
        <w:tc>
          <w:tcPr>
            <w:tcW w:w="1429" w:type="dxa"/>
          </w:tcPr>
          <w:p w14:paraId="2E77313C" w14:textId="77777777" w:rsidR="000829C4" w:rsidRDefault="00000000">
            <w:pPr>
              <w:jc w:val="center"/>
            </w:pPr>
            <w:r>
              <w:rPr>
                <w:rFonts w:hint="eastAsia"/>
              </w:rPr>
              <w:t>否</w:t>
            </w:r>
          </w:p>
        </w:tc>
        <w:tc>
          <w:tcPr>
            <w:tcW w:w="3330" w:type="dxa"/>
          </w:tcPr>
          <w:p w14:paraId="2DA89BDF" w14:textId="77777777" w:rsidR="000829C4" w:rsidRDefault="00000000">
            <w:r>
              <w:rPr>
                <w:rFonts w:hint="eastAsia"/>
              </w:rPr>
              <w:t>不可编辑</w:t>
            </w:r>
          </w:p>
        </w:tc>
      </w:tr>
      <w:tr w:rsidR="000829C4" w14:paraId="41E9F3C6" w14:textId="77777777">
        <w:tc>
          <w:tcPr>
            <w:tcW w:w="1561" w:type="dxa"/>
          </w:tcPr>
          <w:p w14:paraId="4F38C2A5" w14:textId="77777777" w:rsidR="000829C4" w:rsidRDefault="00000000">
            <w:r>
              <w:rPr>
                <w:rFonts w:hint="eastAsia"/>
              </w:rPr>
              <w:t>变更后</w:t>
            </w:r>
          </w:p>
        </w:tc>
        <w:tc>
          <w:tcPr>
            <w:tcW w:w="1110" w:type="dxa"/>
          </w:tcPr>
          <w:p w14:paraId="4F90230F" w14:textId="77777777" w:rsidR="000829C4" w:rsidRDefault="00000000">
            <w:pPr>
              <w:jc w:val="center"/>
            </w:pPr>
            <w:r>
              <w:rPr>
                <w:rFonts w:hint="eastAsia"/>
              </w:rPr>
              <w:t>数值（</w:t>
            </w:r>
            <w:r>
              <w:rPr>
                <w:rFonts w:hint="eastAsia"/>
              </w:rPr>
              <w:t>30,10</w:t>
            </w:r>
            <w:r>
              <w:rPr>
                <w:rFonts w:hint="eastAsia"/>
              </w:rPr>
              <w:t>）</w:t>
            </w:r>
            <w:r>
              <w:rPr>
                <w:rFonts w:hint="eastAsia"/>
              </w:rPr>
              <w:t>/</w:t>
            </w:r>
            <w:r>
              <w:rPr>
                <w:rFonts w:hint="eastAsia"/>
              </w:rPr>
              <w:t>参照</w:t>
            </w:r>
          </w:p>
        </w:tc>
        <w:tc>
          <w:tcPr>
            <w:tcW w:w="1089" w:type="dxa"/>
          </w:tcPr>
          <w:p w14:paraId="679DDE99" w14:textId="77777777" w:rsidR="000829C4" w:rsidRDefault="00000000">
            <w:pPr>
              <w:jc w:val="center"/>
            </w:pPr>
            <w:r>
              <w:rPr>
                <w:rFonts w:hint="eastAsia"/>
              </w:rPr>
              <w:t>手工录入</w:t>
            </w:r>
            <w:r>
              <w:rPr>
                <w:rFonts w:hint="eastAsia"/>
              </w:rPr>
              <w:t>/</w:t>
            </w:r>
            <w:r>
              <w:rPr>
                <w:rFonts w:hint="eastAsia"/>
              </w:rPr>
              <w:t>手动选择</w:t>
            </w:r>
          </w:p>
        </w:tc>
        <w:tc>
          <w:tcPr>
            <w:tcW w:w="1429" w:type="dxa"/>
          </w:tcPr>
          <w:p w14:paraId="2E717FDB" w14:textId="77777777" w:rsidR="000829C4" w:rsidRDefault="00000000">
            <w:pPr>
              <w:jc w:val="center"/>
            </w:pPr>
            <w:r>
              <w:rPr>
                <w:rFonts w:hint="eastAsia"/>
              </w:rPr>
              <w:t>是</w:t>
            </w:r>
          </w:p>
        </w:tc>
        <w:tc>
          <w:tcPr>
            <w:tcW w:w="3330" w:type="dxa"/>
          </w:tcPr>
          <w:p w14:paraId="5342BA17" w14:textId="77777777" w:rsidR="000829C4" w:rsidRDefault="00000000">
            <w:r>
              <w:rPr>
                <w:rFonts w:hint="eastAsia"/>
              </w:rPr>
              <w:t>土地面积变更选择为选择状态时，对应行的变更后</w:t>
            </w:r>
            <w:proofErr w:type="gramStart"/>
            <w:r>
              <w:rPr>
                <w:rFonts w:hint="eastAsia"/>
              </w:rPr>
              <w:t>值必须</w:t>
            </w:r>
            <w:proofErr w:type="gramEnd"/>
            <w:r>
              <w:rPr>
                <w:rFonts w:hint="eastAsia"/>
              </w:rPr>
              <w:t>录入且≥</w:t>
            </w:r>
            <w:r>
              <w:rPr>
                <w:rFonts w:hint="eastAsia"/>
              </w:rPr>
              <w:t>0</w:t>
            </w:r>
            <w:r>
              <w:rPr>
                <w:rFonts w:hint="eastAsia"/>
              </w:rPr>
              <w:t>。土地等级变更时，该字段为参照，参照土地使用税税目。</w:t>
            </w:r>
          </w:p>
        </w:tc>
      </w:tr>
    </w:tbl>
    <w:p w14:paraId="4739D097" w14:textId="77777777" w:rsidR="000829C4" w:rsidRDefault="00000000">
      <w:pPr>
        <w:pStyle w:val="4"/>
      </w:pPr>
      <w:r>
        <w:rPr>
          <w:rFonts w:hint="eastAsia"/>
        </w:rPr>
        <w:t>业务处理</w:t>
      </w:r>
    </w:p>
    <w:p w14:paraId="10040CA5" w14:textId="77777777" w:rsidR="000829C4" w:rsidRDefault="00000000">
      <w:pPr>
        <w:pStyle w:val="5"/>
      </w:pPr>
      <w:r>
        <w:rPr>
          <w:rFonts w:hint="eastAsia"/>
        </w:rPr>
        <w:t>业务说明与流程</w:t>
      </w:r>
    </w:p>
    <w:p w14:paraId="0665DCFA" w14:textId="77777777" w:rsidR="000829C4" w:rsidRDefault="00000000">
      <w:pPr>
        <w:pStyle w:val="5"/>
      </w:pPr>
      <w:r>
        <w:rPr>
          <w:rFonts w:hint="eastAsia"/>
        </w:rPr>
        <w:t>功能按钮</w:t>
      </w:r>
    </w:p>
    <w:p w14:paraId="0CDB1DCB" w14:textId="77777777" w:rsidR="000829C4" w:rsidRDefault="00000000">
      <w:pPr>
        <w:numPr>
          <w:ilvl w:val="0"/>
          <w:numId w:val="74"/>
        </w:numPr>
      </w:pPr>
      <w:r>
        <w:rPr>
          <w:rFonts w:hint="eastAsia"/>
        </w:rPr>
        <w:t>【新增】：新增一笔空白数据；</w:t>
      </w:r>
    </w:p>
    <w:p w14:paraId="4D12A659" w14:textId="77777777" w:rsidR="000829C4" w:rsidRDefault="00000000">
      <w:pPr>
        <w:numPr>
          <w:ilvl w:val="0"/>
          <w:numId w:val="74"/>
        </w:numPr>
      </w:pPr>
      <w:r>
        <w:rPr>
          <w:rFonts w:hint="eastAsia"/>
        </w:rPr>
        <w:t>【修改】：修改所选保存状态的数据；</w:t>
      </w:r>
    </w:p>
    <w:p w14:paraId="5F84879C" w14:textId="77777777" w:rsidR="000829C4" w:rsidRDefault="00000000">
      <w:pPr>
        <w:numPr>
          <w:ilvl w:val="0"/>
          <w:numId w:val="74"/>
        </w:numPr>
      </w:pPr>
      <w:r>
        <w:rPr>
          <w:rFonts w:hint="eastAsia"/>
        </w:rPr>
        <w:t>【取消】：取消修改或新增的内容；</w:t>
      </w:r>
    </w:p>
    <w:p w14:paraId="7A535F5C" w14:textId="77777777" w:rsidR="000829C4" w:rsidRDefault="00000000">
      <w:pPr>
        <w:numPr>
          <w:ilvl w:val="0"/>
          <w:numId w:val="74"/>
        </w:numPr>
      </w:pPr>
      <w:r>
        <w:rPr>
          <w:rFonts w:hint="eastAsia"/>
        </w:rPr>
        <w:t>【保存】：保存修改或新增的内容，；</w:t>
      </w:r>
    </w:p>
    <w:p w14:paraId="6B7E37A4" w14:textId="77777777" w:rsidR="000829C4" w:rsidRDefault="00000000">
      <w:pPr>
        <w:numPr>
          <w:ilvl w:val="0"/>
          <w:numId w:val="74"/>
        </w:numPr>
      </w:pPr>
      <w:r>
        <w:rPr>
          <w:rFonts w:hint="eastAsia"/>
        </w:rPr>
        <w:t>【删除】：删除所选保存状态的数据；</w:t>
      </w:r>
    </w:p>
    <w:p w14:paraId="64298C15" w14:textId="77777777" w:rsidR="000829C4" w:rsidRDefault="00000000">
      <w:pPr>
        <w:numPr>
          <w:ilvl w:val="0"/>
          <w:numId w:val="74"/>
        </w:numPr>
      </w:pPr>
      <w:r>
        <w:rPr>
          <w:rFonts w:hint="eastAsia"/>
        </w:rPr>
        <w:t>【提交】：提交保存状态的数据；</w:t>
      </w:r>
    </w:p>
    <w:p w14:paraId="28EFE50F" w14:textId="77777777" w:rsidR="000829C4" w:rsidRDefault="00000000">
      <w:pPr>
        <w:numPr>
          <w:ilvl w:val="0"/>
          <w:numId w:val="74"/>
        </w:numPr>
      </w:pPr>
      <w:r>
        <w:rPr>
          <w:rFonts w:hint="eastAsia"/>
        </w:rPr>
        <w:t>【审批】：审批，变更类型为基础信息变更时审批后更新对应土地信息中变更的内容；变更类型为土地处置时，审批后</w:t>
      </w:r>
      <w:proofErr w:type="gramStart"/>
      <w:r>
        <w:rPr>
          <w:rFonts w:hint="eastAsia"/>
        </w:rPr>
        <w:t>更新台</w:t>
      </w:r>
      <w:proofErr w:type="gramEnd"/>
      <w:r>
        <w:rPr>
          <w:rFonts w:hint="eastAsia"/>
        </w:rPr>
        <w:t>账的土地状态为已处置，处置日期为单据的变更</w:t>
      </w:r>
      <w:r>
        <w:rPr>
          <w:rFonts w:hint="eastAsia"/>
        </w:rPr>
        <w:t>/</w:t>
      </w:r>
      <w:r>
        <w:rPr>
          <w:rFonts w:hint="eastAsia"/>
        </w:rPr>
        <w:t>终止</w:t>
      </w:r>
      <w:r>
        <w:rPr>
          <w:rFonts w:hint="eastAsia"/>
        </w:rPr>
        <w:lastRenderedPageBreak/>
        <w:t>日期。</w:t>
      </w:r>
    </w:p>
    <w:p w14:paraId="16334BB7" w14:textId="77777777" w:rsidR="000829C4" w:rsidRDefault="00000000">
      <w:pPr>
        <w:numPr>
          <w:ilvl w:val="0"/>
          <w:numId w:val="74"/>
        </w:numPr>
      </w:pPr>
      <w:r>
        <w:rPr>
          <w:rFonts w:hint="eastAsia"/>
        </w:rPr>
        <w:t>【弃审】：如果变更日期</w:t>
      </w:r>
      <w:proofErr w:type="gramStart"/>
      <w:r>
        <w:rPr>
          <w:rFonts w:hint="eastAsia"/>
        </w:rPr>
        <w:t>所在月</w:t>
      </w:r>
      <w:proofErr w:type="gramEnd"/>
      <w:r>
        <w:rPr>
          <w:rFonts w:hint="eastAsia"/>
        </w:rPr>
        <w:t>已计算房产税，则不可弃审，提示“该笔数据变更日期所在月已计算房产税，不可弃审，请取消计算后再弃审”；弃审后变更内容更新为变更前的值。</w:t>
      </w:r>
    </w:p>
    <w:p w14:paraId="48EC6819" w14:textId="77777777" w:rsidR="000829C4" w:rsidRDefault="000829C4"/>
    <w:p w14:paraId="30625EE6" w14:textId="77777777" w:rsidR="000829C4" w:rsidRDefault="00000000">
      <w:pPr>
        <w:pStyle w:val="5"/>
      </w:pPr>
      <w:r>
        <w:rPr>
          <w:rFonts w:hint="eastAsia"/>
        </w:rPr>
        <w:t>算法说明</w:t>
      </w:r>
    </w:p>
    <w:p w14:paraId="48DF72E6" w14:textId="77777777" w:rsidR="000829C4" w:rsidRDefault="00000000">
      <w:r>
        <w:rPr>
          <w:rFonts w:hint="eastAsia"/>
        </w:rPr>
        <w:t>无。</w:t>
      </w:r>
    </w:p>
    <w:p w14:paraId="3F47B720" w14:textId="77777777" w:rsidR="000829C4" w:rsidRDefault="00000000">
      <w:pPr>
        <w:pStyle w:val="5"/>
      </w:pPr>
      <w:r>
        <w:rPr>
          <w:rFonts w:hint="eastAsia"/>
        </w:rPr>
        <w:t>逻辑处理</w:t>
      </w:r>
    </w:p>
    <w:p w14:paraId="3D490ABC" w14:textId="77777777" w:rsidR="000829C4" w:rsidRDefault="00000000">
      <w:r>
        <w:rPr>
          <w:rFonts w:hint="eastAsia"/>
        </w:rPr>
        <w:t>1</w:t>
      </w:r>
      <w:r>
        <w:rPr>
          <w:rFonts w:hint="eastAsia"/>
        </w:rPr>
        <w:t>、变更</w:t>
      </w:r>
      <w:r>
        <w:rPr>
          <w:rFonts w:hint="eastAsia"/>
        </w:rPr>
        <w:t>/</w:t>
      </w:r>
      <w:r>
        <w:rPr>
          <w:rFonts w:hint="eastAsia"/>
        </w:rPr>
        <w:t>处置日期不能大于系统日期。</w:t>
      </w:r>
    </w:p>
    <w:p w14:paraId="362DAC68" w14:textId="77777777" w:rsidR="000829C4" w:rsidRDefault="00000000">
      <w:pPr>
        <w:pStyle w:val="4"/>
      </w:pPr>
      <w:r>
        <w:rPr>
          <w:rFonts w:hint="eastAsia"/>
        </w:rPr>
        <w:t>输出</w:t>
      </w:r>
    </w:p>
    <w:p w14:paraId="113BF105" w14:textId="77777777" w:rsidR="000829C4" w:rsidRDefault="00000000">
      <w:r>
        <w:rPr>
          <w:rFonts w:hint="eastAsia"/>
        </w:rPr>
        <w:t>无。</w:t>
      </w:r>
    </w:p>
    <w:p w14:paraId="4399FB1F" w14:textId="77777777" w:rsidR="000829C4" w:rsidRDefault="00000000">
      <w:pPr>
        <w:pStyle w:val="4"/>
      </w:pPr>
      <w:r>
        <w:rPr>
          <w:rFonts w:hint="eastAsia"/>
        </w:rPr>
        <w:t>非功能性需求</w:t>
      </w:r>
    </w:p>
    <w:p w14:paraId="0543B7D8" w14:textId="77777777" w:rsidR="000829C4" w:rsidRDefault="00000000">
      <w:r>
        <w:rPr>
          <w:rFonts w:hint="eastAsia"/>
        </w:rPr>
        <w:t>无。</w:t>
      </w:r>
    </w:p>
    <w:p w14:paraId="11F09C4F" w14:textId="77777777" w:rsidR="000829C4" w:rsidRDefault="00000000">
      <w:pPr>
        <w:pStyle w:val="3"/>
      </w:pPr>
      <w:bookmarkStart w:id="118" w:name="_Toc7609"/>
      <w:bookmarkStart w:id="119" w:name="_Toc16981"/>
      <w:bookmarkStart w:id="120" w:name="_Toc1564380358"/>
      <w:r>
        <w:rPr>
          <w:rFonts w:hint="eastAsia"/>
        </w:rPr>
        <w:t>土地信息补录</w:t>
      </w:r>
      <w:bookmarkEnd w:id="118"/>
      <w:bookmarkEnd w:id="119"/>
      <w:bookmarkEnd w:id="120"/>
    </w:p>
    <w:p w14:paraId="56A93713" w14:textId="77777777" w:rsidR="000829C4" w:rsidRDefault="00000000">
      <w:pPr>
        <w:pStyle w:val="4"/>
      </w:pPr>
      <w:r>
        <w:rPr>
          <w:rFonts w:hint="eastAsia"/>
        </w:rPr>
        <w:t>功能说明</w:t>
      </w:r>
    </w:p>
    <w:p w14:paraId="34B2AC78" w14:textId="77777777" w:rsidR="000829C4" w:rsidRDefault="00000000">
      <w:r>
        <w:rPr>
          <w:rFonts w:hint="eastAsia"/>
        </w:rPr>
        <w:t>本功能为土地信息补录。</w:t>
      </w:r>
    </w:p>
    <w:p w14:paraId="458F45E5" w14:textId="77777777" w:rsidR="000829C4" w:rsidRDefault="00000000">
      <w:pPr>
        <w:pStyle w:val="4"/>
      </w:pPr>
      <w:r>
        <w:rPr>
          <w:rFonts w:hint="eastAsia"/>
        </w:rPr>
        <w:t>原型界面</w:t>
      </w:r>
    </w:p>
    <w:p w14:paraId="247934EA" w14:textId="77777777" w:rsidR="000829C4" w:rsidRDefault="00000000">
      <w:r>
        <w:rPr>
          <w:rFonts w:hint="eastAsia"/>
        </w:rPr>
        <w:t>列表：</w:t>
      </w:r>
    </w:p>
    <w:p w14:paraId="58EFBCDD" w14:textId="77777777" w:rsidR="000829C4" w:rsidRDefault="00000000">
      <w:r>
        <w:rPr>
          <w:noProof/>
        </w:rPr>
        <w:lastRenderedPageBreak/>
        <w:drawing>
          <wp:inline distT="0" distB="0" distL="114300" distR="114300" wp14:anchorId="7998A9BA" wp14:editId="70B44837">
            <wp:extent cx="5266055" cy="2303780"/>
            <wp:effectExtent l="0" t="0" r="17145" b="7620"/>
            <wp:docPr id="20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32"/>
                    <pic:cNvPicPr>
                      <a:picLocks noChangeAspect="1"/>
                    </pic:cNvPicPr>
                  </pic:nvPicPr>
                  <pic:blipFill>
                    <a:blip r:embed="rId65"/>
                    <a:stretch>
                      <a:fillRect/>
                    </a:stretch>
                  </pic:blipFill>
                  <pic:spPr>
                    <a:xfrm>
                      <a:off x="0" y="0"/>
                      <a:ext cx="5266055" cy="2303780"/>
                    </a:xfrm>
                    <a:prstGeom prst="rect">
                      <a:avLst/>
                    </a:prstGeom>
                    <a:noFill/>
                    <a:ln>
                      <a:noFill/>
                    </a:ln>
                  </pic:spPr>
                </pic:pic>
              </a:graphicData>
            </a:graphic>
          </wp:inline>
        </w:drawing>
      </w:r>
    </w:p>
    <w:p w14:paraId="002D4B8C" w14:textId="77777777" w:rsidR="000829C4" w:rsidRDefault="00000000">
      <w:r>
        <w:rPr>
          <w:rFonts w:hint="eastAsia"/>
        </w:rPr>
        <w:t>卡片：</w:t>
      </w:r>
    </w:p>
    <w:p w14:paraId="64B7E47E" w14:textId="77777777" w:rsidR="000829C4" w:rsidRDefault="00000000">
      <w:r>
        <w:rPr>
          <w:noProof/>
        </w:rPr>
        <w:drawing>
          <wp:inline distT="0" distB="0" distL="114300" distR="114300" wp14:anchorId="4F436BBA" wp14:editId="6888A140">
            <wp:extent cx="5264785" cy="2313305"/>
            <wp:effectExtent l="0" t="0" r="18415" b="2349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66"/>
                    <a:stretch>
                      <a:fillRect/>
                    </a:stretch>
                  </pic:blipFill>
                  <pic:spPr>
                    <a:xfrm>
                      <a:off x="0" y="0"/>
                      <a:ext cx="5264785" cy="2313305"/>
                    </a:xfrm>
                    <a:prstGeom prst="rect">
                      <a:avLst/>
                    </a:prstGeom>
                    <a:noFill/>
                    <a:ln>
                      <a:noFill/>
                    </a:ln>
                  </pic:spPr>
                </pic:pic>
              </a:graphicData>
            </a:graphic>
          </wp:inline>
        </w:drawing>
      </w:r>
    </w:p>
    <w:p w14:paraId="7DC59D2C" w14:textId="77777777" w:rsidR="000829C4" w:rsidRDefault="00000000">
      <w:pPr>
        <w:pStyle w:val="4"/>
      </w:pPr>
      <w:r>
        <w:rPr>
          <w:rFonts w:hint="eastAsia"/>
        </w:rPr>
        <w:t>输入列表</w:t>
      </w:r>
    </w:p>
    <w:p w14:paraId="212BA2B0"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40020BEE" w14:textId="77777777">
        <w:tc>
          <w:tcPr>
            <w:tcW w:w="1561" w:type="dxa"/>
            <w:shd w:val="clear" w:color="auto" w:fill="DEEBF6" w:themeFill="accent1" w:themeFillTint="32"/>
          </w:tcPr>
          <w:p w14:paraId="220CFD9A"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6769B13E"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5CC18F7B"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08AA5A79"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0A5D7FF2" w14:textId="77777777" w:rsidR="000829C4" w:rsidRDefault="00000000">
            <w:pPr>
              <w:jc w:val="center"/>
              <w:rPr>
                <w:b/>
                <w:bCs/>
              </w:rPr>
            </w:pPr>
            <w:r>
              <w:rPr>
                <w:rFonts w:hint="eastAsia"/>
                <w:b/>
                <w:bCs/>
              </w:rPr>
              <w:t>备注</w:t>
            </w:r>
          </w:p>
        </w:tc>
      </w:tr>
      <w:tr w:rsidR="000829C4" w14:paraId="3CC7FE34" w14:textId="77777777">
        <w:tc>
          <w:tcPr>
            <w:tcW w:w="1561" w:type="dxa"/>
          </w:tcPr>
          <w:p w14:paraId="299078F6" w14:textId="77777777" w:rsidR="000829C4" w:rsidRDefault="00000000">
            <w:r>
              <w:rPr>
                <w:rFonts w:hint="eastAsia"/>
              </w:rPr>
              <w:t>机构</w:t>
            </w:r>
          </w:p>
        </w:tc>
        <w:tc>
          <w:tcPr>
            <w:tcW w:w="1110" w:type="dxa"/>
          </w:tcPr>
          <w:p w14:paraId="267D447E" w14:textId="77777777" w:rsidR="000829C4" w:rsidRDefault="00000000">
            <w:pPr>
              <w:jc w:val="center"/>
            </w:pPr>
            <w:r>
              <w:rPr>
                <w:rFonts w:hint="eastAsia"/>
              </w:rPr>
              <w:t>参照</w:t>
            </w:r>
          </w:p>
        </w:tc>
        <w:tc>
          <w:tcPr>
            <w:tcW w:w="1089" w:type="dxa"/>
          </w:tcPr>
          <w:p w14:paraId="2EB9686C" w14:textId="77777777" w:rsidR="000829C4" w:rsidRDefault="00000000">
            <w:r>
              <w:rPr>
                <w:rFonts w:hint="eastAsia"/>
              </w:rPr>
              <w:t>手动选择</w:t>
            </w:r>
          </w:p>
        </w:tc>
        <w:tc>
          <w:tcPr>
            <w:tcW w:w="1429" w:type="dxa"/>
          </w:tcPr>
          <w:p w14:paraId="19E7B820" w14:textId="77777777" w:rsidR="000829C4" w:rsidRDefault="00000000">
            <w:pPr>
              <w:jc w:val="center"/>
            </w:pPr>
            <w:r>
              <w:rPr>
                <w:rFonts w:hint="eastAsia"/>
              </w:rPr>
              <w:t>否</w:t>
            </w:r>
          </w:p>
        </w:tc>
        <w:tc>
          <w:tcPr>
            <w:tcW w:w="3330" w:type="dxa"/>
          </w:tcPr>
          <w:p w14:paraId="698F62A3" w14:textId="77777777" w:rsidR="000829C4" w:rsidRDefault="00000000">
            <w:r>
              <w:rPr>
                <w:rFonts w:hint="eastAsia"/>
              </w:rPr>
              <w:t>参照机构档案，增加用户权限。</w:t>
            </w:r>
          </w:p>
        </w:tc>
      </w:tr>
      <w:tr w:rsidR="000829C4" w14:paraId="1D015EB3" w14:textId="77777777">
        <w:tc>
          <w:tcPr>
            <w:tcW w:w="1561" w:type="dxa"/>
          </w:tcPr>
          <w:p w14:paraId="5F6FD573" w14:textId="77777777" w:rsidR="000829C4" w:rsidRDefault="00000000">
            <w:proofErr w:type="gramStart"/>
            <w:r>
              <w:rPr>
                <w:rFonts w:hint="eastAsia"/>
              </w:rPr>
              <w:t>土地宗号</w:t>
            </w:r>
            <w:proofErr w:type="gramEnd"/>
          </w:p>
        </w:tc>
        <w:tc>
          <w:tcPr>
            <w:tcW w:w="1110" w:type="dxa"/>
          </w:tcPr>
          <w:p w14:paraId="605C7E55" w14:textId="77777777" w:rsidR="000829C4" w:rsidRDefault="00000000">
            <w:pPr>
              <w:jc w:val="center"/>
            </w:pPr>
            <w:r>
              <w:rPr>
                <w:rFonts w:hint="eastAsia"/>
              </w:rPr>
              <w:t>参照</w:t>
            </w:r>
          </w:p>
        </w:tc>
        <w:tc>
          <w:tcPr>
            <w:tcW w:w="1089" w:type="dxa"/>
          </w:tcPr>
          <w:p w14:paraId="57676FC0" w14:textId="77777777" w:rsidR="000829C4" w:rsidRDefault="00000000">
            <w:pPr>
              <w:jc w:val="center"/>
            </w:pPr>
            <w:r>
              <w:rPr>
                <w:rFonts w:hint="eastAsia"/>
              </w:rPr>
              <w:t>手动选择</w:t>
            </w:r>
          </w:p>
        </w:tc>
        <w:tc>
          <w:tcPr>
            <w:tcW w:w="1429" w:type="dxa"/>
          </w:tcPr>
          <w:p w14:paraId="3636EFAB" w14:textId="77777777" w:rsidR="000829C4" w:rsidRDefault="00000000">
            <w:pPr>
              <w:jc w:val="center"/>
            </w:pPr>
            <w:r>
              <w:rPr>
                <w:rFonts w:hint="eastAsia"/>
              </w:rPr>
              <w:t>否</w:t>
            </w:r>
          </w:p>
        </w:tc>
        <w:tc>
          <w:tcPr>
            <w:tcW w:w="3330" w:type="dxa"/>
          </w:tcPr>
          <w:p w14:paraId="74954191" w14:textId="77777777" w:rsidR="000829C4" w:rsidRDefault="00000000">
            <w:r>
              <w:rPr>
                <w:rFonts w:hint="eastAsia"/>
              </w:rPr>
              <w:t>参照土地信息台账，用户权限下的机构对应的土地</w:t>
            </w:r>
          </w:p>
        </w:tc>
      </w:tr>
      <w:tr w:rsidR="000829C4" w14:paraId="5D6D4116" w14:textId="77777777">
        <w:tc>
          <w:tcPr>
            <w:tcW w:w="1561" w:type="dxa"/>
          </w:tcPr>
          <w:p w14:paraId="589AB8CA" w14:textId="77777777" w:rsidR="000829C4" w:rsidRDefault="00000000">
            <w:r>
              <w:rPr>
                <w:rFonts w:hint="eastAsia"/>
              </w:rPr>
              <w:t>所在地</w:t>
            </w:r>
          </w:p>
        </w:tc>
        <w:tc>
          <w:tcPr>
            <w:tcW w:w="1110" w:type="dxa"/>
          </w:tcPr>
          <w:p w14:paraId="42B00D53" w14:textId="77777777" w:rsidR="000829C4" w:rsidRDefault="00000000">
            <w:pPr>
              <w:jc w:val="center"/>
            </w:pPr>
            <w:r>
              <w:rPr>
                <w:rFonts w:hint="eastAsia"/>
              </w:rPr>
              <w:t>参照</w:t>
            </w:r>
          </w:p>
        </w:tc>
        <w:tc>
          <w:tcPr>
            <w:tcW w:w="1089" w:type="dxa"/>
          </w:tcPr>
          <w:p w14:paraId="76FC113A" w14:textId="77777777" w:rsidR="000829C4" w:rsidRDefault="00000000">
            <w:pPr>
              <w:jc w:val="center"/>
            </w:pPr>
            <w:r>
              <w:rPr>
                <w:rFonts w:hint="eastAsia"/>
              </w:rPr>
              <w:t>手动选择</w:t>
            </w:r>
          </w:p>
        </w:tc>
        <w:tc>
          <w:tcPr>
            <w:tcW w:w="1429" w:type="dxa"/>
          </w:tcPr>
          <w:p w14:paraId="3F2DC360" w14:textId="77777777" w:rsidR="000829C4" w:rsidRDefault="00000000">
            <w:pPr>
              <w:jc w:val="center"/>
            </w:pPr>
            <w:r>
              <w:rPr>
                <w:rFonts w:hint="eastAsia"/>
              </w:rPr>
              <w:t>否</w:t>
            </w:r>
          </w:p>
        </w:tc>
        <w:tc>
          <w:tcPr>
            <w:tcW w:w="3330" w:type="dxa"/>
          </w:tcPr>
          <w:p w14:paraId="59AD0387" w14:textId="77777777" w:rsidR="000829C4" w:rsidRDefault="00000000">
            <w:r>
              <w:rPr>
                <w:rFonts w:hint="eastAsia"/>
              </w:rPr>
              <w:t>选择注册省、市、区县</w:t>
            </w:r>
          </w:p>
        </w:tc>
      </w:tr>
      <w:tr w:rsidR="000829C4" w14:paraId="737E5D06" w14:textId="77777777">
        <w:tc>
          <w:tcPr>
            <w:tcW w:w="1561" w:type="dxa"/>
          </w:tcPr>
          <w:p w14:paraId="4366CA2D" w14:textId="77777777" w:rsidR="000829C4" w:rsidRDefault="00000000">
            <w:r>
              <w:rPr>
                <w:rFonts w:hint="eastAsia"/>
              </w:rPr>
              <w:t>补录日期起止</w:t>
            </w:r>
          </w:p>
        </w:tc>
        <w:tc>
          <w:tcPr>
            <w:tcW w:w="1110" w:type="dxa"/>
          </w:tcPr>
          <w:p w14:paraId="5966EA60" w14:textId="77777777" w:rsidR="000829C4" w:rsidRDefault="00000000">
            <w:pPr>
              <w:jc w:val="center"/>
            </w:pPr>
            <w:r>
              <w:rPr>
                <w:rFonts w:hint="eastAsia"/>
              </w:rPr>
              <w:t>日历控件</w:t>
            </w:r>
          </w:p>
        </w:tc>
        <w:tc>
          <w:tcPr>
            <w:tcW w:w="1089" w:type="dxa"/>
          </w:tcPr>
          <w:p w14:paraId="5C3A5065" w14:textId="77777777" w:rsidR="000829C4" w:rsidRDefault="00000000">
            <w:pPr>
              <w:jc w:val="center"/>
            </w:pPr>
            <w:r>
              <w:rPr>
                <w:rFonts w:hint="eastAsia"/>
              </w:rPr>
              <w:t>手动选择</w:t>
            </w:r>
          </w:p>
        </w:tc>
        <w:tc>
          <w:tcPr>
            <w:tcW w:w="1429" w:type="dxa"/>
          </w:tcPr>
          <w:p w14:paraId="442B25A2" w14:textId="77777777" w:rsidR="000829C4" w:rsidRDefault="00000000">
            <w:pPr>
              <w:jc w:val="center"/>
            </w:pPr>
            <w:r>
              <w:rPr>
                <w:rFonts w:hint="eastAsia"/>
              </w:rPr>
              <w:t>否</w:t>
            </w:r>
          </w:p>
        </w:tc>
        <w:tc>
          <w:tcPr>
            <w:tcW w:w="3330" w:type="dxa"/>
          </w:tcPr>
          <w:p w14:paraId="464F83C1" w14:textId="77777777" w:rsidR="000829C4" w:rsidRDefault="000829C4"/>
        </w:tc>
      </w:tr>
    </w:tbl>
    <w:p w14:paraId="51C3AE2F" w14:textId="77777777" w:rsidR="000829C4" w:rsidRDefault="000829C4"/>
    <w:p w14:paraId="5AFE166B" w14:textId="77777777" w:rsidR="000829C4" w:rsidRDefault="00000000">
      <w:r>
        <w:rPr>
          <w:rFonts w:hint="eastAsia"/>
        </w:rPr>
        <w:t>主表字段</w:t>
      </w:r>
      <w:r>
        <w:rPr>
          <w:rFonts w:hint="eastAsia"/>
        </w:rPr>
        <w:t>:</w:t>
      </w:r>
    </w:p>
    <w:tbl>
      <w:tblPr>
        <w:tblStyle w:val="ab"/>
        <w:tblW w:w="0" w:type="auto"/>
        <w:tblLook w:val="04A0" w:firstRow="1" w:lastRow="0" w:firstColumn="1" w:lastColumn="0" w:noHBand="0" w:noVBand="1"/>
      </w:tblPr>
      <w:tblGrid>
        <w:gridCol w:w="1503"/>
        <w:gridCol w:w="1115"/>
        <w:gridCol w:w="1048"/>
        <w:gridCol w:w="1367"/>
        <w:gridCol w:w="3263"/>
      </w:tblGrid>
      <w:tr w:rsidR="000829C4" w14:paraId="1F36D6D6" w14:textId="77777777">
        <w:tc>
          <w:tcPr>
            <w:tcW w:w="1561" w:type="dxa"/>
            <w:shd w:val="clear" w:color="auto" w:fill="DEEBF6" w:themeFill="accent1" w:themeFillTint="32"/>
          </w:tcPr>
          <w:p w14:paraId="60AEDC70"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2F4B9F29"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0325C602" w14:textId="77777777" w:rsidR="000829C4" w:rsidRDefault="00000000">
            <w:pPr>
              <w:jc w:val="center"/>
              <w:rPr>
                <w:b/>
                <w:bCs/>
              </w:rPr>
            </w:pPr>
            <w:r>
              <w:rPr>
                <w:rFonts w:hint="eastAsia"/>
                <w:b/>
                <w:bCs/>
              </w:rPr>
              <w:t>录入方</w:t>
            </w:r>
            <w:r>
              <w:rPr>
                <w:rFonts w:hint="eastAsia"/>
                <w:b/>
                <w:bCs/>
              </w:rPr>
              <w:lastRenderedPageBreak/>
              <w:t>式</w:t>
            </w:r>
          </w:p>
        </w:tc>
        <w:tc>
          <w:tcPr>
            <w:tcW w:w="1429" w:type="dxa"/>
            <w:shd w:val="clear" w:color="auto" w:fill="DEEBF6" w:themeFill="accent1" w:themeFillTint="32"/>
          </w:tcPr>
          <w:p w14:paraId="5B29F399" w14:textId="77777777" w:rsidR="000829C4" w:rsidRDefault="00000000">
            <w:pPr>
              <w:jc w:val="center"/>
              <w:rPr>
                <w:b/>
                <w:bCs/>
              </w:rPr>
            </w:pPr>
            <w:r>
              <w:rPr>
                <w:rFonts w:hint="eastAsia"/>
                <w:b/>
                <w:bCs/>
              </w:rPr>
              <w:lastRenderedPageBreak/>
              <w:t>是否必录</w:t>
            </w:r>
          </w:p>
        </w:tc>
        <w:tc>
          <w:tcPr>
            <w:tcW w:w="3330" w:type="dxa"/>
            <w:shd w:val="clear" w:color="auto" w:fill="DEEBF6" w:themeFill="accent1" w:themeFillTint="32"/>
          </w:tcPr>
          <w:p w14:paraId="73730940" w14:textId="77777777" w:rsidR="000829C4" w:rsidRDefault="00000000">
            <w:pPr>
              <w:jc w:val="center"/>
              <w:rPr>
                <w:b/>
                <w:bCs/>
              </w:rPr>
            </w:pPr>
            <w:r>
              <w:rPr>
                <w:rFonts w:hint="eastAsia"/>
                <w:b/>
                <w:bCs/>
              </w:rPr>
              <w:t>备注</w:t>
            </w:r>
          </w:p>
        </w:tc>
      </w:tr>
      <w:tr w:rsidR="000829C4" w14:paraId="66A9F68A" w14:textId="77777777">
        <w:tc>
          <w:tcPr>
            <w:tcW w:w="1561" w:type="dxa"/>
          </w:tcPr>
          <w:p w14:paraId="15DC8984" w14:textId="77777777" w:rsidR="000829C4" w:rsidRDefault="00000000">
            <w:r>
              <w:rPr>
                <w:rFonts w:hint="eastAsia"/>
              </w:rPr>
              <w:t>单据编号</w:t>
            </w:r>
          </w:p>
        </w:tc>
        <w:tc>
          <w:tcPr>
            <w:tcW w:w="1110" w:type="dxa"/>
          </w:tcPr>
          <w:p w14:paraId="48944227" w14:textId="77777777" w:rsidR="000829C4" w:rsidRDefault="00000000">
            <w:pPr>
              <w:jc w:val="center"/>
            </w:pPr>
            <w:r>
              <w:rPr>
                <w:rFonts w:hint="eastAsia"/>
              </w:rPr>
              <w:t>字符</w:t>
            </w:r>
          </w:p>
        </w:tc>
        <w:tc>
          <w:tcPr>
            <w:tcW w:w="1089" w:type="dxa"/>
          </w:tcPr>
          <w:p w14:paraId="7ABAAAA8" w14:textId="77777777" w:rsidR="000829C4" w:rsidRDefault="00000000">
            <w:pPr>
              <w:jc w:val="center"/>
            </w:pPr>
            <w:r>
              <w:rPr>
                <w:rFonts w:hint="eastAsia"/>
              </w:rPr>
              <w:t>自动生成</w:t>
            </w:r>
          </w:p>
        </w:tc>
        <w:tc>
          <w:tcPr>
            <w:tcW w:w="1429" w:type="dxa"/>
          </w:tcPr>
          <w:p w14:paraId="6631DCB9" w14:textId="77777777" w:rsidR="000829C4" w:rsidRDefault="00000000">
            <w:pPr>
              <w:jc w:val="center"/>
            </w:pPr>
            <w:r>
              <w:rPr>
                <w:rFonts w:hint="eastAsia"/>
              </w:rPr>
              <w:t>是</w:t>
            </w:r>
          </w:p>
        </w:tc>
        <w:tc>
          <w:tcPr>
            <w:tcW w:w="3330" w:type="dxa"/>
          </w:tcPr>
          <w:p w14:paraId="21EDA26A" w14:textId="77777777" w:rsidR="000829C4" w:rsidRDefault="00000000">
            <w:pPr>
              <w:spacing w:before="120"/>
              <w:jc w:val="left"/>
            </w:pPr>
            <w:r>
              <w:rPr>
                <w:rFonts w:hint="eastAsia"/>
              </w:rPr>
              <w:t>自动生成，编码规则为</w:t>
            </w:r>
            <w:r>
              <w:rPr>
                <w:rFonts w:hint="eastAsia"/>
              </w:rPr>
              <w:t>TDXXBL</w:t>
            </w:r>
          </w:p>
          <w:p w14:paraId="347C83FE" w14:textId="77777777" w:rsidR="000829C4" w:rsidRDefault="00000000">
            <w:pPr>
              <w:spacing w:before="120"/>
              <w:jc w:val="left"/>
            </w:pPr>
            <w:r>
              <w:rPr>
                <w:rFonts w:hint="eastAsia"/>
              </w:rPr>
              <w:t>+</w:t>
            </w:r>
            <w:r>
              <w:rPr>
                <w:rFonts w:hint="eastAsia"/>
              </w:rPr>
              <w:t>日期</w:t>
            </w:r>
            <w:r>
              <w:rPr>
                <w:rFonts w:hint="eastAsia"/>
              </w:rPr>
              <w:t>+</w:t>
            </w:r>
            <w:r>
              <w:rPr>
                <w:rFonts w:hint="eastAsia"/>
              </w:rPr>
              <w:t>序号，如</w:t>
            </w:r>
            <w:r>
              <w:rPr>
                <w:rFonts w:hint="eastAsia"/>
              </w:rPr>
              <w:t>TDXXBL2021011300001</w:t>
            </w:r>
          </w:p>
          <w:p w14:paraId="27E065B1"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4A497DEE" w14:textId="77777777">
        <w:tc>
          <w:tcPr>
            <w:tcW w:w="1561" w:type="dxa"/>
          </w:tcPr>
          <w:p w14:paraId="2163F1AA" w14:textId="77777777" w:rsidR="000829C4" w:rsidRDefault="00000000">
            <w:r>
              <w:rPr>
                <w:rFonts w:hint="eastAsia"/>
              </w:rPr>
              <w:t>机构</w:t>
            </w:r>
          </w:p>
        </w:tc>
        <w:tc>
          <w:tcPr>
            <w:tcW w:w="1110" w:type="dxa"/>
          </w:tcPr>
          <w:p w14:paraId="123ABEF5" w14:textId="77777777" w:rsidR="000829C4" w:rsidRDefault="00000000">
            <w:pPr>
              <w:jc w:val="center"/>
            </w:pPr>
            <w:r>
              <w:rPr>
                <w:rFonts w:hint="eastAsia"/>
              </w:rPr>
              <w:t>参照</w:t>
            </w:r>
          </w:p>
        </w:tc>
        <w:tc>
          <w:tcPr>
            <w:tcW w:w="1089" w:type="dxa"/>
          </w:tcPr>
          <w:p w14:paraId="72BC7952" w14:textId="77777777" w:rsidR="000829C4" w:rsidRDefault="00000000">
            <w:pPr>
              <w:jc w:val="center"/>
            </w:pPr>
            <w:r>
              <w:rPr>
                <w:rFonts w:hint="eastAsia"/>
              </w:rPr>
              <w:t>手动选择</w:t>
            </w:r>
          </w:p>
        </w:tc>
        <w:tc>
          <w:tcPr>
            <w:tcW w:w="1429" w:type="dxa"/>
          </w:tcPr>
          <w:p w14:paraId="43872118" w14:textId="77777777" w:rsidR="000829C4" w:rsidRDefault="00000000">
            <w:pPr>
              <w:jc w:val="center"/>
            </w:pPr>
            <w:r>
              <w:rPr>
                <w:rFonts w:hint="eastAsia"/>
              </w:rPr>
              <w:t>是</w:t>
            </w:r>
          </w:p>
        </w:tc>
        <w:tc>
          <w:tcPr>
            <w:tcW w:w="3330" w:type="dxa"/>
          </w:tcPr>
          <w:p w14:paraId="320D7B8C" w14:textId="77777777" w:rsidR="000829C4" w:rsidRDefault="00000000">
            <w:r>
              <w:rPr>
                <w:rFonts w:hint="eastAsia"/>
              </w:rPr>
              <w:t>参照机构档案，增加用户权限。</w:t>
            </w:r>
          </w:p>
        </w:tc>
      </w:tr>
      <w:tr w:rsidR="000829C4" w14:paraId="4B171691" w14:textId="77777777">
        <w:tc>
          <w:tcPr>
            <w:tcW w:w="1561" w:type="dxa"/>
          </w:tcPr>
          <w:p w14:paraId="0070E5A9" w14:textId="77777777" w:rsidR="000829C4" w:rsidRDefault="00000000">
            <w:r>
              <w:rPr>
                <w:rFonts w:ascii="宋体" w:eastAsia="宋体" w:hAnsi="宋体" w:cs="宋体" w:hint="eastAsia"/>
                <w:color w:val="FF0000"/>
                <w:szCs w:val="21"/>
                <w:shd w:val="clear" w:color="auto" w:fill="FFFF00"/>
                <w:lang w:bidi="ar"/>
              </w:rPr>
              <w:t>（新增）</w:t>
            </w:r>
            <w:r>
              <w:rPr>
                <w:rFonts w:ascii="宋体" w:eastAsia="宋体" w:hAnsi="宋体" w:cs="宋体" w:hint="eastAsia"/>
                <w:szCs w:val="21"/>
                <w:lang w:bidi="ar"/>
              </w:rPr>
              <w:t>税源编号</w:t>
            </w:r>
          </w:p>
        </w:tc>
        <w:tc>
          <w:tcPr>
            <w:tcW w:w="1110" w:type="dxa"/>
          </w:tcPr>
          <w:p w14:paraId="062741D7" w14:textId="77777777" w:rsidR="000829C4" w:rsidRDefault="00000000">
            <w:pPr>
              <w:jc w:val="center"/>
            </w:pPr>
            <w:r>
              <w:rPr>
                <w:rFonts w:ascii="宋体" w:eastAsia="宋体" w:hAnsi="宋体" w:cs="宋体" w:hint="eastAsia"/>
                <w:szCs w:val="21"/>
                <w:lang w:bidi="ar"/>
              </w:rPr>
              <w:t>字符（</w:t>
            </w:r>
            <w:r>
              <w:rPr>
                <w:rFonts w:ascii="Calibri" w:eastAsia="宋体" w:hAnsi="Calibri" w:cs="Calibri"/>
                <w:szCs w:val="21"/>
                <w:lang w:bidi="ar"/>
              </w:rPr>
              <w:t>100</w:t>
            </w:r>
            <w:r>
              <w:rPr>
                <w:rFonts w:ascii="宋体" w:eastAsia="宋体" w:hAnsi="宋体" w:cs="宋体" w:hint="eastAsia"/>
                <w:szCs w:val="21"/>
                <w:lang w:bidi="ar"/>
              </w:rPr>
              <w:t>）</w:t>
            </w:r>
          </w:p>
        </w:tc>
        <w:tc>
          <w:tcPr>
            <w:tcW w:w="1089" w:type="dxa"/>
          </w:tcPr>
          <w:p w14:paraId="2B15867C" w14:textId="77777777" w:rsidR="000829C4" w:rsidRDefault="00000000">
            <w:pPr>
              <w:jc w:val="center"/>
            </w:pPr>
            <w:r>
              <w:rPr>
                <w:rFonts w:ascii="宋体" w:eastAsia="宋体" w:hAnsi="宋体" w:cs="宋体" w:hint="eastAsia"/>
                <w:szCs w:val="21"/>
                <w:lang w:bidi="ar"/>
              </w:rPr>
              <w:t>手工录入</w:t>
            </w:r>
          </w:p>
        </w:tc>
        <w:tc>
          <w:tcPr>
            <w:tcW w:w="1429" w:type="dxa"/>
          </w:tcPr>
          <w:p w14:paraId="73D51CEA" w14:textId="77777777" w:rsidR="000829C4" w:rsidRDefault="00000000">
            <w:pPr>
              <w:jc w:val="center"/>
            </w:pPr>
            <w:r>
              <w:rPr>
                <w:rFonts w:ascii="宋体" w:eastAsia="宋体" w:hAnsi="宋体" w:cs="宋体" w:hint="eastAsia"/>
                <w:szCs w:val="21"/>
                <w:lang w:bidi="ar"/>
              </w:rPr>
              <w:t>否</w:t>
            </w:r>
          </w:p>
        </w:tc>
        <w:tc>
          <w:tcPr>
            <w:tcW w:w="3330" w:type="dxa"/>
          </w:tcPr>
          <w:p w14:paraId="51C34411" w14:textId="77777777" w:rsidR="000829C4" w:rsidRDefault="00000000">
            <w:r>
              <w:rPr>
                <w:rFonts w:ascii="宋体" w:eastAsia="宋体" w:hAnsi="宋体" w:cs="宋体" w:hint="eastAsia"/>
                <w:szCs w:val="21"/>
                <w:lang w:bidi="ar"/>
              </w:rPr>
              <w:t>不可重复</w:t>
            </w:r>
          </w:p>
        </w:tc>
      </w:tr>
      <w:tr w:rsidR="000829C4" w14:paraId="5C914B88" w14:textId="77777777">
        <w:tc>
          <w:tcPr>
            <w:tcW w:w="1561" w:type="dxa"/>
          </w:tcPr>
          <w:p w14:paraId="4FC9A313" w14:textId="77777777" w:rsidR="000829C4" w:rsidRDefault="00000000">
            <w:proofErr w:type="gramStart"/>
            <w:r>
              <w:rPr>
                <w:rFonts w:hint="eastAsia"/>
              </w:rPr>
              <w:t>土地宗号</w:t>
            </w:r>
            <w:proofErr w:type="gramEnd"/>
          </w:p>
        </w:tc>
        <w:tc>
          <w:tcPr>
            <w:tcW w:w="1110" w:type="dxa"/>
          </w:tcPr>
          <w:p w14:paraId="0581E70C" w14:textId="77777777" w:rsidR="000829C4" w:rsidRDefault="00000000">
            <w:pPr>
              <w:jc w:val="center"/>
            </w:pPr>
            <w:r>
              <w:rPr>
                <w:rFonts w:hint="eastAsia"/>
              </w:rPr>
              <w:t>字符（</w:t>
            </w:r>
            <w:r>
              <w:rPr>
                <w:rFonts w:hint="eastAsia"/>
              </w:rPr>
              <w:t>100</w:t>
            </w:r>
            <w:r>
              <w:rPr>
                <w:rFonts w:hint="eastAsia"/>
              </w:rPr>
              <w:t>）</w:t>
            </w:r>
          </w:p>
        </w:tc>
        <w:tc>
          <w:tcPr>
            <w:tcW w:w="1089" w:type="dxa"/>
          </w:tcPr>
          <w:p w14:paraId="63897459" w14:textId="77777777" w:rsidR="000829C4" w:rsidRDefault="00000000">
            <w:pPr>
              <w:jc w:val="center"/>
            </w:pPr>
            <w:r>
              <w:rPr>
                <w:rFonts w:hint="eastAsia"/>
              </w:rPr>
              <w:t>手工录入</w:t>
            </w:r>
          </w:p>
        </w:tc>
        <w:tc>
          <w:tcPr>
            <w:tcW w:w="1429" w:type="dxa"/>
          </w:tcPr>
          <w:p w14:paraId="2B4174FE" w14:textId="77777777" w:rsidR="000829C4" w:rsidRDefault="00000000">
            <w:pPr>
              <w:jc w:val="center"/>
            </w:pPr>
            <w:r>
              <w:rPr>
                <w:rFonts w:hint="eastAsia"/>
              </w:rPr>
              <w:t>是</w:t>
            </w:r>
          </w:p>
        </w:tc>
        <w:tc>
          <w:tcPr>
            <w:tcW w:w="3330" w:type="dxa"/>
          </w:tcPr>
          <w:p w14:paraId="0931F504" w14:textId="77777777" w:rsidR="000829C4" w:rsidRDefault="00000000">
            <w:r>
              <w:rPr>
                <w:rFonts w:hint="eastAsia"/>
              </w:rPr>
              <w:t>不可重复</w:t>
            </w:r>
          </w:p>
        </w:tc>
      </w:tr>
      <w:tr w:rsidR="000829C4" w14:paraId="0762FF8D" w14:textId="77777777">
        <w:tc>
          <w:tcPr>
            <w:tcW w:w="1561" w:type="dxa"/>
          </w:tcPr>
          <w:p w14:paraId="4D0B7945" w14:textId="77777777" w:rsidR="000829C4" w:rsidRDefault="00000000">
            <w:r>
              <w:rPr>
                <w:rFonts w:hint="eastAsia"/>
              </w:rPr>
              <w:t>土地使用权证号</w:t>
            </w:r>
          </w:p>
        </w:tc>
        <w:tc>
          <w:tcPr>
            <w:tcW w:w="1110" w:type="dxa"/>
          </w:tcPr>
          <w:p w14:paraId="4C38363D" w14:textId="77777777" w:rsidR="000829C4" w:rsidRDefault="00000000">
            <w:pPr>
              <w:jc w:val="center"/>
            </w:pPr>
            <w:r>
              <w:rPr>
                <w:rFonts w:hint="eastAsia"/>
              </w:rPr>
              <w:t>字符（</w:t>
            </w:r>
            <w:r>
              <w:rPr>
                <w:rFonts w:hint="eastAsia"/>
              </w:rPr>
              <w:t>100</w:t>
            </w:r>
            <w:r>
              <w:rPr>
                <w:rFonts w:hint="eastAsia"/>
              </w:rPr>
              <w:t>）</w:t>
            </w:r>
          </w:p>
        </w:tc>
        <w:tc>
          <w:tcPr>
            <w:tcW w:w="1089" w:type="dxa"/>
          </w:tcPr>
          <w:p w14:paraId="2385AAC3" w14:textId="77777777" w:rsidR="000829C4" w:rsidRDefault="00000000">
            <w:pPr>
              <w:jc w:val="center"/>
            </w:pPr>
            <w:r>
              <w:rPr>
                <w:rFonts w:hint="eastAsia"/>
              </w:rPr>
              <w:t>手工录入</w:t>
            </w:r>
          </w:p>
        </w:tc>
        <w:tc>
          <w:tcPr>
            <w:tcW w:w="1429" w:type="dxa"/>
          </w:tcPr>
          <w:p w14:paraId="59F4C432" w14:textId="77777777" w:rsidR="000829C4" w:rsidRDefault="00000000">
            <w:pPr>
              <w:jc w:val="center"/>
            </w:pPr>
            <w:r>
              <w:rPr>
                <w:rFonts w:hint="eastAsia"/>
              </w:rPr>
              <w:t>是</w:t>
            </w:r>
          </w:p>
        </w:tc>
        <w:tc>
          <w:tcPr>
            <w:tcW w:w="3330" w:type="dxa"/>
          </w:tcPr>
          <w:p w14:paraId="1E178556" w14:textId="77777777" w:rsidR="000829C4" w:rsidRDefault="000829C4"/>
        </w:tc>
      </w:tr>
      <w:tr w:rsidR="000829C4" w14:paraId="2A71EA47" w14:textId="77777777">
        <w:tc>
          <w:tcPr>
            <w:tcW w:w="1561" w:type="dxa"/>
          </w:tcPr>
          <w:p w14:paraId="7BF26663" w14:textId="77777777" w:rsidR="000829C4" w:rsidRDefault="00000000">
            <w:r>
              <w:rPr>
                <w:rFonts w:hint="eastAsia"/>
              </w:rPr>
              <w:t>所在地</w:t>
            </w:r>
          </w:p>
        </w:tc>
        <w:tc>
          <w:tcPr>
            <w:tcW w:w="1110" w:type="dxa"/>
          </w:tcPr>
          <w:p w14:paraId="1D4EDD93" w14:textId="77777777" w:rsidR="000829C4" w:rsidRDefault="00000000">
            <w:pPr>
              <w:jc w:val="center"/>
            </w:pPr>
            <w:r>
              <w:rPr>
                <w:rFonts w:hint="eastAsia"/>
              </w:rPr>
              <w:t>参照</w:t>
            </w:r>
          </w:p>
        </w:tc>
        <w:tc>
          <w:tcPr>
            <w:tcW w:w="1089" w:type="dxa"/>
          </w:tcPr>
          <w:p w14:paraId="759722BF" w14:textId="77777777" w:rsidR="000829C4" w:rsidRDefault="00000000">
            <w:pPr>
              <w:jc w:val="center"/>
            </w:pPr>
            <w:r>
              <w:rPr>
                <w:rFonts w:hint="eastAsia"/>
              </w:rPr>
              <w:t>手动选择</w:t>
            </w:r>
          </w:p>
        </w:tc>
        <w:tc>
          <w:tcPr>
            <w:tcW w:w="1429" w:type="dxa"/>
          </w:tcPr>
          <w:p w14:paraId="421CEB21" w14:textId="77777777" w:rsidR="000829C4" w:rsidRDefault="00000000">
            <w:pPr>
              <w:jc w:val="center"/>
            </w:pPr>
            <w:r>
              <w:rPr>
                <w:rFonts w:hint="eastAsia"/>
              </w:rPr>
              <w:t>是</w:t>
            </w:r>
          </w:p>
        </w:tc>
        <w:tc>
          <w:tcPr>
            <w:tcW w:w="3330" w:type="dxa"/>
          </w:tcPr>
          <w:p w14:paraId="6A7520A3" w14:textId="77777777" w:rsidR="000829C4" w:rsidRDefault="00000000">
            <w:r>
              <w:rPr>
                <w:rFonts w:hint="eastAsia"/>
              </w:rPr>
              <w:t>选择注册省、市、区县，同纳税主体管理的注册所在地</w:t>
            </w:r>
          </w:p>
        </w:tc>
      </w:tr>
      <w:tr w:rsidR="000829C4" w14:paraId="29B6A94C" w14:textId="77777777">
        <w:tc>
          <w:tcPr>
            <w:tcW w:w="1561" w:type="dxa"/>
          </w:tcPr>
          <w:p w14:paraId="6F357032" w14:textId="77777777" w:rsidR="000829C4" w:rsidRDefault="00000000">
            <w:r>
              <w:rPr>
                <w:rFonts w:hint="eastAsia"/>
              </w:rPr>
              <w:t>坐落地址</w:t>
            </w:r>
          </w:p>
        </w:tc>
        <w:tc>
          <w:tcPr>
            <w:tcW w:w="1110" w:type="dxa"/>
          </w:tcPr>
          <w:p w14:paraId="701E1629" w14:textId="77777777" w:rsidR="000829C4" w:rsidRDefault="00000000">
            <w:pPr>
              <w:jc w:val="center"/>
            </w:pPr>
            <w:r>
              <w:rPr>
                <w:rFonts w:hint="eastAsia"/>
              </w:rPr>
              <w:t>字符（</w:t>
            </w:r>
            <w:r>
              <w:rPr>
                <w:rFonts w:hint="eastAsia"/>
              </w:rPr>
              <w:t>200</w:t>
            </w:r>
            <w:r>
              <w:rPr>
                <w:rFonts w:hint="eastAsia"/>
              </w:rPr>
              <w:t>）</w:t>
            </w:r>
          </w:p>
        </w:tc>
        <w:tc>
          <w:tcPr>
            <w:tcW w:w="1089" w:type="dxa"/>
          </w:tcPr>
          <w:p w14:paraId="4D452798" w14:textId="77777777" w:rsidR="000829C4" w:rsidRDefault="00000000">
            <w:pPr>
              <w:jc w:val="center"/>
            </w:pPr>
            <w:r>
              <w:rPr>
                <w:rFonts w:hint="eastAsia"/>
              </w:rPr>
              <w:t>手工录入</w:t>
            </w:r>
          </w:p>
        </w:tc>
        <w:tc>
          <w:tcPr>
            <w:tcW w:w="1429" w:type="dxa"/>
          </w:tcPr>
          <w:p w14:paraId="710CC011" w14:textId="77777777" w:rsidR="000829C4" w:rsidRDefault="00000000">
            <w:pPr>
              <w:jc w:val="center"/>
            </w:pPr>
            <w:r>
              <w:rPr>
                <w:rFonts w:hint="eastAsia"/>
              </w:rPr>
              <w:t>是</w:t>
            </w:r>
          </w:p>
        </w:tc>
        <w:tc>
          <w:tcPr>
            <w:tcW w:w="3330" w:type="dxa"/>
          </w:tcPr>
          <w:p w14:paraId="113141D1" w14:textId="77777777" w:rsidR="000829C4" w:rsidRDefault="000829C4"/>
        </w:tc>
      </w:tr>
      <w:tr w:rsidR="000829C4" w14:paraId="5194A283" w14:textId="77777777">
        <w:tc>
          <w:tcPr>
            <w:tcW w:w="1561" w:type="dxa"/>
          </w:tcPr>
          <w:p w14:paraId="5F898F31" w14:textId="77777777" w:rsidR="000829C4" w:rsidRDefault="00000000">
            <w:r>
              <w:rPr>
                <w:rFonts w:hint="eastAsia"/>
              </w:rPr>
              <w:t>土地性质</w:t>
            </w:r>
          </w:p>
        </w:tc>
        <w:tc>
          <w:tcPr>
            <w:tcW w:w="1110" w:type="dxa"/>
          </w:tcPr>
          <w:p w14:paraId="3B4728B0" w14:textId="77777777" w:rsidR="000829C4" w:rsidRDefault="00000000">
            <w:pPr>
              <w:jc w:val="center"/>
            </w:pPr>
            <w:r>
              <w:rPr>
                <w:rFonts w:hint="eastAsia"/>
              </w:rPr>
              <w:t>枚举</w:t>
            </w:r>
          </w:p>
        </w:tc>
        <w:tc>
          <w:tcPr>
            <w:tcW w:w="1089" w:type="dxa"/>
          </w:tcPr>
          <w:p w14:paraId="33F0B244" w14:textId="77777777" w:rsidR="000829C4" w:rsidRDefault="00000000">
            <w:pPr>
              <w:jc w:val="center"/>
            </w:pPr>
            <w:r>
              <w:rPr>
                <w:rFonts w:hint="eastAsia"/>
              </w:rPr>
              <w:t>手动选择</w:t>
            </w:r>
          </w:p>
        </w:tc>
        <w:tc>
          <w:tcPr>
            <w:tcW w:w="1429" w:type="dxa"/>
          </w:tcPr>
          <w:p w14:paraId="33F3BBBC" w14:textId="77777777" w:rsidR="000829C4" w:rsidRDefault="00000000">
            <w:pPr>
              <w:jc w:val="center"/>
            </w:pPr>
            <w:r>
              <w:rPr>
                <w:rFonts w:hint="eastAsia"/>
              </w:rPr>
              <w:t>是</w:t>
            </w:r>
          </w:p>
        </w:tc>
        <w:tc>
          <w:tcPr>
            <w:tcW w:w="3330" w:type="dxa"/>
          </w:tcPr>
          <w:p w14:paraId="2875FDC1" w14:textId="77777777" w:rsidR="000829C4" w:rsidRDefault="00000000">
            <w:r>
              <w:rPr>
                <w:rFonts w:hint="eastAsia"/>
              </w:rPr>
              <w:t>国有</w:t>
            </w:r>
            <w:r>
              <w:rPr>
                <w:rFonts w:hint="eastAsia"/>
              </w:rPr>
              <w:t>/</w:t>
            </w:r>
            <w:r>
              <w:rPr>
                <w:rFonts w:hint="eastAsia"/>
              </w:rPr>
              <w:t>集体</w:t>
            </w:r>
          </w:p>
        </w:tc>
      </w:tr>
      <w:tr w:rsidR="000829C4" w14:paraId="535A985D" w14:textId="77777777">
        <w:tc>
          <w:tcPr>
            <w:tcW w:w="1561" w:type="dxa"/>
          </w:tcPr>
          <w:p w14:paraId="4E2B6DC8" w14:textId="77777777" w:rsidR="000829C4" w:rsidRDefault="00000000">
            <w:r>
              <w:rPr>
                <w:rFonts w:hint="eastAsia"/>
              </w:rPr>
              <w:t>取得方式</w:t>
            </w:r>
          </w:p>
        </w:tc>
        <w:tc>
          <w:tcPr>
            <w:tcW w:w="1110" w:type="dxa"/>
          </w:tcPr>
          <w:p w14:paraId="731F6499" w14:textId="77777777" w:rsidR="000829C4" w:rsidRDefault="00000000">
            <w:pPr>
              <w:jc w:val="center"/>
            </w:pPr>
            <w:r>
              <w:rPr>
                <w:rFonts w:hint="eastAsia"/>
              </w:rPr>
              <w:t>枚举</w:t>
            </w:r>
          </w:p>
        </w:tc>
        <w:tc>
          <w:tcPr>
            <w:tcW w:w="1089" w:type="dxa"/>
          </w:tcPr>
          <w:p w14:paraId="166344B6" w14:textId="77777777" w:rsidR="000829C4" w:rsidRDefault="00000000">
            <w:pPr>
              <w:jc w:val="center"/>
            </w:pPr>
            <w:r>
              <w:rPr>
                <w:rFonts w:hint="eastAsia"/>
              </w:rPr>
              <w:t>手动选择</w:t>
            </w:r>
          </w:p>
        </w:tc>
        <w:tc>
          <w:tcPr>
            <w:tcW w:w="1429" w:type="dxa"/>
          </w:tcPr>
          <w:p w14:paraId="794FA8CB" w14:textId="77777777" w:rsidR="000829C4" w:rsidRDefault="00000000">
            <w:pPr>
              <w:jc w:val="center"/>
            </w:pPr>
            <w:r>
              <w:rPr>
                <w:rFonts w:hint="eastAsia"/>
              </w:rPr>
              <w:t>是</w:t>
            </w:r>
          </w:p>
        </w:tc>
        <w:tc>
          <w:tcPr>
            <w:tcW w:w="3330" w:type="dxa"/>
          </w:tcPr>
          <w:p w14:paraId="000B7A2C" w14:textId="77777777" w:rsidR="000829C4" w:rsidRDefault="00000000">
            <w:r>
              <w:rPr>
                <w:rFonts w:hint="eastAsia"/>
              </w:rPr>
              <w:t>划拨</w:t>
            </w:r>
            <w:r>
              <w:rPr>
                <w:rFonts w:hint="eastAsia"/>
              </w:rPr>
              <w:t>/</w:t>
            </w:r>
            <w:r>
              <w:rPr>
                <w:rFonts w:hint="eastAsia"/>
              </w:rPr>
              <w:t>出让</w:t>
            </w:r>
            <w:r>
              <w:rPr>
                <w:rFonts w:hint="eastAsia"/>
              </w:rPr>
              <w:t>/</w:t>
            </w:r>
            <w:r>
              <w:rPr>
                <w:rFonts w:hint="eastAsia"/>
              </w:rPr>
              <w:t>租赁</w:t>
            </w:r>
            <w:r>
              <w:rPr>
                <w:rFonts w:hint="eastAsia"/>
              </w:rPr>
              <w:t>/</w:t>
            </w:r>
            <w:r>
              <w:rPr>
                <w:rFonts w:hint="eastAsia"/>
              </w:rPr>
              <w:t>其他</w:t>
            </w:r>
          </w:p>
        </w:tc>
      </w:tr>
      <w:tr w:rsidR="000829C4" w14:paraId="4AC05B6C" w14:textId="77777777">
        <w:tc>
          <w:tcPr>
            <w:tcW w:w="1561" w:type="dxa"/>
          </w:tcPr>
          <w:p w14:paraId="55941255" w14:textId="77777777" w:rsidR="000829C4" w:rsidRDefault="00000000">
            <w:r>
              <w:rPr>
                <w:rFonts w:hint="eastAsia"/>
              </w:rPr>
              <w:t>土地用途</w:t>
            </w:r>
          </w:p>
        </w:tc>
        <w:tc>
          <w:tcPr>
            <w:tcW w:w="1110" w:type="dxa"/>
          </w:tcPr>
          <w:p w14:paraId="2C903998" w14:textId="77777777" w:rsidR="000829C4" w:rsidRDefault="00000000">
            <w:pPr>
              <w:jc w:val="center"/>
            </w:pPr>
            <w:r>
              <w:rPr>
                <w:rFonts w:hint="eastAsia"/>
              </w:rPr>
              <w:t>枚举</w:t>
            </w:r>
          </w:p>
        </w:tc>
        <w:tc>
          <w:tcPr>
            <w:tcW w:w="1089" w:type="dxa"/>
          </w:tcPr>
          <w:p w14:paraId="33FE5995" w14:textId="77777777" w:rsidR="000829C4" w:rsidRDefault="00000000">
            <w:pPr>
              <w:jc w:val="center"/>
            </w:pPr>
            <w:r>
              <w:rPr>
                <w:rFonts w:hint="eastAsia"/>
              </w:rPr>
              <w:t>手动选择</w:t>
            </w:r>
          </w:p>
        </w:tc>
        <w:tc>
          <w:tcPr>
            <w:tcW w:w="1429" w:type="dxa"/>
          </w:tcPr>
          <w:p w14:paraId="3FBF690B" w14:textId="77777777" w:rsidR="000829C4" w:rsidRDefault="00000000">
            <w:pPr>
              <w:jc w:val="center"/>
            </w:pPr>
            <w:r>
              <w:rPr>
                <w:rFonts w:hint="eastAsia"/>
              </w:rPr>
              <w:t>是</w:t>
            </w:r>
          </w:p>
        </w:tc>
        <w:tc>
          <w:tcPr>
            <w:tcW w:w="3330" w:type="dxa"/>
          </w:tcPr>
          <w:p w14:paraId="2D2DA284" w14:textId="77777777" w:rsidR="000829C4" w:rsidRDefault="00000000">
            <w:r>
              <w:rPr>
                <w:rFonts w:hint="eastAsia"/>
              </w:rPr>
              <w:t>工业</w:t>
            </w:r>
            <w:r>
              <w:rPr>
                <w:rFonts w:hint="eastAsia"/>
              </w:rPr>
              <w:t>/</w:t>
            </w:r>
            <w:r>
              <w:rPr>
                <w:rFonts w:hint="eastAsia"/>
              </w:rPr>
              <w:t>商业</w:t>
            </w:r>
            <w:r>
              <w:rPr>
                <w:rFonts w:hint="eastAsia"/>
              </w:rPr>
              <w:t>/</w:t>
            </w:r>
            <w:r>
              <w:rPr>
                <w:rFonts w:hint="eastAsia"/>
              </w:rPr>
              <w:t>居住</w:t>
            </w:r>
            <w:r>
              <w:rPr>
                <w:rFonts w:hint="eastAsia"/>
              </w:rPr>
              <w:t>/</w:t>
            </w:r>
            <w:r>
              <w:rPr>
                <w:rFonts w:hint="eastAsia"/>
              </w:rPr>
              <w:t>综合</w:t>
            </w:r>
            <w:r>
              <w:rPr>
                <w:rFonts w:hint="eastAsia"/>
              </w:rPr>
              <w:t>/</w:t>
            </w:r>
            <w:r>
              <w:rPr>
                <w:rFonts w:hint="eastAsia"/>
              </w:rPr>
              <w:t>房地产开发企业的开发用地</w:t>
            </w:r>
            <w:r>
              <w:rPr>
                <w:rFonts w:hint="eastAsia"/>
              </w:rPr>
              <w:t>/</w:t>
            </w:r>
            <w:r>
              <w:rPr>
                <w:rFonts w:hint="eastAsia"/>
              </w:rPr>
              <w:t>其他</w:t>
            </w:r>
          </w:p>
        </w:tc>
      </w:tr>
      <w:tr w:rsidR="000829C4" w14:paraId="3EA6CC58" w14:textId="77777777">
        <w:tc>
          <w:tcPr>
            <w:tcW w:w="1561" w:type="dxa"/>
          </w:tcPr>
          <w:p w14:paraId="50802449" w14:textId="77777777" w:rsidR="000829C4" w:rsidRDefault="00000000">
            <w:r>
              <w:rPr>
                <w:rFonts w:hint="eastAsia"/>
              </w:rPr>
              <w:t>获得土地使用权费用</w:t>
            </w:r>
          </w:p>
        </w:tc>
        <w:tc>
          <w:tcPr>
            <w:tcW w:w="1110" w:type="dxa"/>
          </w:tcPr>
          <w:p w14:paraId="5EFCED7E" w14:textId="77777777" w:rsidR="000829C4" w:rsidRDefault="00000000">
            <w:pPr>
              <w:jc w:val="center"/>
            </w:pPr>
            <w:r>
              <w:rPr>
                <w:rFonts w:hint="eastAsia"/>
              </w:rPr>
              <w:t>数值（</w:t>
            </w:r>
            <w:r>
              <w:rPr>
                <w:rFonts w:hint="eastAsia"/>
              </w:rPr>
              <w:t>30,10</w:t>
            </w:r>
            <w:r>
              <w:rPr>
                <w:rFonts w:hint="eastAsia"/>
              </w:rPr>
              <w:t>）</w:t>
            </w:r>
          </w:p>
        </w:tc>
        <w:tc>
          <w:tcPr>
            <w:tcW w:w="1089" w:type="dxa"/>
          </w:tcPr>
          <w:p w14:paraId="282FE6F9" w14:textId="77777777" w:rsidR="000829C4" w:rsidRDefault="00000000">
            <w:pPr>
              <w:jc w:val="center"/>
            </w:pPr>
            <w:r>
              <w:rPr>
                <w:rFonts w:hint="eastAsia"/>
              </w:rPr>
              <w:t>手工录入</w:t>
            </w:r>
          </w:p>
        </w:tc>
        <w:tc>
          <w:tcPr>
            <w:tcW w:w="1429" w:type="dxa"/>
          </w:tcPr>
          <w:p w14:paraId="50BC9D05" w14:textId="77777777" w:rsidR="000829C4" w:rsidRDefault="00000000">
            <w:pPr>
              <w:jc w:val="center"/>
            </w:pPr>
            <w:r>
              <w:rPr>
                <w:rFonts w:hint="eastAsia"/>
              </w:rPr>
              <w:t>否</w:t>
            </w:r>
          </w:p>
        </w:tc>
        <w:tc>
          <w:tcPr>
            <w:tcW w:w="3330" w:type="dxa"/>
          </w:tcPr>
          <w:p w14:paraId="6EE0BC5A" w14:textId="77777777" w:rsidR="000829C4" w:rsidRDefault="00000000">
            <w:r>
              <w:rPr>
                <w:rFonts w:hint="eastAsia"/>
              </w:rPr>
              <w:t>≥</w:t>
            </w:r>
            <w:r>
              <w:rPr>
                <w:rFonts w:hint="eastAsia"/>
              </w:rPr>
              <w:t>0</w:t>
            </w:r>
            <w:r>
              <w:rPr>
                <w:rFonts w:hint="eastAsia"/>
              </w:rPr>
              <w:t>，保留</w:t>
            </w:r>
            <w:r>
              <w:rPr>
                <w:rFonts w:hint="eastAsia"/>
              </w:rPr>
              <w:t>2</w:t>
            </w:r>
            <w:r>
              <w:rPr>
                <w:rFonts w:hint="eastAsia"/>
              </w:rPr>
              <w:t>位小数</w:t>
            </w:r>
          </w:p>
        </w:tc>
      </w:tr>
      <w:tr w:rsidR="000829C4" w14:paraId="5AF650B7" w14:textId="77777777">
        <w:tc>
          <w:tcPr>
            <w:tcW w:w="1561" w:type="dxa"/>
          </w:tcPr>
          <w:p w14:paraId="1FFA2B5B" w14:textId="77777777" w:rsidR="000829C4" w:rsidRDefault="00000000">
            <w:r>
              <w:rPr>
                <w:rFonts w:hint="eastAsia"/>
              </w:rPr>
              <w:t>开发土地费用</w:t>
            </w:r>
          </w:p>
        </w:tc>
        <w:tc>
          <w:tcPr>
            <w:tcW w:w="1110" w:type="dxa"/>
          </w:tcPr>
          <w:p w14:paraId="5B5DFE4D" w14:textId="77777777" w:rsidR="000829C4" w:rsidRDefault="00000000">
            <w:pPr>
              <w:jc w:val="center"/>
            </w:pPr>
            <w:r>
              <w:rPr>
                <w:rFonts w:hint="eastAsia"/>
              </w:rPr>
              <w:t>数值（</w:t>
            </w:r>
            <w:r>
              <w:rPr>
                <w:rFonts w:hint="eastAsia"/>
              </w:rPr>
              <w:t>30,10</w:t>
            </w:r>
            <w:r>
              <w:rPr>
                <w:rFonts w:hint="eastAsia"/>
              </w:rPr>
              <w:t>）</w:t>
            </w:r>
          </w:p>
        </w:tc>
        <w:tc>
          <w:tcPr>
            <w:tcW w:w="1089" w:type="dxa"/>
          </w:tcPr>
          <w:p w14:paraId="3FF1AB50" w14:textId="77777777" w:rsidR="000829C4" w:rsidRDefault="00000000">
            <w:pPr>
              <w:jc w:val="center"/>
            </w:pPr>
            <w:r>
              <w:rPr>
                <w:rFonts w:hint="eastAsia"/>
              </w:rPr>
              <w:t>手工录入</w:t>
            </w:r>
          </w:p>
        </w:tc>
        <w:tc>
          <w:tcPr>
            <w:tcW w:w="1429" w:type="dxa"/>
          </w:tcPr>
          <w:p w14:paraId="3545DFA6" w14:textId="77777777" w:rsidR="000829C4" w:rsidRDefault="00000000">
            <w:pPr>
              <w:jc w:val="center"/>
            </w:pPr>
            <w:r>
              <w:rPr>
                <w:rFonts w:hint="eastAsia"/>
              </w:rPr>
              <w:t>否</w:t>
            </w:r>
          </w:p>
        </w:tc>
        <w:tc>
          <w:tcPr>
            <w:tcW w:w="3330" w:type="dxa"/>
          </w:tcPr>
          <w:p w14:paraId="54A1B700" w14:textId="77777777" w:rsidR="000829C4" w:rsidRDefault="00000000">
            <w:r>
              <w:rPr>
                <w:rFonts w:hint="eastAsia"/>
              </w:rPr>
              <w:t>≥</w:t>
            </w:r>
            <w:r>
              <w:rPr>
                <w:rFonts w:hint="eastAsia"/>
              </w:rPr>
              <w:t>0</w:t>
            </w:r>
            <w:r>
              <w:rPr>
                <w:rFonts w:hint="eastAsia"/>
              </w:rPr>
              <w:t>，保留</w:t>
            </w:r>
            <w:r>
              <w:rPr>
                <w:rFonts w:hint="eastAsia"/>
              </w:rPr>
              <w:t>2</w:t>
            </w:r>
            <w:r>
              <w:rPr>
                <w:rFonts w:hint="eastAsia"/>
              </w:rPr>
              <w:t>位小数</w:t>
            </w:r>
          </w:p>
        </w:tc>
      </w:tr>
      <w:tr w:rsidR="000829C4" w14:paraId="175422A4" w14:textId="77777777">
        <w:tc>
          <w:tcPr>
            <w:tcW w:w="1561" w:type="dxa"/>
          </w:tcPr>
          <w:p w14:paraId="368374E4" w14:textId="77777777" w:rsidR="000829C4" w:rsidRDefault="00000000">
            <w:r>
              <w:rPr>
                <w:rFonts w:hint="eastAsia"/>
              </w:rPr>
              <w:lastRenderedPageBreak/>
              <w:t>地价</w:t>
            </w:r>
          </w:p>
        </w:tc>
        <w:tc>
          <w:tcPr>
            <w:tcW w:w="1110" w:type="dxa"/>
          </w:tcPr>
          <w:p w14:paraId="6C2824B2" w14:textId="77777777" w:rsidR="000829C4" w:rsidRDefault="00000000">
            <w:pPr>
              <w:jc w:val="center"/>
            </w:pPr>
            <w:r>
              <w:rPr>
                <w:rFonts w:hint="eastAsia"/>
              </w:rPr>
              <w:t>数值（</w:t>
            </w:r>
            <w:r>
              <w:rPr>
                <w:rFonts w:hint="eastAsia"/>
              </w:rPr>
              <w:t>30,10</w:t>
            </w:r>
            <w:r>
              <w:rPr>
                <w:rFonts w:hint="eastAsia"/>
              </w:rPr>
              <w:t>）</w:t>
            </w:r>
          </w:p>
        </w:tc>
        <w:tc>
          <w:tcPr>
            <w:tcW w:w="1089" w:type="dxa"/>
          </w:tcPr>
          <w:p w14:paraId="5B14A0A5" w14:textId="77777777" w:rsidR="000829C4" w:rsidRDefault="00000000">
            <w:pPr>
              <w:jc w:val="center"/>
            </w:pPr>
            <w:r>
              <w:rPr>
                <w:rFonts w:hint="eastAsia"/>
              </w:rPr>
              <w:t>手工录入</w:t>
            </w:r>
          </w:p>
        </w:tc>
        <w:tc>
          <w:tcPr>
            <w:tcW w:w="1429" w:type="dxa"/>
          </w:tcPr>
          <w:p w14:paraId="4163CE01" w14:textId="77777777" w:rsidR="000829C4" w:rsidRDefault="00000000">
            <w:pPr>
              <w:jc w:val="center"/>
            </w:pPr>
            <w:r>
              <w:rPr>
                <w:rFonts w:hint="eastAsia"/>
              </w:rPr>
              <w:t>否</w:t>
            </w:r>
          </w:p>
        </w:tc>
        <w:tc>
          <w:tcPr>
            <w:tcW w:w="3330" w:type="dxa"/>
          </w:tcPr>
          <w:p w14:paraId="2CE2E411" w14:textId="77777777" w:rsidR="000829C4" w:rsidRDefault="00000000">
            <w:r>
              <w:rPr>
                <w:rFonts w:hint="eastAsia"/>
              </w:rPr>
              <w:t>≥</w:t>
            </w:r>
            <w:r>
              <w:rPr>
                <w:rFonts w:hint="eastAsia"/>
              </w:rPr>
              <w:t>0</w:t>
            </w:r>
            <w:r>
              <w:rPr>
                <w:rFonts w:hint="eastAsia"/>
              </w:rPr>
              <w:t>，保留</w:t>
            </w:r>
            <w:r>
              <w:rPr>
                <w:rFonts w:hint="eastAsia"/>
              </w:rPr>
              <w:t>2</w:t>
            </w:r>
            <w:r>
              <w:rPr>
                <w:rFonts w:hint="eastAsia"/>
              </w:rPr>
              <w:t>位小数</w:t>
            </w:r>
          </w:p>
        </w:tc>
      </w:tr>
      <w:tr w:rsidR="000829C4" w14:paraId="34F9C272" w14:textId="77777777">
        <w:tc>
          <w:tcPr>
            <w:tcW w:w="1561" w:type="dxa"/>
          </w:tcPr>
          <w:p w14:paraId="11C1A57A" w14:textId="77777777" w:rsidR="000829C4" w:rsidRDefault="00000000">
            <w:r>
              <w:rPr>
                <w:rFonts w:hint="eastAsia"/>
              </w:rPr>
              <w:t>初始获得日期</w:t>
            </w:r>
          </w:p>
        </w:tc>
        <w:tc>
          <w:tcPr>
            <w:tcW w:w="1110" w:type="dxa"/>
          </w:tcPr>
          <w:p w14:paraId="4CF60021" w14:textId="77777777" w:rsidR="000829C4" w:rsidRDefault="00000000">
            <w:pPr>
              <w:jc w:val="center"/>
            </w:pPr>
            <w:r>
              <w:rPr>
                <w:rFonts w:hint="eastAsia"/>
              </w:rPr>
              <w:t>日历控件</w:t>
            </w:r>
          </w:p>
        </w:tc>
        <w:tc>
          <w:tcPr>
            <w:tcW w:w="1089" w:type="dxa"/>
          </w:tcPr>
          <w:p w14:paraId="146FBE6B" w14:textId="77777777" w:rsidR="000829C4" w:rsidRDefault="00000000">
            <w:pPr>
              <w:jc w:val="center"/>
            </w:pPr>
            <w:r>
              <w:rPr>
                <w:rFonts w:hint="eastAsia"/>
              </w:rPr>
              <w:t>手动选择</w:t>
            </w:r>
          </w:p>
        </w:tc>
        <w:tc>
          <w:tcPr>
            <w:tcW w:w="1429" w:type="dxa"/>
          </w:tcPr>
          <w:p w14:paraId="1DE8CCD7" w14:textId="77777777" w:rsidR="000829C4" w:rsidRDefault="00000000">
            <w:pPr>
              <w:jc w:val="center"/>
            </w:pPr>
            <w:r>
              <w:rPr>
                <w:rFonts w:hint="eastAsia"/>
              </w:rPr>
              <w:t>是</w:t>
            </w:r>
          </w:p>
        </w:tc>
        <w:tc>
          <w:tcPr>
            <w:tcW w:w="3330" w:type="dxa"/>
          </w:tcPr>
          <w:p w14:paraId="07070FE7" w14:textId="77777777" w:rsidR="000829C4" w:rsidRDefault="000829C4"/>
        </w:tc>
      </w:tr>
      <w:tr w:rsidR="000829C4" w14:paraId="4F73124C" w14:textId="77777777">
        <w:tc>
          <w:tcPr>
            <w:tcW w:w="1561" w:type="dxa"/>
          </w:tcPr>
          <w:p w14:paraId="6CA56BB9" w14:textId="77777777" w:rsidR="000829C4" w:rsidRDefault="00000000">
            <w:r>
              <w:rPr>
                <w:rFonts w:hint="eastAsia"/>
              </w:rPr>
              <w:t>计税开始月份</w:t>
            </w:r>
          </w:p>
        </w:tc>
        <w:tc>
          <w:tcPr>
            <w:tcW w:w="1110" w:type="dxa"/>
          </w:tcPr>
          <w:p w14:paraId="21229005" w14:textId="77777777" w:rsidR="000829C4" w:rsidRDefault="00000000">
            <w:pPr>
              <w:jc w:val="center"/>
            </w:pPr>
            <w:r>
              <w:rPr>
                <w:rFonts w:hint="eastAsia"/>
              </w:rPr>
              <w:t>参照</w:t>
            </w:r>
          </w:p>
        </w:tc>
        <w:tc>
          <w:tcPr>
            <w:tcW w:w="1089" w:type="dxa"/>
          </w:tcPr>
          <w:p w14:paraId="45FBD460" w14:textId="77777777" w:rsidR="000829C4" w:rsidRDefault="00000000">
            <w:pPr>
              <w:jc w:val="center"/>
            </w:pPr>
            <w:r>
              <w:rPr>
                <w:rFonts w:hint="eastAsia"/>
              </w:rPr>
              <w:t>手动选择</w:t>
            </w:r>
          </w:p>
        </w:tc>
        <w:tc>
          <w:tcPr>
            <w:tcW w:w="1429" w:type="dxa"/>
          </w:tcPr>
          <w:p w14:paraId="690F486E" w14:textId="77777777" w:rsidR="000829C4" w:rsidRDefault="00000000">
            <w:pPr>
              <w:jc w:val="center"/>
            </w:pPr>
            <w:r>
              <w:rPr>
                <w:rFonts w:hint="eastAsia"/>
              </w:rPr>
              <w:t>是</w:t>
            </w:r>
          </w:p>
        </w:tc>
        <w:tc>
          <w:tcPr>
            <w:tcW w:w="3330" w:type="dxa"/>
          </w:tcPr>
          <w:p w14:paraId="0A5A90D6" w14:textId="77777777" w:rsidR="000829C4" w:rsidRDefault="00000000">
            <w:r>
              <w:rPr>
                <w:rFonts w:hint="eastAsia"/>
              </w:rPr>
              <w:t>默认为土地初始获得日期所在月份的次月，可编辑，参照会计月份</w:t>
            </w:r>
          </w:p>
        </w:tc>
      </w:tr>
      <w:tr w:rsidR="000829C4" w14:paraId="553C54B1" w14:textId="77777777">
        <w:tc>
          <w:tcPr>
            <w:tcW w:w="1561" w:type="dxa"/>
          </w:tcPr>
          <w:p w14:paraId="0C91BC10" w14:textId="77777777" w:rsidR="000829C4" w:rsidRDefault="00000000">
            <w:r>
              <w:rPr>
                <w:rFonts w:hint="eastAsia"/>
              </w:rPr>
              <w:t>使用权截止日期</w:t>
            </w:r>
          </w:p>
        </w:tc>
        <w:tc>
          <w:tcPr>
            <w:tcW w:w="1110" w:type="dxa"/>
          </w:tcPr>
          <w:p w14:paraId="4DE86C1B" w14:textId="77777777" w:rsidR="000829C4" w:rsidRDefault="00000000">
            <w:pPr>
              <w:jc w:val="center"/>
            </w:pPr>
            <w:r>
              <w:rPr>
                <w:rFonts w:hint="eastAsia"/>
              </w:rPr>
              <w:t>日历控件</w:t>
            </w:r>
          </w:p>
        </w:tc>
        <w:tc>
          <w:tcPr>
            <w:tcW w:w="1089" w:type="dxa"/>
          </w:tcPr>
          <w:p w14:paraId="68882DC9" w14:textId="77777777" w:rsidR="000829C4" w:rsidRDefault="00000000">
            <w:pPr>
              <w:jc w:val="center"/>
            </w:pPr>
            <w:r>
              <w:rPr>
                <w:rFonts w:hint="eastAsia"/>
              </w:rPr>
              <w:t>手动选择</w:t>
            </w:r>
          </w:p>
        </w:tc>
        <w:tc>
          <w:tcPr>
            <w:tcW w:w="1429" w:type="dxa"/>
          </w:tcPr>
          <w:p w14:paraId="4B515A06" w14:textId="77777777" w:rsidR="000829C4" w:rsidRDefault="00000000">
            <w:pPr>
              <w:jc w:val="center"/>
            </w:pPr>
            <w:r>
              <w:rPr>
                <w:rFonts w:hint="eastAsia"/>
              </w:rPr>
              <w:t>否</w:t>
            </w:r>
          </w:p>
        </w:tc>
        <w:tc>
          <w:tcPr>
            <w:tcW w:w="3330" w:type="dxa"/>
          </w:tcPr>
          <w:p w14:paraId="0AF78880" w14:textId="77777777" w:rsidR="000829C4" w:rsidRDefault="000829C4"/>
        </w:tc>
      </w:tr>
      <w:tr w:rsidR="000829C4" w14:paraId="509121A3" w14:textId="77777777">
        <w:tc>
          <w:tcPr>
            <w:tcW w:w="1561" w:type="dxa"/>
          </w:tcPr>
          <w:p w14:paraId="0689DB01" w14:textId="77777777" w:rsidR="000829C4" w:rsidRDefault="00000000">
            <w:r>
              <w:rPr>
                <w:rFonts w:hint="eastAsia"/>
              </w:rPr>
              <w:t>土地等级</w:t>
            </w:r>
          </w:p>
        </w:tc>
        <w:tc>
          <w:tcPr>
            <w:tcW w:w="1110" w:type="dxa"/>
          </w:tcPr>
          <w:p w14:paraId="71A35A86" w14:textId="77777777" w:rsidR="000829C4" w:rsidRDefault="00000000">
            <w:pPr>
              <w:jc w:val="center"/>
            </w:pPr>
            <w:r>
              <w:rPr>
                <w:rFonts w:hint="eastAsia"/>
              </w:rPr>
              <w:t>参照</w:t>
            </w:r>
          </w:p>
        </w:tc>
        <w:tc>
          <w:tcPr>
            <w:tcW w:w="1089" w:type="dxa"/>
          </w:tcPr>
          <w:p w14:paraId="22D4CA7B" w14:textId="77777777" w:rsidR="000829C4" w:rsidRDefault="00000000">
            <w:pPr>
              <w:jc w:val="center"/>
            </w:pPr>
            <w:r>
              <w:rPr>
                <w:rFonts w:hint="eastAsia"/>
              </w:rPr>
              <w:t>手动选择</w:t>
            </w:r>
          </w:p>
        </w:tc>
        <w:tc>
          <w:tcPr>
            <w:tcW w:w="1429" w:type="dxa"/>
          </w:tcPr>
          <w:p w14:paraId="586897A4" w14:textId="77777777" w:rsidR="000829C4" w:rsidRDefault="00000000">
            <w:pPr>
              <w:jc w:val="center"/>
            </w:pPr>
            <w:r>
              <w:rPr>
                <w:rFonts w:hint="eastAsia"/>
              </w:rPr>
              <w:t>是</w:t>
            </w:r>
          </w:p>
        </w:tc>
        <w:tc>
          <w:tcPr>
            <w:tcW w:w="3330" w:type="dxa"/>
          </w:tcPr>
          <w:p w14:paraId="3F8E48F1" w14:textId="77777777" w:rsidR="000829C4" w:rsidRDefault="00000000">
            <w:r>
              <w:rPr>
                <w:rFonts w:hint="eastAsia"/>
              </w:rPr>
              <w:t>参照城镇土地使用税税目</w:t>
            </w:r>
          </w:p>
        </w:tc>
      </w:tr>
      <w:tr w:rsidR="000829C4" w14:paraId="46FEB7AC" w14:textId="77777777">
        <w:tc>
          <w:tcPr>
            <w:tcW w:w="1561" w:type="dxa"/>
          </w:tcPr>
          <w:p w14:paraId="6AC44D1E" w14:textId="77777777" w:rsidR="000829C4" w:rsidRDefault="00000000">
            <w:r>
              <w:rPr>
                <w:rFonts w:hint="eastAsia"/>
              </w:rPr>
              <w:t>土地面积</w:t>
            </w:r>
          </w:p>
        </w:tc>
        <w:tc>
          <w:tcPr>
            <w:tcW w:w="1110" w:type="dxa"/>
          </w:tcPr>
          <w:p w14:paraId="07CF6F1D" w14:textId="77777777" w:rsidR="000829C4" w:rsidRDefault="00000000">
            <w:pPr>
              <w:jc w:val="center"/>
            </w:pPr>
            <w:r>
              <w:rPr>
                <w:rFonts w:hint="eastAsia"/>
              </w:rPr>
              <w:t>数值</w:t>
            </w:r>
          </w:p>
          <w:p w14:paraId="3BE65EB6" w14:textId="77777777" w:rsidR="000829C4" w:rsidRDefault="00000000">
            <w:pPr>
              <w:jc w:val="center"/>
            </w:pPr>
            <w:r>
              <w:rPr>
                <w:rFonts w:hint="eastAsia"/>
              </w:rPr>
              <w:t>（</w:t>
            </w:r>
            <w:r>
              <w:rPr>
                <w:rFonts w:hint="eastAsia"/>
              </w:rPr>
              <w:t>30</w:t>
            </w:r>
            <w:r>
              <w:rPr>
                <w:rFonts w:hint="eastAsia"/>
              </w:rPr>
              <w:t>，</w:t>
            </w:r>
            <w:r>
              <w:rPr>
                <w:rFonts w:hint="eastAsia"/>
              </w:rPr>
              <w:t>10</w:t>
            </w:r>
            <w:r>
              <w:rPr>
                <w:rFonts w:hint="eastAsia"/>
              </w:rPr>
              <w:t>）</w:t>
            </w:r>
          </w:p>
        </w:tc>
        <w:tc>
          <w:tcPr>
            <w:tcW w:w="1089" w:type="dxa"/>
          </w:tcPr>
          <w:p w14:paraId="0FCC4848" w14:textId="77777777" w:rsidR="000829C4" w:rsidRDefault="00000000">
            <w:pPr>
              <w:jc w:val="center"/>
            </w:pPr>
            <w:r>
              <w:rPr>
                <w:rFonts w:hint="eastAsia"/>
              </w:rPr>
              <w:t>手工录入</w:t>
            </w:r>
          </w:p>
        </w:tc>
        <w:tc>
          <w:tcPr>
            <w:tcW w:w="1429" w:type="dxa"/>
          </w:tcPr>
          <w:p w14:paraId="2AFDB5AB" w14:textId="77777777" w:rsidR="000829C4" w:rsidRDefault="00000000">
            <w:pPr>
              <w:jc w:val="center"/>
            </w:pPr>
            <w:r>
              <w:rPr>
                <w:rFonts w:hint="eastAsia"/>
              </w:rPr>
              <w:t>是</w:t>
            </w:r>
          </w:p>
        </w:tc>
        <w:tc>
          <w:tcPr>
            <w:tcW w:w="3330" w:type="dxa"/>
          </w:tcPr>
          <w:p w14:paraId="622F2DD9" w14:textId="77777777" w:rsidR="000829C4" w:rsidRDefault="00000000">
            <w:r>
              <w:rPr>
                <w:rFonts w:hint="eastAsia"/>
              </w:rPr>
              <w:t>≥</w:t>
            </w:r>
            <w:r>
              <w:rPr>
                <w:rFonts w:hint="eastAsia"/>
              </w:rPr>
              <w:t>0</w:t>
            </w:r>
            <w:r>
              <w:rPr>
                <w:rFonts w:hint="eastAsia"/>
              </w:rPr>
              <w:t>，保留</w:t>
            </w:r>
            <w:r>
              <w:rPr>
                <w:rFonts w:hint="eastAsia"/>
              </w:rPr>
              <w:t>2</w:t>
            </w:r>
            <w:r>
              <w:rPr>
                <w:rFonts w:hint="eastAsia"/>
              </w:rPr>
              <w:t>位小数</w:t>
            </w:r>
          </w:p>
        </w:tc>
      </w:tr>
      <w:tr w:rsidR="000829C4" w14:paraId="0C4AB832" w14:textId="77777777">
        <w:tc>
          <w:tcPr>
            <w:tcW w:w="1561" w:type="dxa"/>
          </w:tcPr>
          <w:p w14:paraId="34D91328" w14:textId="77777777" w:rsidR="000829C4" w:rsidRDefault="00000000">
            <w:r>
              <w:rPr>
                <w:rFonts w:hint="eastAsia"/>
              </w:rPr>
              <w:t>补录日期</w:t>
            </w:r>
          </w:p>
        </w:tc>
        <w:tc>
          <w:tcPr>
            <w:tcW w:w="1110" w:type="dxa"/>
          </w:tcPr>
          <w:p w14:paraId="06C0BEED" w14:textId="77777777" w:rsidR="000829C4" w:rsidRDefault="00000000">
            <w:pPr>
              <w:jc w:val="center"/>
            </w:pPr>
            <w:r>
              <w:rPr>
                <w:rFonts w:hint="eastAsia"/>
              </w:rPr>
              <w:t>日历控件</w:t>
            </w:r>
          </w:p>
        </w:tc>
        <w:tc>
          <w:tcPr>
            <w:tcW w:w="1089" w:type="dxa"/>
          </w:tcPr>
          <w:p w14:paraId="2B6931F6" w14:textId="77777777" w:rsidR="000829C4" w:rsidRDefault="00000000">
            <w:pPr>
              <w:jc w:val="center"/>
            </w:pPr>
            <w:r>
              <w:rPr>
                <w:rFonts w:hint="eastAsia"/>
              </w:rPr>
              <w:t>手动选择</w:t>
            </w:r>
          </w:p>
        </w:tc>
        <w:tc>
          <w:tcPr>
            <w:tcW w:w="1429" w:type="dxa"/>
          </w:tcPr>
          <w:p w14:paraId="7DAE761E" w14:textId="77777777" w:rsidR="000829C4" w:rsidRDefault="00000000">
            <w:pPr>
              <w:jc w:val="center"/>
            </w:pPr>
            <w:r>
              <w:rPr>
                <w:rFonts w:hint="eastAsia"/>
              </w:rPr>
              <w:t>是</w:t>
            </w:r>
          </w:p>
        </w:tc>
        <w:tc>
          <w:tcPr>
            <w:tcW w:w="3330" w:type="dxa"/>
          </w:tcPr>
          <w:p w14:paraId="28F64F3E" w14:textId="77777777" w:rsidR="000829C4" w:rsidRDefault="000829C4"/>
        </w:tc>
      </w:tr>
      <w:tr w:rsidR="000829C4" w14:paraId="2BB66013" w14:textId="77777777">
        <w:trPr>
          <w:ins w:id="121" w:author="殷淑娟" w:date="2021-09-08T14:53:00Z"/>
        </w:trPr>
        <w:tc>
          <w:tcPr>
            <w:tcW w:w="1561" w:type="dxa"/>
          </w:tcPr>
          <w:p w14:paraId="29891242" w14:textId="77777777" w:rsidR="000829C4" w:rsidRDefault="00000000">
            <w:r>
              <w:rPr>
                <w:rFonts w:hint="eastAsia"/>
              </w:rPr>
              <w:t>土地状态</w:t>
            </w:r>
          </w:p>
        </w:tc>
        <w:tc>
          <w:tcPr>
            <w:tcW w:w="1110" w:type="dxa"/>
          </w:tcPr>
          <w:p w14:paraId="0A8E3B62" w14:textId="77777777" w:rsidR="000829C4" w:rsidRDefault="00000000">
            <w:pPr>
              <w:jc w:val="center"/>
            </w:pPr>
            <w:r>
              <w:rPr>
                <w:rFonts w:hint="eastAsia"/>
              </w:rPr>
              <w:t>枚举</w:t>
            </w:r>
          </w:p>
        </w:tc>
        <w:tc>
          <w:tcPr>
            <w:tcW w:w="1089" w:type="dxa"/>
          </w:tcPr>
          <w:p w14:paraId="0D88C412" w14:textId="77777777" w:rsidR="000829C4" w:rsidRDefault="00000000">
            <w:pPr>
              <w:jc w:val="center"/>
            </w:pPr>
            <w:r>
              <w:rPr>
                <w:rFonts w:hint="eastAsia"/>
              </w:rPr>
              <w:t>自动带出</w:t>
            </w:r>
          </w:p>
        </w:tc>
        <w:tc>
          <w:tcPr>
            <w:tcW w:w="1429" w:type="dxa"/>
          </w:tcPr>
          <w:p w14:paraId="52D6931F" w14:textId="77777777" w:rsidR="000829C4" w:rsidRDefault="00000000">
            <w:pPr>
              <w:jc w:val="center"/>
            </w:pPr>
            <w:r>
              <w:rPr>
                <w:rFonts w:hint="eastAsia"/>
              </w:rPr>
              <w:t>是</w:t>
            </w:r>
          </w:p>
        </w:tc>
        <w:tc>
          <w:tcPr>
            <w:tcW w:w="3330" w:type="dxa"/>
          </w:tcPr>
          <w:p w14:paraId="0CD6E907" w14:textId="77777777" w:rsidR="000829C4" w:rsidRDefault="00000000">
            <w:r>
              <w:t>在用</w:t>
            </w:r>
            <w:r>
              <w:t>/</w:t>
            </w:r>
            <w:r>
              <w:t>已处置</w:t>
            </w:r>
            <w:r>
              <w:rPr>
                <w:rFonts w:hint="eastAsia"/>
              </w:rPr>
              <w:t>，默认“在用”，不可编辑，如该土地发生处置，土地处置审批后更新土地状态为“已处置”；如</w:t>
            </w:r>
            <w:proofErr w:type="gramStart"/>
            <w:r>
              <w:rPr>
                <w:rFonts w:hint="eastAsia"/>
              </w:rPr>
              <w:t>弃审土地</w:t>
            </w:r>
            <w:proofErr w:type="gramEnd"/>
            <w:r>
              <w:rPr>
                <w:rFonts w:hint="eastAsia"/>
              </w:rPr>
              <w:t>处置后更新土地状态为“在用”</w:t>
            </w:r>
          </w:p>
        </w:tc>
      </w:tr>
      <w:tr w:rsidR="000829C4" w14:paraId="5EF66B8A" w14:textId="77777777">
        <w:trPr>
          <w:ins w:id="122" w:author="殷淑娟" w:date="2021-09-08T14:53:00Z"/>
        </w:trPr>
        <w:tc>
          <w:tcPr>
            <w:tcW w:w="1561" w:type="dxa"/>
          </w:tcPr>
          <w:p w14:paraId="0E908B07" w14:textId="77777777" w:rsidR="000829C4" w:rsidRDefault="00000000">
            <w:r>
              <w:rPr>
                <w:rFonts w:hint="eastAsia"/>
              </w:rPr>
              <w:t>处置日期</w:t>
            </w:r>
          </w:p>
        </w:tc>
        <w:tc>
          <w:tcPr>
            <w:tcW w:w="1110" w:type="dxa"/>
          </w:tcPr>
          <w:p w14:paraId="5A324204" w14:textId="77777777" w:rsidR="000829C4" w:rsidRDefault="00000000">
            <w:pPr>
              <w:jc w:val="center"/>
            </w:pPr>
            <w:r>
              <w:rPr>
                <w:rFonts w:hint="eastAsia"/>
              </w:rPr>
              <w:t>字符</w:t>
            </w:r>
          </w:p>
        </w:tc>
        <w:tc>
          <w:tcPr>
            <w:tcW w:w="1089" w:type="dxa"/>
          </w:tcPr>
          <w:p w14:paraId="551B6F50" w14:textId="77777777" w:rsidR="000829C4" w:rsidRDefault="00000000">
            <w:pPr>
              <w:jc w:val="center"/>
            </w:pPr>
            <w:r>
              <w:rPr>
                <w:rFonts w:hint="eastAsia"/>
              </w:rPr>
              <w:t>自动带出</w:t>
            </w:r>
          </w:p>
        </w:tc>
        <w:tc>
          <w:tcPr>
            <w:tcW w:w="1429" w:type="dxa"/>
          </w:tcPr>
          <w:p w14:paraId="188A446E" w14:textId="77777777" w:rsidR="000829C4" w:rsidRDefault="00000000">
            <w:pPr>
              <w:jc w:val="center"/>
            </w:pPr>
            <w:r>
              <w:rPr>
                <w:rFonts w:hint="eastAsia"/>
              </w:rPr>
              <w:t>否</w:t>
            </w:r>
          </w:p>
        </w:tc>
        <w:tc>
          <w:tcPr>
            <w:tcW w:w="3330" w:type="dxa"/>
          </w:tcPr>
          <w:p w14:paraId="0B6FE6D0" w14:textId="77777777" w:rsidR="000829C4" w:rsidRDefault="00000000">
            <w:r>
              <w:rPr>
                <w:rFonts w:hint="eastAsia"/>
              </w:rPr>
              <w:t>不可编辑，如该土地发生处置，土地处置审批后更新处置日期为单据的变更</w:t>
            </w:r>
            <w:r>
              <w:rPr>
                <w:rFonts w:hint="eastAsia"/>
              </w:rPr>
              <w:t>/</w:t>
            </w:r>
            <w:r>
              <w:rPr>
                <w:rFonts w:hint="eastAsia"/>
              </w:rPr>
              <w:t>处置日期；如</w:t>
            </w:r>
            <w:proofErr w:type="gramStart"/>
            <w:r>
              <w:rPr>
                <w:rFonts w:hint="eastAsia"/>
              </w:rPr>
              <w:t>弃审土地</w:t>
            </w:r>
            <w:proofErr w:type="gramEnd"/>
            <w:r>
              <w:rPr>
                <w:rFonts w:hint="eastAsia"/>
              </w:rPr>
              <w:t>处置后清空处置日期</w:t>
            </w:r>
          </w:p>
        </w:tc>
      </w:tr>
      <w:tr w:rsidR="000829C4" w14:paraId="2B0ECB22" w14:textId="77777777">
        <w:trPr>
          <w:ins w:id="123" w:author="殷淑娟" w:date="2021-09-08T14:53:00Z"/>
        </w:trPr>
        <w:tc>
          <w:tcPr>
            <w:tcW w:w="1561" w:type="dxa"/>
          </w:tcPr>
          <w:p w14:paraId="2E886CE4" w14:textId="77777777" w:rsidR="000829C4" w:rsidRDefault="00000000">
            <w:r>
              <w:rPr>
                <w:rFonts w:hint="eastAsia"/>
              </w:rPr>
              <w:t>计税截止月份</w:t>
            </w:r>
          </w:p>
        </w:tc>
        <w:tc>
          <w:tcPr>
            <w:tcW w:w="1110" w:type="dxa"/>
          </w:tcPr>
          <w:p w14:paraId="42C645EA" w14:textId="77777777" w:rsidR="000829C4" w:rsidRDefault="00000000">
            <w:pPr>
              <w:jc w:val="center"/>
            </w:pPr>
            <w:r>
              <w:rPr>
                <w:rFonts w:hint="eastAsia"/>
              </w:rPr>
              <w:t>字符</w:t>
            </w:r>
          </w:p>
        </w:tc>
        <w:tc>
          <w:tcPr>
            <w:tcW w:w="1089" w:type="dxa"/>
          </w:tcPr>
          <w:p w14:paraId="4B74E8BD" w14:textId="77777777" w:rsidR="000829C4" w:rsidRDefault="00000000">
            <w:pPr>
              <w:jc w:val="center"/>
            </w:pPr>
            <w:r>
              <w:rPr>
                <w:rFonts w:hint="eastAsia"/>
              </w:rPr>
              <w:t>自动带出</w:t>
            </w:r>
          </w:p>
        </w:tc>
        <w:tc>
          <w:tcPr>
            <w:tcW w:w="1429" w:type="dxa"/>
          </w:tcPr>
          <w:p w14:paraId="5F11867B" w14:textId="77777777" w:rsidR="000829C4" w:rsidRDefault="00000000">
            <w:pPr>
              <w:jc w:val="center"/>
            </w:pPr>
            <w:r>
              <w:rPr>
                <w:rFonts w:hint="eastAsia"/>
              </w:rPr>
              <w:t>否</w:t>
            </w:r>
          </w:p>
        </w:tc>
        <w:tc>
          <w:tcPr>
            <w:tcW w:w="3330" w:type="dxa"/>
          </w:tcPr>
          <w:p w14:paraId="3E610522" w14:textId="77777777" w:rsidR="000829C4" w:rsidRDefault="00000000">
            <w:r>
              <w:rPr>
                <w:rFonts w:hint="eastAsia"/>
              </w:rPr>
              <w:t>不可编辑，如该土地发生处置，土地处置审批后更新计税截止月份为处置日期所在的会计月份；如</w:t>
            </w:r>
            <w:proofErr w:type="gramStart"/>
            <w:r>
              <w:rPr>
                <w:rFonts w:hint="eastAsia"/>
              </w:rPr>
              <w:t>弃审土地</w:t>
            </w:r>
            <w:proofErr w:type="gramEnd"/>
            <w:r>
              <w:rPr>
                <w:rFonts w:hint="eastAsia"/>
              </w:rPr>
              <w:t>处置后清空计税截止月份</w:t>
            </w:r>
          </w:p>
        </w:tc>
      </w:tr>
      <w:tr w:rsidR="000829C4" w14:paraId="4D34C89B" w14:textId="77777777">
        <w:tc>
          <w:tcPr>
            <w:tcW w:w="1561" w:type="dxa"/>
          </w:tcPr>
          <w:p w14:paraId="7193B2C3" w14:textId="77777777" w:rsidR="000829C4" w:rsidRDefault="00000000">
            <w:r>
              <w:rPr>
                <w:rFonts w:hint="eastAsia"/>
              </w:rPr>
              <w:t>备注</w:t>
            </w:r>
          </w:p>
        </w:tc>
        <w:tc>
          <w:tcPr>
            <w:tcW w:w="1110" w:type="dxa"/>
          </w:tcPr>
          <w:p w14:paraId="4A3DD3C2" w14:textId="77777777" w:rsidR="000829C4" w:rsidRDefault="00000000">
            <w:pPr>
              <w:jc w:val="center"/>
            </w:pPr>
            <w:r>
              <w:rPr>
                <w:rFonts w:hint="eastAsia"/>
              </w:rPr>
              <w:t>字符</w:t>
            </w:r>
            <w:r>
              <w:rPr>
                <w:rFonts w:hint="eastAsia"/>
              </w:rPr>
              <w:lastRenderedPageBreak/>
              <w:t>（</w:t>
            </w:r>
            <w:r>
              <w:rPr>
                <w:rFonts w:hint="eastAsia"/>
              </w:rPr>
              <w:t>500</w:t>
            </w:r>
            <w:r>
              <w:rPr>
                <w:rFonts w:hint="eastAsia"/>
              </w:rPr>
              <w:t>）</w:t>
            </w:r>
          </w:p>
        </w:tc>
        <w:tc>
          <w:tcPr>
            <w:tcW w:w="1089" w:type="dxa"/>
          </w:tcPr>
          <w:p w14:paraId="40F18920" w14:textId="77777777" w:rsidR="000829C4" w:rsidRDefault="00000000">
            <w:pPr>
              <w:jc w:val="center"/>
            </w:pPr>
            <w:r>
              <w:rPr>
                <w:rFonts w:hint="eastAsia"/>
              </w:rPr>
              <w:lastRenderedPageBreak/>
              <w:t>手工录</w:t>
            </w:r>
            <w:r>
              <w:rPr>
                <w:rFonts w:hint="eastAsia"/>
              </w:rPr>
              <w:lastRenderedPageBreak/>
              <w:t>入</w:t>
            </w:r>
          </w:p>
        </w:tc>
        <w:tc>
          <w:tcPr>
            <w:tcW w:w="1429" w:type="dxa"/>
          </w:tcPr>
          <w:p w14:paraId="0D266DB0" w14:textId="77777777" w:rsidR="000829C4" w:rsidRDefault="00000000">
            <w:pPr>
              <w:jc w:val="center"/>
            </w:pPr>
            <w:r>
              <w:rPr>
                <w:rFonts w:hint="eastAsia"/>
              </w:rPr>
              <w:lastRenderedPageBreak/>
              <w:t>否</w:t>
            </w:r>
          </w:p>
        </w:tc>
        <w:tc>
          <w:tcPr>
            <w:tcW w:w="3330" w:type="dxa"/>
          </w:tcPr>
          <w:p w14:paraId="164AC358" w14:textId="77777777" w:rsidR="000829C4" w:rsidRDefault="000829C4"/>
        </w:tc>
      </w:tr>
      <w:tr w:rsidR="000829C4" w14:paraId="27A01ACB" w14:textId="77777777">
        <w:tc>
          <w:tcPr>
            <w:tcW w:w="1561" w:type="dxa"/>
          </w:tcPr>
          <w:p w14:paraId="7D00C0A4" w14:textId="77777777" w:rsidR="000829C4" w:rsidRDefault="00000000">
            <w:r>
              <w:rPr>
                <w:rFonts w:hint="eastAsia"/>
              </w:rPr>
              <w:t>单据状态</w:t>
            </w:r>
          </w:p>
        </w:tc>
        <w:tc>
          <w:tcPr>
            <w:tcW w:w="1110" w:type="dxa"/>
          </w:tcPr>
          <w:p w14:paraId="20EB47B8" w14:textId="77777777" w:rsidR="000829C4" w:rsidRDefault="00000000">
            <w:pPr>
              <w:jc w:val="center"/>
            </w:pPr>
            <w:r>
              <w:rPr>
                <w:rFonts w:hint="eastAsia"/>
              </w:rPr>
              <w:t>字符</w:t>
            </w:r>
          </w:p>
        </w:tc>
        <w:tc>
          <w:tcPr>
            <w:tcW w:w="1089" w:type="dxa"/>
          </w:tcPr>
          <w:p w14:paraId="7D2B264C" w14:textId="77777777" w:rsidR="000829C4" w:rsidRDefault="00000000">
            <w:pPr>
              <w:jc w:val="center"/>
            </w:pPr>
            <w:r>
              <w:rPr>
                <w:rFonts w:hint="eastAsia"/>
              </w:rPr>
              <w:t>自动带出</w:t>
            </w:r>
          </w:p>
        </w:tc>
        <w:tc>
          <w:tcPr>
            <w:tcW w:w="1429" w:type="dxa"/>
          </w:tcPr>
          <w:p w14:paraId="7B69243F" w14:textId="77777777" w:rsidR="000829C4" w:rsidRDefault="00000000">
            <w:pPr>
              <w:jc w:val="center"/>
            </w:pPr>
            <w:r>
              <w:rPr>
                <w:rFonts w:hint="eastAsia"/>
              </w:rPr>
              <w:t>是</w:t>
            </w:r>
          </w:p>
        </w:tc>
        <w:tc>
          <w:tcPr>
            <w:tcW w:w="3330" w:type="dxa"/>
          </w:tcPr>
          <w:p w14:paraId="0BA081CC" w14:textId="77777777" w:rsidR="000829C4" w:rsidRDefault="00000000">
            <w:r>
              <w:rPr>
                <w:rFonts w:hint="eastAsia"/>
              </w:rPr>
              <w:t>默认保存</w:t>
            </w:r>
          </w:p>
        </w:tc>
      </w:tr>
      <w:tr w:rsidR="000829C4" w14:paraId="261038D5" w14:textId="77777777">
        <w:tc>
          <w:tcPr>
            <w:tcW w:w="1561" w:type="dxa"/>
          </w:tcPr>
          <w:p w14:paraId="4430B39D" w14:textId="77777777" w:rsidR="000829C4" w:rsidRDefault="00000000">
            <w:r>
              <w:rPr>
                <w:rFonts w:hint="eastAsia"/>
              </w:rPr>
              <w:t>制单日期</w:t>
            </w:r>
          </w:p>
        </w:tc>
        <w:tc>
          <w:tcPr>
            <w:tcW w:w="1110" w:type="dxa"/>
          </w:tcPr>
          <w:p w14:paraId="1B676E05" w14:textId="77777777" w:rsidR="000829C4" w:rsidRDefault="00000000">
            <w:pPr>
              <w:jc w:val="center"/>
            </w:pPr>
            <w:r>
              <w:rPr>
                <w:rFonts w:hint="eastAsia"/>
              </w:rPr>
              <w:t>字符</w:t>
            </w:r>
          </w:p>
        </w:tc>
        <w:tc>
          <w:tcPr>
            <w:tcW w:w="1089" w:type="dxa"/>
          </w:tcPr>
          <w:p w14:paraId="69F48371" w14:textId="77777777" w:rsidR="000829C4" w:rsidRDefault="00000000">
            <w:pPr>
              <w:jc w:val="center"/>
            </w:pPr>
            <w:r>
              <w:rPr>
                <w:rFonts w:hint="eastAsia"/>
              </w:rPr>
              <w:t>自动带出</w:t>
            </w:r>
          </w:p>
        </w:tc>
        <w:tc>
          <w:tcPr>
            <w:tcW w:w="1429" w:type="dxa"/>
          </w:tcPr>
          <w:p w14:paraId="646366C8" w14:textId="77777777" w:rsidR="000829C4" w:rsidRDefault="00000000">
            <w:pPr>
              <w:jc w:val="center"/>
            </w:pPr>
            <w:r>
              <w:rPr>
                <w:rFonts w:hint="eastAsia"/>
              </w:rPr>
              <w:t>是</w:t>
            </w:r>
          </w:p>
        </w:tc>
        <w:tc>
          <w:tcPr>
            <w:tcW w:w="3330" w:type="dxa"/>
          </w:tcPr>
          <w:p w14:paraId="546AF39A" w14:textId="77777777" w:rsidR="000829C4" w:rsidRDefault="000829C4"/>
        </w:tc>
      </w:tr>
      <w:tr w:rsidR="000829C4" w14:paraId="1D190838" w14:textId="77777777">
        <w:tc>
          <w:tcPr>
            <w:tcW w:w="1561" w:type="dxa"/>
          </w:tcPr>
          <w:p w14:paraId="57610DB5" w14:textId="77777777" w:rsidR="000829C4" w:rsidRDefault="00000000">
            <w:r>
              <w:rPr>
                <w:rFonts w:hint="eastAsia"/>
              </w:rPr>
              <w:t>制单人</w:t>
            </w:r>
          </w:p>
        </w:tc>
        <w:tc>
          <w:tcPr>
            <w:tcW w:w="1110" w:type="dxa"/>
          </w:tcPr>
          <w:p w14:paraId="4157B9C9" w14:textId="77777777" w:rsidR="000829C4" w:rsidRDefault="00000000">
            <w:pPr>
              <w:jc w:val="center"/>
            </w:pPr>
            <w:r>
              <w:rPr>
                <w:rFonts w:hint="eastAsia"/>
              </w:rPr>
              <w:t>字符</w:t>
            </w:r>
          </w:p>
        </w:tc>
        <w:tc>
          <w:tcPr>
            <w:tcW w:w="1089" w:type="dxa"/>
          </w:tcPr>
          <w:p w14:paraId="5D7F3679" w14:textId="77777777" w:rsidR="000829C4" w:rsidRDefault="00000000">
            <w:pPr>
              <w:jc w:val="center"/>
            </w:pPr>
            <w:r>
              <w:rPr>
                <w:rFonts w:hint="eastAsia"/>
              </w:rPr>
              <w:t>自动带出</w:t>
            </w:r>
          </w:p>
        </w:tc>
        <w:tc>
          <w:tcPr>
            <w:tcW w:w="1429" w:type="dxa"/>
          </w:tcPr>
          <w:p w14:paraId="7459B3B8" w14:textId="77777777" w:rsidR="000829C4" w:rsidRDefault="00000000">
            <w:pPr>
              <w:jc w:val="center"/>
            </w:pPr>
            <w:r>
              <w:rPr>
                <w:rFonts w:hint="eastAsia"/>
              </w:rPr>
              <w:t>是</w:t>
            </w:r>
          </w:p>
        </w:tc>
        <w:tc>
          <w:tcPr>
            <w:tcW w:w="3330" w:type="dxa"/>
          </w:tcPr>
          <w:p w14:paraId="30508C09" w14:textId="77777777" w:rsidR="000829C4" w:rsidRDefault="000829C4"/>
        </w:tc>
      </w:tr>
      <w:tr w:rsidR="000829C4" w14:paraId="4DA333C5" w14:textId="77777777">
        <w:tc>
          <w:tcPr>
            <w:tcW w:w="1561" w:type="dxa"/>
          </w:tcPr>
          <w:p w14:paraId="645D02BD" w14:textId="77777777" w:rsidR="000829C4" w:rsidRDefault="00000000">
            <w:r>
              <w:rPr>
                <w:rFonts w:hint="eastAsia"/>
              </w:rPr>
              <w:t>最后编辑日期</w:t>
            </w:r>
          </w:p>
        </w:tc>
        <w:tc>
          <w:tcPr>
            <w:tcW w:w="1110" w:type="dxa"/>
          </w:tcPr>
          <w:p w14:paraId="5F3F07EA" w14:textId="77777777" w:rsidR="000829C4" w:rsidRDefault="00000000">
            <w:pPr>
              <w:jc w:val="center"/>
            </w:pPr>
            <w:r>
              <w:rPr>
                <w:rFonts w:hint="eastAsia"/>
              </w:rPr>
              <w:t>字符</w:t>
            </w:r>
          </w:p>
        </w:tc>
        <w:tc>
          <w:tcPr>
            <w:tcW w:w="1089" w:type="dxa"/>
          </w:tcPr>
          <w:p w14:paraId="101F947F" w14:textId="77777777" w:rsidR="000829C4" w:rsidRDefault="00000000">
            <w:pPr>
              <w:jc w:val="center"/>
            </w:pPr>
            <w:r>
              <w:rPr>
                <w:rFonts w:hint="eastAsia"/>
              </w:rPr>
              <w:t>自动带出</w:t>
            </w:r>
          </w:p>
        </w:tc>
        <w:tc>
          <w:tcPr>
            <w:tcW w:w="1429" w:type="dxa"/>
          </w:tcPr>
          <w:p w14:paraId="2690829D" w14:textId="77777777" w:rsidR="000829C4" w:rsidRDefault="00000000">
            <w:pPr>
              <w:jc w:val="center"/>
            </w:pPr>
            <w:r>
              <w:rPr>
                <w:rFonts w:hint="eastAsia"/>
              </w:rPr>
              <w:t>否</w:t>
            </w:r>
          </w:p>
        </w:tc>
        <w:tc>
          <w:tcPr>
            <w:tcW w:w="3330" w:type="dxa"/>
          </w:tcPr>
          <w:p w14:paraId="10EF768A" w14:textId="77777777" w:rsidR="000829C4" w:rsidRDefault="000829C4"/>
        </w:tc>
      </w:tr>
      <w:tr w:rsidR="000829C4" w14:paraId="49B06613" w14:textId="77777777">
        <w:tc>
          <w:tcPr>
            <w:tcW w:w="1561" w:type="dxa"/>
          </w:tcPr>
          <w:p w14:paraId="0905E9C8" w14:textId="77777777" w:rsidR="000829C4" w:rsidRDefault="00000000">
            <w:r>
              <w:rPr>
                <w:rFonts w:hint="eastAsia"/>
              </w:rPr>
              <w:t>最后编辑人</w:t>
            </w:r>
          </w:p>
        </w:tc>
        <w:tc>
          <w:tcPr>
            <w:tcW w:w="1110" w:type="dxa"/>
          </w:tcPr>
          <w:p w14:paraId="42E64FA2" w14:textId="77777777" w:rsidR="000829C4" w:rsidRDefault="00000000">
            <w:pPr>
              <w:jc w:val="center"/>
            </w:pPr>
            <w:r>
              <w:rPr>
                <w:rFonts w:hint="eastAsia"/>
              </w:rPr>
              <w:t>字符</w:t>
            </w:r>
          </w:p>
        </w:tc>
        <w:tc>
          <w:tcPr>
            <w:tcW w:w="1089" w:type="dxa"/>
          </w:tcPr>
          <w:p w14:paraId="1889D99D" w14:textId="77777777" w:rsidR="000829C4" w:rsidRDefault="00000000">
            <w:pPr>
              <w:jc w:val="center"/>
            </w:pPr>
            <w:r>
              <w:rPr>
                <w:rFonts w:hint="eastAsia"/>
              </w:rPr>
              <w:t>自动带出</w:t>
            </w:r>
          </w:p>
        </w:tc>
        <w:tc>
          <w:tcPr>
            <w:tcW w:w="1429" w:type="dxa"/>
          </w:tcPr>
          <w:p w14:paraId="7B6E14C1" w14:textId="77777777" w:rsidR="000829C4" w:rsidRDefault="00000000">
            <w:pPr>
              <w:jc w:val="center"/>
            </w:pPr>
            <w:r>
              <w:rPr>
                <w:rFonts w:hint="eastAsia"/>
              </w:rPr>
              <w:t>否</w:t>
            </w:r>
          </w:p>
        </w:tc>
        <w:tc>
          <w:tcPr>
            <w:tcW w:w="3330" w:type="dxa"/>
          </w:tcPr>
          <w:p w14:paraId="491F1D35" w14:textId="77777777" w:rsidR="000829C4" w:rsidRDefault="000829C4"/>
        </w:tc>
      </w:tr>
      <w:tr w:rsidR="000829C4" w14:paraId="564AE3A8" w14:textId="77777777">
        <w:tc>
          <w:tcPr>
            <w:tcW w:w="1561" w:type="dxa"/>
          </w:tcPr>
          <w:p w14:paraId="0F48CF5B" w14:textId="77777777" w:rsidR="000829C4" w:rsidRDefault="00000000">
            <w:r>
              <w:rPr>
                <w:rFonts w:hint="eastAsia"/>
              </w:rPr>
              <w:t>审批日期</w:t>
            </w:r>
          </w:p>
        </w:tc>
        <w:tc>
          <w:tcPr>
            <w:tcW w:w="1110" w:type="dxa"/>
          </w:tcPr>
          <w:p w14:paraId="77479179" w14:textId="77777777" w:rsidR="000829C4" w:rsidRDefault="00000000">
            <w:pPr>
              <w:jc w:val="center"/>
            </w:pPr>
            <w:r>
              <w:rPr>
                <w:rFonts w:hint="eastAsia"/>
              </w:rPr>
              <w:t>字符</w:t>
            </w:r>
          </w:p>
        </w:tc>
        <w:tc>
          <w:tcPr>
            <w:tcW w:w="1089" w:type="dxa"/>
          </w:tcPr>
          <w:p w14:paraId="0FA4D0BC" w14:textId="77777777" w:rsidR="000829C4" w:rsidRDefault="00000000">
            <w:pPr>
              <w:jc w:val="center"/>
            </w:pPr>
            <w:r>
              <w:rPr>
                <w:rFonts w:hint="eastAsia"/>
              </w:rPr>
              <w:t>自动带出</w:t>
            </w:r>
          </w:p>
        </w:tc>
        <w:tc>
          <w:tcPr>
            <w:tcW w:w="1429" w:type="dxa"/>
          </w:tcPr>
          <w:p w14:paraId="40E886DA" w14:textId="77777777" w:rsidR="000829C4" w:rsidRDefault="00000000">
            <w:pPr>
              <w:jc w:val="center"/>
            </w:pPr>
            <w:r>
              <w:rPr>
                <w:rFonts w:hint="eastAsia"/>
              </w:rPr>
              <w:t>否</w:t>
            </w:r>
          </w:p>
        </w:tc>
        <w:tc>
          <w:tcPr>
            <w:tcW w:w="3330" w:type="dxa"/>
          </w:tcPr>
          <w:p w14:paraId="338A28C5" w14:textId="77777777" w:rsidR="000829C4" w:rsidRDefault="000829C4"/>
        </w:tc>
      </w:tr>
      <w:tr w:rsidR="000829C4" w14:paraId="0422A812" w14:textId="77777777">
        <w:tc>
          <w:tcPr>
            <w:tcW w:w="1561" w:type="dxa"/>
          </w:tcPr>
          <w:p w14:paraId="120C98EC" w14:textId="77777777" w:rsidR="000829C4" w:rsidRDefault="00000000">
            <w:r>
              <w:rPr>
                <w:rFonts w:hint="eastAsia"/>
              </w:rPr>
              <w:t>审批人</w:t>
            </w:r>
          </w:p>
        </w:tc>
        <w:tc>
          <w:tcPr>
            <w:tcW w:w="1110" w:type="dxa"/>
          </w:tcPr>
          <w:p w14:paraId="08535700" w14:textId="77777777" w:rsidR="000829C4" w:rsidRDefault="00000000">
            <w:pPr>
              <w:jc w:val="center"/>
            </w:pPr>
            <w:r>
              <w:rPr>
                <w:rFonts w:hint="eastAsia"/>
              </w:rPr>
              <w:t>字符</w:t>
            </w:r>
          </w:p>
        </w:tc>
        <w:tc>
          <w:tcPr>
            <w:tcW w:w="1089" w:type="dxa"/>
          </w:tcPr>
          <w:p w14:paraId="003D567F" w14:textId="77777777" w:rsidR="000829C4" w:rsidRDefault="00000000">
            <w:pPr>
              <w:jc w:val="center"/>
            </w:pPr>
            <w:r>
              <w:rPr>
                <w:rFonts w:hint="eastAsia"/>
              </w:rPr>
              <w:t>自动带出</w:t>
            </w:r>
          </w:p>
        </w:tc>
        <w:tc>
          <w:tcPr>
            <w:tcW w:w="1429" w:type="dxa"/>
          </w:tcPr>
          <w:p w14:paraId="4C2C0227" w14:textId="77777777" w:rsidR="000829C4" w:rsidRDefault="00000000">
            <w:pPr>
              <w:jc w:val="center"/>
            </w:pPr>
            <w:r>
              <w:rPr>
                <w:rFonts w:hint="eastAsia"/>
              </w:rPr>
              <w:t>否</w:t>
            </w:r>
          </w:p>
        </w:tc>
        <w:tc>
          <w:tcPr>
            <w:tcW w:w="3330" w:type="dxa"/>
          </w:tcPr>
          <w:p w14:paraId="4F5B7EF7" w14:textId="77777777" w:rsidR="000829C4" w:rsidRDefault="000829C4"/>
        </w:tc>
      </w:tr>
    </w:tbl>
    <w:p w14:paraId="409661F4" w14:textId="77777777" w:rsidR="000829C4" w:rsidRDefault="00000000">
      <w:pPr>
        <w:pStyle w:val="4"/>
      </w:pPr>
      <w:r>
        <w:rPr>
          <w:rFonts w:hint="eastAsia"/>
        </w:rPr>
        <w:t>业务处理</w:t>
      </w:r>
    </w:p>
    <w:p w14:paraId="643895F2" w14:textId="77777777" w:rsidR="000829C4" w:rsidRDefault="00000000">
      <w:pPr>
        <w:pStyle w:val="5"/>
      </w:pPr>
      <w:r>
        <w:rPr>
          <w:rFonts w:hint="eastAsia"/>
        </w:rPr>
        <w:t>业务说明与流程</w:t>
      </w:r>
    </w:p>
    <w:p w14:paraId="69DD499E" w14:textId="77777777" w:rsidR="000829C4" w:rsidRDefault="00000000">
      <w:pPr>
        <w:pStyle w:val="5"/>
      </w:pPr>
      <w:r>
        <w:rPr>
          <w:rFonts w:hint="eastAsia"/>
        </w:rPr>
        <w:t>功能按钮</w:t>
      </w:r>
    </w:p>
    <w:p w14:paraId="695E1108" w14:textId="77777777" w:rsidR="000829C4" w:rsidRDefault="00000000">
      <w:pPr>
        <w:numPr>
          <w:ilvl w:val="0"/>
          <w:numId w:val="75"/>
        </w:numPr>
      </w:pPr>
      <w:r>
        <w:rPr>
          <w:rFonts w:hint="eastAsia"/>
        </w:rPr>
        <w:t>【新增】：新增一笔空白数据；</w:t>
      </w:r>
    </w:p>
    <w:p w14:paraId="58C0498E" w14:textId="77777777" w:rsidR="000829C4" w:rsidRDefault="00000000">
      <w:pPr>
        <w:numPr>
          <w:ilvl w:val="0"/>
          <w:numId w:val="75"/>
        </w:numPr>
      </w:pPr>
      <w:r>
        <w:rPr>
          <w:rFonts w:hint="eastAsia"/>
        </w:rPr>
        <w:t>【修改】：修改所选保存状态的数据；</w:t>
      </w:r>
    </w:p>
    <w:p w14:paraId="63D2AAC5" w14:textId="77777777" w:rsidR="000829C4" w:rsidRDefault="00000000">
      <w:pPr>
        <w:numPr>
          <w:ilvl w:val="0"/>
          <w:numId w:val="75"/>
        </w:numPr>
      </w:pPr>
      <w:r>
        <w:rPr>
          <w:rFonts w:hint="eastAsia"/>
        </w:rPr>
        <w:t>【取消】：取消修改或新增的内容；</w:t>
      </w:r>
    </w:p>
    <w:p w14:paraId="23EE2DC5" w14:textId="77777777" w:rsidR="000829C4" w:rsidRDefault="00000000">
      <w:pPr>
        <w:numPr>
          <w:ilvl w:val="0"/>
          <w:numId w:val="75"/>
        </w:numPr>
      </w:pPr>
      <w:r>
        <w:rPr>
          <w:rFonts w:hint="eastAsia"/>
        </w:rPr>
        <w:t>【保存】：保存修改或新增的内容，；</w:t>
      </w:r>
    </w:p>
    <w:p w14:paraId="035EAF1E" w14:textId="77777777" w:rsidR="000829C4" w:rsidRDefault="00000000">
      <w:pPr>
        <w:numPr>
          <w:ilvl w:val="0"/>
          <w:numId w:val="75"/>
        </w:numPr>
      </w:pPr>
      <w:r>
        <w:rPr>
          <w:rFonts w:hint="eastAsia"/>
        </w:rPr>
        <w:t>【删除】：删除所选保存状态的数据；</w:t>
      </w:r>
    </w:p>
    <w:p w14:paraId="6270CF7D" w14:textId="77777777" w:rsidR="000829C4" w:rsidRDefault="00000000">
      <w:pPr>
        <w:numPr>
          <w:ilvl w:val="0"/>
          <w:numId w:val="75"/>
        </w:numPr>
      </w:pPr>
      <w:r>
        <w:rPr>
          <w:rFonts w:hint="eastAsia"/>
        </w:rPr>
        <w:t>【提交】：提交保存状态的数据；</w:t>
      </w:r>
    </w:p>
    <w:p w14:paraId="1CD4D417" w14:textId="77777777" w:rsidR="000829C4" w:rsidRDefault="00000000">
      <w:pPr>
        <w:numPr>
          <w:ilvl w:val="0"/>
          <w:numId w:val="75"/>
        </w:numPr>
      </w:pPr>
      <w:r>
        <w:rPr>
          <w:rFonts w:hint="eastAsia"/>
        </w:rPr>
        <w:t>【审批】：审批，审批后生成土地信息台账，台</w:t>
      </w:r>
      <w:proofErr w:type="gramStart"/>
      <w:r>
        <w:rPr>
          <w:rFonts w:hint="eastAsia"/>
        </w:rPr>
        <w:t>账状态</w:t>
      </w:r>
      <w:proofErr w:type="gramEnd"/>
      <w:r>
        <w:rPr>
          <w:rFonts w:hint="eastAsia"/>
        </w:rPr>
        <w:t>为审批状态。</w:t>
      </w:r>
    </w:p>
    <w:p w14:paraId="2BD93C7D" w14:textId="77777777" w:rsidR="000829C4" w:rsidRDefault="00000000">
      <w:pPr>
        <w:numPr>
          <w:ilvl w:val="0"/>
          <w:numId w:val="75"/>
        </w:numPr>
      </w:pPr>
      <w:r>
        <w:rPr>
          <w:rFonts w:hint="eastAsia"/>
        </w:rPr>
        <w:t>【弃审】：如果土地已计算土地使用税，则不可弃审，提示“该笔数据已计算城镇土地使</w:t>
      </w:r>
      <w:r>
        <w:rPr>
          <w:rFonts w:hint="eastAsia"/>
        </w:rPr>
        <w:lastRenderedPageBreak/>
        <w:t>用税，不可弃审，请取消计算后再弃审”；弃审后</w:t>
      </w:r>
      <w:proofErr w:type="gramStart"/>
      <w:r>
        <w:rPr>
          <w:rFonts w:hint="eastAsia"/>
        </w:rPr>
        <w:t>删除台</w:t>
      </w:r>
      <w:proofErr w:type="gramEnd"/>
      <w:r>
        <w:rPr>
          <w:rFonts w:hint="eastAsia"/>
        </w:rPr>
        <w:t>账数据。</w:t>
      </w:r>
    </w:p>
    <w:p w14:paraId="47F261D9" w14:textId="77777777" w:rsidR="000829C4" w:rsidRDefault="00000000">
      <w:pPr>
        <w:pStyle w:val="5"/>
      </w:pPr>
      <w:r>
        <w:rPr>
          <w:rFonts w:hint="eastAsia"/>
        </w:rPr>
        <w:t>算法说明</w:t>
      </w:r>
    </w:p>
    <w:p w14:paraId="38A0A4E3" w14:textId="77777777" w:rsidR="000829C4" w:rsidRDefault="00000000">
      <w:pPr>
        <w:numPr>
          <w:ilvl w:val="0"/>
          <w:numId w:val="76"/>
        </w:numPr>
      </w:pPr>
      <w:r>
        <w:rPr>
          <w:rFonts w:hint="eastAsia"/>
        </w:rPr>
        <w:t>保存时，土地</w:t>
      </w:r>
      <w:proofErr w:type="gramStart"/>
      <w:r>
        <w:rPr>
          <w:rFonts w:hint="eastAsia"/>
        </w:rPr>
        <w:t>宗号不可</w:t>
      </w:r>
      <w:proofErr w:type="gramEnd"/>
      <w:r>
        <w:rPr>
          <w:rFonts w:hint="eastAsia"/>
        </w:rPr>
        <w:t>重复，土地信息台账中不能已存在补录的数据。</w:t>
      </w:r>
    </w:p>
    <w:p w14:paraId="05E27741" w14:textId="77777777" w:rsidR="000829C4" w:rsidRDefault="000829C4"/>
    <w:p w14:paraId="5C05A379" w14:textId="77777777" w:rsidR="000829C4" w:rsidRDefault="00000000">
      <w:pPr>
        <w:pStyle w:val="5"/>
      </w:pPr>
      <w:r>
        <w:rPr>
          <w:rFonts w:hint="eastAsia"/>
        </w:rPr>
        <w:t>逻辑处理</w:t>
      </w:r>
    </w:p>
    <w:p w14:paraId="5F5D2EE6" w14:textId="77777777" w:rsidR="000829C4" w:rsidRDefault="00000000">
      <w:r>
        <w:rPr>
          <w:rFonts w:hint="eastAsia"/>
        </w:rPr>
        <w:t>无。</w:t>
      </w:r>
    </w:p>
    <w:p w14:paraId="14DD1482" w14:textId="77777777" w:rsidR="000829C4" w:rsidRDefault="00000000">
      <w:pPr>
        <w:pStyle w:val="4"/>
      </w:pPr>
      <w:r>
        <w:rPr>
          <w:rFonts w:hint="eastAsia"/>
        </w:rPr>
        <w:t>输出</w:t>
      </w:r>
    </w:p>
    <w:p w14:paraId="006888BC" w14:textId="77777777" w:rsidR="000829C4" w:rsidRDefault="00000000">
      <w:r>
        <w:rPr>
          <w:rFonts w:hint="eastAsia"/>
        </w:rPr>
        <w:t>无。</w:t>
      </w:r>
    </w:p>
    <w:p w14:paraId="45524F0A" w14:textId="77777777" w:rsidR="000829C4" w:rsidRDefault="00000000">
      <w:pPr>
        <w:pStyle w:val="4"/>
      </w:pPr>
      <w:r>
        <w:rPr>
          <w:rFonts w:hint="eastAsia"/>
        </w:rPr>
        <w:t>非功能性需求</w:t>
      </w:r>
    </w:p>
    <w:p w14:paraId="01AF1C10" w14:textId="77777777" w:rsidR="000829C4" w:rsidRDefault="00000000">
      <w:r>
        <w:rPr>
          <w:rFonts w:hint="eastAsia"/>
        </w:rPr>
        <w:t>无。</w:t>
      </w:r>
    </w:p>
    <w:p w14:paraId="35D4431E" w14:textId="77777777" w:rsidR="000829C4" w:rsidRDefault="00000000">
      <w:pPr>
        <w:pStyle w:val="2"/>
      </w:pPr>
      <w:bookmarkStart w:id="124" w:name="_Toc898386685"/>
      <w:bookmarkStart w:id="125" w:name="_Toc31530"/>
      <w:bookmarkStart w:id="126" w:name="_Toc30255"/>
      <w:r>
        <w:rPr>
          <w:rFonts w:hint="eastAsia"/>
        </w:rPr>
        <w:t>税金计算</w:t>
      </w:r>
      <w:bookmarkEnd w:id="124"/>
      <w:bookmarkEnd w:id="125"/>
      <w:bookmarkEnd w:id="126"/>
    </w:p>
    <w:p w14:paraId="2B1F9D4F" w14:textId="77777777" w:rsidR="000829C4" w:rsidRDefault="00000000">
      <w:pPr>
        <w:pStyle w:val="3"/>
      </w:pPr>
      <w:bookmarkStart w:id="127" w:name="_Toc227492738"/>
      <w:bookmarkStart w:id="128" w:name="_Toc28554"/>
      <w:bookmarkStart w:id="129" w:name="_Toc11759"/>
      <w:r>
        <w:rPr>
          <w:rFonts w:hint="eastAsia"/>
        </w:rPr>
        <w:t>减免税政策设置</w:t>
      </w:r>
      <w:bookmarkEnd w:id="127"/>
    </w:p>
    <w:p w14:paraId="76E2AE25" w14:textId="77777777" w:rsidR="000829C4" w:rsidRDefault="00000000">
      <w:pPr>
        <w:pStyle w:val="4"/>
      </w:pPr>
      <w:r>
        <w:rPr>
          <w:rFonts w:hint="eastAsia"/>
        </w:rPr>
        <w:t>功能描述</w:t>
      </w:r>
    </w:p>
    <w:p w14:paraId="713FC876" w14:textId="77777777" w:rsidR="000829C4" w:rsidRDefault="00000000">
      <w:pPr>
        <w:ind w:firstLine="420"/>
      </w:pPr>
      <w:r>
        <w:rPr>
          <w:rFonts w:hint="eastAsia"/>
        </w:rPr>
        <w:t>本功能设置房产、土地适用的减免税政策信息，增加数据及机构组织权限。</w:t>
      </w:r>
    </w:p>
    <w:p w14:paraId="36FA3CFF" w14:textId="77777777" w:rsidR="000829C4" w:rsidRDefault="00000000">
      <w:pPr>
        <w:pStyle w:val="4"/>
      </w:pPr>
      <w:r>
        <w:rPr>
          <w:rFonts w:hint="eastAsia"/>
        </w:rPr>
        <w:t>原型界面</w:t>
      </w:r>
    </w:p>
    <w:p w14:paraId="3902CC4B" w14:textId="77777777" w:rsidR="000829C4" w:rsidRDefault="00000000">
      <w:r>
        <w:rPr>
          <w:rFonts w:hint="eastAsia"/>
        </w:rPr>
        <w:t>单列表界面，无卡片。</w:t>
      </w:r>
    </w:p>
    <w:p w14:paraId="3B6421ED" w14:textId="77777777" w:rsidR="000829C4" w:rsidRDefault="00000000">
      <w:r>
        <w:rPr>
          <w:noProof/>
        </w:rPr>
        <w:lastRenderedPageBreak/>
        <w:drawing>
          <wp:inline distT="0" distB="0" distL="114300" distR="114300" wp14:anchorId="5C9EF68E" wp14:editId="59658B6A">
            <wp:extent cx="5266055" cy="2326005"/>
            <wp:effectExtent l="0" t="0" r="17145" b="1079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67"/>
                    <a:stretch>
                      <a:fillRect/>
                    </a:stretch>
                  </pic:blipFill>
                  <pic:spPr>
                    <a:xfrm>
                      <a:off x="0" y="0"/>
                      <a:ext cx="5266055" cy="2326005"/>
                    </a:xfrm>
                    <a:prstGeom prst="rect">
                      <a:avLst/>
                    </a:prstGeom>
                    <a:noFill/>
                    <a:ln>
                      <a:noFill/>
                    </a:ln>
                  </pic:spPr>
                </pic:pic>
              </a:graphicData>
            </a:graphic>
          </wp:inline>
        </w:drawing>
      </w:r>
    </w:p>
    <w:p w14:paraId="0B766248" w14:textId="77777777" w:rsidR="000829C4" w:rsidRDefault="00000000">
      <w:pPr>
        <w:pStyle w:val="4"/>
      </w:pPr>
      <w:r>
        <w:rPr>
          <w:rFonts w:hint="eastAsia"/>
        </w:rPr>
        <w:t>输入列表</w:t>
      </w:r>
    </w:p>
    <w:p w14:paraId="57A52E2F" w14:textId="77777777" w:rsidR="000829C4" w:rsidRDefault="00000000">
      <w:r>
        <w:rPr>
          <w:rFonts w:hint="eastAsia"/>
        </w:rPr>
        <w:t>查询条件</w:t>
      </w:r>
      <w:r>
        <w:rPr>
          <w:rFonts w:hint="eastAsia"/>
        </w:rPr>
        <w:t>:</w:t>
      </w:r>
    </w:p>
    <w:tbl>
      <w:tblPr>
        <w:tblStyle w:val="ab"/>
        <w:tblW w:w="0" w:type="auto"/>
        <w:tblLook w:val="04A0" w:firstRow="1" w:lastRow="0" w:firstColumn="1" w:lastColumn="0" w:noHBand="0" w:noVBand="1"/>
      </w:tblPr>
      <w:tblGrid>
        <w:gridCol w:w="1520"/>
        <w:gridCol w:w="1085"/>
        <w:gridCol w:w="1065"/>
        <w:gridCol w:w="1393"/>
        <w:gridCol w:w="3233"/>
      </w:tblGrid>
      <w:tr w:rsidR="000829C4" w14:paraId="6997CFB9" w14:textId="77777777">
        <w:tc>
          <w:tcPr>
            <w:tcW w:w="1561" w:type="dxa"/>
            <w:shd w:val="clear" w:color="auto" w:fill="DEEBF6" w:themeFill="accent1" w:themeFillTint="32"/>
          </w:tcPr>
          <w:p w14:paraId="76E9AC98"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7D8F3628"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7A1D8EF2"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5B01C1D7"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6D762C8B" w14:textId="77777777" w:rsidR="000829C4" w:rsidRDefault="00000000">
            <w:pPr>
              <w:jc w:val="center"/>
              <w:rPr>
                <w:b/>
                <w:bCs/>
              </w:rPr>
            </w:pPr>
            <w:r>
              <w:rPr>
                <w:rFonts w:hint="eastAsia"/>
                <w:b/>
                <w:bCs/>
              </w:rPr>
              <w:t>备注</w:t>
            </w:r>
          </w:p>
        </w:tc>
      </w:tr>
      <w:tr w:rsidR="000829C4" w14:paraId="0B4B4F87" w14:textId="77777777">
        <w:tc>
          <w:tcPr>
            <w:tcW w:w="1561" w:type="dxa"/>
          </w:tcPr>
          <w:p w14:paraId="0008D689" w14:textId="77777777" w:rsidR="000829C4" w:rsidRDefault="00000000">
            <w:r>
              <w:rPr>
                <w:rFonts w:hint="eastAsia"/>
              </w:rPr>
              <w:t>机构</w:t>
            </w:r>
          </w:p>
        </w:tc>
        <w:tc>
          <w:tcPr>
            <w:tcW w:w="1110" w:type="dxa"/>
          </w:tcPr>
          <w:p w14:paraId="6E1AEF94" w14:textId="77777777" w:rsidR="000829C4" w:rsidRDefault="00000000">
            <w:pPr>
              <w:jc w:val="center"/>
            </w:pPr>
            <w:r>
              <w:rPr>
                <w:rFonts w:hint="eastAsia"/>
              </w:rPr>
              <w:t>参照</w:t>
            </w:r>
          </w:p>
        </w:tc>
        <w:tc>
          <w:tcPr>
            <w:tcW w:w="1089" w:type="dxa"/>
          </w:tcPr>
          <w:p w14:paraId="1A65E83F" w14:textId="77777777" w:rsidR="000829C4" w:rsidRDefault="00000000">
            <w:pPr>
              <w:jc w:val="center"/>
            </w:pPr>
            <w:r>
              <w:rPr>
                <w:rFonts w:hint="eastAsia"/>
              </w:rPr>
              <w:t>手动选择</w:t>
            </w:r>
          </w:p>
        </w:tc>
        <w:tc>
          <w:tcPr>
            <w:tcW w:w="1429" w:type="dxa"/>
          </w:tcPr>
          <w:p w14:paraId="528B7427" w14:textId="77777777" w:rsidR="000829C4" w:rsidRDefault="00000000">
            <w:pPr>
              <w:jc w:val="center"/>
            </w:pPr>
            <w:r>
              <w:rPr>
                <w:rFonts w:hint="eastAsia"/>
              </w:rPr>
              <w:t>否</w:t>
            </w:r>
          </w:p>
        </w:tc>
        <w:tc>
          <w:tcPr>
            <w:tcW w:w="3330" w:type="dxa"/>
          </w:tcPr>
          <w:p w14:paraId="4AF3F002" w14:textId="77777777" w:rsidR="000829C4" w:rsidRDefault="00000000">
            <w:r>
              <w:rPr>
                <w:rFonts w:hint="eastAsia"/>
              </w:rPr>
              <w:t>参照机构档案，增加用户权限。</w:t>
            </w:r>
          </w:p>
        </w:tc>
      </w:tr>
      <w:tr w:rsidR="000829C4" w14:paraId="503ABDE3" w14:textId="77777777">
        <w:tc>
          <w:tcPr>
            <w:tcW w:w="1561" w:type="dxa"/>
          </w:tcPr>
          <w:p w14:paraId="63369681" w14:textId="77777777" w:rsidR="000829C4" w:rsidRDefault="00000000">
            <w:r>
              <w:rPr>
                <w:rFonts w:hint="eastAsia"/>
              </w:rPr>
              <w:t>不动产类型</w:t>
            </w:r>
          </w:p>
        </w:tc>
        <w:tc>
          <w:tcPr>
            <w:tcW w:w="1110" w:type="dxa"/>
          </w:tcPr>
          <w:p w14:paraId="4038B000" w14:textId="77777777" w:rsidR="000829C4" w:rsidRDefault="00000000">
            <w:pPr>
              <w:jc w:val="center"/>
            </w:pPr>
            <w:r>
              <w:rPr>
                <w:rFonts w:hint="eastAsia"/>
              </w:rPr>
              <w:t>枚举</w:t>
            </w:r>
          </w:p>
        </w:tc>
        <w:tc>
          <w:tcPr>
            <w:tcW w:w="1089" w:type="dxa"/>
          </w:tcPr>
          <w:p w14:paraId="59C4C15F" w14:textId="77777777" w:rsidR="000829C4" w:rsidRDefault="00000000">
            <w:pPr>
              <w:jc w:val="center"/>
            </w:pPr>
            <w:r>
              <w:rPr>
                <w:rFonts w:hint="eastAsia"/>
              </w:rPr>
              <w:t>手动选择</w:t>
            </w:r>
          </w:p>
        </w:tc>
        <w:tc>
          <w:tcPr>
            <w:tcW w:w="1429" w:type="dxa"/>
          </w:tcPr>
          <w:p w14:paraId="6C3B3D64" w14:textId="77777777" w:rsidR="000829C4" w:rsidRDefault="00000000">
            <w:pPr>
              <w:jc w:val="center"/>
            </w:pPr>
            <w:r>
              <w:rPr>
                <w:rFonts w:hint="eastAsia"/>
              </w:rPr>
              <w:t>否</w:t>
            </w:r>
          </w:p>
        </w:tc>
        <w:tc>
          <w:tcPr>
            <w:tcW w:w="3330" w:type="dxa"/>
          </w:tcPr>
          <w:p w14:paraId="37AF040A" w14:textId="77777777" w:rsidR="000829C4" w:rsidRDefault="00000000">
            <w:r>
              <w:rPr>
                <w:rFonts w:hint="eastAsia"/>
              </w:rPr>
              <w:t>房产</w:t>
            </w:r>
            <w:r>
              <w:rPr>
                <w:rFonts w:hint="eastAsia"/>
              </w:rPr>
              <w:t>/</w:t>
            </w:r>
            <w:r>
              <w:rPr>
                <w:rFonts w:hint="eastAsia"/>
              </w:rPr>
              <w:t>土地</w:t>
            </w:r>
            <w:r>
              <w:rPr>
                <w:rFonts w:hint="eastAsia"/>
              </w:rPr>
              <w:t>/</w:t>
            </w:r>
            <w:r>
              <w:rPr>
                <w:rFonts w:hint="eastAsia"/>
              </w:rPr>
              <w:t>全部</w:t>
            </w:r>
          </w:p>
        </w:tc>
      </w:tr>
      <w:tr w:rsidR="000829C4" w14:paraId="76D09922" w14:textId="77777777">
        <w:tc>
          <w:tcPr>
            <w:tcW w:w="1561" w:type="dxa"/>
          </w:tcPr>
          <w:p w14:paraId="78938787" w14:textId="77777777" w:rsidR="000829C4" w:rsidRDefault="00000000">
            <w:r>
              <w:rPr>
                <w:rFonts w:hint="eastAsia"/>
              </w:rPr>
              <w:t>房产</w:t>
            </w:r>
            <w:r>
              <w:rPr>
                <w:rFonts w:hint="eastAsia"/>
              </w:rPr>
              <w:t>/</w:t>
            </w:r>
            <w:r>
              <w:rPr>
                <w:rFonts w:hint="eastAsia"/>
              </w:rPr>
              <w:t>土地</w:t>
            </w:r>
          </w:p>
        </w:tc>
        <w:tc>
          <w:tcPr>
            <w:tcW w:w="1110" w:type="dxa"/>
          </w:tcPr>
          <w:p w14:paraId="4EC32C9F" w14:textId="77777777" w:rsidR="000829C4" w:rsidRDefault="00000000">
            <w:pPr>
              <w:jc w:val="center"/>
            </w:pPr>
            <w:r>
              <w:rPr>
                <w:rFonts w:hint="eastAsia"/>
              </w:rPr>
              <w:t>参照</w:t>
            </w:r>
          </w:p>
        </w:tc>
        <w:tc>
          <w:tcPr>
            <w:tcW w:w="1089" w:type="dxa"/>
          </w:tcPr>
          <w:p w14:paraId="30939CDD" w14:textId="77777777" w:rsidR="000829C4" w:rsidRDefault="00000000">
            <w:pPr>
              <w:jc w:val="center"/>
            </w:pPr>
            <w:r>
              <w:rPr>
                <w:rFonts w:hint="eastAsia"/>
              </w:rPr>
              <w:t>手动选择</w:t>
            </w:r>
          </w:p>
        </w:tc>
        <w:tc>
          <w:tcPr>
            <w:tcW w:w="1429" w:type="dxa"/>
          </w:tcPr>
          <w:p w14:paraId="29F5A09B" w14:textId="77777777" w:rsidR="000829C4" w:rsidRDefault="00000000">
            <w:pPr>
              <w:jc w:val="center"/>
            </w:pPr>
            <w:r>
              <w:rPr>
                <w:rFonts w:hint="eastAsia"/>
              </w:rPr>
              <w:t>否</w:t>
            </w:r>
          </w:p>
        </w:tc>
        <w:tc>
          <w:tcPr>
            <w:tcW w:w="3330" w:type="dxa"/>
          </w:tcPr>
          <w:p w14:paraId="4F1F1760" w14:textId="77777777" w:rsidR="000829C4" w:rsidRDefault="00000000">
            <w:r>
              <w:rPr>
                <w:rFonts w:hint="eastAsia"/>
              </w:rPr>
              <w:t>根据所选不动产类型参照房产或土地台账，如不动产类型未选择，则默认选择所有房产、土地台账</w:t>
            </w:r>
          </w:p>
        </w:tc>
      </w:tr>
      <w:tr w:rsidR="000829C4" w14:paraId="10B7835F" w14:textId="77777777">
        <w:tc>
          <w:tcPr>
            <w:tcW w:w="1561" w:type="dxa"/>
          </w:tcPr>
          <w:p w14:paraId="3B8FB6B2" w14:textId="77777777" w:rsidR="000829C4" w:rsidRDefault="00000000">
            <w:r>
              <w:rPr>
                <w:rFonts w:hint="eastAsia"/>
              </w:rPr>
              <w:t>减免性质代码</w:t>
            </w:r>
          </w:p>
        </w:tc>
        <w:tc>
          <w:tcPr>
            <w:tcW w:w="1110" w:type="dxa"/>
          </w:tcPr>
          <w:p w14:paraId="1360A28F" w14:textId="77777777" w:rsidR="000829C4" w:rsidRDefault="00000000">
            <w:pPr>
              <w:jc w:val="center"/>
            </w:pPr>
            <w:r>
              <w:rPr>
                <w:rFonts w:hint="eastAsia"/>
              </w:rPr>
              <w:t>字符</w:t>
            </w:r>
          </w:p>
        </w:tc>
        <w:tc>
          <w:tcPr>
            <w:tcW w:w="1089" w:type="dxa"/>
          </w:tcPr>
          <w:p w14:paraId="7D48FDE5" w14:textId="77777777" w:rsidR="000829C4" w:rsidRDefault="00000000">
            <w:pPr>
              <w:jc w:val="center"/>
            </w:pPr>
            <w:r>
              <w:rPr>
                <w:rFonts w:hint="eastAsia"/>
              </w:rPr>
              <w:t>手工录入</w:t>
            </w:r>
          </w:p>
        </w:tc>
        <w:tc>
          <w:tcPr>
            <w:tcW w:w="1429" w:type="dxa"/>
          </w:tcPr>
          <w:p w14:paraId="74413200" w14:textId="77777777" w:rsidR="000829C4" w:rsidRDefault="00000000">
            <w:pPr>
              <w:jc w:val="center"/>
            </w:pPr>
            <w:r>
              <w:rPr>
                <w:rFonts w:hint="eastAsia"/>
              </w:rPr>
              <w:t>否</w:t>
            </w:r>
          </w:p>
        </w:tc>
        <w:tc>
          <w:tcPr>
            <w:tcW w:w="3330" w:type="dxa"/>
          </w:tcPr>
          <w:p w14:paraId="042814ED" w14:textId="77777777" w:rsidR="000829C4" w:rsidRDefault="00000000">
            <w:r>
              <w:rPr>
                <w:rFonts w:hint="eastAsia"/>
              </w:rPr>
              <w:t>模糊查询</w:t>
            </w:r>
          </w:p>
        </w:tc>
      </w:tr>
      <w:tr w:rsidR="000829C4" w14:paraId="3D3EE9DE" w14:textId="77777777">
        <w:tc>
          <w:tcPr>
            <w:tcW w:w="1561" w:type="dxa"/>
          </w:tcPr>
          <w:p w14:paraId="6B377A9F" w14:textId="77777777" w:rsidR="000829C4" w:rsidRDefault="00000000">
            <w:r>
              <w:rPr>
                <w:rFonts w:hint="eastAsia"/>
              </w:rPr>
              <w:t>会计月份</w:t>
            </w:r>
          </w:p>
        </w:tc>
        <w:tc>
          <w:tcPr>
            <w:tcW w:w="1110" w:type="dxa"/>
          </w:tcPr>
          <w:p w14:paraId="4A681EEC" w14:textId="77777777" w:rsidR="000829C4" w:rsidRDefault="00000000">
            <w:pPr>
              <w:jc w:val="center"/>
            </w:pPr>
            <w:r>
              <w:rPr>
                <w:rFonts w:hint="eastAsia"/>
              </w:rPr>
              <w:t>参照</w:t>
            </w:r>
          </w:p>
        </w:tc>
        <w:tc>
          <w:tcPr>
            <w:tcW w:w="1089" w:type="dxa"/>
          </w:tcPr>
          <w:p w14:paraId="177712A3" w14:textId="77777777" w:rsidR="000829C4" w:rsidRDefault="00000000">
            <w:pPr>
              <w:jc w:val="center"/>
            </w:pPr>
            <w:r>
              <w:rPr>
                <w:rFonts w:hint="eastAsia"/>
              </w:rPr>
              <w:t>手动选择</w:t>
            </w:r>
          </w:p>
        </w:tc>
        <w:tc>
          <w:tcPr>
            <w:tcW w:w="1429" w:type="dxa"/>
          </w:tcPr>
          <w:p w14:paraId="4E12B4F5" w14:textId="77777777" w:rsidR="000829C4" w:rsidRDefault="00000000">
            <w:pPr>
              <w:jc w:val="center"/>
            </w:pPr>
            <w:r>
              <w:rPr>
                <w:rFonts w:hint="eastAsia"/>
              </w:rPr>
              <w:t>否</w:t>
            </w:r>
          </w:p>
        </w:tc>
        <w:tc>
          <w:tcPr>
            <w:tcW w:w="3330" w:type="dxa"/>
          </w:tcPr>
          <w:p w14:paraId="3EB4E841" w14:textId="77777777" w:rsidR="000829C4" w:rsidRDefault="00000000">
            <w:r>
              <w:rPr>
                <w:rFonts w:hint="eastAsia"/>
              </w:rPr>
              <w:t>参照会计期间档案，查询所需所选会计月份在有效期范围内的减免政策</w:t>
            </w:r>
          </w:p>
        </w:tc>
      </w:tr>
    </w:tbl>
    <w:p w14:paraId="319EC4D6" w14:textId="77777777" w:rsidR="000829C4" w:rsidRDefault="000829C4"/>
    <w:p w14:paraId="32F221C1" w14:textId="77777777" w:rsidR="000829C4" w:rsidRDefault="00000000">
      <w:r>
        <w:rPr>
          <w:rFonts w:hint="eastAsia"/>
        </w:rPr>
        <w:t>主表字段：</w:t>
      </w:r>
    </w:p>
    <w:tbl>
      <w:tblPr>
        <w:tblW w:w="8349" w:type="dxa"/>
        <w:jc w:val="center"/>
        <w:tblLayout w:type="fixed"/>
        <w:tblCellMar>
          <w:left w:w="0" w:type="dxa"/>
          <w:right w:w="0" w:type="dxa"/>
        </w:tblCellMar>
        <w:tblLook w:val="04A0" w:firstRow="1" w:lastRow="0" w:firstColumn="1" w:lastColumn="0" w:noHBand="0" w:noVBand="1"/>
      </w:tblPr>
      <w:tblGrid>
        <w:gridCol w:w="1853"/>
        <w:gridCol w:w="1120"/>
        <w:gridCol w:w="1107"/>
        <w:gridCol w:w="1133"/>
        <w:gridCol w:w="3136"/>
      </w:tblGrid>
      <w:tr w:rsidR="000829C4" w14:paraId="74E3F246" w14:textId="77777777">
        <w:trPr>
          <w:trHeight w:val="216"/>
          <w:jc w:val="center"/>
        </w:trPr>
        <w:tc>
          <w:tcPr>
            <w:tcW w:w="1853"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0E05C50E"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字段名称</w:t>
            </w:r>
          </w:p>
        </w:tc>
        <w:tc>
          <w:tcPr>
            <w:tcW w:w="1120" w:type="dxa"/>
            <w:tcBorders>
              <w:top w:val="single" w:sz="4" w:space="0" w:color="auto"/>
              <w:left w:val="single" w:sz="4" w:space="0" w:color="auto"/>
              <w:bottom w:val="single" w:sz="4" w:space="0" w:color="auto"/>
              <w:right w:val="single" w:sz="4" w:space="0" w:color="auto"/>
            </w:tcBorders>
            <w:shd w:val="clear" w:color="auto" w:fill="DEEBF6" w:themeFill="accent1" w:themeFillTint="32"/>
            <w:vAlign w:val="center"/>
          </w:tcPr>
          <w:p w14:paraId="0E6558B2"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字段类型</w:t>
            </w:r>
          </w:p>
        </w:tc>
        <w:tc>
          <w:tcPr>
            <w:tcW w:w="1107"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61085764"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录入方式</w:t>
            </w:r>
          </w:p>
        </w:tc>
        <w:tc>
          <w:tcPr>
            <w:tcW w:w="1133"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180D700C"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是否必录</w:t>
            </w:r>
          </w:p>
        </w:tc>
        <w:tc>
          <w:tcPr>
            <w:tcW w:w="3136"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5690323B"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字段规则</w:t>
            </w:r>
          </w:p>
        </w:tc>
      </w:tr>
      <w:tr w:rsidR="000829C4" w14:paraId="0C1D98DF" w14:textId="77777777">
        <w:trPr>
          <w:trHeight w:val="432"/>
          <w:jc w:val="center"/>
        </w:trPr>
        <w:tc>
          <w:tcPr>
            <w:tcW w:w="185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67D25665"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机构</w:t>
            </w:r>
          </w:p>
        </w:tc>
        <w:tc>
          <w:tcPr>
            <w:tcW w:w="1120" w:type="dxa"/>
            <w:tcBorders>
              <w:top w:val="single" w:sz="4" w:space="0" w:color="auto"/>
              <w:left w:val="single" w:sz="4" w:space="0" w:color="auto"/>
              <w:bottom w:val="single" w:sz="4" w:space="0" w:color="auto"/>
              <w:right w:val="single" w:sz="4" w:space="0" w:color="auto"/>
            </w:tcBorders>
            <w:vAlign w:val="center"/>
          </w:tcPr>
          <w:p w14:paraId="0B496159"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107"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9284217" w14:textId="77777777" w:rsidR="000829C4" w:rsidRDefault="00000000">
            <w:pPr>
              <w:widowControl/>
              <w:jc w:val="center"/>
              <w:textAlignment w:val="center"/>
              <w:rPr>
                <w:rFonts w:ascii="宋体" w:hAnsi="宋体" w:cs="宋体" w:hint="eastAsia"/>
                <w:iCs/>
                <w:szCs w:val="21"/>
              </w:rPr>
            </w:pPr>
            <w:r>
              <w:rPr>
                <w:rFonts w:hint="eastAsia"/>
              </w:rPr>
              <w:t>手动选择</w:t>
            </w:r>
          </w:p>
        </w:tc>
        <w:tc>
          <w:tcPr>
            <w:tcW w:w="113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87C2D05"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13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0ED7E94B"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参照机构档案</w:t>
            </w:r>
          </w:p>
        </w:tc>
      </w:tr>
      <w:tr w:rsidR="000829C4" w14:paraId="4AE17DCD" w14:textId="77777777">
        <w:trPr>
          <w:trHeight w:val="432"/>
          <w:jc w:val="center"/>
        </w:trPr>
        <w:tc>
          <w:tcPr>
            <w:tcW w:w="185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667E6672"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不动产类型</w:t>
            </w:r>
          </w:p>
        </w:tc>
        <w:tc>
          <w:tcPr>
            <w:tcW w:w="1120" w:type="dxa"/>
            <w:tcBorders>
              <w:top w:val="single" w:sz="4" w:space="0" w:color="auto"/>
              <w:left w:val="single" w:sz="4" w:space="0" w:color="auto"/>
              <w:bottom w:val="single" w:sz="4" w:space="0" w:color="auto"/>
              <w:right w:val="single" w:sz="4" w:space="0" w:color="auto"/>
            </w:tcBorders>
            <w:vAlign w:val="center"/>
          </w:tcPr>
          <w:p w14:paraId="1A2D0F8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枚举</w:t>
            </w:r>
          </w:p>
        </w:tc>
        <w:tc>
          <w:tcPr>
            <w:tcW w:w="1107"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DB9D8BB" w14:textId="77777777" w:rsidR="000829C4" w:rsidRDefault="00000000">
            <w:pPr>
              <w:widowControl/>
              <w:jc w:val="center"/>
              <w:textAlignment w:val="center"/>
              <w:rPr>
                <w:rFonts w:ascii="宋体" w:hAnsi="宋体" w:cs="宋体" w:hint="eastAsia"/>
                <w:iCs/>
                <w:szCs w:val="21"/>
              </w:rPr>
            </w:pPr>
            <w:r>
              <w:rPr>
                <w:rFonts w:hint="eastAsia"/>
              </w:rPr>
              <w:t>手动选择</w:t>
            </w:r>
          </w:p>
        </w:tc>
        <w:tc>
          <w:tcPr>
            <w:tcW w:w="113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6DBC4F3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13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6C386758"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房产/土地</w:t>
            </w:r>
          </w:p>
        </w:tc>
      </w:tr>
      <w:tr w:rsidR="000829C4" w14:paraId="36B15FCB" w14:textId="77777777">
        <w:trPr>
          <w:trHeight w:val="432"/>
          <w:jc w:val="center"/>
        </w:trPr>
        <w:tc>
          <w:tcPr>
            <w:tcW w:w="185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7A3EB6D"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lastRenderedPageBreak/>
              <w:t>房产编码/</w:t>
            </w:r>
            <w:proofErr w:type="gramStart"/>
            <w:r>
              <w:rPr>
                <w:rFonts w:ascii="宋体" w:hAnsi="宋体" w:cs="宋体" w:hint="eastAsia"/>
                <w:iCs/>
                <w:szCs w:val="21"/>
              </w:rPr>
              <w:t>土地宗号</w:t>
            </w:r>
            <w:proofErr w:type="gramEnd"/>
          </w:p>
        </w:tc>
        <w:tc>
          <w:tcPr>
            <w:tcW w:w="1120" w:type="dxa"/>
            <w:tcBorders>
              <w:top w:val="single" w:sz="4" w:space="0" w:color="auto"/>
              <w:left w:val="single" w:sz="4" w:space="0" w:color="auto"/>
              <w:bottom w:val="single" w:sz="4" w:space="0" w:color="auto"/>
              <w:right w:val="single" w:sz="4" w:space="0" w:color="auto"/>
            </w:tcBorders>
            <w:vAlign w:val="center"/>
          </w:tcPr>
          <w:p w14:paraId="768B9926"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107"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647F3DDD" w14:textId="77777777" w:rsidR="000829C4" w:rsidRDefault="00000000">
            <w:pPr>
              <w:widowControl/>
              <w:jc w:val="center"/>
              <w:textAlignment w:val="center"/>
              <w:rPr>
                <w:rFonts w:ascii="宋体" w:hAnsi="宋体" w:cs="宋体" w:hint="eastAsia"/>
                <w:iCs/>
                <w:szCs w:val="21"/>
              </w:rPr>
            </w:pPr>
            <w:r>
              <w:rPr>
                <w:rFonts w:hint="eastAsia"/>
              </w:rPr>
              <w:t>手动选择</w:t>
            </w:r>
          </w:p>
        </w:tc>
        <w:tc>
          <w:tcPr>
            <w:tcW w:w="113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00753941"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13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2C2230A8"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根据所选不动产类型分别参照</w:t>
            </w:r>
            <w:proofErr w:type="gramStart"/>
            <w:r>
              <w:rPr>
                <w:rFonts w:ascii="宋体" w:hAnsi="宋体" w:cs="宋体" w:hint="eastAsia"/>
                <w:iCs/>
                <w:szCs w:val="21"/>
              </w:rPr>
              <w:t>房产台</w:t>
            </w:r>
            <w:proofErr w:type="gramEnd"/>
            <w:r>
              <w:rPr>
                <w:rFonts w:ascii="宋体" w:hAnsi="宋体" w:cs="宋体" w:hint="eastAsia"/>
                <w:iCs/>
                <w:szCs w:val="21"/>
              </w:rPr>
              <w:t>账、土地台账，根据所选机构过滤。</w:t>
            </w:r>
          </w:p>
        </w:tc>
      </w:tr>
      <w:tr w:rsidR="000829C4" w14:paraId="7AA156FA" w14:textId="77777777">
        <w:trPr>
          <w:trHeight w:val="432"/>
          <w:jc w:val="center"/>
        </w:trPr>
        <w:tc>
          <w:tcPr>
            <w:tcW w:w="185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DB4CE04"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房产名称</w:t>
            </w:r>
          </w:p>
        </w:tc>
        <w:tc>
          <w:tcPr>
            <w:tcW w:w="1120" w:type="dxa"/>
            <w:tcBorders>
              <w:top w:val="single" w:sz="4" w:space="0" w:color="auto"/>
              <w:left w:val="single" w:sz="4" w:space="0" w:color="auto"/>
              <w:bottom w:val="single" w:sz="4" w:space="0" w:color="auto"/>
              <w:right w:val="single" w:sz="4" w:space="0" w:color="auto"/>
            </w:tcBorders>
            <w:vAlign w:val="center"/>
          </w:tcPr>
          <w:p w14:paraId="2C505AC1"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107"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21B655C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13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6B05D848"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否</w:t>
            </w:r>
          </w:p>
        </w:tc>
        <w:tc>
          <w:tcPr>
            <w:tcW w:w="313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5A47414F"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带出所选</w:t>
            </w:r>
            <w:proofErr w:type="gramStart"/>
            <w:r>
              <w:rPr>
                <w:rFonts w:ascii="宋体" w:hAnsi="宋体" w:cs="宋体" w:hint="eastAsia"/>
                <w:iCs/>
                <w:szCs w:val="21"/>
              </w:rPr>
              <w:t>房产台</w:t>
            </w:r>
            <w:proofErr w:type="gramEnd"/>
            <w:r>
              <w:rPr>
                <w:rFonts w:ascii="宋体" w:hAnsi="宋体" w:cs="宋体" w:hint="eastAsia"/>
                <w:iCs/>
                <w:szCs w:val="21"/>
              </w:rPr>
              <w:t>账的房产名称，不动产类型为土地时该字段为空。</w:t>
            </w:r>
          </w:p>
        </w:tc>
      </w:tr>
      <w:tr w:rsidR="000829C4" w14:paraId="097C4E30" w14:textId="77777777">
        <w:trPr>
          <w:trHeight w:val="432"/>
          <w:jc w:val="center"/>
        </w:trPr>
        <w:tc>
          <w:tcPr>
            <w:tcW w:w="185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A92A883"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所在地</w:t>
            </w:r>
          </w:p>
        </w:tc>
        <w:tc>
          <w:tcPr>
            <w:tcW w:w="1120" w:type="dxa"/>
            <w:tcBorders>
              <w:top w:val="single" w:sz="4" w:space="0" w:color="auto"/>
              <w:left w:val="single" w:sz="4" w:space="0" w:color="auto"/>
              <w:bottom w:val="single" w:sz="4" w:space="0" w:color="auto"/>
              <w:right w:val="single" w:sz="4" w:space="0" w:color="auto"/>
            </w:tcBorders>
            <w:vAlign w:val="center"/>
          </w:tcPr>
          <w:p w14:paraId="07576E74"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107"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03508D8"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13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DA122DB"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否</w:t>
            </w:r>
          </w:p>
        </w:tc>
        <w:tc>
          <w:tcPr>
            <w:tcW w:w="313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9C303FA"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带出所选房产或土地的所在地</w:t>
            </w:r>
          </w:p>
        </w:tc>
      </w:tr>
      <w:tr w:rsidR="000829C4" w14:paraId="24858C82" w14:textId="77777777">
        <w:trPr>
          <w:trHeight w:val="432"/>
          <w:jc w:val="center"/>
        </w:trPr>
        <w:tc>
          <w:tcPr>
            <w:tcW w:w="185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00D03C0B"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坐落地址</w:t>
            </w:r>
          </w:p>
        </w:tc>
        <w:tc>
          <w:tcPr>
            <w:tcW w:w="1120" w:type="dxa"/>
            <w:tcBorders>
              <w:top w:val="single" w:sz="4" w:space="0" w:color="auto"/>
              <w:left w:val="single" w:sz="4" w:space="0" w:color="auto"/>
              <w:bottom w:val="single" w:sz="4" w:space="0" w:color="auto"/>
              <w:right w:val="single" w:sz="4" w:space="0" w:color="auto"/>
            </w:tcBorders>
            <w:vAlign w:val="center"/>
          </w:tcPr>
          <w:p w14:paraId="4F9C12B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107"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187C4F6"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13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09BF0A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否</w:t>
            </w:r>
          </w:p>
        </w:tc>
        <w:tc>
          <w:tcPr>
            <w:tcW w:w="313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96CF87C"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带出所选房产或土地的坐落地址</w:t>
            </w:r>
          </w:p>
        </w:tc>
      </w:tr>
      <w:tr w:rsidR="000829C4" w14:paraId="2FBF59E4" w14:textId="77777777">
        <w:trPr>
          <w:trHeight w:val="432"/>
          <w:jc w:val="center"/>
        </w:trPr>
        <w:tc>
          <w:tcPr>
            <w:tcW w:w="185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26C1A70"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计征方式</w:t>
            </w:r>
          </w:p>
        </w:tc>
        <w:tc>
          <w:tcPr>
            <w:tcW w:w="1120" w:type="dxa"/>
            <w:tcBorders>
              <w:top w:val="single" w:sz="4" w:space="0" w:color="auto"/>
              <w:left w:val="single" w:sz="4" w:space="0" w:color="auto"/>
              <w:bottom w:val="single" w:sz="4" w:space="0" w:color="auto"/>
              <w:right w:val="single" w:sz="4" w:space="0" w:color="auto"/>
            </w:tcBorders>
            <w:vAlign w:val="center"/>
          </w:tcPr>
          <w:p w14:paraId="783F11E7"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107"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269EB53E" w14:textId="77777777" w:rsidR="000829C4" w:rsidRDefault="00000000">
            <w:pPr>
              <w:widowControl/>
              <w:jc w:val="center"/>
              <w:textAlignment w:val="center"/>
              <w:rPr>
                <w:rFonts w:ascii="宋体" w:hAnsi="宋体" w:cs="宋体" w:hint="eastAsia"/>
                <w:iCs/>
                <w:szCs w:val="21"/>
              </w:rPr>
            </w:pPr>
            <w:r>
              <w:rPr>
                <w:rFonts w:hint="eastAsia"/>
              </w:rPr>
              <w:t>手动选择</w:t>
            </w:r>
          </w:p>
        </w:tc>
        <w:tc>
          <w:tcPr>
            <w:tcW w:w="113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19BDBC6"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否</w:t>
            </w:r>
          </w:p>
        </w:tc>
        <w:tc>
          <w:tcPr>
            <w:tcW w:w="313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34B0303"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所选不动产类型为房产时可编辑，参照房产税对应的税目，否则不可编辑且清空。</w:t>
            </w:r>
          </w:p>
        </w:tc>
      </w:tr>
      <w:tr w:rsidR="000829C4" w14:paraId="7C7E95CA" w14:textId="77777777">
        <w:trPr>
          <w:trHeight w:val="432"/>
          <w:jc w:val="center"/>
        </w:trPr>
        <w:tc>
          <w:tcPr>
            <w:tcW w:w="185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5AE84476"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减免性质代码</w:t>
            </w:r>
          </w:p>
        </w:tc>
        <w:tc>
          <w:tcPr>
            <w:tcW w:w="1120" w:type="dxa"/>
            <w:tcBorders>
              <w:top w:val="single" w:sz="4" w:space="0" w:color="auto"/>
              <w:left w:val="single" w:sz="4" w:space="0" w:color="auto"/>
              <w:bottom w:val="single" w:sz="4" w:space="0" w:color="auto"/>
              <w:right w:val="single" w:sz="4" w:space="0" w:color="auto"/>
            </w:tcBorders>
            <w:vAlign w:val="center"/>
          </w:tcPr>
          <w:p w14:paraId="1B974B65"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107"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6342415" w14:textId="77777777" w:rsidR="000829C4" w:rsidRDefault="00000000">
            <w:pPr>
              <w:widowControl/>
              <w:jc w:val="center"/>
              <w:textAlignment w:val="center"/>
              <w:rPr>
                <w:rFonts w:ascii="宋体" w:hAnsi="宋体" w:cs="宋体" w:hint="eastAsia"/>
                <w:iCs/>
                <w:szCs w:val="21"/>
              </w:rPr>
            </w:pPr>
            <w:r>
              <w:rPr>
                <w:rFonts w:hint="eastAsia"/>
              </w:rPr>
              <w:t>手动选择</w:t>
            </w:r>
          </w:p>
        </w:tc>
        <w:tc>
          <w:tcPr>
            <w:tcW w:w="113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6958EA8E"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13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32B3AE1"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所选不动产类型为房产时，参照</w:t>
            </w:r>
            <w:proofErr w:type="gramStart"/>
            <w:r>
              <w:rPr>
                <w:rFonts w:ascii="宋体" w:hAnsi="宋体" w:cs="宋体" w:hint="eastAsia"/>
                <w:iCs/>
                <w:szCs w:val="21"/>
              </w:rPr>
              <w:t>房产税且税目</w:t>
            </w:r>
            <w:proofErr w:type="gramEnd"/>
            <w:r>
              <w:rPr>
                <w:rFonts w:ascii="宋体" w:hAnsi="宋体" w:cs="宋体" w:hint="eastAsia"/>
                <w:iCs/>
                <w:szCs w:val="21"/>
              </w:rPr>
              <w:t>为所选计征方式的减免税政策；所选不动产类型为土地时，参照城镇土地使用税的减免税政策。</w:t>
            </w:r>
          </w:p>
        </w:tc>
      </w:tr>
      <w:tr w:rsidR="000829C4" w14:paraId="3B54D404" w14:textId="77777777">
        <w:trPr>
          <w:trHeight w:val="432"/>
          <w:jc w:val="center"/>
        </w:trPr>
        <w:tc>
          <w:tcPr>
            <w:tcW w:w="185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F454E3C"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减免项目名称</w:t>
            </w:r>
          </w:p>
        </w:tc>
        <w:tc>
          <w:tcPr>
            <w:tcW w:w="1120" w:type="dxa"/>
            <w:tcBorders>
              <w:top w:val="single" w:sz="4" w:space="0" w:color="auto"/>
              <w:left w:val="single" w:sz="4" w:space="0" w:color="auto"/>
              <w:bottom w:val="single" w:sz="4" w:space="0" w:color="auto"/>
              <w:right w:val="single" w:sz="4" w:space="0" w:color="auto"/>
            </w:tcBorders>
            <w:vAlign w:val="center"/>
          </w:tcPr>
          <w:p w14:paraId="40D72458"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107"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89A27E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13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6CFA6E69"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13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5E6A9EA4"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自动带出所选减免性质代码的减免项目名称</w:t>
            </w:r>
          </w:p>
        </w:tc>
      </w:tr>
      <w:tr w:rsidR="000829C4" w14:paraId="561F9EEE" w14:textId="77777777">
        <w:trPr>
          <w:trHeight w:val="432"/>
          <w:jc w:val="center"/>
        </w:trPr>
        <w:tc>
          <w:tcPr>
            <w:tcW w:w="185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0568082"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减免方式</w:t>
            </w:r>
          </w:p>
        </w:tc>
        <w:tc>
          <w:tcPr>
            <w:tcW w:w="1120" w:type="dxa"/>
            <w:tcBorders>
              <w:top w:val="single" w:sz="4" w:space="0" w:color="auto"/>
              <w:left w:val="single" w:sz="4" w:space="0" w:color="auto"/>
              <w:bottom w:val="single" w:sz="4" w:space="0" w:color="auto"/>
              <w:right w:val="single" w:sz="4" w:space="0" w:color="auto"/>
            </w:tcBorders>
            <w:vAlign w:val="center"/>
          </w:tcPr>
          <w:p w14:paraId="518CDA0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枚举</w:t>
            </w:r>
          </w:p>
        </w:tc>
        <w:tc>
          <w:tcPr>
            <w:tcW w:w="1107"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23947650"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13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18BB102"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13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7125A51"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自动带出所选减免政策的减免方式</w:t>
            </w:r>
          </w:p>
        </w:tc>
      </w:tr>
      <w:tr w:rsidR="000829C4" w14:paraId="41FAC437" w14:textId="77777777">
        <w:trPr>
          <w:trHeight w:val="432"/>
          <w:jc w:val="center"/>
        </w:trPr>
        <w:tc>
          <w:tcPr>
            <w:tcW w:w="185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620F192"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减免比例（%）</w:t>
            </w:r>
          </w:p>
        </w:tc>
        <w:tc>
          <w:tcPr>
            <w:tcW w:w="1120" w:type="dxa"/>
            <w:tcBorders>
              <w:top w:val="single" w:sz="4" w:space="0" w:color="auto"/>
              <w:left w:val="single" w:sz="4" w:space="0" w:color="auto"/>
              <w:bottom w:val="single" w:sz="4" w:space="0" w:color="auto"/>
              <w:right w:val="single" w:sz="4" w:space="0" w:color="auto"/>
            </w:tcBorders>
            <w:vAlign w:val="center"/>
          </w:tcPr>
          <w:p w14:paraId="08E0311B"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数值</w:t>
            </w:r>
          </w:p>
        </w:tc>
        <w:tc>
          <w:tcPr>
            <w:tcW w:w="1107"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BC87BB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13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753F5AC5"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13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A8A2D5B"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自动带出所选减免政策的减免比例，保留2位小数。</w:t>
            </w:r>
          </w:p>
        </w:tc>
      </w:tr>
      <w:tr w:rsidR="000829C4" w14:paraId="5C79A741" w14:textId="77777777">
        <w:trPr>
          <w:trHeight w:val="432"/>
          <w:jc w:val="center"/>
        </w:trPr>
        <w:tc>
          <w:tcPr>
            <w:tcW w:w="185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C4648BF"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减免土地面积(m²)</w:t>
            </w:r>
          </w:p>
        </w:tc>
        <w:tc>
          <w:tcPr>
            <w:tcW w:w="1120" w:type="dxa"/>
            <w:tcBorders>
              <w:top w:val="single" w:sz="4" w:space="0" w:color="auto"/>
              <w:left w:val="single" w:sz="4" w:space="0" w:color="auto"/>
              <w:bottom w:val="single" w:sz="4" w:space="0" w:color="auto"/>
              <w:right w:val="single" w:sz="4" w:space="0" w:color="auto"/>
            </w:tcBorders>
            <w:vAlign w:val="center"/>
          </w:tcPr>
          <w:p w14:paraId="3F61AE4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数值</w:t>
            </w:r>
            <w:r>
              <w:rPr>
                <w:rFonts w:hint="eastAsia"/>
              </w:rPr>
              <w:t>（</w:t>
            </w:r>
            <w:r>
              <w:rPr>
                <w:rFonts w:hint="eastAsia"/>
              </w:rPr>
              <w:t>30,10</w:t>
            </w:r>
            <w:r>
              <w:rPr>
                <w:rFonts w:hint="eastAsia"/>
              </w:rPr>
              <w:t>）</w:t>
            </w:r>
          </w:p>
        </w:tc>
        <w:tc>
          <w:tcPr>
            <w:tcW w:w="1107"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2167293E"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13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0DA5EE64"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13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1B73504" w14:textId="77777777" w:rsidR="000829C4" w:rsidRDefault="00000000">
            <w:pPr>
              <w:widowControl/>
              <w:jc w:val="left"/>
              <w:textAlignment w:val="center"/>
              <w:rPr>
                <w:rFonts w:ascii="宋体" w:hAnsi="宋体" w:cs="宋体" w:hint="eastAsia"/>
                <w:iCs/>
                <w:szCs w:val="21"/>
              </w:rPr>
            </w:pPr>
            <w:r>
              <w:rPr>
                <w:rFonts w:hint="eastAsia"/>
              </w:rPr>
              <w:t>不动产类型选择土地时，该字段显示，否则隐藏；选择减免税政策后，根据土地信息台账中该土地的土地面积（如有土地面积变更的取变更后土地面积）自动计算减免土地面积，减免土地面积</w:t>
            </w:r>
            <w:r>
              <w:rPr>
                <w:rFonts w:hint="eastAsia"/>
              </w:rPr>
              <w:t>=</w:t>
            </w:r>
            <w:r>
              <w:rPr>
                <w:rFonts w:hint="eastAsia"/>
              </w:rPr>
              <w:lastRenderedPageBreak/>
              <w:t>（变更后）土地面积</w:t>
            </w:r>
            <w:r>
              <w:rPr>
                <w:rFonts w:hint="eastAsia"/>
              </w:rPr>
              <w:t>*</w:t>
            </w:r>
            <w:r>
              <w:rPr>
                <w:rFonts w:hint="eastAsia"/>
              </w:rPr>
              <w:t>减免比例，可手动修改，</w:t>
            </w:r>
            <w:r>
              <w:rPr>
                <w:rFonts w:ascii="宋体" w:hAnsi="宋体" w:cs="宋体" w:hint="eastAsia"/>
                <w:iCs/>
                <w:szCs w:val="21"/>
              </w:rPr>
              <w:t>＞0，保留2位小数</w:t>
            </w:r>
          </w:p>
        </w:tc>
      </w:tr>
      <w:tr w:rsidR="000829C4" w14:paraId="5D0EF8B1" w14:textId="77777777">
        <w:trPr>
          <w:trHeight w:val="432"/>
          <w:jc w:val="center"/>
        </w:trPr>
        <w:tc>
          <w:tcPr>
            <w:tcW w:w="185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212496C"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lastRenderedPageBreak/>
              <w:t>政策开始日期</w:t>
            </w:r>
          </w:p>
        </w:tc>
        <w:tc>
          <w:tcPr>
            <w:tcW w:w="1120" w:type="dxa"/>
            <w:tcBorders>
              <w:top w:val="single" w:sz="4" w:space="0" w:color="auto"/>
              <w:left w:val="single" w:sz="4" w:space="0" w:color="auto"/>
              <w:bottom w:val="single" w:sz="4" w:space="0" w:color="auto"/>
              <w:right w:val="single" w:sz="4" w:space="0" w:color="auto"/>
            </w:tcBorders>
            <w:vAlign w:val="center"/>
          </w:tcPr>
          <w:p w14:paraId="529781C9"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107"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95AD5C9"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13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CC84AB9"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13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AE778B8"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自动带出所选减免性质代码的政策开始日期</w:t>
            </w:r>
          </w:p>
        </w:tc>
      </w:tr>
      <w:tr w:rsidR="000829C4" w14:paraId="6C0B949F" w14:textId="77777777">
        <w:trPr>
          <w:trHeight w:val="432"/>
          <w:jc w:val="center"/>
        </w:trPr>
        <w:tc>
          <w:tcPr>
            <w:tcW w:w="185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226793F1"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政策截止日期</w:t>
            </w:r>
          </w:p>
        </w:tc>
        <w:tc>
          <w:tcPr>
            <w:tcW w:w="1120" w:type="dxa"/>
            <w:tcBorders>
              <w:top w:val="single" w:sz="4" w:space="0" w:color="auto"/>
              <w:left w:val="single" w:sz="4" w:space="0" w:color="auto"/>
              <w:bottom w:val="single" w:sz="4" w:space="0" w:color="auto"/>
              <w:right w:val="single" w:sz="4" w:space="0" w:color="auto"/>
            </w:tcBorders>
            <w:vAlign w:val="center"/>
          </w:tcPr>
          <w:p w14:paraId="7AA33EC4"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107"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63ABEA9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13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5552EF87"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13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69BBFDFC"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自动带出所选减免性质代码的政策截止日期</w:t>
            </w:r>
          </w:p>
        </w:tc>
      </w:tr>
      <w:tr w:rsidR="000829C4" w14:paraId="24F93543" w14:textId="77777777">
        <w:trPr>
          <w:trHeight w:val="432"/>
          <w:jc w:val="center"/>
        </w:trPr>
        <w:tc>
          <w:tcPr>
            <w:tcW w:w="185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3517D11"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备注</w:t>
            </w:r>
          </w:p>
        </w:tc>
        <w:tc>
          <w:tcPr>
            <w:tcW w:w="1120" w:type="dxa"/>
            <w:tcBorders>
              <w:top w:val="single" w:sz="4" w:space="0" w:color="auto"/>
              <w:left w:val="single" w:sz="4" w:space="0" w:color="auto"/>
              <w:bottom w:val="single" w:sz="4" w:space="0" w:color="auto"/>
              <w:right w:val="single" w:sz="4" w:space="0" w:color="auto"/>
            </w:tcBorders>
            <w:vAlign w:val="center"/>
          </w:tcPr>
          <w:p w14:paraId="3837BED5"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字符（500）</w:t>
            </w:r>
          </w:p>
        </w:tc>
        <w:tc>
          <w:tcPr>
            <w:tcW w:w="1107"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DA0BA0F"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13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2A0EB2A2"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否</w:t>
            </w:r>
          </w:p>
        </w:tc>
        <w:tc>
          <w:tcPr>
            <w:tcW w:w="313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0E7BAE2" w14:textId="77777777" w:rsidR="000829C4" w:rsidRDefault="000829C4">
            <w:pPr>
              <w:widowControl/>
              <w:jc w:val="left"/>
              <w:textAlignment w:val="center"/>
              <w:rPr>
                <w:rFonts w:ascii="宋体" w:hAnsi="宋体" w:cs="宋体" w:hint="eastAsia"/>
                <w:iCs/>
                <w:szCs w:val="21"/>
              </w:rPr>
            </w:pPr>
          </w:p>
        </w:tc>
      </w:tr>
    </w:tbl>
    <w:p w14:paraId="077D17EC" w14:textId="77777777" w:rsidR="000829C4" w:rsidRDefault="000829C4"/>
    <w:p w14:paraId="650B5E46" w14:textId="77777777" w:rsidR="000829C4" w:rsidRDefault="00000000">
      <w:pPr>
        <w:pStyle w:val="4"/>
      </w:pPr>
      <w:r>
        <w:rPr>
          <w:rFonts w:hint="eastAsia"/>
        </w:rPr>
        <w:t>业务处理</w:t>
      </w:r>
    </w:p>
    <w:p w14:paraId="002C7D59" w14:textId="77777777" w:rsidR="000829C4" w:rsidRDefault="00000000">
      <w:pPr>
        <w:pStyle w:val="5"/>
      </w:pPr>
      <w:r>
        <w:rPr>
          <w:rFonts w:hint="eastAsia"/>
        </w:rPr>
        <w:t>业务说明与流程</w:t>
      </w:r>
    </w:p>
    <w:p w14:paraId="45D1719C" w14:textId="77777777" w:rsidR="000829C4" w:rsidRDefault="00000000">
      <w:r>
        <w:rPr>
          <w:rFonts w:hint="eastAsia"/>
        </w:rPr>
        <w:t>1</w:t>
      </w:r>
      <w:r>
        <w:rPr>
          <w:rFonts w:hint="eastAsia"/>
        </w:rPr>
        <w:t>、设置房产、土地的减免税政策后，在税金计算时，按照对应的减免税政策计算减免税额。</w:t>
      </w:r>
    </w:p>
    <w:p w14:paraId="0F0042F2" w14:textId="77777777" w:rsidR="000829C4" w:rsidRDefault="00000000">
      <w:r>
        <w:rPr>
          <w:rFonts w:hint="eastAsia"/>
        </w:rPr>
        <w:t>2</w:t>
      </w:r>
      <w:r>
        <w:rPr>
          <w:rFonts w:hint="eastAsia"/>
        </w:rPr>
        <w:t>、</w:t>
      </w:r>
      <w:r>
        <w:t>暂不增加审批流程，如项目需要再考虑增加审批、变更流程</w:t>
      </w:r>
      <w:r>
        <w:rPr>
          <w:rFonts w:hint="eastAsia"/>
        </w:rPr>
        <w:t>。</w:t>
      </w:r>
    </w:p>
    <w:p w14:paraId="1814F48A" w14:textId="77777777" w:rsidR="000829C4" w:rsidRDefault="00000000">
      <w:pPr>
        <w:pStyle w:val="5"/>
      </w:pPr>
      <w:r>
        <w:rPr>
          <w:rFonts w:hint="eastAsia"/>
        </w:rPr>
        <w:t>功能按钮</w:t>
      </w:r>
    </w:p>
    <w:tbl>
      <w:tblPr>
        <w:tblStyle w:val="ab"/>
        <w:tblW w:w="0" w:type="auto"/>
        <w:tblLook w:val="04A0" w:firstRow="1" w:lastRow="0" w:firstColumn="1" w:lastColumn="0" w:noHBand="0" w:noVBand="1"/>
      </w:tblPr>
      <w:tblGrid>
        <w:gridCol w:w="1256"/>
        <w:gridCol w:w="1422"/>
        <w:gridCol w:w="5618"/>
      </w:tblGrid>
      <w:tr w:rsidR="000829C4" w14:paraId="0B72D2B6" w14:textId="77777777">
        <w:tc>
          <w:tcPr>
            <w:tcW w:w="1284" w:type="dxa"/>
            <w:shd w:val="clear" w:color="auto" w:fill="DEEBF6" w:themeFill="accent1" w:themeFillTint="32"/>
          </w:tcPr>
          <w:p w14:paraId="76F61591" w14:textId="77777777" w:rsidR="000829C4" w:rsidRDefault="00000000">
            <w:pPr>
              <w:jc w:val="center"/>
              <w:rPr>
                <w:b/>
                <w:bCs/>
                <w:szCs w:val="21"/>
              </w:rPr>
            </w:pPr>
            <w:r>
              <w:rPr>
                <w:rFonts w:hint="eastAsia"/>
                <w:b/>
                <w:bCs/>
                <w:szCs w:val="21"/>
              </w:rPr>
              <w:t>按钮名称</w:t>
            </w:r>
          </w:p>
        </w:tc>
        <w:tc>
          <w:tcPr>
            <w:tcW w:w="1455" w:type="dxa"/>
            <w:shd w:val="clear" w:color="auto" w:fill="DEEBF6" w:themeFill="accent1" w:themeFillTint="32"/>
          </w:tcPr>
          <w:p w14:paraId="59A647CC" w14:textId="77777777" w:rsidR="000829C4" w:rsidRDefault="00000000">
            <w:pPr>
              <w:jc w:val="center"/>
              <w:rPr>
                <w:b/>
                <w:bCs/>
                <w:szCs w:val="21"/>
              </w:rPr>
            </w:pPr>
            <w:r>
              <w:rPr>
                <w:rFonts w:hint="eastAsia"/>
                <w:b/>
                <w:bCs/>
                <w:szCs w:val="21"/>
              </w:rPr>
              <w:t>实现功能</w:t>
            </w:r>
          </w:p>
        </w:tc>
        <w:tc>
          <w:tcPr>
            <w:tcW w:w="5783" w:type="dxa"/>
            <w:shd w:val="clear" w:color="auto" w:fill="DEEBF6" w:themeFill="accent1" w:themeFillTint="32"/>
          </w:tcPr>
          <w:p w14:paraId="5B1D3B25" w14:textId="77777777" w:rsidR="000829C4" w:rsidRDefault="00000000">
            <w:pPr>
              <w:jc w:val="center"/>
              <w:rPr>
                <w:b/>
                <w:bCs/>
                <w:szCs w:val="21"/>
              </w:rPr>
            </w:pPr>
            <w:r>
              <w:rPr>
                <w:rFonts w:hint="eastAsia"/>
                <w:b/>
                <w:bCs/>
                <w:szCs w:val="21"/>
              </w:rPr>
              <w:t>规则</w:t>
            </w:r>
          </w:p>
        </w:tc>
      </w:tr>
      <w:tr w:rsidR="000829C4" w14:paraId="6B1BDEA0" w14:textId="77777777">
        <w:tc>
          <w:tcPr>
            <w:tcW w:w="1284" w:type="dxa"/>
          </w:tcPr>
          <w:p w14:paraId="4F0A428B" w14:textId="77777777" w:rsidR="000829C4" w:rsidRDefault="00000000">
            <w:pPr>
              <w:rPr>
                <w:szCs w:val="21"/>
              </w:rPr>
            </w:pPr>
            <w:r>
              <w:rPr>
                <w:rFonts w:hint="eastAsia"/>
                <w:szCs w:val="21"/>
              </w:rPr>
              <w:t>新增</w:t>
            </w:r>
          </w:p>
        </w:tc>
        <w:tc>
          <w:tcPr>
            <w:tcW w:w="1455" w:type="dxa"/>
          </w:tcPr>
          <w:p w14:paraId="57A7B1B3" w14:textId="77777777" w:rsidR="000829C4" w:rsidRDefault="00000000">
            <w:pPr>
              <w:rPr>
                <w:szCs w:val="21"/>
              </w:rPr>
            </w:pPr>
            <w:r>
              <w:rPr>
                <w:rFonts w:hint="eastAsia"/>
                <w:szCs w:val="21"/>
              </w:rPr>
              <w:t>新增记录</w:t>
            </w:r>
          </w:p>
        </w:tc>
        <w:tc>
          <w:tcPr>
            <w:tcW w:w="5783" w:type="dxa"/>
          </w:tcPr>
          <w:p w14:paraId="57590CBF" w14:textId="77777777" w:rsidR="000829C4" w:rsidRDefault="00000000">
            <w:pPr>
              <w:rPr>
                <w:szCs w:val="21"/>
              </w:rPr>
            </w:pPr>
            <w:r>
              <w:rPr>
                <w:rFonts w:hint="eastAsia"/>
                <w:szCs w:val="21"/>
              </w:rPr>
              <w:t>新增</w:t>
            </w:r>
            <w:proofErr w:type="gramStart"/>
            <w:r>
              <w:rPr>
                <w:rFonts w:hint="eastAsia"/>
                <w:szCs w:val="21"/>
              </w:rPr>
              <w:t>一</w:t>
            </w:r>
            <w:proofErr w:type="gramEnd"/>
            <w:r>
              <w:rPr>
                <w:rFonts w:hint="eastAsia"/>
                <w:szCs w:val="21"/>
              </w:rPr>
              <w:t>空白行，界面更新为编辑状态；</w:t>
            </w:r>
          </w:p>
          <w:p w14:paraId="0E4AEABC" w14:textId="77777777" w:rsidR="000829C4" w:rsidRDefault="00000000">
            <w:pPr>
              <w:rPr>
                <w:szCs w:val="21"/>
              </w:rPr>
            </w:pPr>
            <w:r>
              <w:rPr>
                <w:rFonts w:hint="eastAsia"/>
                <w:szCs w:val="21"/>
              </w:rPr>
              <w:t>编辑状态下新增按钮隐藏。</w:t>
            </w:r>
          </w:p>
        </w:tc>
      </w:tr>
      <w:tr w:rsidR="000829C4" w14:paraId="2B736E19" w14:textId="77777777">
        <w:tc>
          <w:tcPr>
            <w:tcW w:w="1284" w:type="dxa"/>
          </w:tcPr>
          <w:p w14:paraId="27388009" w14:textId="77777777" w:rsidR="000829C4" w:rsidRDefault="00000000">
            <w:pPr>
              <w:rPr>
                <w:szCs w:val="21"/>
              </w:rPr>
            </w:pPr>
            <w:r>
              <w:rPr>
                <w:rFonts w:hint="eastAsia"/>
                <w:szCs w:val="21"/>
              </w:rPr>
              <w:t>修改</w:t>
            </w:r>
          </w:p>
        </w:tc>
        <w:tc>
          <w:tcPr>
            <w:tcW w:w="1455" w:type="dxa"/>
          </w:tcPr>
          <w:p w14:paraId="3D949FED" w14:textId="77777777" w:rsidR="000829C4" w:rsidRDefault="00000000">
            <w:pPr>
              <w:rPr>
                <w:szCs w:val="21"/>
              </w:rPr>
            </w:pPr>
            <w:r>
              <w:rPr>
                <w:rFonts w:hint="eastAsia"/>
                <w:szCs w:val="21"/>
              </w:rPr>
              <w:t>修改记录</w:t>
            </w:r>
          </w:p>
        </w:tc>
        <w:tc>
          <w:tcPr>
            <w:tcW w:w="5783" w:type="dxa"/>
          </w:tcPr>
          <w:p w14:paraId="09C82BF4" w14:textId="77777777" w:rsidR="000829C4" w:rsidRDefault="00000000">
            <w:pPr>
              <w:rPr>
                <w:szCs w:val="21"/>
              </w:rPr>
            </w:pPr>
            <w:r>
              <w:rPr>
                <w:rFonts w:hint="eastAsia"/>
                <w:szCs w:val="21"/>
              </w:rPr>
              <w:t>列表数据非空时，该按钮可用，否则</w:t>
            </w:r>
            <w:proofErr w:type="gramStart"/>
            <w:r>
              <w:rPr>
                <w:rFonts w:hint="eastAsia"/>
                <w:szCs w:val="21"/>
              </w:rPr>
              <w:t>不</w:t>
            </w:r>
            <w:proofErr w:type="gramEnd"/>
            <w:r>
              <w:rPr>
                <w:rFonts w:hint="eastAsia"/>
                <w:szCs w:val="21"/>
              </w:rPr>
              <w:t>可用；</w:t>
            </w:r>
          </w:p>
          <w:p w14:paraId="5F4AF5D9" w14:textId="77777777" w:rsidR="000829C4" w:rsidRDefault="00000000">
            <w:pPr>
              <w:rPr>
                <w:szCs w:val="21"/>
              </w:rPr>
            </w:pPr>
            <w:r>
              <w:rPr>
                <w:rFonts w:hint="eastAsia"/>
                <w:szCs w:val="21"/>
              </w:rPr>
              <w:t>点击该按钮，界面更新为编辑状态；</w:t>
            </w:r>
          </w:p>
          <w:p w14:paraId="59C6673D" w14:textId="77777777" w:rsidR="000829C4" w:rsidRDefault="00000000">
            <w:pPr>
              <w:rPr>
                <w:szCs w:val="21"/>
              </w:rPr>
            </w:pPr>
            <w:r>
              <w:rPr>
                <w:rFonts w:hint="eastAsia"/>
                <w:szCs w:val="21"/>
              </w:rPr>
              <w:t>编辑状态下该修改按钮隐藏</w:t>
            </w:r>
          </w:p>
        </w:tc>
      </w:tr>
      <w:tr w:rsidR="000829C4" w14:paraId="7179EFA4" w14:textId="77777777">
        <w:tc>
          <w:tcPr>
            <w:tcW w:w="1284" w:type="dxa"/>
          </w:tcPr>
          <w:p w14:paraId="06536DE2" w14:textId="77777777" w:rsidR="000829C4" w:rsidRDefault="00000000">
            <w:pPr>
              <w:rPr>
                <w:szCs w:val="21"/>
              </w:rPr>
            </w:pPr>
            <w:r>
              <w:rPr>
                <w:rFonts w:hint="eastAsia"/>
                <w:szCs w:val="21"/>
              </w:rPr>
              <w:t>删除</w:t>
            </w:r>
          </w:p>
        </w:tc>
        <w:tc>
          <w:tcPr>
            <w:tcW w:w="1455" w:type="dxa"/>
          </w:tcPr>
          <w:p w14:paraId="49AB1E70" w14:textId="77777777" w:rsidR="000829C4" w:rsidRDefault="00000000">
            <w:pPr>
              <w:rPr>
                <w:szCs w:val="21"/>
              </w:rPr>
            </w:pPr>
            <w:r>
              <w:rPr>
                <w:rFonts w:hint="eastAsia"/>
                <w:szCs w:val="21"/>
              </w:rPr>
              <w:t>删除记录</w:t>
            </w:r>
          </w:p>
        </w:tc>
        <w:tc>
          <w:tcPr>
            <w:tcW w:w="5783" w:type="dxa"/>
          </w:tcPr>
          <w:p w14:paraId="44BB9663" w14:textId="77777777" w:rsidR="000829C4" w:rsidRDefault="00000000">
            <w:pPr>
              <w:rPr>
                <w:szCs w:val="21"/>
              </w:rPr>
            </w:pPr>
            <w:r>
              <w:rPr>
                <w:rFonts w:hint="eastAsia"/>
                <w:szCs w:val="21"/>
              </w:rPr>
              <w:t>查看状态显示；</w:t>
            </w:r>
          </w:p>
          <w:p w14:paraId="6B853CCA" w14:textId="77777777" w:rsidR="000829C4" w:rsidRDefault="00000000">
            <w:pPr>
              <w:rPr>
                <w:szCs w:val="21"/>
              </w:rPr>
            </w:pPr>
            <w:r>
              <w:rPr>
                <w:rFonts w:hint="eastAsia"/>
                <w:szCs w:val="21"/>
              </w:rPr>
              <w:t>删除所选数据。</w:t>
            </w:r>
          </w:p>
        </w:tc>
      </w:tr>
      <w:tr w:rsidR="000829C4" w14:paraId="7C1F4907" w14:textId="77777777">
        <w:tc>
          <w:tcPr>
            <w:tcW w:w="1284" w:type="dxa"/>
          </w:tcPr>
          <w:p w14:paraId="6DEB53E5" w14:textId="77777777" w:rsidR="000829C4" w:rsidRDefault="00000000">
            <w:pPr>
              <w:rPr>
                <w:szCs w:val="21"/>
              </w:rPr>
            </w:pPr>
            <w:r>
              <w:rPr>
                <w:rFonts w:hint="eastAsia"/>
                <w:szCs w:val="21"/>
              </w:rPr>
              <w:t>保存</w:t>
            </w:r>
          </w:p>
        </w:tc>
        <w:tc>
          <w:tcPr>
            <w:tcW w:w="1455" w:type="dxa"/>
          </w:tcPr>
          <w:p w14:paraId="77FE78FD" w14:textId="77777777" w:rsidR="000829C4" w:rsidRDefault="00000000">
            <w:pPr>
              <w:rPr>
                <w:szCs w:val="21"/>
              </w:rPr>
            </w:pPr>
            <w:r>
              <w:rPr>
                <w:rFonts w:hint="eastAsia"/>
                <w:szCs w:val="21"/>
              </w:rPr>
              <w:t>保存记录</w:t>
            </w:r>
          </w:p>
        </w:tc>
        <w:tc>
          <w:tcPr>
            <w:tcW w:w="5783" w:type="dxa"/>
          </w:tcPr>
          <w:p w14:paraId="78748B67" w14:textId="77777777" w:rsidR="000829C4" w:rsidRDefault="00000000">
            <w:pPr>
              <w:rPr>
                <w:szCs w:val="21"/>
              </w:rPr>
            </w:pPr>
            <w:r>
              <w:rPr>
                <w:rFonts w:hint="eastAsia"/>
                <w:szCs w:val="21"/>
              </w:rPr>
              <w:t>编辑状态显示；</w:t>
            </w:r>
          </w:p>
          <w:p w14:paraId="2A14D43F" w14:textId="77777777" w:rsidR="000829C4" w:rsidRDefault="00000000">
            <w:pPr>
              <w:rPr>
                <w:szCs w:val="21"/>
              </w:rPr>
            </w:pPr>
            <w:r>
              <w:rPr>
                <w:rFonts w:hint="eastAsia"/>
                <w:szCs w:val="21"/>
              </w:rPr>
              <w:t>保存修改或新增的信息，界面更新为查看状态。</w:t>
            </w:r>
          </w:p>
        </w:tc>
      </w:tr>
      <w:tr w:rsidR="000829C4" w14:paraId="08D132B8" w14:textId="77777777">
        <w:tc>
          <w:tcPr>
            <w:tcW w:w="1284" w:type="dxa"/>
          </w:tcPr>
          <w:p w14:paraId="57419112" w14:textId="77777777" w:rsidR="000829C4" w:rsidRDefault="00000000">
            <w:pPr>
              <w:rPr>
                <w:szCs w:val="21"/>
              </w:rPr>
            </w:pPr>
            <w:r>
              <w:rPr>
                <w:rFonts w:hint="eastAsia"/>
                <w:szCs w:val="21"/>
              </w:rPr>
              <w:t>取消</w:t>
            </w:r>
          </w:p>
        </w:tc>
        <w:tc>
          <w:tcPr>
            <w:tcW w:w="1455" w:type="dxa"/>
          </w:tcPr>
          <w:p w14:paraId="09673F60" w14:textId="77777777" w:rsidR="000829C4" w:rsidRDefault="00000000">
            <w:pPr>
              <w:rPr>
                <w:szCs w:val="21"/>
              </w:rPr>
            </w:pPr>
            <w:r>
              <w:rPr>
                <w:rFonts w:hint="eastAsia"/>
                <w:szCs w:val="21"/>
              </w:rPr>
              <w:t>取消修改</w:t>
            </w:r>
          </w:p>
        </w:tc>
        <w:tc>
          <w:tcPr>
            <w:tcW w:w="5783" w:type="dxa"/>
          </w:tcPr>
          <w:p w14:paraId="58F70590" w14:textId="77777777" w:rsidR="000829C4" w:rsidRDefault="00000000">
            <w:pPr>
              <w:rPr>
                <w:szCs w:val="21"/>
              </w:rPr>
            </w:pPr>
            <w:r>
              <w:rPr>
                <w:rFonts w:hint="eastAsia"/>
                <w:szCs w:val="21"/>
              </w:rPr>
              <w:t>编辑状态显示；</w:t>
            </w:r>
          </w:p>
          <w:p w14:paraId="179D4E4A" w14:textId="77777777" w:rsidR="000829C4" w:rsidRDefault="00000000">
            <w:pPr>
              <w:rPr>
                <w:szCs w:val="21"/>
              </w:rPr>
            </w:pPr>
            <w:r>
              <w:rPr>
                <w:rFonts w:hint="eastAsia"/>
                <w:szCs w:val="21"/>
              </w:rPr>
              <w:lastRenderedPageBreak/>
              <w:t>取消修改或新增的信息，界面更新为查看状态。</w:t>
            </w:r>
          </w:p>
        </w:tc>
      </w:tr>
      <w:tr w:rsidR="000829C4" w14:paraId="5D31D712" w14:textId="77777777">
        <w:tc>
          <w:tcPr>
            <w:tcW w:w="1284" w:type="dxa"/>
          </w:tcPr>
          <w:p w14:paraId="5C937B68" w14:textId="77777777" w:rsidR="000829C4" w:rsidRDefault="00000000">
            <w:pPr>
              <w:rPr>
                <w:szCs w:val="21"/>
              </w:rPr>
            </w:pPr>
            <w:r>
              <w:rPr>
                <w:rFonts w:hint="eastAsia"/>
                <w:szCs w:val="21"/>
              </w:rPr>
              <w:lastRenderedPageBreak/>
              <w:t>查询</w:t>
            </w:r>
          </w:p>
        </w:tc>
        <w:tc>
          <w:tcPr>
            <w:tcW w:w="1455" w:type="dxa"/>
          </w:tcPr>
          <w:p w14:paraId="20F23853" w14:textId="77777777" w:rsidR="000829C4" w:rsidRDefault="00000000">
            <w:pPr>
              <w:rPr>
                <w:szCs w:val="21"/>
              </w:rPr>
            </w:pPr>
            <w:r>
              <w:rPr>
                <w:rFonts w:hint="eastAsia"/>
                <w:szCs w:val="21"/>
              </w:rPr>
              <w:t>查询数据</w:t>
            </w:r>
          </w:p>
        </w:tc>
        <w:tc>
          <w:tcPr>
            <w:tcW w:w="5783" w:type="dxa"/>
          </w:tcPr>
          <w:p w14:paraId="07677F14" w14:textId="77777777" w:rsidR="000829C4" w:rsidRDefault="00000000">
            <w:pPr>
              <w:rPr>
                <w:szCs w:val="21"/>
              </w:rPr>
            </w:pPr>
            <w:r>
              <w:rPr>
                <w:rFonts w:hint="eastAsia"/>
                <w:szCs w:val="21"/>
              </w:rPr>
              <w:t>如未选择机构，则默认查询当前用户所属机构及下级机构的数据；</w:t>
            </w:r>
          </w:p>
          <w:p w14:paraId="2882DB36" w14:textId="77777777" w:rsidR="000829C4" w:rsidRDefault="00000000">
            <w:pPr>
              <w:rPr>
                <w:szCs w:val="21"/>
              </w:rPr>
            </w:pPr>
            <w:r>
              <w:rPr>
                <w:rFonts w:hint="eastAsia"/>
                <w:szCs w:val="21"/>
              </w:rPr>
              <w:t>根据所选查询条件查询数据并显示；</w:t>
            </w:r>
          </w:p>
          <w:p w14:paraId="3F208241" w14:textId="77777777" w:rsidR="000829C4" w:rsidRDefault="00000000">
            <w:pPr>
              <w:rPr>
                <w:szCs w:val="21"/>
              </w:rPr>
            </w:pPr>
            <w:r>
              <w:rPr>
                <w:rFonts w:hint="eastAsia"/>
                <w:szCs w:val="21"/>
              </w:rPr>
              <w:t>查询条件选择会计月份时，查询减免政策开始日期、截止日期的对应月份包含所选会计月份的数据。</w:t>
            </w:r>
          </w:p>
        </w:tc>
      </w:tr>
      <w:tr w:rsidR="000829C4" w14:paraId="7AE51313" w14:textId="77777777">
        <w:tc>
          <w:tcPr>
            <w:tcW w:w="1284" w:type="dxa"/>
          </w:tcPr>
          <w:p w14:paraId="5C14B71D" w14:textId="77777777" w:rsidR="000829C4" w:rsidRDefault="00000000">
            <w:pPr>
              <w:rPr>
                <w:szCs w:val="21"/>
              </w:rPr>
            </w:pPr>
            <w:r>
              <w:rPr>
                <w:rFonts w:hint="eastAsia"/>
                <w:szCs w:val="21"/>
              </w:rPr>
              <w:t>清空</w:t>
            </w:r>
          </w:p>
        </w:tc>
        <w:tc>
          <w:tcPr>
            <w:tcW w:w="1455" w:type="dxa"/>
          </w:tcPr>
          <w:p w14:paraId="21C1AAC1" w14:textId="77777777" w:rsidR="000829C4" w:rsidRDefault="00000000">
            <w:pPr>
              <w:rPr>
                <w:szCs w:val="21"/>
              </w:rPr>
            </w:pPr>
            <w:r>
              <w:rPr>
                <w:rFonts w:hint="eastAsia"/>
              </w:rPr>
              <w:t>清空查询条件</w:t>
            </w:r>
          </w:p>
        </w:tc>
        <w:tc>
          <w:tcPr>
            <w:tcW w:w="5783" w:type="dxa"/>
          </w:tcPr>
          <w:p w14:paraId="1DC07213" w14:textId="77777777" w:rsidR="000829C4" w:rsidRDefault="00000000">
            <w:pPr>
              <w:rPr>
                <w:szCs w:val="21"/>
              </w:rPr>
            </w:pPr>
            <w:r>
              <w:rPr>
                <w:rFonts w:hint="eastAsia"/>
                <w:szCs w:val="21"/>
              </w:rPr>
              <w:t>清空已录入的查询条件</w:t>
            </w:r>
          </w:p>
        </w:tc>
      </w:tr>
    </w:tbl>
    <w:p w14:paraId="4119A761" w14:textId="77777777" w:rsidR="000829C4" w:rsidRDefault="000829C4"/>
    <w:p w14:paraId="1037083C" w14:textId="77777777" w:rsidR="000829C4" w:rsidRDefault="00000000">
      <w:pPr>
        <w:pStyle w:val="5"/>
      </w:pPr>
      <w:r>
        <w:rPr>
          <w:rFonts w:hint="eastAsia"/>
        </w:rPr>
        <w:t>算法说明</w:t>
      </w:r>
    </w:p>
    <w:p w14:paraId="2A43B107" w14:textId="77777777" w:rsidR="000829C4" w:rsidRDefault="00000000">
      <w:pPr>
        <w:numPr>
          <w:ilvl w:val="0"/>
          <w:numId w:val="77"/>
        </w:numPr>
      </w:pPr>
      <w:r>
        <w:rPr>
          <w:rFonts w:hint="eastAsia"/>
        </w:rPr>
        <w:t>同一个房产、计征方式下，所设置的减免税政策区间不可交叉重叠，否则保存时提示“减免税政策区间交叉重叠，请修改后再操作。”；</w:t>
      </w:r>
    </w:p>
    <w:p w14:paraId="01EB1B1C" w14:textId="77777777" w:rsidR="000829C4" w:rsidRDefault="00000000">
      <w:pPr>
        <w:numPr>
          <w:ilvl w:val="0"/>
          <w:numId w:val="77"/>
        </w:numPr>
      </w:pPr>
      <w:r>
        <w:rPr>
          <w:rFonts w:hint="eastAsia"/>
        </w:rPr>
        <w:t>同一个土地，所设置的减免税政策区间不可交叉重叠，否则保存时提示“减免税政策区间交叉重叠，请修改后再操作。”。</w:t>
      </w:r>
    </w:p>
    <w:p w14:paraId="337BB22D" w14:textId="77777777" w:rsidR="000829C4" w:rsidRDefault="00000000">
      <w:pPr>
        <w:pStyle w:val="5"/>
      </w:pPr>
      <w:r>
        <w:rPr>
          <w:rFonts w:hint="eastAsia"/>
        </w:rPr>
        <w:t>逻辑处理</w:t>
      </w:r>
    </w:p>
    <w:p w14:paraId="2B6F3A40" w14:textId="77777777" w:rsidR="000829C4" w:rsidRDefault="00000000">
      <w:pPr>
        <w:numPr>
          <w:ilvl w:val="0"/>
          <w:numId w:val="78"/>
        </w:numPr>
      </w:pPr>
      <w:r>
        <w:rPr>
          <w:rFonts w:hint="eastAsia"/>
        </w:rPr>
        <w:t>在计算房产税、城镇土地使用税的减免税信息时，通过台账、期间匹配对应的减免税政策信息。</w:t>
      </w:r>
    </w:p>
    <w:p w14:paraId="651A61D2" w14:textId="77777777" w:rsidR="000829C4" w:rsidRDefault="00000000">
      <w:pPr>
        <w:pStyle w:val="4"/>
      </w:pPr>
      <w:r>
        <w:rPr>
          <w:rFonts w:hint="eastAsia"/>
        </w:rPr>
        <w:t>输出</w:t>
      </w:r>
    </w:p>
    <w:p w14:paraId="40279473" w14:textId="77777777" w:rsidR="000829C4" w:rsidRDefault="00000000">
      <w:r>
        <w:rPr>
          <w:rFonts w:hint="eastAsia"/>
        </w:rPr>
        <w:t>无。</w:t>
      </w:r>
    </w:p>
    <w:p w14:paraId="4976CD7A" w14:textId="77777777" w:rsidR="000829C4" w:rsidRDefault="00000000">
      <w:pPr>
        <w:pStyle w:val="4"/>
      </w:pPr>
      <w:r>
        <w:rPr>
          <w:rFonts w:hint="eastAsia"/>
        </w:rPr>
        <w:t>非功能性需求</w:t>
      </w:r>
    </w:p>
    <w:p w14:paraId="6DB5A905" w14:textId="77777777" w:rsidR="000829C4" w:rsidRDefault="00000000">
      <w:r>
        <w:rPr>
          <w:rFonts w:hint="eastAsia"/>
        </w:rPr>
        <w:t>无。</w:t>
      </w:r>
    </w:p>
    <w:p w14:paraId="6D220DA3" w14:textId="77777777" w:rsidR="000829C4" w:rsidRDefault="00000000">
      <w:pPr>
        <w:pStyle w:val="3"/>
      </w:pPr>
      <w:bookmarkStart w:id="130" w:name="_Toc949555906"/>
      <w:r>
        <w:rPr>
          <w:rFonts w:hint="eastAsia"/>
        </w:rPr>
        <w:lastRenderedPageBreak/>
        <w:t>税金计算</w:t>
      </w:r>
      <w:bookmarkEnd w:id="128"/>
      <w:bookmarkEnd w:id="129"/>
      <w:bookmarkEnd w:id="130"/>
    </w:p>
    <w:p w14:paraId="4E722AEA" w14:textId="77777777" w:rsidR="000829C4" w:rsidRDefault="00000000">
      <w:pPr>
        <w:pStyle w:val="4"/>
      </w:pPr>
      <w:r>
        <w:rPr>
          <w:rFonts w:hint="eastAsia"/>
        </w:rPr>
        <w:t>功能描述</w:t>
      </w:r>
    </w:p>
    <w:p w14:paraId="0CE520DD" w14:textId="77777777" w:rsidR="000829C4" w:rsidRDefault="00000000">
      <w:r>
        <w:rPr>
          <w:rFonts w:hint="eastAsia"/>
        </w:rPr>
        <w:t>本功能为房产税、城镇土地使用税计算功能，支持按机构批量计算，同时计算机构所有下级。</w:t>
      </w:r>
    </w:p>
    <w:p w14:paraId="4D2A6732" w14:textId="77777777" w:rsidR="000829C4" w:rsidRDefault="00000000">
      <w:pPr>
        <w:pStyle w:val="4"/>
      </w:pPr>
      <w:r>
        <w:rPr>
          <w:rFonts w:hint="eastAsia"/>
        </w:rPr>
        <w:t>原型界面</w:t>
      </w:r>
    </w:p>
    <w:p w14:paraId="6EC5C9BE" w14:textId="77777777" w:rsidR="000829C4" w:rsidRDefault="00000000">
      <w:r>
        <w:rPr>
          <w:noProof/>
        </w:rPr>
        <w:drawing>
          <wp:inline distT="0" distB="0" distL="114300" distR="114300" wp14:anchorId="27A23594" wp14:editId="14EE40F7">
            <wp:extent cx="5267960" cy="2322195"/>
            <wp:effectExtent l="0" t="0" r="15240" b="1460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68"/>
                    <a:stretch>
                      <a:fillRect/>
                    </a:stretch>
                  </pic:blipFill>
                  <pic:spPr>
                    <a:xfrm>
                      <a:off x="0" y="0"/>
                      <a:ext cx="5267960" cy="2322195"/>
                    </a:xfrm>
                    <a:prstGeom prst="rect">
                      <a:avLst/>
                    </a:prstGeom>
                    <a:noFill/>
                    <a:ln>
                      <a:noFill/>
                    </a:ln>
                  </pic:spPr>
                </pic:pic>
              </a:graphicData>
            </a:graphic>
          </wp:inline>
        </w:drawing>
      </w:r>
    </w:p>
    <w:p w14:paraId="34D98366" w14:textId="77777777" w:rsidR="000829C4" w:rsidRDefault="00000000">
      <w:pPr>
        <w:pStyle w:val="4"/>
      </w:pPr>
      <w:r>
        <w:rPr>
          <w:rFonts w:hint="eastAsia"/>
        </w:rPr>
        <w:t>输入列表</w:t>
      </w:r>
    </w:p>
    <w:p w14:paraId="17929FD2"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6187C3F3" w14:textId="77777777">
        <w:tc>
          <w:tcPr>
            <w:tcW w:w="1561" w:type="dxa"/>
            <w:shd w:val="clear" w:color="auto" w:fill="DEEBF6" w:themeFill="accent1" w:themeFillTint="32"/>
          </w:tcPr>
          <w:p w14:paraId="6F0A04DE"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6E69A0B9"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6547BE95"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0C675132"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72A29053" w14:textId="77777777" w:rsidR="000829C4" w:rsidRDefault="00000000">
            <w:pPr>
              <w:jc w:val="center"/>
              <w:rPr>
                <w:b/>
                <w:bCs/>
              </w:rPr>
            </w:pPr>
            <w:r>
              <w:rPr>
                <w:rFonts w:hint="eastAsia"/>
                <w:b/>
                <w:bCs/>
              </w:rPr>
              <w:t>备注</w:t>
            </w:r>
          </w:p>
        </w:tc>
      </w:tr>
      <w:tr w:rsidR="000829C4" w14:paraId="4DF00B74" w14:textId="77777777">
        <w:tc>
          <w:tcPr>
            <w:tcW w:w="1561" w:type="dxa"/>
          </w:tcPr>
          <w:p w14:paraId="30752E99" w14:textId="77777777" w:rsidR="000829C4" w:rsidRDefault="00000000">
            <w:r>
              <w:rPr>
                <w:rFonts w:hint="eastAsia"/>
              </w:rPr>
              <w:t>机构</w:t>
            </w:r>
          </w:p>
        </w:tc>
        <w:tc>
          <w:tcPr>
            <w:tcW w:w="1110" w:type="dxa"/>
          </w:tcPr>
          <w:p w14:paraId="1A897DF3" w14:textId="77777777" w:rsidR="000829C4" w:rsidRDefault="00000000">
            <w:pPr>
              <w:jc w:val="center"/>
            </w:pPr>
            <w:r>
              <w:rPr>
                <w:rFonts w:hint="eastAsia"/>
              </w:rPr>
              <w:t>参照</w:t>
            </w:r>
          </w:p>
        </w:tc>
        <w:tc>
          <w:tcPr>
            <w:tcW w:w="1089" w:type="dxa"/>
          </w:tcPr>
          <w:p w14:paraId="27B18901" w14:textId="77777777" w:rsidR="000829C4" w:rsidRDefault="00000000">
            <w:pPr>
              <w:jc w:val="center"/>
            </w:pPr>
            <w:r>
              <w:rPr>
                <w:rFonts w:hint="eastAsia"/>
              </w:rPr>
              <w:t>手动选择</w:t>
            </w:r>
          </w:p>
        </w:tc>
        <w:tc>
          <w:tcPr>
            <w:tcW w:w="1429" w:type="dxa"/>
          </w:tcPr>
          <w:p w14:paraId="60E1A7E7" w14:textId="77777777" w:rsidR="000829C4" w:rsidRDefault="00000000">
            <w:pPr>
              <w:jc w:val="center"/>
            </w:pPr>
            <w:r>
              <w:rPr>
                <w:rFonts w:hint="eastAsia"/>
              </w:rPr>
              <w:t>否</w:t>
            </w:r>
          </w:p>
        </w:tc>
        <w:tc>
          <w:tcPr>
            <w:tcW w:w="3330" w:type="dxa"/>
          </w:tcPr>
          <w:p w14:paraId="4BF34021" w14:textId="77777777" w:rsidR="000829C4" w:rsidRDefault="00000000">
            <w:r>
              <w:rPr>
                <w:rFonts w:hint="eastAsia"/>
              </w:rPr>
              <w:t>参照机构档案，增加用户权限</w:t>
            </w:r>
          </w:p>
        </w:tc>
      </w:tr>
      <w:tr w:rsidR="000829C4" w14:paraId="7F9CAF3F" w14:textId="77777777">
        <w:tc>
          <w:tcPr>
            <w:tcW w:w="1561" w:type="dxa"/>
          </w:tcPr>
          <w:p w14:paraId="0CF43656" w14:textId="77777777" w:rsidR="000829C4" w:rsidRDefault="00000000">
            <w:r>
              <w:rPr>
                <w:rFonts w:hint="eastAsia"/>
              </w:rPr>
              <w:t>会计年度</w:t>
            </w:r>
          </w:p>
        </w:tc>
        <w:tc>
          <w:tcPr>
            <w:tcW w:w="1110" w:type="dxa"/>
          </w:tcPr>
          <w:p w14:paraId="0FD548E0" w14:textId="77777777" w:rsidR="000829C4" w:rsidRDefault="00000000">
            <w:pPr>
              <w:jc w:val="center"/>
            </w:pPr>
            <w:r>
              <w:rPr>
                <w:rFonts w:hint="eastAsia"/>
              </w:rPr>
              <w:t>年度控件</w:t>
            </w:r>
          </w:p>
        </w:tc>
        <w:tc>
          <w:tcPr>
            <w:tcW w:w="1089" w:type="dxa"/>
          </w:tcPr>
          <w:p w14:paraId="045985BB" w14:textId="77777777" w:rsidR="000829C4" w:rsidRDefault="00000000">
            <w:pPr>
              <w:jc w:val="center"/>
            </w:pPr>
            <w:r>
              <w:rPr>
                <w:rFonts w:hint="eastAsia"/>
              </w:rPr>
              <w:t>手动选择</w:t>
            </w:r>
          </w:p>
        </w:tc>
        <w:tc>
          <w:tcPr>
            <w:tcW w:w="1429" w:type="dxa"/>
          </w:tcPr>
          <w:p w14:paraId="796C0DEE" w14:textId="77777777" w:rsidR="000829C4" w:rsidRDefault="00000000">
            <w:pPr>
              <w:jc w:val="center"/>
            </w:pPr>
            <w:r>
              <w:rPr>
                <w:rFonts w:hint="eastAsia"/>
              </w:rPr>
              <w:t>否</w:t>
            </w:r>
          </w:p>
        </w:tc>
        <w:tc>
          <w:tcPr>
            <w:tcW w:w="3330" w:type="dxa"/>
          </w:tcPr>
          <w:p w14:paraId="415F49BD" w14:textId="77777777" w:rsidR="000829C4" w:rsidRDefault="000829C4"/>
        </w:tc>
      </w:tr>
      <w:tr w:rsidR="000829C4" w14:paraId="3D69D91D" w14:textId="77777777">
        <w:tc>
          <w:tcPr>
            <w:tcW w:w="1561" w:type="dxa"/>
          </w:tcPr>
          <w:p w14:paraId="38FC110D" w14:textId="77777777" w:rsidR="000829C4" w:rsidRDefault="00000000">
            <w:r>
              <w:rPr>
                <w:rFonts w:hint="eastAsia"/>
              </w:rPr>
              <w:t>会计月份</w:t>
            </w:r>
          </w:p>
        </w:tc>
        <w:tc>
          <w:tcPr>
            <w:tcW w:w="1110" w:type="dxa"/>
          </w:tcPr>
          <w:p w14:paraId="392701A8" w14:textId="77777777" w:rsidR="000829C4" w:rsidRDefault="00000000">
            <w:pPr>
              <w:jc w:val="center"/>
            </w:pPr>
            <w:r>
              <w:rPr>
                <w:rFonts w:hint="eastAsia"/>
              </w:rPr>
              <w:t>参照</w:t>
            </w:r>
          </w:p>
        </w:tc>
        <w:tc>
          <w:tcPr>
            <w:tcW w:w="1089" w:type="dxa"/>
          </w:tcPr>
          <w:p w14:paraId="28774D05" w14:textId="77777777" w:rsidR="000829C4" w:rsidRDefault="00000000">
            <w:pPr>
              <w:jc w:val="center"/>
            </w:pPr>
            <w:r>
              <w:rPr>
                <w:rFonts w:hint="eastAsia"/>
              </w:rPr>
              <w:t>手动选择</w:t>
            </w:r>
          </w:p>
        </w:tc>
        <w:tc>
          <w:tcPr>
            <w:tcW w:w="1429" w:type="dxa"/>
          </w:tcPr>
          <w:p w14:paraId="03D27B22" w14:textId="77777777" w:rsidR="000829C4" w:rsidRDefault="00000000">
            <w:pPr>
              <w:jc w:val="center"/>
            </w:pPr>
            <w:r>
              <w:rPr>
                <w:rFonts w:hint="eastAsia"/>
              </w:rPr>
              <w:t>否</w:t>
            </w:r>
          </w:p>
        </w:tc>
        <w:tc>
          <w:tcPr>
            <w:tcW w:w="3330" w:type="dxa"/>
          </w:tcPr>
          <w:p w14:paraId="3CCA7150" w14:textId="77777777" w:rsidR="000829C4" w:rsidRDefault="00000000">
            <w:r>
              <w:rPr>
                <w:rFonts w:hint="eastAsia"/>
              </w:rPr>
              <w:t>参照年份对应的月份，默认系统月份上一月份</w:t>
            </w:r>
          </w:p>
        </w:tc>
      </w:tr>
      <w:tr w:rsidR="000829C4" w14:paraId="73ACE38F" w14:textId="77777777">
        <w:tc>
          <w:tcPr>
            <w:tcW w:w="1561" w:type="dxa"/>
          </w:tcPr>
          <w:p w14:paraId="20BAF937" w14:textId="77777777" w:rsidR="000829C4" w:rsidRDefault="00000000">
            <w:r>
              <w:rPr>
                <w:rFonts w:hint="eastAsia"/>
              </w:rPr>
              <w:t>仅本级</w:t>
            </w:r>
          </w:p>
        </w:tc>
        <w:tc>
          <w:tcPr>
            <w:tcW w:w="1110" w:type="dxa"/>
          </w:tcPr>
          <w:p w14:paraId="3FF777FD" w14:textId="77777777" w:rsidR="000829C4" w:rsidRDefault="00000000">
            <w:pPr>
              <w:jc w:val="center"/>
            </w:pPr>
            <w:r>
              <w:rPr>
                <w:rFonts w:hint="eastAsia"/>
              </w:rPr>
              <w:t>单选钮</w:t>
            </w:r>
          </w:p>
        </w:tc>
        <w:tc>
          <w:tcPr>
            <w:tcW w:w="1089" w:type="dxa"/>
          </w:tcPr>
          <w:p w14:paraId="13C309EB" w14:textId="77777777" w:rsidR="000829C4" w:rsidRDefault="00000000">
            <w:pPr>
              <w:jc w:val="center"/>
            </w:pPr>
            <w:r>
              <w:rPr>
                <w:rFonts w:hint="eastAsia"/>
              </w:rPr>
              <w:t>手动选择</w:t>
            </w:r>
          </w:p>
        </w:tc>
        <w:tc>
          <w:tcPr>
            <w:tcW w:w="1429" w:type="dxa"/>
          </w:tcPr>
          <w:p w14:paraId="3C602A27" w14:textId="77777777" w:rsidR="000829C4" w:rsidRDefault="00000000">
            <w:pPr>
              <w:jc w:val="center"/>
            </w:pPr>
            <w:r>
              <w:rPr>
                <w:rFonts w:hint="eastAsia"/>
              </w:rPr>
              <w:t>是</w:t>
            </w:r>
          </w:p>
        </w:tc>
        <w:tc>
          <w:tcPr>
            <w:tcW w:w="3330" w:type="dxa"/>
          </w:tcPr>
          <w:p w14:paraId="503DF355" w14:textId="77777777" w:rsidR="000829C4" w:rsidRDefault="00000000">
            <w:r>
              <w:rPr>
                <w:rFonts w:hint="eastAsia"/>
              </w:rPr>
              <w:t>默认选择，与包含所有下级互斥</w:t>
            </w:r>
          </w:p>
        </w:tc>
      </w:tr>
      <w:tr w:rsidR="000829C4" w14:paraId="3CC4BB43" w14:textId="77777777">
        <w:tc>
          <w:tcPr>
            <w:tcW w:w="1561" w:type="dxa"/>
          </w:tcPr>
          <w:p w14:paraId="4AA2E36E" w14:textId="77777777" w:rsidR="000829C4" w:rsidRDefault="00000000">
            <w:r>
              <w:rPr>
                <w:rFonts w:hint="eastAsia"/>
              </w:rPr>
              <w:t>包含所有下级</w:t>
            </w:r>
          </w:p>
        </w:tc>
        <w:tc>
          <w:tcPr>
            <w:tcW w:w="1110" w:type="dxa"/>
          </w:tcPr>
          <w:p w14:paraId="65FBBDD0" w14:textId="77777777" w:rsidR="000829C4" w:rsidRDefault="00000000">
            <w:pPr>
              <w:jc w:val="center"/>
            </w:pPr>
            <w:r>
              <w:rPr>
                <w:rFonts w:hint="eastAsia"/>
              </w:rPr>
              <w:t>单选钮</w:t>
            </w:r>
          </w:p>
        </w:tc>
        <w:tc>
          <w:tcPr>
            <w:tcW w:w="1089" w:type="dxa"/>
          </w:tcPr>
          <w:p w14:paraId="05ADC003" w14:textId="77777777" w:rsidR="000829C4" w:rsidRDefault="00000000">
            <w:pPr>
              <w:jc w:val="center"/>
            </w:pPr>
            <w:r>
              <w:rPr>
                <w:rFonts w:hint="eastAsia"/>
              </w:rPr>
              <w:t>手动选择</w:t>
            </w:r>
          </w:p>
        </w:tc>
        <w:tc>
          <w:tcPr>
            <w:tcW w:w="1429" w:type="dxa"/>
          </w:tcPr>
          <w:p w14:paraId="75ABF8B2" w14:textId="77777777" w:rsidR="000829C4" w:rsidRDefault="00000000">
            <w:pPr>
              <w:jc w:val="center"/>
            </w:pPr>
            <w:r>
              <w:rPr>
                <w:rFonts w:hint="eastAsia"/>
              </w:rPr>
              <w:t>是</w:t>
            </w:r>
          </w:p>
        </w:tc>
        <w:tc>
          <w:tcPr>
            <w:tcW w:w="3330" w:type="dxa"/>
          </w:tcPr>
          <w:p w14:paraId="6170BB0D" w14:textId="77777777" w:rsidR="000829C4" w:rsidRDefault="00000000">
            <w:r>
              <w:rPr>
                <w:rFonts w:hint="eastAsia"/>
              </w:rPr>
              <w:t>与仅本级互斥</w:t>
            </w:r>
          </w:p>
        </w:tc>
      </w:tr>
    </w:tbl>
    <w:p w14:paraId="6250D580" w14:textId="77777777" w:rsidR="000829C4" w:rsidRDefault="000829C4"/>
    <w:p w14:paraId="521B795F" w14:textId="77777777" w:rsidR="000829C4" w:rsidRDefault="00000000">
      <w:r>
        <w:rPr>
          <w:rFonts w:hint="eastAsia"/>
        </w:rPr>
        <w:t>列表字段：</w:t>
      </w:r>
    </w:p>
    <w:tbl>
      <w:tblPr>
        <w:tblStyle w:val="ab"/>
        <w:tblW w:w="0" w:type="auto"/>
        <w:tblLook w:val="04A0" w:firstRow="1" w:lastRow="0" w:firstColumn="1" w:lastColumn="0" w:noHBand="0" w:noVBand="1"/>
      </w:tblPr>
      <w:tblGrid>
        <w:gridCol w:w="1519"/>
        <w:gridCol w:w="1085"/>
        <w:gridCol w:w="1065"/>
        <w:gridCol w:w="1392"/>
        <w:gridCol w:w="3235"/>
      </w:tblGrid>
      <w:tr w:rsidR="000829C4" w14:paraId="184AD201" w14:textId="77777777">
        <w:tc>
          <w:tcPr>
            <w:tcW w:w="1561" w:type="dxa"/>
            <w:shd w:val="clear" w:color="auto" w:fill="DEEBF6" w:themeFill="accent1" w:themeFillTint="32"/>
          </w:tcPr>
          <w:p w14:paraId="030C249B"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03E501CA"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03824DB3"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38EB6FAF"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3B2868D7" w14:textId="77777777" w:rsidR="000829C4" w:rsidRDefault="00000000">
            <w:pPr>
              <w:jc w:val="center"/>
              <w:rPr>
                <w:b/>
                <w:bCs/>
              </w:rPr>
            </w:pPr>
            <w:r>
              <w:rPr>
                <w:rFonts w:hint="eastAsia"/>
                <w:b/>
                <w:bCs/>
              </w:rPr>
              <w:t>备注</w:t>
            </w:r>
          </w:p>
        </w:tc>
      </w:tr>
      <w:tr w:rsidR="000829C4" w14:paraId="78596081" w14:textId="77777777">
        <w:tc>
          <w:tcPr>
            <w:tcW w:w="1561" w:type="dxa"/>
          </w:tcPr>
          <w:p w14:paraId="0967384C" w14:textId="77777777" w:rsidR="000829C4" w:rsidRDefault="00000000">
            <w:r>
              <w:rPr>
                <w:rFonts w:hint="eastAsia"/>
              </w:rPr>
              <w:lastRenderedPageBreak/>
              <w:t>机构</w:t>
            </w:r>
          </w:p>
        </w:tc>
        <w:tc>
          <w:tcPr>
            <w:tcW w:w="1110" w:type="dxa"/>
          </w:tcPr>
          <w:p w14:paraId="57E77D78" w14:textId="77777777" w:rsidR="000829C4" w:rsidRDefault="00000000">
            <w:pPr>
              <w:jc w:val="center"/>
            </w:pPr>
            <w:r>
              <w:rPr>
                <w:rFonts w:hint="eastAsia"/>
              </w:rPr>
              <w:t>字符</w:t>
            </w:r>
          </w:p>
        </w:tc>
        <w:tc>
          <w:tcPr>
            <w:tcW w:w="1089" w:type="dxa"/>
          </w:tcPr>
          <w:p w14:paraId="66C557D5" w14:textId="77777777" w:rsidR="000829C4" w:rsidRDefault="00000000">
            <w:pPr>
              <w:jc w:val="center"/>
            </w:pPr>
            <w:r>
              <w:rPr>
                <w:rFonts w:hint="eastAsia"/>
              </w:rPr>
              <w:t>自动带出</w:t>
            </w:r>
          </w:p>
        </w:tc>
        <w:tc>
          <w:tcPr>
            <w:tcW w:w="1429" w:type="dxa"/>
          </w:tcPr>
          <w:p w14:paraId="3BC76E28" w14:textId="77777777" w:rsidR="000829C4" w:rsidRDefault="00000000">
            <w:pPr>
              <w:jc w:val="center"/>
            </w:pPr>
            <w:r>
              <w:rPr>
                <w:rFonts w:hint="eastAsia"/>
              </w:rPr>
              <w:t>是</w:t>
            </w:r>
          </w:p>
        </w:tc>
        <w:tc>
          <w:tcPr>
            <w:tcW w:w="3330" w:type="dxa"/>
          </w:tcPr>
          <w:p w14:paraId="6CD9BDF5" w14:textId="77777777" w:rsidR="000829C4" w:rsidRDefault="00000000">
            <w:r>
              <w:rPr>
                <w:rFonts w:hint="eastAsia"/>
              </w:rPr>
              <w:t>缴纳房产税、城镇土地税的纳税主体，用户权限控制</w:t>
            </w:r>
          </w:p>
        </w:tc>
      </w:tr>
      <w:tr w:rsidR="000829C4" w14:paraId="7D9B9850" w14:textId="77777777">
        <w:tc>
          <w:tcPr>
            <w:tcW w:w="1561" w:type="dxa"/>
          </w:tcPr>
          <w:p w14:paraId="17D8227C" w14:textId="77777777" w:rsidR="000829C4" w:rsidRDefault="00000000">
            <w:r>
              <w:rPr>
                <w:rFonts w:hint="eastAsia"/>
              </w:rPr>
              <w:t>会计期间</w:t>
            </w:r>
          </w:p>
        </w:tc>
        <w:tc>
          <w:tcPr>
            <w:tcW w:w="1110" w:type="dxa"/>
          </w:tcPr>
          <w:p w14:paraId="59AFBEFE" w14:textId="77777777" w:rsidR="000829C4" w:rsidRDefault="00000000">
            <w:pPr>
              <w:jc w:val="center"/>
            </w:pPr>
            <w:r>
              <w:rPr>
                <w:rFonts w:hint="eastAsia"/>
              </w:rPr>
              <w:t>字符</w:t>
            </w:r>
          </w:p>
        </w:tc>
        <w:tc>
          <w:tcPr>
            <w:tcW w:w="1089" w:type="dxa"/>
          </w:tcPr>
          <w:p w14:paraId="463F0F35" w14:textId="77777777" w:rsidR="000829C4" w:rsidRDefault="00000000">
            <w:pPr>
              <w:jc w:val="center"/>
            </w:pPr>
            <w:r>
              <w:rPr>
                <w:rFonts w:hint="eastAsia"/>
              </w:rPr>
              <w:t>自动带出</w:t>
            </w:r>
          </w:p>
        </w:tc>
        <w:tc>
          <w:tcPr>
            <w:tcW w:w="1429" w:type="dxa"/>
          </w:tcPr>
          <w:p w14:paraId="7C374489" w14:textId="77777777" w:rsidR="000829C4" w:rsidRDefault="00000000">
            <w:pPr>
              <w:jc w:val="center"/>
            </w:pPr>
            <w:r>
              <w:rPr>
                <w:rFonts w:hint="eastAsia"/>
              </w:rPr>
              <w:t>是</w:t>
            </w:r>
          </w:p>
        </w:tc>
        <w:tc>
          <w:tcPr>
            <w:tcW w:w="3330" w:type="dxa"/>
          </w:tcPr>
          <w:p w14:paraId="6F4D2544" w14:textId="77777777" w:rsidR="000829C4" w:rsidRDefault="00000000">
            <w:r>
              <w:rPr>
                <w:rFonts w:hint="eastAsia"/>
              </w:rPr>
              <w:t>自动带出，不可编辑</w:t>
            </w:r>
          </w:p>
        </w:tc>
      </w:tr>
      <w:tr w:rsidR="000829C4" w14:paraId="25C43E48" w14:textId="77777777">
        <w:tc>
          <w:tcPr>
            <w:tcW w:w="1561" w:type="dxa"/>
          </w:tcPr>
          <w:p w14:paraId="552F2395" w14:textId="77777777" w:rsidR="000829C4" w:rsidRDefault="00000000">
            <w:r>
              <w:rPr>
                <w:rFonts w:hint="eastAsia"/>
              </w:rPr>
              <w:t>计算状态</w:t>
            </w:r>
          </w:p>
        </w:tc>
        <w:tc>
          <w:tcPr>
            <w:tcW w:w="1110" w:type="dxa"/>
          </w:tcPr>
          <w:p w14:paraId="0C74E1F9" w14:textId="77777777" w:rsidR="000829C4" w:rsidRDefault="00000000">
            <w:pPr>
              <w:jc w:val="center"/>
            </w:pPr>
            <w:r>
              <w:rPr>
                <w:rFonts w:hint="eastAsia"/>
              </w:rPr>
              <w:t>字符</w:t>
            </w:r>
          </w:p>
        </w:tc>
        <w:tc>
          <w:tcPr>
            <w:tcW w:w="1089" w:type="dxa"/>
          </w:tcPr>
          <w:p w14:paraId="7B0DD4EF" w14:textId="77777777" w:rsidR="000829C4" w:rsidRDefault="00000000">
            <w:pPr>
              <w:jc w:val="center"/>
            </w:pPr>
            <w:r>
              <w:rPr>
                <w:rFonts w:hint="eastAsia"/>
              </w:rPr>
              <w:t>自动带出</w:t>
            </w:r>
          </w:p>
        </w:tc>
        <w:tc>
          <w:tcPr>
            <w:tcW w:w="1429" w:type="dxa"/>
          </w:tcPr>
          <w:p w14:paraId="5CAEDFF7" w14:textId="77777777" w:rsidR="000829C4" w:rsidRDefault="00000000">
            <w:pPr>
              <w:jc w:val="center"/>
            </w:pPr>
            <w:r>
              <w:rPr>
                <w:rFonts w:hint="eastAsia"/>
              </w:rPr>
              <w:t>是</w:t>
            </w:r>
          </w:p>
        </w:tc>
        <w:tc>
          <w:tcPr>
            <w:tcW w:w="3330" w:type="dxa"/>
          </w:tcPr>
          <w:p w14:paraId="3BD2EC69" w14:textId="77777777" w:rsidR="000829C4" w:rsidRDefault="00000000">
            <w:r>
              <w:rPr>
                <w:rFonts w:hint="eastAsia"/>
              </w:rPr>
              <w:t>自动带出，不可编辑，默认为“未计算”，计算成功后更新为“已计算”，回退计算后更新为“未计算”</w:t>
            </w:r>
          </w:p>
        </w:tc>
      </w:tr>
      <w:tr w:rsidR="000829C4" w14:paraId="5AD4C161" w14:textId="77777777">
        <w:tc>
          <w:tcPr>
            <w:tcW w:w="1561" w:type="dxa"/>
          </w:tcPr>
          <w:p w14:paraId="7496043B" w14:textId="77777777" w:rsidR="000829C4" w:rsidRDefault="00000000">
            <w:r>
              <w:rPr>
                <w:rFonts w:hint="eastAsia"/>
              </w:rPr>
              <w:t>计算日期</w:t>
            </w:r>
          </w:p>
        </w:tc>
        <w:tc>
          <w:tcPr>
            <w:tcW w:w="1110" w:type="dxa"/>
          </w:tcPr>
          <w:p w14:paraId="3A2D2E7D" w14:textId="77777777" w:rsidR="000829C4" w:rsidRDefault="00000000">
            <w:pPr>
              <w:jc w:val="center"/>
            </w:pPr>
            <w:r>
              <w:rPr>
                <w:rFonts w:hint="eastAsia"/>
              </w:rPr>
              <w:t>字符</w:t>
            </w:r>
          </w:p>
        </w:tc>
        <w:tc>
          <w:tcPr>
            <w:tcW w:w="1089" w:type="dxa"/>
          </w:tcPr>
          <w:p w14:paraId="725D5057" w14:textId="77777777" w:rsidR="000829C4" w:rsidRDefault="00000000">
            <w:pPr>
              <w:jc w:val="center"/>
            </w:pPr>
            <w:r>
              <w:rPr>
                <w:rFonts w:hint="eastAsia"/>
              </w:rPr>
              <w:t>自动带出</w:t>
            </w:r>
          </w:p>
        </w:tc>
        <w:tc>
          <w:tcPr>
            <w:tcW w:w="1429" w:type="dxa"/>
          </w:tcPr>
          <w:p w14:paraId="00E01F22" w14:textId="77777777" w:rsidR="000829C4" w:rsidRDefault="00000000">
            <w:pPr>
              <w:jc w:val="center"/>
            </w:pPr>
            <w:r>
              <w:rPr>
                <w:rFonts w:hint="eastAsia"/>
              </w:rPr>
              <w:t>是</w:t>
            </w:r>
          </w:p>
        </w:tc>
        <w:tc>
          <w:tcPr>
            <w:tcW w:w="3330" w:type="dxa"/>
          </w:tcPr>
          <w:p w14:paraId="311702D7" w14:textId="77777777" w:rsidR="000829C4" w:rsidRDefault="00000000">
            <w:r>
              <w:rPr>
                <w:rFonts w:hint="eastAsia"/>
              </w:rPr>
              <w:t>自动带出，不可编辑，计算成功后更新为当前系统日期，回退计算后清空</w:t>
            </w:r>
          </w:p>
        </w:tc>
      </w:tr>
      <w:tr w:rsidR="000829C4" w14:paraId="5F3D46EC" w14:textId="77777777">
        <w:tc>
          <w:tcPr>
            <w:tcW w:w="1561" w:type="dxa"/>
          </w:tcPr>
          <w:p w14:paraId="2F0B9253" w14:textId="77777777" w:rsidR="000829C4" w:rsidRDefault="00000000">
            <w:r>
              <w:rPr>
                <w:rFonts w:hint="eastAsia"/>
              </w:rPr>
              <w:t>操作人</w:t>
            </w:r>
          </w:p>
        </w:tc>
        <w:tc>
          <w:tcPr>
            <w:tcW w:w="1110" w:type="dxa"/>
          </w:tcPr>
          <w:p w14:paraId="69F9417B" w14:textId="77777777" w:rsidR="000829C4" w:rsidRDefault="00000000">
            <w:pPr>
              <w:jc w:val="center"/>
            </w:pPr>
            <w:r>
              <w:rPr>
                <w:rFonts w:hint="eastAsia"/>
              </w:rPr>
              <w:t>字符</w:t>
            </w:r>
          </w:p>
        </w:tc>
        <w:tc>
          <w:tcPr>
            <w:tcW w:w="1089" w:type="dxa"/>
          </w:tcPr>
          <w:p w14:paraId="1A5208E4" w14:textId="77777777" w:rsidR="000829C4" w:rsidRDefault="00000000">
            <w:pPr>
              <w:jc w:val="center"/>
            </w:pPr>
            <w:r>
              <w:rPr>
                <w:rFonts w:hint="eastAsia"/>
              </w:rPr>
              <w:t>自动带出</w:t>
            </w:r>
          </w:p>
        </w:tc>
        <w:tc>
          <w:tcPr>
            <w:tcW w:w="1429" w:type="dxa"/>
          </w:tcPr>
          <w:p w14:paraId="582BDA4F" w14:textId="77777777" w:rsidR="000829C4" w:rsidRDefault="00000000">
            <w:pPr>
              <w:jc w:val="center"/>
            </w:pPr>
            <w:r>
              <w:rPr>
                <w:rFonts w:hint="eastAsia"/>
              </w:rPr>
              <w:t>是</w:t>
            </w:r>
          </w:p>
        </w:tc>
        <w:tc>
          <w:tcPr>
            <w:tcW w:w="3330" w:type="dxa"/>
          </w:tcPr>
          <w:p w14:paraId="2562ED7B" w14:textId="77777777" w:rsidR="000829C4" w:rsidRDefault="00000000">
            <w:r>
              <w:rPr>
                <w:rFonts w:hint="eastAsia"/>
              </w:rPr>
              <w:t>自动带出，不可编辑，计算成功后更新为当前用户，回退计算后清空</w:t>
            </w:r>
          </w:p>
        </w:tc>
      </w:tr>
      <w:tr w:rsidR="000829C4" w14:paraId="1CE5F780" w14:textId="77777777">
        <w:tc>
          <w:tcPr>
            <w:tcW w:w="1561" w:type="dxa"/>
          </w:tcPr>
          <w:p w14:paraId="4CD6B143" w14:textId="77777777" w:rsidR="000829C4" w:rsidRDefault="00000000">
            <w:r>
              <w:rPr>
                <w:rFonts w:hint="eastAsia"/>
              </w:rPr>
              <w:t>计提状态</w:t>
            </w:r>
          </w:p>
        </w:tc>
        <w:tc>
          <w:tcPr>
            <w:tcW w:w="1110" w:type="dxa"/>
          </w:tcPr>
          <w:p w14:paraId="635B35E6" w14:textId="77777777" w:rsidR="000829C4" w:rsidRDefault="00000000">
            <w:pPr>
              <w:jc w:val="center"/>
            </w:pPr>
            <w:r>
              <w:rPr>
                <w:rFonts w:hint="eastAsia"/>
              </w:rPr>
              <w:t>字符</w:t>
            </w:r>
          </w:p>
        </w:tc>
        <w:tc>
          <w:tcPr>
            <w:tcW w:w="1089" w:type="dxa"/>
          </w:tcPr>
          <w:p w14:paraId="3D2F9B3C" w14:textId="77777777" w:rsidR="000829C4" w:rsidRDefault="00000000">
            <w:pPr>
              <w:jc w:val="center"/>
            </w:pPr>
            <w:r>
              <w:rPr>
                <w:rFonts w:hint="eastAsia"/>
              </w:rPr>
              <w:t>自动带出</w:t>
            </w:r>
          </w:p>
        </w:tc>
        <w:tc>
          <w:tcPr>
            <w:tcW w:w="1429" w:type="dxa"/>
          </w:tcPr>
          <w:p w14:paraId="66632F1A" w14:textId="77777777" w:rsidR="000829C4" w:rsidRDefault="00000000">
            <w:pPr>
              <w:jc w:val="center"/>
            </w:pPr>
            <w:r>
              <w:rPr>
                <w:rFonts w:hint="eastAsia"/>
              </w:rPr>
              <w:t>是</w:t>
            </w:r>
          </w:p>
        </w:tc>
        <w:tc>
          <w:tcPr>
            <w:tcW w:w="3330" w:type="dxa"/>
          </w:tcPr>
          <w:p w14:paraId="0612DE47" w14:textId="77777777" w:rsidR="000829C4" w:rsidRDefault="00000000">
            <w:r>
              <w:rPr>
                <w:rFonts w:hint="eastAsia"/>
              </w:rPr>
              <w:t>自动带出，不可编辑，默认为“未计提”，计提后更新为“已计提”，取消计提后更新为“未计提”</w:t>
            </w:r>
          </w:p>
        </w:tc>
      </w:tr>
    </w:tbl>
    <w:p w14:paraId="3D54BBB2" w14:textId="77777777" w:rsidR="000829C4" w:rsidRDefault="000829C4"/>
    <w:p w14:paraId="76B17F77" w14:textId="77777777" w:rsidR="000829C4" w:rsidRDefault="00000000">
      <w:pPr>
        <w:pStyle w:val="4"/>
      </w:pPr>
      <w:r>
        <w:rPr>
          <w:rFonts w:hint="eastAsia"/>
        </w:rPr>
        <w:t>业务处理</w:t>
      </w:r>
    </w:p>
    <w:p w14:paraId="1273F657" w14:textId="77777777" w:rsidR="000829C4" w:rsidRDefault="00000000">
      <w:pPr>
        <w:pStyle w:val="5"/>
      </w:pPr>
      <w:r>
        <w:rPr>
          <w:rFonts w:hint="eastAsia"/>
        </w:rPr>
        <w:t>业务说明与流程</w:t>
      </w:r>
    </w:p>
    <w:p w14:paraId="05BE0FB2" w14:textId="77777777" w:rsidR="000829C4" w:rsidRDefault="00000000">
      <w:r>
        <w:rPr>
          <w:rFonts w:hint="eastAsia"/>
        </w:rPr>
        <w:t>1</w:t>
      </w:r>
      <w:r>
        <w:rPr>
          <w:rFonts w:hint="eastAsia"/>
        </w:rPr>
        <w:t>、</w:t>
      </w:r>
      <w:commentRangeStart w:id="131"/>
      <w:r>
        <w:rPr>
          <w:rFonts w:hint="eastAsia"/>
        </w:rPr>
        <w:t>房产税、城镇土地使用税按会计月份计算</w:t>
      </w:r>
      <w:commentRangeEnd w:id="131"/>
      <w:r>
        <w:commentReference w:id="131"/>
      </w:r>
      <w:r>
        <w:rPr>
          <w:rFonts w:hint="eastAsia"/>
        </w:rPr>
        <w:t>，计算时将房产税、城镇土地使用税一并计算；</w:t>
      </w:r>
    </w:p>
    <w:p w14:paraId="55F271FB" w14:textId="77777777" w:rsidR="000829C4" w:rsidRDefault="00000000">
      <w:pPr>
        <w:numPr>
          <w:ilvl w:val="0"/>
          <w:numId w:val="32"/>
        </w:numPr>
      </w:pPr>
      <w:r>
        <w:rPr>
          <w:rFonts w:hint="eastAsia"/>
        </w:rPr>
        <w:t>每次只能全量计算，不能增量计算，如果同一期间已计算后发生房产</w:t>
      </w:r>
      <w:r>
        <w:rPr>
          <w:rFonts w:hint="eastAsia"/>
        </w:rPr>
        <w:t>/</w:t>
      </w:r>
      <w:r>
        <w:rPr>
          <w:rFonts w:hint="eastAsia"/>
        </w:rPr>
        <w:t>土地信息变更处置、补录，需回退计算后再重新计算。</w:t>
      </w:r>
    </w:p>
    <w:p w14:paraId="510B8C30" w14:textId="77777777" w:rsidR="000829C4" w:rsidRDefault="00000000">
      <w:pPr>
        <w:pStyle w:val="5"/>
      </w:pPr>
      <w:r>
        <w:rPr>
          <w:rFonts w:hint="eastAsia"/>
        </w:rPr>
        <w:t>功能按钮</w:t>
      </w:r>
    </w:p>
    <w:p w14:paraId="430DFDC1" w14:textId="77777777" w:rsidR="000829C4" w:rsidRDefault="00000000">
      <w:pPr>
        <w:numPr>
          <w:ilvl w:val="0"/>
          <w:numId w:val="79"/>
        </w:numPr>
      </w:pPr>
      <w:r>
        <w:rPr>
          <w:rFonts w:hint="eastAsia"/>
        </w:rPr>
        <w:t>【计算】：点击该按钮，对所选任务进行计算，计算完成后提示“计算成功”；如果所选任务已经计算，则不再计算，提示“所选任务已经计算，不能重复计算，请回退计算后再进行。”；</w:t>
      </w:r>
    </w:p>
    <w:p w14:paraId="0ACCB9AC" w14:textId="77777777" w:rsidR="000829C4" w:rsidRDefault="00000000">
      <w:pPr>
        <w:numPr>
          <w:ilvl w:val="0"/>
          <w:numId w:val="79"/>
        </w:numPr>
      </w:pPr>
      <w:r>
        <w:rPr>
          <w:rFonts w:hint="eastAsia"/>
        </w:rPr>
        <w:lastRenderedPageBreak/>
        <w:t>【回退计算】：点击该按钮，对所选任务进行回退计算，删除对应的底稿数据，完成后提示“回退计算成功。”；如果所选任务为未计算状态，则不进行回退计算。</w:t>
      </w:r>
    </w:p>
    <w:p w14:paraId="6AFBA5D1" w14:textId="77777777" w:rsidR="000829C4" w:rsidRDefault="00000000">
      <w:pPr>
        <w:pStyle w:val="5"/>
      </w:pPr>
      <w:r>
        <w:rPr>
          <w:rFonts w:hint="eastAsia"/>
        </w:rPr>
        <w:t>算法说明</w:t>
      </w:r>
    </w:p>
    <w:p w14:paraId="531534D1" w14:textId="77777777" w:rsidR="000829C4" w:rsidRDefault="00000000">
      <w:r>
        <w:rPr>
          <w:rFonts w:hint="eastAsia"/>
        </w:rPr>
        <w:t>1</w:t>
      </w:r>
      <w:r>
        <w:rPr>
          <w:rFonts w:hint="eastAsia"/>
        </w:rPr>
        <w:t>、房产税计算逻辑如下：</w:t>
      </w:r>
    </w:p>
    <w:p w14:paraId="6F98135C" w14:textId="77777777" w:rsidR="000829C4" w:rsidRDefault="00000000">
      <w:pPr>
        <w:numPr>
          <w:ilvl w:val="1"/>
          <w:numId w:val="80"/>
        </w:numPr>
      </w:pPr>
      <w:r>
        <w:rPr>
          <w:rFonts w:hint="eastAsia"/>
        </w:rPr>
        <w:t>房产税计算数据来源为以下：</w:t>
      </w:r>
    </w:p>
    <w:p w14:paraId="382B9DAB" w14:textId="77777777" w:rsidR="000829C4" w:rsidRDefault="00000000">
      <w:pPr>
        <w:numPr>
          <w:ilvl w:val="2"/>
          <w:numId w:val="80"/>
        </w:numPr>
      </w:pPr>
      <w:r>
        <w:rPr>
          <w:rFonts w:hint="eastAsia"/>
        </w:rPr>
        <w:t>房产信息台账：</w:t>
      </w:r>
    </w:p>
    <w:p w14:paraId="7C4C7CAA" w14:textId="77777777" w:rsidR="000829C4" w:rsidRDefault="00000000">
      <w:pPr>
        <w:numPr>
          <w:ilvl w:val="3"/>
          <w:numId w:val="80"/>
        </w:numPr>
      </w:pPr>
      <w:r>
        <w:rPr>
          <w:rFonts w:hint="eastAsia"/>
        </w:rPr>
        <w:t>已审批的、房产状态为</w:t>
      </w:r>
      <w:proofErr w:type="gramStart"/>
      <w:r>
        <w:rPr>
          <w:rFonts w:hint="eastAsia"/>
        </w:rPr>
        <w:t>在用且计税</w:t>
      </w:r>
      <w:proofErr w:type="gramEnd"/>
      <w:r>
        <w:rPr>
          <w:rFonts w:hint="eastAsia"/>
        </w:rPr>
        <w:t>开始月份≤计算的会计月份；</w:t>
      </w:r>
    </w:p>
    <w:p w14:paraId="1D5773E8" w14:textId="77777777" w:rsidR="000829C4" w:rsidRDefault="00000000">
      <w:pPr>
        <w:numPr>
          <w:ilvl w:val="3"/>
          <w:numId w:val="80"/>
        </w:numPr>
      </w:pPr>
      <w:r>
        <w:rPr>
          <w:rFonts w:hint="eastAsia"/>
        </w:rPr>
        <w:t>已审批的、房产状态为已处置且计税截止月份</w:t>
      </w:r>
      <w:r>
        <w:rPr>
          <w:rFonts w:hint="eastAsia"/>
        </w:rPr>
        <w:t>=</w:t>
      </w:r>
      <w:r>
        <w:rPr>
          <w:rFonts w:hint="eastAsia"/>
        </w:rPr>
        <w:t>计算的会计月份；</w:t>
      </w:r>
    </w:p>
    <w:p w14:paraId="3F063F5B" w14:textId="77777777" w:rsidR="000829C4" w:rsidRDefault="00000000">
      <w:pPr>
        <w:numPr>
          <w:ilvl w:val="2"/>
          <w:numId w:val="80"/>
        </w:numPr>
      </w:pPr>
      <w:r>
        <w:rPr>
          <w:rFonts w:hint="eastAsia"/>
        </w:rPr>
        <w:t>房产变更</w:t>
      </w:r>
      <w:r>
        <w:rPr>
          <w:rFonts w:hint="eastAsia"/>
        </w:rPr>
        <w:t>/</w:t>
      </w:r>
      <w:r>
        <w:rPr>
          <w:rFonts w:hint="eastAsia"/>
        </w:rPr>
        <w:t>处置：已审批的且录入日期在计算的会计月份；</w:t>
      </w:r>
    </w:p>
    <w:p w14:paraId="6DB9691D" w14:textId="77777777" w:rsidR="000829C4" w:rsidRDefault="00000000">
      <w:pPr>
        <w:numPr>
          <w:ilvl w:val="2"/>
          <w:numId w:val="80"/>
        </w:numPr>
      </w:pPr>
      <w:r>
        <w:rPr>
          <w:rFonts w:hint="eastAsia"/>
        </w:rPr>
        <w:t>房产信息补录：已审批的且补录日期在计算的会计月份；</w:t>
      </w:r>
    </w:p>
    <w:p w14:paraId="7D025C51" w14:textId="77777777" w:rsidR="000829C4" w:rsidRDefault="00000000">
      <w:pPr>
        <w:numPr>
          <w:ilvl w:val="2"/>
          <w:numId w:val="80"/>
        </w:numPr>
      </w:pPr>
      <w:r>
        <w:rPr>
          <w:rFonts w:hint="eastAsia"/>
        </w:rPr>
        <w:t>房产</w:t>
      </w:r>
      <w:proofErr w:type="gramStart"/>
      <w:r>
        <w:rPr>
          <w:rFonts w:hint="eastAsia"/>
        </w:rPr>
        <w:t>出租台</w:t>
      </w:r>
      <w:proofErr w:type="gramEnd"/>
      <w:r>
        <w:rPr>
          <w:rFonts w:hint="eastAsia"/>
        </w:rPr>
        <w:t>账：</w:t>
      </w:r>
    </w:p>
    <w:p w14:paraId="5E9C8716" w14:textId="77777777" w:rsidR="000829C4" w:rsidRDefault="00000000">
      <w:pPr>
        <w:numPr>
          <w:ilvl w:val="3"/>
          <w:numId w:val="80"/>
        </w:numPr>
      </w:pPr>
      <w:r>
        <w:rPr>
          <w:rFonts w:hint="eastAsia"/>
        </w:rPr>
        <w:t>未终止出租的：已审批的、合同开始日期所在月份≤计算的会计月份且合同截止日期≥计算的会计月份的；</w:t>
      </w:r>
    </w:p>
    <w:p w14:paraId="35F733FB" w14:textId="77777777" w:rsidR="000829C4" w:rsidRDefault="00000000">
      <w:pPr>
        <w:numPr>
          <w:ilvl w:val="3"/>
          <w:numId w:val="80"/>
        </w:numPr>
      </w:pPr>
      <w:r>
        <w:rPr>
          <w:rFonts w:hint="eastAsia"/>
        </w:rPr>
        <w:t>已终止出租的：已审批的、合同开始日期所在月份≤计算的会计月份且出租终止日期≥计算的会计月份的；</w:t>
      </w:r>
    </w:p>
    <w:p w14:paraId="6791E79E" w14:textId="77777777" w:rsidR="000829C4" w:rsidRDefault="00000000">
      <w:pPr>
        <w:numPr>
          <w:ilvl w:val="2"/>
          <w:numId w:val="80"/>
        </w:numPr>
      </w:pPr>
      <w:r>
        <w:rPr>
          <w:rFonts w:hint="eastAsia"/>
        </w:rPr>
        <w:t>房产出租变更：已审批的且录入期在计算的会计月份；</w:t>
      </w:r>
    </w:p>
    <w:p w14:paraId="636F8485" w14:textId="77777777" w:rsidR="000829C4" w:rsidRDefault="00000000">
      <w:pPr>
        <w:numPr>
          <w:ilvl w:val="2"/>
          <w:numId w:val="80"/>
        </w:numPr>
      </w:pPr>
      <w:r>
        <w:rPr>
          <w:rFonts w:hint="eastAsia"/>
        </w:rPr>
        <w:t>房产出租补录：已审批的且补录日期在计算的会计月份。</w:t>
      </w:r>
    </w:p>
    <w:p w14:paraId="483BC047" w14:textId="77777777" w:rsidR="000829C4" w:rsidRDefault="00000000">
      <w:pPr>
        <w:numPr>
          <w:ilvl w:val="1"/>
          <w:numId w:val="80"/>
        </w:numPr>
      </w:pPr>
      <w:r>
        <w:rPr>
          <w:rFonts w:hint="eastAsia"/>
        </w:rPr>
        <w:t>计算结果写入房产税底稿表；</w:t>
      </w:r>
    </w:p>
    <w:p w14:paraId="374C3517" w14:textId="77777777" w:rsidR="000829C4" w:rsidRDefault="00000000">
      <w:pPr>
        <w:numPr>
          <w:ilvl w:val="1"/>
          <w:numId w:val="80"/>
        </w:numPr>
      </w:pPr>
      <w:r>
        <w:rPr>
          <w:rFonts w:hint="eastAsia"/>
        </w:rPr>
        <w:t>会计月份为计算的会计月份；</w:t>
      </w:r>
    </w:p>
    <w:p w14:paraId="019D9045" w14:textId="77777777" w:rsidR="000829C4" w:rsidRDefault="00000000">
      <w:pPr>
        <w:numPr>
          <w:ilvl w:val="1"/>
          <w:numId w:val="80"/>
        </w:numPr>
      </w:pPr>
      <w:r>
        <w:rPr>
          <w:rFonts w:hint="eastAsia"/>
        </w:rPr>
        <w:t>机构、房产编码、房产名称、建筑面积（如果变更后建筑面积未空，则取建筑面积，否则取变更后建筑面积）、房产原值（如果变更后原值为空，则取房产原值，否则取变更后原值）</w:t>
      </w:r>
      <w:r>
        <w:rPr>
          <w:rFonts w:hint="eastAsia"/>
          <w:color w:val="0000FF"/>
        </w:rPr>
        <w:t>、</w:t>
      </w:r>
      <w:r>
        <w:rPr>
          <w:rFonts w:hint="eastAsia"/>
        </w:rPr>
        <w:t>附属设备价值（如果变更后附属设备价值为空，则取附属设备价值，否则取变更后附属设备价值）；房产总原值</w:t>
      </w:r>
      <w:r>
        <w:rPr>
          <w:rFonts w:hint="eastAsia"/>
        </w:rPr>
        <w:t>=</w:t>
      </w:r>
      <w:r>
        <w:rPr>
          <w:rFonts w:hint="eastAsia"/>
        </w:rPr>
        <w:t>房产原值</w:t>
      </w:r>
      <w:r>
        <w:rPr>
          <w:rFonts w:hint="eastAsia"/>
        </w:rPr>
        <w:t>+</w:t>
      </w:r>
      <w:r>
        <w:rPr>
          <w:rFonts w:hint="eastAsia"/>
        </w:rPr>
        <w:t>附属设备价值；</w:t>
      </w:r>
    </w:p>
    <w:p w14:paraId="14B46389" w14:textId="77777777" w:rsidR="000829C4" w:rsidRDefault="00000000">
      <w:pPr>
        <w:numPr>
          <w:ilvl w:val="1"/>
          <w:numId w:val="80"/>
        </w:numPr>
      </w:pPr>
      <w:r>
        <w:rPr>
          <w:rFonts w:hint="eastAsia"/>
        </w:rPr>
        <w:t>扣除率根据房产所在地取扣除</w:t>
      </w:r>
      <w:proofErr w:type="gramStart"/>
      <w:r>
        <w:rPr>
          <w:rFonts w:hint="eastAsia"/>
        </w:rPr>
        <w:t>率设置</w:t>
      </w:r>
      <w:proofErr w:type="gramEnd"/>
      <w:r>
        <w:rPr>
          <w:rFonts w:hint="eastAsia"/>
        </w:rPr>
        <w:t>中对应的有效扣除率，默认按照城市精准匹配，未匹配出的按照上级城市匹配，直至匹配出为止，未匹配出扣除率的进异常表；有效期根据会计期间截止日期判断，取截止日期对应的有效期间的值，有效期间按闭区间判断；（回退计算期间如存在变更，则再次计算时取的值可能是后面变更的值，暂不考虑该场景。）</w:t>
      </w:r>
    </w:p>
    <w:p w14:paraId="675B48A6" w14:textId="77777777" w:rsidR="000829C4" w:rsidRDefault="00000000">
      <w:pPr>
        <w:numPr>
          <w:ilvl w:val="1"/>
          <w:numId w:val="80"/>
        </w:numPr>
      </w:pPr>
      <w:r>
        <w:rPr>
          <w:rFonts w:hint="eastAsia"/>
        </w:rPr>
        <w:lastRenderedPageBreak/>
        <w:t>出租面积</w:t>
      </w:r>
      <w:r>
        <w:rPr>
          <w:rFonts w:hint="eastAsia"/>
        </w:rPr>
        <w:t>=</w:t>
      </w:r>
      <w:r>
        <w:rPr>
          <w:rFonts w:hint="eastAsia"/>
        </w:rPr>
        <w:t>本期出租未到期的合同上的面积之和（不包括免租期）</w:t>
      </w:r>
      <w:r>
        <w:rPr>
          <w:rFonts w:hint="eastAsia"/>
          <w:color w:val="FF0000"/>
          <w:shd w:val="clear" w:color="auto" w:fill="FFFF00"/>
        </w:rPr>
        <w:t>（按照对应的起止期间判断，如果变更后出租面积为空，则取出租面积，否则取变更后出租面积）</w:t>
      </w:r>
      <w:r>
        <w:rPr>
          <w:rFonts w:hint="eastAsia"/>
        </w:rPr>
        <w:t>；</w:t>
      </w:r>
    </w:p>
    <w:p w14:paraId="33FEF165" w14:textId="77777777" w:rsidR="000829C4" w:rsidRDefault="00000000">
      <w:pPr>
        <w:numPr>
          <w:ilvl w:val="1"/>
          <w:numId w:val="80"/>
        </w:numPr>
      </w:pPr>
      <w:r>
        <w:rPr>
          <w:rFonts w:hint="eastAsia"/>
        </w:rPr>
        <w:t>计税比例</w:t>
      </w:r>
      <w:r>
        <w:rPr>
          <w:rFonts w:hint="eastAsia"/>
        </w:rPr>
        <w:t>=</w:t>
      </w:r>
      <w:r>
        <w:rPr>
          <w:rFonts w:hint="eastAsia"/>
        </w:rPr>
        <w:t>（建筑面积</w:t>
      </w:r>
      <w:r>
        <w:rPr>
          <w:rFonts w:hint="eastAsia"/>
        </w:rPr>
        <w:t>-</w:t>
      </w:r>
      <w:r>
        <w:rPr>
          <w:rFonts w:hint="eastAsia"/>
        </w:rPr>
        <w:t>出租面积）</w:t>
      </w:r>
      <w:r>
        <w:rPr>
          <w:rFonts w:hint="eastAsia"/>
        </w:rPr>
        <w:t>/</w:t>
      </w:r>
      <w:r>
        <w:rPr>
          <w:rFonts w:hint="eastAsia"/>
        </w:rPr>
        <w:t>建筑面积；</w:t>
      </w:r>
    </w:p>
    <w:p w14:paraId="567F6CD5" w14:textId="77777777" w:rsidR="000829C4" w:rsidRDefault="00000000">
      <w:pPr>
        <w:numPr>
          <w:ilvl w:val="1"/>
          <w:numId w:val="80"/>
        </w:numPr>
      </w:pPr>
      <w:r>
        <w:rPr>
          <w:rFonts w:hint="eastAsia"/>
        </w:rPr>
        <w:t>出租原值</w:t>
      </w:r>
      <w:r>
        <w:rPr>
          <w:rFonts w:hint="eastAsia"/>
        </w:rPr>
        <w:t>=</w:t>
      </w:r>
      <w:r>
        <w:rPr>
          <w:rFonts w:hint="eastAsia"/>
        </w:rPr>
        <w:t>已录入</w:t>
      </w:r>
      <w:r>
        <w:rPr>
          <w:rFonts w:hint="eastAsia"/>
          <w:lang w:eastAsia="zh-Hans"/>
        </w:rPr>
        <w:t>出租原值之和</w:t>
      </w:r>
      <w:r>
        <w:rPr>
          <w:lang w:eastAsia="zh-Hans"/>
        </w:rPr>
        <w:t>+</w:t>
      </w:r>
      <w:r>
        <w:rPr>
          <w:rFonts w:hint="eastAsia"/>
          <w:lang w:eastAsia="zh-Hans"/>
        </w:rPr>
        <w:t>（房产总原值</w:t>
      </w:r>
      <w:r>
        <w:rPr>
          <w:lang w:eastAsia="zh-Hans"/>
        </w:rPr>
        <w:t>-</w:t>
      </w:r>
      <w:r>
        <w:rPr>
          <w:rFonts w:hint="eastAsia"/>
        </w:rPr>
        <w:t>已录入</w:t>
      </w:r>
      <w:r>
        <w:rPr>
          <w:rFonts w:hint="eastAsia"/>
          <w:lang w:eastAsia="zh-Hans"/>
        </w:rPr>
        <w:t>出租原值之和）</w:t>
      </w:r>
      <w:r>
        <w:rPr>
          <w:lang w:eastAsia="zh-Hans"/>
        </w:rPr>
        <w:t>*</w:t>
      </w:r>
      <w:r>
        <w:rPr>
          <w:rFonts w:hint="eastAsia"/>
          <w:lang w:eastAsia="zh-Hans"/>
        </w:rPr>
        <w:t>未录入出租原值的出租面积之和</w:t>
      </w:r>
      <w:r>
        <w:rPr>
          <w:lang w:eastAsia="zh-Hans"/>
        </w:rPr>
        <w:t>/</w:t>
      </w:r>
      <w:r>
        <w:rPr>
          <w:rFonts w:hint="eastAsia"/>
          <w:lang w:eastAsia="zh-Hans"/>
        </w:rPr>
        <w:t>（建筑面积</w:t>
      </w:r>
      <w:r>
        <w:rPr>
          <w:lang w:eastAsia="zh-Hans"/>
        </w:rPr>
        <w:t>-</w:t>
      </w:r>
      <w:r>
        <w:rPr>
          <w:rFonts w:hint="eastAsia"/>
          <w:lang w:eastAsia="zh-Hans"/>
        </w:rPr>
        <w:t>已录入出租原值的面积之和）</w:t>
      </w:r>
      <w:r>
        <w:rPr>
          <w:rFonts w:hint="eastAsia"/>
        </w:rPr>
        <w:t>（不包括免租期）</w:t>
      </w:r>
      <w:r>
        <w:rPr>
          <w:rFonts w:hint="eastAsia"/>
          <w:color w:val="FF0000"/>
          <w:shd w:val="clear" w:color="auto" w:fill="FFFF00"/>
        </w:rPr>
        <w:t>（按照对应的起止期间判断，如果变更后出租面积</w:t>
      </w:r>
      <w:r>
        <w:rPr>
          <w:color w:val="FF0000"/>
          <w:shd w:val="clear" w:color="auto" w:fill="FFFF00"/>
        </w:rPr>
        <w:t>/</w:t>
      </w:r>
      <w:r>
        <w:rPr>
          <w:rFonts w:hint="eastAsia"/>
          <w:color w:val="FF0000"/>
          <w:shd w:val="clear" w:color="auto" w:fill="FFFF00"/>
        </w:rPr>
        <w:t>出租原值为空，则取出租面积</w:t>
      </w:r>
      <w:r>
        <w:rPr>
          <w:rFonts w:hint="eastAsia"/>
          <w:color w:val="FF0000"/>
          <w:shd w:val="clear" w:color="auto" w:fill="FFFF00"/>
        </w:rPr>
        <w:t>/</w:t>
      </w:r>
      <w:r>
        <w:rPr>
          <w:rFonts w:hint="eastAsia"/>
          <w:color w:val="FF0000"/>
          <w:shd w:val="clear" w:color="auto" w:fill="FFFF00"/>
        </w:rPr>
        <w:t>出租原值，否则取变更后出租面积</w:t>
      </w:r>
      <w:r>
        <w:rPr>
          <w:rFonts w:hint="eastAsia"/>
          <w:color w:val="FF0000"/>
          <w:shd w:val="clear" w:color="auto" w:fill="FFFF00"/>
        </w:rPr>
        <w:t>/</w:t>
      </w:r>
      <w:r>
        <w:rPr>
          <w:rFonts w:hint="eastAsia"/>
          <w:color w:val="FF0000"/>
          <w:shd w:val="clear" w:color="auto" w:fill="FFFF00"/>
        </w:rPr>
        <w:t>出租原值）</w:t>
      </w:r>
      <w:r>
        <w:rPr>
          <w:rFonts w:hint="eastAsia"/>
        </w:rPr>
        <w:t>；</w:t>
      </w:r>
    </w:p>
    <w:p w14:paraId="717F099B" w14:textId="77777777" w:rsidR="000829C4" w:rsidRDefault="00000000">
      <w:pPr>
        <w:numPr>
          <w:ilvl w:val="1"/>
          <w:numId w:val="80"/>
        </w:numPr>
      </w:pPr>
      <w:r>
        <w:rPr>
          <w:rFonts w:hint="eastAsia"/>
        </w:rPr>
        <w:t>从价税率</w:t>
      </w:r>
      <w:r>
        <w:rPr>
          <w:rFonts w:hint="eastAsia"/>
        </w:rPr>
        <w:t>=</w:t>
      </w:r>
      <w:r>
        <w:rPr>
          <w:rFonts w:hint="eastAsia"/>
        </w:rPr>
        <w:t>税目中房产税的从价税率值，税目编码</w:t>
      </w:r>
      <w:r>
        <w:rPr>
          <w:rFonts w:hint="eastAsia"/>
        </w:rPr>
        <w:t>0801</w:t>
      </w:r>
      <w:r>
        <w:rPr>
          <w:rFonts w:hint="eastAsia"/>
        </w:rPr>
        <w:t>；</w:t>
      </w:r>
    </w:p>
    <w:p w14:paraId="31A08488" w14:textId="77777777" w:rsidR="000829C4" w:rsidRDefault="00000000">
      <w:pPr>
        <w:numPr>
          <w:ilvl w:val="1"/>
          <w:numId w:val="80"/>
        </w:numPr>
      </w:pPr>
      <w:r>
        <w:rPr>
          <w:rFonts w:hint="eastAsia"/>
          <w:b/>
          <w:bCs/>
        </w:rPr>
        <w:t>本期应纳税额</w:t>
      </w:r>
      <w:r>
        <w:rPr>
          <w:rFonts w:hint="eastAsia"/>
          <w:b/>
          <w:bCs/>
        </w:rPr>
        <w:t>-</w:t>
      </w:r>
      <w:r>
        <w:rPr>
          <w:rFonts w:hint="eastAsia"/>
          <w:b/>
          <w:bCs/>
        </w:rPr>
        <w:t>从价</w:t>
      </w:r>
      <w:r>
        <w:rPr>
          <w:rFonts w:hint="eastAsia"/>
        </w:rPr>
        <w:t>=</w:t>
      </w:r>
      <w:r>
        <w:rPr>
          <w:rFonts w:hint="eastAsia"/>
          <w:lang w:eastAsia="zh-Hans"/>
        </w:rPr>
        <w:t>（房产总原值</w:t>
      </w:r>
      <w:r>
        <w:rPr>
          <w:lang w:eastAsia="zh-Hans"/>
        </w:rPr>
        <w:t>-</w:t>
      </w:r>
      <w:r>
        <w:rPr>
          <w:rFonts w:hint="eastAsia"/>
          <w:lang w:eastAsia="zh-Hans"/>
        </w:rPr>
        <w:t>出租原值）</w:t>
      </w:r>
      <w:r>
        <w:rPr>
          <w:lang w:eastAsia="zh-Hans"/>
        </w:rPr>
        <w:t>*</w:t>
      </w:r>
      <w:r>
        <w:rPr>
          <w:rFonts w:hint="eastAsia"/>
        </w:rPr>
        <w:t>（</w:t>
      </w:r>
      <w:r>
        <w:rPr>
          <w:rFonts w:hint="eastAsia"/>
        </w:rPr>
        <w:t>1-</w:t>
      </w:r>
      <w:r>
        <w:rPr>
          <w:rFonts w:hint="eastAsia"/>
        </w:rPr>
        <w:t>扣除比率）</w:t>
      </w:r>
      <w:r>
        <w:rPr>
          <w:rFonts w:hint="eastAsia"/>
        </w:rPr>
        <w:t>*</w:t>
      </w:r>
      <w:r>
        <w:rPr>
          <w:rFonts w:hint="eastAsia"/>
        </w:rPr>
        <w:t>从价税率</w:t>
      </w:r>
      <w:r>
        <w:rPr>
          <w:rFonts w:hint="eastAsia"/>
        </w:rPr>
        <w:t>/12</w:t>
      </w:r>
    </w:p>
    <w:p w14:paraId="76092DBE" w14:textId="77777777" w:rsidR="000829C4" w:rsidRDefault="00000000">
      <w:pPr>
        <w:numPr>
          <w:ilvl w:val="1"/>
          <w:numId w:val="80"/>
        </w:numPr>
      </w:pPr>
      <w:r>
        <w:rPr>
          <w:rFonts w:hint="eastAsia"/>
        </w:rPr>
        <w:t>从租税率</w:t>
      </w:r>
      <w:r>
        <w:rPr>
          <w:rFonts w:hint="eastAsia"/>
        </w:rPr>
        <w:t>=</w:t>
      </w:r>
      <w:r>
        <w:rPr>
          <w:rFonts w:hint="eastAsia"/>
        </w:rPr>
        <w:t>税目中房产税的从租税率值，税目编码</w:t>
      </w:r>
      <w:r>
        <w:rPr>
          <w:rFonts w:hint="eastAsia"/>
        </w:rPr>
        <w:t>0802</w:t>
      </w:r>
      <w:r>
        <w:rPr>
          <w:rFonts w:hint="eastAsia"/>
        </w:rPr>
        <w:t>；</w:t>
      </w:r>
    </w:p>
    <w:p w14:paraId="592CD825" w14:textId="77777777" w:rsidR="000829C4" w:rsidRDefault="00000000">
      <w:pPr>
        <w:numPr>
          <w:ilvl w:val="1"/>
          <w:numId w:val="80"/>
        </w:numPr>
      </w:pPr>
      <w:r>
        <w:rPr>
          <w:rFonts w:hint="eastAsia"/>
        </w:rPr>
        <w:t>本期应收租金</w:t>
      </w:r>
      <w:r>
        <w:rPr>
          <w:rFonts w:hint="eastAsia"/>
        </w:rPr>
        <w:t>=</w:t>
      </w:r>
      <w:r>
        <w:rPr>
          <w:rFonts w:hint="eastAsia"/>
        </w:rPr>
        <w:t>本期在</w:t>
      </w:r>
      <w:proofErr w:type="gramStart"/>
      <w:r>
        <w:rPr>
          <w:rFonts w:hint="eastAsia"/>
        </w:rPr>
        <w:t>租所有</w:t>
      </w:r>
      <w:proofErr w:type="gramEnd"/>
      <w:r>
        <w:rPr>
          <w:rFonts w:hint="eastAsia"/>
        </w:rPr>
        <w:t>合同的月租金之和（不含免租</w:t>
      </w:r>
      <w:r>
        <w:rPr>
          <w:rFonts w:hint="eastAsia"/>
          <w:lang w:eastAsia="zh-Hans"/>
        </w:rPr>
        <w:t>期</w:t>
      </w:r>
      <w:r>
        <w:rPr>
          <w:rFonts w:hint="eastAsia"/>
        </w:rPr>
        <w:t>，不含补录</w:t>
      </w:r>
      <w:proofErr w:type="gramStart"/>
      <w:r>
        <w:rPr>
          <w:rFonts w:hint="eastAsia"/>
        </w:rPr>
        <w:t>中往期的</w:t>
      </w:r>
      <w:proofErr w:type="gramEnd"/>
      <w:r>
        <w:rPr>
          <w:rFonts w:hint="eastAsia"/>
        </w:rPr>
        <w:t>租金）</w:t>
      </w:r>
      <w:r>
        <w:rPr>
          <w:rFonts w:hint="eastAsia"/>
          <w:color w:val="FF0000"/>
          <w:shd w:val="clear" w:color="auto" w:fill="FFFF00"/>
        </w:rPr>
        <w:t>（同一合同编码按照对应的起止期间判断，如果变更后月租金为空，则取出月租金，否则取变更后月租金）</w:t>
      </w:r>
      <w:r>
        <w:rPr>
          <w:rFonts w:hint="eastAsia"/>
        </w:rPr>
        <w:t>；</w:t>
      </w:r>
    </w:p>
    <w:p w14:paraId="286CE2AD" w14:textId="77777777" w:rsidR="000829C4" w:rsidRDefault="00000000">
      <w:pPr>
        <w:numPr>
          <w:ilvl w:val="1"/>
          <w:numId w:val="80"/>
        </w:numPr>
      </w:pPr>
      <w:r>
        <w:rPr>
          <w:rFonts w:hint="eastAsia"/>
          <w:b/>
          <w:bCs/>
        </w:rPr>
        <w:t>本期应纳税额</w:t>
      </w:r>
      <w:r>
        <w:rPr>
          <w:rFonts w:hint="eastAsia"/>
          <w:b/>
          <w:bCs/>
        </w:rPr>
        <w:t>-</w:t>
      </w:r>
      <w:proofErr w:type="gramStart"/>
      <w:r>
        <w:rPr>
          <w:rFonts w:hint="eastAsia"/>
          <w:b/>
          <w:bCs/>
        </w:rPr>
        <w:t>从租</w:t>
      </w:r>
      <w:proofErr w:type="gramEnd"/>
      <w:r>
        <w:rPr>
          <w:rFonts w:hint="eastAsia"/>
        </w:rPr>
        <w:t>=</w:t>
      </w:r>
      <w:r>
        <w:rPr>
          <w:rFonts w:hint="eastAsia"/>
        </w:rPr>
        <w:t>本期在</w:t>
      </w:r>
      <w:proofErr w:type="gramStart"/>
      <w:r>
        <w:rPr>
          <w:rFonts w:hint="eastAsia"/>
        </w:rPr>
        <w:t>租所有</w:t>
      </w:r>
      <w:proofErr w:type="gramEnd"/>
      <w:r>
        <w:rPr>
          <w:rFonts w:hint="eastAsia"/>
        </w:rPr>
        <w:t>合同的月租金之和</w:t>
      </w:r>
      <w:r>
        <w:rPr>
          <w:rFonts w:hint="eastAsia"/>
        </w:rPr>
        <w:t>*</w:t>
      </w:r>
      <w:r>
        <w:rPr>
          <w:rFonts w:hint="eastAsia"/>
        </w:rPr>
        <w:t>从租税率；</w:t>
      </w:r>
      <w:r>
        <w:rPr>
          <w:rFonts w:hint="eastAsia"/>
          <w:color w:val="FF0000"/>
          <w:shd w:val="clear" w:color="auto" w:fill="FFFF00"/>
        </w:rPr>
        <w:t>（同一合同编码按照对应的起止期间判断，如果变更后月租金为空，则取出月租金，否则取变更后月租金）</w:t>
      </w:r>
    </w:p>
    <w:p w14:paraId="7440DB84" w14:textId="77777777" w:rsidR="000829C4" w:rsidRDefault="00000000">
      <w:pPr>
        <w:numPr>
          <w:ilvl w:val="1"/>
          <w:numId w:val="80"/>
        </w:numPr>
      </w:pPr>
      <w:proofErr w:type="gramStart"/>
      <w:r>
        <w:rPr>
          <w:rFonts w:hint="eastAsia"/>
        </w:rPr>
        <w:t>从租计征</w:t>
      </w:r>
      <w:proofErr w:type="gramEnd"/>
      <w:r>
        <w:rPr>
          <w:rFonts w:hint="eastAsia"/>
        </w:rPr>
        <w:t>减免性质代码、减免项目名称：取减免应用政策中对应</w:t>
      </w:r>
      <w:proofErr w:type="gramStart"/>
      <w:r>
        <w:rPr>
          <w:rFonts w:hint="eastAsia"/>
        </w:rPr>
        <w:t>房产台</w:t>
      </w:r>
      <w:proofErr w:type="gramEnd"/>
      <w:r>
        <w:rPr>
          <w:rFonts w:hint="eastAsia"/>
        </w:rPr>
        <w:t>账的、计征方式</w:t>
      </w:r>
      <w:proofErr w:type="gramStart"/>
      <w:r>
        <w:rPr>
          <w:rFonts w:hint="eastAsia"/>
        </w:rPr>
        <w:t>为从租计征</w:t>
      </w:r>
      <w:proofErr w:type="gramEnd"/>
      <w:r>
        <w:rPr>
          <w:rFonts w:hint="eastAsia"/>
        </w:rPr>
        <w:t>、会计月份在有效期范围内的减免税政策的减免性质代码、减免项目名称；减免税租金收入</w:t>
      </w:r>
      <w:r>
        <w:rPr>
          <w:rFonts w:hint="eastAsia"/>
        </w:rPr>
        <w:t>=</w:t>
      </w:r>
      <w:r>
        <w:rPr>
          <w:rFonts w:hint="eastAsia"/>
        </w:rPr>
        <w:t>本期在</w:t>
      </w:r>
      <w:proofErr w:type="gramStart"/>
      <w:r>
        <w:rPr>
          <w:rFonts w:hint="eastAsia"/>
        </w:rPr>
        <w:t>租所有</w:t>
      </w:r>
      <w:proofErr w:type="gramEnd"/>
      <w:r>
        <w:rPr>
          <w:rFonts w:hint="eastAsia"/>
        </w:rPr>
        <w:t>合同的月租金之和</w:t>
      </w:r>
      <w:r>
        <w:rPr>
          <w:rFonts w:hint="eastAsia"/>
        </w:rPr>
        <w:t>*</w:t>
      </w:r>
      <w:r>
        <w:rPr>
          <w:rFonts w:hint="eastAsia"/>
        </w:rPr>
        <w:t>减免比例；减免税额</w:t>
      </w:r>
      <w:r>
        <w:rPr>
          <w:rFonts w:hint="eastAsia"/>
        </w:rPr>
        <w:t>-</w:t>
      </w:r>
      <w:proofErr w:type="gramStart"/>
      <w:r>
        <w:rPr>
          <w:rFonts w:hint="eastAsia"/>
        </w:rPr>
        <w:t>从租</w:t>
      </w:r>
      <w:proofErr w:type="gramEnd"/>
      <w:r>
        <w:rPr>
          <w:rFonts w:hint="eastAsia"/>
        </w:rPr>
        <w:t>=</w:t>
      </w:r>
      <w:r>
        <w:rPr>
          <w:rFonts w:hint="eastAsia"/>
        </w:rPr>
        <w:t>减免税租金收入</w:t>
      </w:r>
      <w:r>
        <w:rPr>
          <w:rFonts w:hint="eastAsia"/>
        </w:rPr>
        <w:t>*</w:t>
      </w:r>
      <w:r>
        <w:rPr>
          <w:rFonts w:hint="eastAsia"/>
        </w:rPr>
        <w:t>从租税率；</w:t>
      </w:r>
    </w:p>
    <w:p w14:paraId="77323A88" w14:textId="77777777" w:rsidR="000829C4" w:rsidRDefault="00000000">
      <w:pPr>
        <w:numPr>
          <w:ilvl w:val="1"/>
          <w:numId w:val="80"/>
        </w:numPr>
      </w:pPr>
      <w:r>
        <w:rPr>
          <w:rFonts w:hint="eastAsia"/>
        </w:rPr>
        <w:t>从价计征减免性质代码、减免项目名称：取减免应用政策中对应</w:t>
      </w:r>
      <w:proofErr w:type="gramStart"/>
      <w:r>
        <w:rPr>
          <w:rFonts w:hint="eastAsia"/>
        </w:rPr>
        <w:t>房产台</w:t>
      </w:r>
      <w:proofErr w:type="gramEnd"/>
      <w:r>
        <w:rPr>
          <w:rFonts w:hint="eastAsia"/>
        </w:rPr>
        <w:t>账的、计征方式为从价计征、会计月份在有效期范围内的减免税政策的减免性质代码、减免项目名称；减免税房产原值</w:t>
      </w:r>
      <w:r>
        <w:rPr>
          <w:rFonts w:hint="eastAsia"/>
        </w:rPr>
        <w:t>=</w:t>
      </w:r>
      <w:r>
        <w:rPr>
          <w:rFonts w:hint="eastAsia"/>
          <w:lang w:eastAsia="zh-Hans"/>
        </w:rPr>
        <w:t>（房产总原值</w:t>
      </w:r>
      <w:r>
        <w:rPr>
          <w:lang w:eastAsia="zh-Hans"/>
        </w:rPr>
        <w:t>-</w:t>
      </w:r>
      <w:r>
        <w:rPr>
          <w:rFonts w:hint="eastAsia"/>
          <w:lang w:eastAsia="zh-Hans"/>
        </w:rPr>
        <w:t>出租原值）</w:t>
      </w:r>
      <w:r>
        <w:rPr>
          <w:lang w:eastAsia="zh-Hans"/>
        </w:rPr>
        <w:t>*</w:t>
      </w:r>
      <w:r>
        <w:rPr>
          <w:rFonts w:hint="eastAsia"/>
        </w:rPr>
        <w:t>（</w:t>
      </w:r>
      <w:r>
        <w:rPr>
          <w:rFonts w:hint="eastAsia"/>
        </w:rPr>
        <w:t>1-</w:t>
      </w:r>
      <w:r>
        <w:rPr>
          <w:rFonts w:hint="eastAsia"/>
        </w:rPr>
        <w:t>扣除比率）</w:t>
      </w:r>
      <w:r>
        <w:t>*</w:t>
      </w:r>
      <w:r>
        <w:rPr>
          <w:rFonts w:hint="eastAsia"/>
          <w:lang w:eastAsia="zh-Hans"/>
        </w:rPr>
        <w:t>减免比例；</w:t>
      </w:r>
      <w:r>
        <w:rPr>
          <w:rFonts w:hint="eastAsia"/>
        </w:rPr>
        <w:t>减免税额</w:t>
      </w:r>
      <w:r>
        <w:rPr>
          <w:rFonts w:hint="eastAsia"/>
        </w:rPr>
        <w:t>-</w:t>
      </w:r>
      <w:r>
        <w:rPr>
          <w:rFonts w:hint="eastAsia"/>
        </w:rPr>
        <w:t>从价</w:t>
      </w:r>
      <w:r>
        <w:rPr>
          <w:rFonts w:hint="eastAsia"/>
        </w:rPr>
        <w:t>=</w:t>
      </w:r>
      <w:r>
        <w:rPr>
          <w:rFonts w:hint="eastAsia"/>
        </w:rPr>
        <w:t>减免房产原值</w:t>
      </w:r>
      <w:r>
        <w:rPr>
          <w:rFonts w:hint="eastAsia"/>
        </w:rPr>
        <w:t>*</w:t>
      </w:r>
      <w:r>
        <w:rPr>
          <w:rFonts w:hint="eastAsia"/>
        </w:rPr>
        <w:t>从价税率</w:t>
      </w:r>
      <w:r>
        <w:rPr>
          <w:rFonts w:hint="eastAsia"/>
        </w:rPr>
        <w:t>/12</w:t>
      </w:r>
      <w:r>
        <w:rPr>
          <w:rFonts w:hint="eastAsia"/>
        </w:rPr>
        <w:t>；</w:t>
      </w:r>
    </w:p>
    <w:p w14:paraId="5CFC5CAE" w14:textId="77777777" w:rsidR="000829C4" w:rsidRDefault="00000000">
      <w:pPr>
        <w:numPr>
          <w:ilvl w:val="1"/>
          <w:numId w:val="80"/>
        </w:numPr>
      </w:pPr>
      <w:r>
        <w:rPr>
          <w:rFonts w:hint="eastAsia"/>
        </w:rPr>
        <w:t>实际应纳税额</w:t>
      </w:r>
      <w:r>
        <w:rPr>
          <w:rFonts w:hint="eastAsia"/>
        </w:rPr>
        <w:t>-</w:t>
      </w:r>
      <w:r>
        <w:rPr>
          <w:rFonts w:hint="eastAsia"/>
        </w:rPr>
        <w:t>从价</w:t>
      </w:r>
      <w:r>
        <w:rPr>
          <w:rFonts w:hint="eastAsia"/>
        </w:rPr>
        <w:t>=</w:t>
      </w:r>
      <w:r>
        <w:rPr>
          <w:rFonts w:hint="eastAsia"/>
        </w:rPr>
        <w:t>（本期应纳税额</w:t>
      </w:r>
      <w:r>
        <w:rPr>
          <w:rFonts w:hint="eastAsia"/>
        </w:rPr>
        <w:t>-</w:t>
      </w:r>
      <w:r>
        <w:rPr>
          <w:rFonts w:hint="eastAsia"/>
        </w:rPr>
        <w:t>从价）</w:t>
      </w:r>
      <w:r>
        <w:rPr>
          <w:rFonts w:hint="eastAsia"/>
        </w:rPr>
        <w:t>-</w:t>
      </w:r>
      <w:r>
        <w:rPr>
          <w:rFonts w:hint="eastAsia"/>
        </w:rPr>
        <w:t>（减免税额</w:t>
      </w:r>
      <w:r>
        <w:rPr>
          <w:rFonts w:hint="eastAsia"/>
        </w:rPr>
        <w:t>-</w:t>
      </w:r>
      <w:r>
        <w:rPr>
          <w:rFonts w:hint="eastAsia"/>
        </w:rPr>
        <w:t>从价）</w:t>
      </w:r>
      <w:r>
        <w:rPr>
          <w:rFonts w:hint="eastAsia"/>
        </w:rPr>
        <w:t>+</w:t>
      </w:r>
      <w:r>
        <w:rPr>
          <w:rFonts w:hint="eastAsia"/>
        </w:rPr>
        <w:t>（</w:t>
      </w:r>
      <w:proofErr w:type="gramStart"/>
      <w:r>
        <w:rPr>
          <w:rFonts w:hint="eastAsia"/>
        </w:rPr>
        <w:t>往期补</w:t>
      </w:r>
      <w:proofErr w:type="gramEnd"/>
      <w:r>
        <w:rPr>
          <w:rFonts w:hint="eastAsia"/>
        </w:rPr>
        <w:t>（退）税额</w:t>
      </w:r>
      <w:r>
        <w:rPr>
          <w:rFonts w:hint="eastAsia"/>
        </w:rPr>
        <w:t>-</w:t>
      </w:r>
      <w:r>
        <w:rPr>
          <w:rFonts w:hint="eastAsia"/>
        </w:rPr>
        <w:t>从价）；如没有变更或补录，则（</w:t>
      </w:r>
      <w:proofErr w:type="gramStart"/>
      <w:r>
        <w:rPr>
          <w:rFonts w:hint="eastAsia"/>
        </w:rPr>
        <w:t>往期补</w:t>
      </w:r>
      <w:proofErr w:type="gramEnd"/>
      <w:r>
        <w:rPr>
          <w:rFonts w:hint="eastAsia"/>
        </w:rPr>
        <w:t>（退）税额</w:t>
      </w:r>
      <w:r>
        <w:rPr>
          <w:rFonts w:hint="eastAsia"/>
        </w:rPr>
        <w:t>-</w:t>
      </w:r>
      <w:r>
        <w:rPr>
          <w:rFonts w:hint="eastAsia"/>
        </w:rPr>
        <w:t>从价）</w:t>
      </w:r>
      <w:r>
        <w:rPr>
          <w:rFonts w:hint="eastAsia"/>
        </w:rPr>
        <w:t>=0</w:t>
      </w:r>
      <w:r>
        <w:rPr>
          <w:rFonts w:hint="eastAsia"/>
        </w:rPr>
        <w:t>，变更或补录的逻辑见（</w:t>
      </w:r>
      <w:r>
        <w:t>18</w:t>
      </w:r>
      <w:r>
        <w:rPr>
          <w:rFonts w:hint="eastAsia"/>
        </w:rPr>
        <w:t>）步；</w:t>
      </w:r>
    </w:p>
    <w:p w14:paraId="587C60FE" w14:textId="77777777" w:rsidR="000829C4" w:rsidRDefault="00000000">
      <w:pPr>
        <w:numPr>
          <w:ilvl w:val="1"/>
          <w:numId w:val="80"/>
        </w:numPr>
      </w:pPr>
      <w:r>
        <w:rPr>
          <w:rFonts w:hint="eastAsia"/>
        </w:rPr>
        <w:t>实际应纳税额</w:t>
      </w:r>
      <w:r>
        <w:rPr>
          <w:rFonts w:hint="eastAsia"/>
        </w:rPr>
        <w:t>-</w:t>
      </w:r>
      <w:proofErr w:type="gramStart"/>
      <w:r>
        <w:rPr>
          <w:rFonts w:hint="eastAsia"/>
        </w:rPr>
        <w:t>从租</w:t>
      </w:r>
      <w:proofErr w:type="gramEnd"/>
      <w:r>
        <w:rPr>
          <w:rFonts w:hint="eastAsia"/>
        </w:rPr>
        <w:t>=</w:t>
      </w:r>
      <w:r>
        <w:rPr>
          <w:rFonts w:hint="eastAsia"/>
        </w:rPr>
        <w:t>（本期应纳税额</w:t>
      </w:r>
      <w:r>
        <w:rPr>
          <w:rFonts w:hint="eastAsia"/>
        </w:rPr>
        <w:t>-</w:t>
      </w:r>
      <w:r>
        <w:rPr>
          <w:rFonts w:hint="eastAsia"/>
        </w:rPr>
        <w:t>从租）</w:t>
      </w:r>
      <w:r>
        <w:rPr>
          <w:rFonts w:hint="eastAsia"/>
        </w:rPr>
        <w:t>-</w:t>
      </w:r>
      <w:r>
        <w:rPr>
          <w:rFonts w:hint="eastAsia"/>
        </w:rPr>
        <w:t>（减免税额</w:t>
      </w:r>
      <w:r>
        <w:rPr>
          <w:rFonts w:hint="eastAsia"/>
        </w:rPr>
        <w:t>-</w:t>
      </w:r>
      <w:r>
        <w:rPr>
          <w:rFonts w:hint="eastAsia"/>
        </w:rPr>
        <w:t>从租）</w:t>
      </w:r>
      <w:r>
        <w:rPr>
          <w:rFonts w:hint="eastAsia"/>
        </w:rPr>
        <w:t>+</w:t>
      </w:r>
      <w:r>
        <w:rPr>
          <w:rFonts w:hint="eastAsia"/>
        </w:rPr>
        <w:t>（</w:t>
      </w:r>
      <w:proofErr w:type="gramStart"/>
      <w:r>
        <w:rPr>
          <w:rFonts w:hint="eastAsia"/>
        </w:rPr>
        <w:t>往期补</w:t>
      </w:r>
      <w:proofErr w:type="gramEnd"/>
      <w:r>
        <w:rPr>
          <w:rFonts w:hint="eastAsia"/>
        </w:rPr>
        <w:t>（退）税额</w:t>
      </w:r>
      <w:r>
        <w:rPr>
          <w:rFonts w:hint="eastAsia"/>
        </w:rPr>
        <w:t>-</w:t>
      </w:r>
      <w:r>
        <w:rPr>
          <w:rFonts w:hint="eastAsia"/>
        </w:rPr>
        <w:t>从租）；</w:t>
      </w:r>
    </w:p>
    <w:p w14:paraId="36A1CBB0" w14:textId="77777777" w:rsidR="000829C4" w:rsidRDefault="00000000">
      <w:pPr>
        <w:widowControl/>
        <w:numPr>
          <w:ilvl w:val="1"/>
          <w:numId w:val="80"/>
        </w:numPr>
        <w:jc w:val="left"/>
        <w:rPr>
          <w:rFonts w:ascii="Helvetica" w:eastAsia="Helvetica" w:hAnsi="Helvetica" w:cs="Helvetica"/>
          <w:szCs w:val="21"/>
        </w:rPr>
      </w:pPr>
      <w:r>
        <w:rPr>
          <w:rFonts w:hint="eastAsia"/>
        </w:rPr>
        <w:lastRenderedPageBreak/>
        <w:t>如果存在补录或变更的房产或出租信息，则计算对应本期税额的同时要</w:t>
      </w:r>
      <w:proofErr w:type="gramStart"/>
      <w:r>
        <w:rPr>
          <w:rFonts w:hint="eastAsia"/>
        </w:rPr>
        <w:t>计算往期实际</w:t>
      </w:r>
      <w:proofErr w:type="gramEnd"/>
      <w:r>
        <w:rPr>
          <w:rFonts w:hint="eastAsia"/>
        </w:rPr>
        <w:t>税额和已计算税额的差额作为本期的补（退）税额，场景及逻辑如下：</w:t>
      </w:r>
    </w:p>
    <w:p w14:paraId="780FE97D" w14:textId="77777777" w:rsidR="000829C4" w:rsidRDefault="00000000">
      <w:pPr>
        <w:widowControl/>
        <w:numPr>
          <w:ilvl w:val="2"/>
          <w:numId w:val="80"/>
        </w:numPr>
        <w:jc w:val="left"/>
        <w:rPr>
          <w:rFonts w:ascii="Helvetica" w:eastAsia="Helvetica" w:hAnsi="Helvetica" w:cs="Helvetica"/>
          <w:szCs w:val="21"/>
        </w:rPr>
      </w:pPr>
      <w:r>
        <w:rPr>
          <w:rFonts w:ascii="Helvetica" w:eastAsia="宋体" w:hAnsi="Helvetica" w:cs="Helvetica" w:hint="eastAsia"/>
          <w:szCs w:val="21"/>
        </w:rPr>
        <w:t>变更</w:t>
      </w:r>
      <w:r>
        <w:rPr>
          <w:rFonts w:ascii="Helvetica" w:eastAsia="宋体" w:hAnsi="Helvetica" w:cs="Helvetica" w:hint="eastAsia"/>
          <w:szCs w:val="21"/>
        </w:rPr>
        <w:t>/</w:t>
      </w:r>
      <w:r>
        <w:rPr>
          <w:rFonts w:ascii="Helvetica" w:eastAsia="宋体" w:hAnsi="Helvetica" w:cs="Helvetica" w:hint="eastAsia"/>
          <w:szCs w:val="21"/>
        </w:rPr>
        <w:t>处置日期所在月份、补录台账的开始月份与录入日期不在同一月份的才处理补（退）税额，否则不需处理；</w:t>
      </w:r>
    </w:p>
    <w:p w14:paraId="157D565A" w14:textId="77777777" w:rsidR="000829C4" w:rsidRDefault="00000000">
      <w:pPr>
        <w:widowControl/>
        <w:numPr>
          <w:ilvl w:val="2"/>
          <w:numId w:val="80"/>
        </w:numPr>
        <w:jc w:val="left"/>
        <w:rPr>
          <w:rFonts w:ascii="Helvetica" w:eastAsia="Helvetica" w:hAnsi="Helvetica" w:cs="Helvetica"/>
          <w:szCs w:val="21"/>
        </w:rPr>
      </w:pPr>
      <w:r>
        <w:rPr>
          <w:rFonts w:ascii="Helvetica" w:eastAsia="宋体" w:hAnsi="Helvetica" w:cs="Helvetica" w:hint="eastAsia"/>
          <w:szCs w:val="21"/>
        </w:rPr>
        <w:t>底稿表基本信息取值同上面对应的取值；</w:t>
      </w:r>
    </w:p>
    <w:p w14:paraId="04666A94" w14:textId="77777777" w:rsidR="000829C4" w:rsidRDefault="00000000">
      <w:pPr>
        <w:widowControl/>
        <w:numPr>
          <w:ilvl w:val="2"/>
          <w:numId w:val="80"/>
        </w:numPr>
        <w:jc w:val="left"/>
        <w:rPr>
          <w:rFonts w:ascii="Helvetica" w:eastAsia="Helvetica" w:hAnsi="Helvetica" w:cs="Helvetica"/>
          <w:szCs w:val="21"/>
        </w:rPr>
      </w:pPr>
      <w:r>
        <w:rPr>
          <w:rFonts w:ascii="Helvetica" w:eastAsia="Helvetica" w:hAnsi="Helvetica" w:cs="Helvetica"/>
          <w:kern w:val="0"/>
          <w:szCs w:val="21"/>
          <w:lang w:bidi="ar"/>
        </w:rPr>
        <w:t>本期从价税额=</w:t>
      </w:r>
      <w:r>
        <w:rPr>
          <w:rFonts w:ascii="Helvetica" w:eastAsia="Helvetica" w:hAnsi="Helvetica" w:cs="Helvetica" w:hint="eastAsia"/>
          <w:kern w:val="0"/>
          <w:szCs w:val="21"/>
          <w:lang w:eastAsia="zh-Hans" w:bidi="ar"/>
        </w:rPr>
        <w:t>（房产总价值</w:t>
      </w:r>
      <w:r>
        <w:rPr>
          <w:rFonts w:ascii="Helvetica" w:eastAsia="Helvetica" w:hAnsi="Helvetica" w:cs="Helvetica"/>
          <w:kern w:val="0"/>
          <w:szCs w:val="21"/>
          <w:lang w:eastAsia="zh-Hans" w:bidi="ar"/>
        </w:rPr>
        <w:t>-</w:t>
      </w:r>
      <w:r>
        <w:rPr>
          <w:rFonts w:ascii="Helvetica" w:eastAsia="Helvetica" w:hAnsi="Helvetica" w:cs="Helvetica" w:hint="eastAsia"/>
          <w:kern w:val="0"/>
          <w:szCs w:val="21"/>
          <w:lang w:eastAsia="zh-Hans" w:bidi="ar"/>
        </w:rPr>
        <w:t>出租原值）</w:t>
      </w:r>
      <w:r>
        <w:rPr>
          <w:rFonts w:ascii="Helvetica" w:eastAsia="Helvetica" w:hAnsi="Helvetica" w:cs="Helvetica"/>
          <w:kern w:val="0"/>
          <w:szCs w:val="21"/>
          <w:lang w:bidi="ar"/>
        </w:rPr>
        <w:t>*（1-扣除率）*税率/12</w:t>
      </w:r>
      <w:r>
        <w:rPr>
          <w:rFonts w:hint="eastAsia"/>
        </w:rPr>
        <w:t>（不包括免租期）</w:t>
      </w:r>
      <w:r>
        <w:rPr>
          <w:rFonts w:ascii="Helvetica" w:eastAsia="Helvetica" w:hAnsi="Helvetica" w:cs="Helvetica"/>
          <w:kern w:val="0"/>
          <w:szCs w:val="21"/>
          <w:lang w:bidi="ar"/>
        </w:rPr>
        <w:t>公式中的值为房产、出租变更后的值</w:t>
      </w:r>
    </w:p>
    <w:p w14:paraId="681365DD" w14:textId="77777777" w:rsidR="000829C4" w:rsidRDefault="00000000">
      <w:pPr>
        <w:widowControl/>
        <w:numPr>
          <w:ilvl w:val="2"/>
          <w:numId w:val="80"/>
        </w:numPr>
        <w:jc w:val="left"/>
        <w:rPr>
          <w:rFonts w:ascii="Helvetica" w:eastAsia="Helvetica" w:hAnsi="Helvetica" w:cs="Helvetica"/>
          <w:kern w:val="0"/>
          <w:szCs w:val="21"/>
          <w:lang w:bidi="ar"/>
        </w:rPr>
      </w:pPr>
      <w:r>
        <w:rPr>
          <w:rFonts w:ascii="Helvetica" w:eastAsia="Helvetica" w:hAnsi="Helvetica" w:cs="Helvetica"/>
          <w:kern w:val="0"/>
          <w:szCs w:val="21"/>
          <w:lang w:bidi="ar"/>
        </w:rPr>
        <w:t>本期从租税额=本期租金*税率；公式中的值为出租变更后的值</w:t>
      </w:r>
      <w:r>
        <w:rPr>
          <w:rFonts w:hint="eastAsia"/>
          <w:color w:val="FF0000"/>
          <w:shd w:val="clear" w:color="auto" w:fill="FFFF00"/>
        </w:rPr>
        <w:t>（同一合同编码按照对应的起止期间判断，如果变更后月租金为空，则取出月租金，否则取变更后月租金）</w:t>
      </w:r>
    </w:p>
    <w:p w14:paraId="4B37AEAB" w14:textId="77777777" w:rsidR="000829C4" w:rsidRDefault="00000000">
      <w:pPr>
        <w:widowControl/>
        <w:numPr>
          <w:ilvl w:val="2"/>
          <w:numId w:val="80"/>
        </w:numPr>
        <w:jc w:val="left"/>
        <w:rPr>
          <w:rFonts w:ascii="Helvetica" w:eastAsia="Helvetica" w:hAnsi="Helvetica" w:cs="Helvetica"/>
          <w:kern w:val="0"/>
          <w:szCs w:val="21"/>
          <w:lang w:bidi="ar"/>
        </w:rPr>
      </w:pPr>
      <w:proofErr w:type="gramStart"/>
      <w:r>
        <w:rPr>
          <w:rFonts w:ascii="Helvetica" w:eastAsia="Helvetica" w:hAnsi="Helvetica" w:cs="Helvetica"/>
          <w:kern w:val="0"/>
          <w:szCs w:val="21"/>
          <w:lang w:bidi="ar"/>
        </w:rPr>
        <w:t>往期从</w:t>
      </w:r>
      <w:proofErr w:type="gramEnd"/>
      <w:r>
        <w:rPr>
          <w:rFonts w:ascii="Helvetica" w:eastAsia="Helvetica" w:hAnsi="Helvetica" w:cs="Helvetica"/>
          <w:kern w:val="0"/>
          <w:szCs w:val="21"/>
          <w:lang w:bidi="ar"/>
        </w:rPr>
        <w:t>价税额=每一期的（</w:t>
      </w:r>
      <w:r>
        <w:rPr>
          <w:rFonts w:ascii="Helvetica" w:eastAsia="Helvetica" w:hAnsi="Helvetica" w:cs="Helvetica" w:hint="eastAsia"/>
          <w:kern w:val="0"/>
          <w:szCs w:val="21"/>
          <w:lang w:eastAsia="zh-Hans" w:bidi="ar"/>
        </w:rPr>
        <w:t>（房产总价值</w:t>
      </w:r>
      <w:r>
        <w:rPr>
          <w:rFonts w:ascii="Helvetica" w:eastAsia="Helvetica" w:hAnsi="Helvetica" w:cs="Helvetica"/>
          <w:kern w:val="0"/>
          <w:szCs w:val="21"/>
          <w:lang w:eastAsia="zh-Hans" w:bidi="ar"/>
        </w:rPr>
        <w:t>-</w:t>
      </w:r>
      <w:r>
        <w:rPr>
          <w:rFonts w:ascii="Helvetica" w:eastAsia="Helvetica" w:hAnsi="Helvetica" w:cs="Helvetica" w:hint="eastAsia"/>
          <w:kern w:val="0"/>
          <w:szCs w:val="21"/>
          <w:lang w:eastAsia="zh-Hans" w:bidi="ar"/>
        </w:rPr>
        <w:t>出租原值）</w:t>
      </w:r>
      <w:r>
        <w:rPr>
          <w:rFonts w:ascii="Helvetica" w:eastAsia="Helvetica" w:hAnsi="Helvetica" w:cs="Helvetica"/>
          <w:kern w:val="0"/>
          <w:szCs w:val="21"/>
          <w:lang w:bidi="ar"/>
        </w:rPr>
        <w:t>*（1-扣除率）*税率/12</w:t>
      </w:r>
      <w:r>
        <w:rPr>
          <w:rFonts w:hint="eastAsia"/>
        </w:rPr>
        <w:t>（不包括免租期）</w:t>
      </w:r>
      <w:r>
        <w:rPr>
          <w:rFonts w:ascii="Helvetica" w:eastAsia="Helvetica" w:hAnsi="Helvetica" w:cs="Helvetica"/>
          <w:kern w:val="0"/>
          <w:szCs w:val="21"/>
          <w:lang w:bidi="ar"/>
        </w:rPr>
        <w:t>）之和;公式中的值为房产、出租变更后的值</w:t>
      </w:r>
      <w:r>
        <w:rPr>
          <w:rFonts w:ascii="Helvetica" w:eastAsia="Helvetica" w:hAnsi="Helvetica" w:cs="Helvetica" w:hint="eastAsia"/>
          <w:kern w:val="0"/>
          <w:szCs w:val="21"/>
          <w:lang w:bidi="ar"/>
        </w:rPr>
        <w:t>，每一期指从变更/处置日期所在期间（或补录的开始计算月份）到本期计算上一期，以下相同；</w:t>
      </w:r>
    </w:p>
    <w:p w14:paraId="3234B8BA" w14:textId="77777777" w:rsidR="000829C4" w:rsidRDefault="00000000">
      <w:pPr>
        <w:widowControl/>
        <w:numPr>
          <w:ilvl w:val="2"/>
          <w:numId w:val="80"/>
        </w:numPr>
        <w:jc w:val="left"/>
        <w:rPr>
          <w:rFonts w:ascii="Helvetica" w:eastAsia="Helvetica" w:hAnsi="Helvetica" w:cs="Helvetica"/>
          <w:kern w:val="0"/>
          <w:szCs w:val="21"/>
          <w:lang w:bidi="ar"/>
        </w:rPr>
      </w:pPr>
      <w:proofErr w:type="gramStart"/>
      <w:r>
        <w:rPr>
          <w:rFonts w:ascii="Helvetica" w:eastAsia="Helvetica" w:hAnsi="Helvetica" w:cs="Helvetica" w:hint="eastAsia"/>
          <w:kern w:val="0"/>
          <w:szCs w:val="21"/>
          <w:lang w:bidi="ar"/>
        </w:rPr>
        <w:t>往期从</w:t>
      </w:r>
      <w:proofErr w:type="gramEnd"/>
      <w:r>
        <w:rPr>
          <w:rFonts w:ascii="Helvetica" w:eastAsia="Helvetica" w:hAnsi="Helvetica" w:cs="Helvetica" w:hint="eastAsia"/>
          <w:kern w:val="0"/>
          <w:szCs w:val="21"/>
          <w:lang w:bidi="ar"/>
        </w:rPr>
        <w:t>价减免税额=每一期的减免税额之和，算法同15步；</w:t>
      </w:r>
    </w:p>
    <w:p w14:paraId="2B9F92E9" w14:textId="77777777" w:rsidR="000829C4" w:rsidRDefault="00000000">
      <w:pPr>
        <w:widowControl/>
        <w:numPr>
          <w:ilvl w:val="2"/>
          <w:numId w:val="80"/>
        </w:numPr>
        <w:jc w:val="left"/>
        <w:rPr>
          <w:rFonts w:ascii="Helvetica" w:eastAsia="Helvetica" w:hAnsi="Helvetica" w:cs="Helvetica"/>
          <w:kern w:val="0"/>
          <w:szCs w:val="21"/>
          <w:lang w:bidi="ar"/>
        </w:rPr>
      </w:pPr>
      <w:proofErr w:type="gramStart"/>
      <w:r>
        <w:rPr>
          <w:rFonts w:ascii="Helvetica" w:eastAsia="Helvetica" w:hAnsi="Helvetica" w:cs="Helvetica"/>
          <w:kern w:val="0"/>
          <w:szCs w:val="21"/>
          <w:lang w:bidi="ar"/>
        </w:rPr>
        <w:t>往期从</w:t>
      </w:r>
      <w:proofErr w:type="gramEnd"/>
      <w:r>
        <w:rPr>
          <w:rFonts w:ascii="Helvetica" w:eastAsia="Helvetica" w:hAnsi="Helvetica" w:cs="Helvetica"/>
          <w:kern w:val="0"/>
          <w:szCs w:val="21"/>
          <w:lang w:bidi="ar"/>
        </w:rPr>
        <w:t>租税额=每一期的（对应变更后税金*税率）之和，公式中的值为出租变更后的值</w:t>
      </w:r>
      <w:r>
        <w:rPr>
          <w:rFonts w:ascii="Helvetica" w:eastAsia="Helvetica" w:hAnsi="Helvetica" w:cs="Helvetica" w:hint="eastAsia"/>
          <w:kern w:val="0"/>
          <w:szCs w:val="21"/>
          <w:lang w:bidi="ar"/>
        </w:rPr>
        <w:t>；</w:t>
      </w:r>
    </w:p>
    <w:p w14:paraId="23D3B83B" w14:textId="77777777" w:rsidR="000829C4" w:rsidRDefault="00000000">
      <w:pPr>
        <w:widowControl/>
        <w:numPr>
          <w:ilvl w:val="2"/>
          <w:numId w:val="80"/>
        </w:numPr>
        <w:jc w:val="left"/>
        <w:rPr>
          <w:rFonts w:ascii="Helvetica" w:eastAsia="Helvetica" w:hAnsi="Helvetica" w:cs="Helvetica"/>
          <w:kern w:val="0"/>
          <w:szCs w:val="21"/>
          <w:lang w:bidi="ar"/>
        </w:rPr>
      </w:pPr>
      <w:proofErr w:type="gramStart"/>
      <w:r>
        <w:rPr>
          <w:rFonts w:ascii="Helvetica" w:eastAsia="宋体" w:hAnsi="Helvetica" w:cs="Helvetica" w:hint="eastAsia"/>
          <w:kern w:val="0"/>
          <w:szCs w:val="21"/>
          <w:lang w:bidi="ar"/>
        </w:rPr>
        <w:t>往期从租</w:t>
      </w:r>
      <w:proofErr w:type="gramEnd"/>
      <w:r>
        <w:rPr>
          <w:rFonts w:ascii="Helvetica" w:eastAsia="宋体" w:hAnsi="Helvetica" w:cs="Helvetica" w:hint="eastAsia"/>
          <w:kern w:val="0"/>
          <w:szCs w:val="21"/>
          <w:lang w:bidi="ar"/>
        </w:rPr>
        <w:t>减免税额</w:t>
      </w:r>
      <w:r>
        <w:rPr>
          <w:rFonts w:ascii="Helvetica" w:eastAsia="宋体" w:hAnsi="Helvetica" w:cs="Helvetica" w:hint="eastAsia"/>
          <w:kern w:val="0"/>
          <w:szCs w:val="21"/>
          <w:lang w:bidi="ar"/>
        </w:rPr>
        <w:t>=</w:t>
      </w:r>
      <w:r>
        <w:rPr>
          <w:rFonts w:ascii="Helvetica" w:eastAsia="宋体" w:hAnsi="Helvetica" w:cs="Helvetica" w:hint="eastAsia"/>
          <w:kern w:val="0"/>
          <w:szCs w:val="21"/>
          <w:lang w:bidi="ar"/>
        </w:rPr>
        <w:t>每一期的减免税额之和，算法同</w:t>
      </w:r>
      <w:r>
        <w:rPr>
          <w:rFonts w:ascii="Helvetica" w:eastAsia="宋体" w:hAnsi="Helvetica" w:cs="Helvetica" w:hint="eastAsia"/>
          <w:kern w:val="0"/>
          <w:szCs w:val="21"/>
          <w:lang w:bidi="ar"/>
        </w:rPr>
        <w:t>14</w:t>
      </w:r>
      <w:r>
        <w:rPr>
          <w:rFonts w:ascii="Helvetica" w:eastAsia="宋体" w:hAnsi="Helvetica" w:cs="Helvetica" w:hint="eastAsia"/>
          <w:kern w:val="0"/>
          <w:szCs w:val="21"/>
          <w:lang w:bidi="ar"/>
        </w:rPr>
        <w:t>步；</w:t>
      </w:r>
    </w:p>
    <w:p w14:paraId="0C4F8322" w14:textId="77777777" w:rsidR="000829C4" w:rsidRDefault="00000000">
      <w:pPr>
        <w:widowControl/>
        <w:numPr>
          <w:ilvl w:val="2"/>
          <w:numId w:val="80"/>
        </w:numPr>
        <w:jc w:val="left"/>
        <w:rPr>
          <w:rFonts w:ascii="Helvetica" w:eastAsia="Helvetica" w:hAnsi="Helvetica" w:cs="Helvetica"/>
          <w:kern w:val="0"/>
          <w:szCs w:val="21"/>
          <w:lang w:bidi="ar"/>
        </w:rPr>
      </w:pPr>
      <w:proofErr w:type="gramStart"/>
      <w:r>
        <w:rPr>
          <w:rFonts w:ascii="Helvetica" w:eastAsia="Helvetica" w:hAnsi="Helvetica" w:cs="Helvetica" w:hint="eastAsia"/>
          <w:kern w:val="0"/>
          <w:szCs w:val="21"/>
          <w:lang w:bidi="ar"/>
        </w:rPr>
        <w:t>往</w:t>
      </w:r>
      <w:r>
        <w:rPr>
          <w:rFonts w:ascii="Helvetica" w:eastAsia="Helvetica" w:hAnsi="Helvetica" w:cs="Helvetica"/>
          <w:kern w:val="0"/>
          <w:szCs w:val="21"/>
          <w:lang w:bidi="ar"/>
        </w:rPr>
        <w:t>期补</w:t>
      </w:r>
      <w:proofErr w:type="gramEnd"/>
      <w:r>
        <w:rPr>
          <w:rFonts w:ascii="Helvetica" w:eastAsia="Helvetica" w:hAnsi="Helvetica" w:cs="Helvetica"/>
          <w:kern w:val="0"/>
          <w:szCs w:val="21"/>
          <w:lang w:bidi="ar"/>
        </w:rPr>
        <w:t>（退）税额</w:t>
      </w:r>
      <w:r>
        <w:rPr>
          <w:rFonts w:ascii="Helvetica" w:eastAsia="Helvetica" w:hAnsi="Helvetica" w:cs="Helvetica" w:hint="eastAsia"/>
          <w:kern w:val="0"/>
          <w:szCs w:val="21"/>
          <w:lang w:bidi="ar"/>
        </w:rPr>
        <w:t>-从价</w:t>
      </w:r>
      <w:r>
        <w:rPr>
          <w:rFonts w:ascii="Helvetica" w:eastAsia="Helvetica" w:hAnsi="Helvetica" w:cs="Helvetica"/>
          <w:kern w:val="0"/>
          <w:szCs w:val="21"/>
          <w:lang w:bidi="ar"/>
        </w:rPr>
        <w:t>=</w:t>
      </w:r>
      <w:proofErr w:type="gramStart"/>
      <w:r>
        <w:rPr>
          <w:rFonts w:ascii="Helvetica" w:eastAsia="Helvetica" w:hAnsi="Helvetica" w:cs="Helvetica"/>
          <w:kern w:val="0"/>
          <w:szCs w:val="21"/>
          <w:lang w:bidi="ar"/>
        </w:rPr>
        <w:t>往期从</w:t>
      </w:r>
      <w:proofErr w:type="gramEnd"/>
      <w:r>
        <w:rPr>
          <w:rFonts w:ascii="Helvetica" w:eastAsia="Helvetica" w:hAnsi="Helvetica" w:cs="Helvetica"/>
          <w:kern w:val="0"/>
          <w:szCs w:val="21"/>
          <w:lang w:bidi="ar"/>
        </w:rPr>
        <w:t>价税额</w:t>
      </w:r>
      <w:r>
        <w:rPr>
          <w:rFonts w:ascii="Helvetica" w:eastAsia="Helvetica" w:hAnsi="Helvetica" w:cs="Helvetica" w:hint="eastAsia"/>
          <w:kern w:val="0"/>
          <w:szCs w:val="21"/>
          <w:lang w:bidi="ar"/>
        </w:rPr>
        <w:t>-</w:t>
      </w:r>
      <w:proofErr w:type="gramStart"/>
      <w:r>
        <w:rPr>
          <w:rFonts w:ascii="Helvetica" w:eastAsia="Helvetica" w:hAnsi="Helvetica" w:cs="Helvetica" w:hint="eastAsia"/>
          <w:kern w:val="0"/>
          <w:szCs w:val="21"/>
          <w:lang w:bidi="ar"/>
        </w:rPr>
        <w:t>往期从</w:t>
      </w:r>
      <w:proofErr w:type="gramEnd"/>
      <w:r>
        <w:rPr>
          <w:rFonts w:ascii="Helvetica" w:eastAsia="Helvetica" w:hAnsi="Helvetica" w:cs="Helvetica" w:hint="eastAsia"/>
          <w:kern w:val="0"/>
          <w:szCs w:val="21"/>
          <w:lang w:bidi="ar"/>
        </w:rPr>
        <w:t>价减免税额</w:t>
      </w:r>
      <w:r>
        <w:rPr>
          <w:rFonts w:ascii="Helvetica" w:eastAsia="Helvetica" w:hAnsi="Helvetica" w:cs="Helvetica"/>
          <w:kern w:val="0"/>
          <w:szCs w:val="21"/>
          <w:lang w:bidi="ar"/>
        </w:rPr>
        <w:t>-计算底稿中对应变更期间的</w:t>
      </w:r>
      <w:r>
        <w:rPr>
          <w:rFonts w:ascii="Helvetica" w:eastAsia="Helvetica" w:hAnsi="Helvetica" w:cs="Helvetica" w:hint="eastAsia"/>
          <w:kern w:val="0"/>
          <w:szCs w:val="21"/>
          <w:lang w:bidi="ar"/>
        </w:rPr>
        <w:t>（（本期应纳税额-从价）-（本期减免税额-从价））</w:t>
      </w:r>
      <w:r>
        <w:rPr>
          <w:rFonts w:ascii="Helvetica" w:eastAsia="Helvetica" w:hAnsi="Helvetica" w:cs="Helvetica"/>
          <w:kern w:val="0"/>
          <w:szCs w:val="21"/>
          <w:lang w:bidi="ar"/>
        </w:rPr>
        <w:t>之</w:t>
      </w:r>
      <w:proofErr w:type="gramStart"/>
      <w:r>
        <w:rPr>
          <w:rFonts w:ascii="Helvetica" w:eastAsia="Helvetica" w:hAnsi="Helvetica" w:cs="Helvetica"/>
          <w:kern w:val="0"/>
          <w:szCs w:val="21"/>
          <w:lang w:bidi="ar"/>
        </w:rPr>
        <w:t>和</w:t>
      </w:r>
      <w:proofErr w:type="gramEnd"/>
    </w:p>
    <w:p w14:paraId="61665EB4" w14:textId="77777777" w:rsidR="000829C4" w:rsidRDefault="00000000">
      <w:pPr>
        <w:widowControl/>
        <w:numPr>
          <w:ilvl w:val="2"/>
          <w:numId w:val="80"/>
        </w:numPr>
        <w:jc w:val="left"/>
        <w:rPr>
          <w:rFonts w:ascii="Helvetica" w:eastAsia="Helvetica" w:hAnsi="Helvetica" w:cs="Helvetica"/>
          <w:kern w:val="0"/>
          <w:szCs w:val="21"/>
          <w:lang w:bidi="ar"/>
        </w:rPr>
      </w:pPr>
      <w:proofErr w:type="gramStart"/>
      <w:r>
        <w:rPr>
          <w:rFonts w:ascii="Helvetica" w:eastAsia="Helvetica" w:hAnsi="Helvetica" w:cs="Helvetica" w:hint="eastAsia"/>
          <w:kern w:val="0"/>
          <w:szCs w:val="21"/>
          <w:lang w:bidi="ar"/>
        </w:rPr>
        <w:t>往期补</w:t>
      </w:r>
      <w:proofErr w:type="gramEnd"/>
      <w:r>
        <w:rPr>
          <w:rFonts w:ascii="Helvetica" w:eastAsia="Helvetica" w:hAnsi="Helvetica" w:cs="Helvetica" w:hint="eastAsia"/>
          <w:kern w:val="0"/>
          <w:szCs w:val="21"/>
          <w:lang w:bidi="ar"/>
        </w:rPr>
        <w:t>（退）税额-</w:t>
      </w:r>
      <w:proofErr w:type="gramStart"/>
      <w:r>
        <w:rPr>
          <w:rFonts w:ascii="Helvetica" w:eastAsia="Helvetica" w:hAnsi="Helvetica" w:cs="Helvetica" w:hint="eastAsia"/>
          <w:kern w:val="0"/>
          <w:szCs w:val="21"/>
          <w:lang w:bidi="ar"/>
        </w:rPr>
        <w:t>从租=</w:t>
      </w:r>
      <w:r>
        <w:rPr>
          <w:rFonts w:ascii="Helvetica" w:eastAsia="Helvetica" w:hAnsi="Helvetica" w:cs="Helvetica"/>
          <w:kern w:val="0"/>
          <w:szCs w:val="21"/>
          <w:lang w:bidi="ar"/>
        </w:rPr>
        <w:t>往期</w:t>
      </w:r>
      <w:proofErr w:type="gramEnd"/>
      <w:r>
        <w:rPr>
          <w:rFonts w:ascii="Helvetica" w:eastAsia="Helvetica" w:hAnsi="Helvetica" w:cs="Helvetica"/>
          <w:kern w:val="0"/>
          <w:szCs w:val="21"/>
          <w:lang w:bidi="ar"/>
        </w:rPr>
        <w:t>从租税额</w:t>
      </w:r>
      <w:r>
        <w:rPr>
          <w:rFonts w:ascii="Helvetica" w:eastAsia="Helvetica" w:hAnsi="Helvetica" w:cs="Helvetica" w:hint="eastAsia"/>
          <w:kern w:val="0"/>
          <w:szCs w:val="21"/>
          <w:lang w:bidi="ar"/>
        </w:rPr>
        <w:t>-</w:t>
      </w:r>
      <w:proofErr w:type="gramStart"/>
      <w:r>
        <w:rPr>
          <w:rFonts w:ascii="Helvetica" w:eastAsia="Helvetica" w:hAnsi="Helvetica" w:cs="Helvetica" w:hint="eastAsia"/>
          <w:kern w:val="0"/>
          <w:szCs w:val="21"/>
          <w:lang w:bidi="ar"/>
        </w:rPr>
        <w:t>往期从租</w:t>
      </w:r>
      <w:proofErr w:type="gramEnd"/>
      <w:r>
        <w:rPr>
          <w:rFonts w:ascii="Helvetica" w:eastAsia="Helvetica" w:hAnsi="Helvetica" w:cs="Helvetica" w:hint="eastAsia"/>
          <w:kern w:val="0"/>
          <w:szCs w:val="21"/>
          <w:lang w:bidi="ar"/>
        </w:rPr>
        <w:t>减免税额</w:t>
      </w:r>
      <w:r>
        <w:rPr>
          <w:rFonts w:ascii="Helvetica" w:eastAsia="Helvetica" w:hAnsi="Helvetica" w:cs="Helvetica"/>
          <w:kern w:val="0"/>
          <w:szCs w:val="21"/>
          <w:lang w:bidi="ar"/>
        </w:rPr>
        <w:t>-计算底稿中对应变更期间的</w:t>
      </w:r>
      <w:r>
        <w:rPr>
          <w:rFonts w:ascii="Helvetica" w:eastAsia="Helvetica" w:hAnsi="Helvetica" w:cs="Helvetica" w:hint="eastAsia"/>
          <w:kern w:val="0"/>
          <w:szCs w:val="21"/>
          <w:lang w:bidi="ar"/>
        </w:rPr>
        <w:t>（（本期应纳税额-从租）-（本期减免税额-从租））</w:t>
      </w:r>
      <w:r>
        <w:rPr>
          <w:rFonts w:ascii="Helvetica" w:eastAsia="Helvetica" w:hAnsi="Helvetica" w:cs="Helvetica"/>
          <w:kern w:val="0"/>
          <w:szCs w:val="21"/>
          <w:lang w:bidi="ar"/>
        </w:rPr>
        <w:t>之和；</w:t>
      </w:r>
    </w:p>
    <w:p w14:paraId="2F4C17CD" w14:textId="77777777" w:rsidR="000829C4" w:rsidRDefault="00000000">
      <w:r>
        <w:rPr>
          <w:rFonts w:hint="eastAsia"/>
        </w:rPr>
        <w:t>2</w:t>
      </w:r>
      <w:r>
        <w:rPr>
          <w:rFonts w:hint="eastAsia"/>
        </w:rPr>
        <w:t>、城镇土地使用税计算逻辑如下：</w:t>
      </w:r>
    </w:p>
    <w:p w14:paraId="1539E958" w14:textId="77777777" w:rsidR="000829C4" w:rsidRDefault="00000000">
      <w:pPr>
        <w:numPr>
          <w:ilvl w:val="1"/>
          <w:numId w:val="81"/>
        </w:numPr>
      </w:pPr>
      <w:r>
        <w:rPr>
          <w:rFonts w:hint="eastAsia"/>
        </w:rPr>
        <w:t>计算结果写入土地税底稿表；</w:t>
      </w:r>
    </w:p>
    <w:p w14:paraId="69B98E96" w14:textId="77777777" w:rsidR="000829C4" w:rsidRDefault="00000000">
      <w:pPr>
        <w:numPr>
          <w:ilvl w:val="1"/>
          <w:numId w:val="81"/>
        </w:numPr>
      </w:pPr>
      <w:r>
        <w:rPr>
          <w:rFonts w:hint="eastAsia"/>
        </w:rPr>
        <w:t>会计月份为计算的会计月份；</w:t>
      </w:r>
    </w:p>
    <w:p w14:paraId="0EA0047C" w14:textId="77777777" w:rsidR="000829C4" w:rsidRDefault="00000000">
      <w:pPr>
        <w:numPr>
          <w:ilvl w:val="1"/>
          <w:numId w:val="81"/>
        </w:numPr>
      </w:pPr>
      <w:r>
        <w:rPr>
          <w:rFonts w:hint="eastAsia"/>
        </w:rPr>
        <w:t>机构、土地宗号、土地使用权证号、所在地取土地台</w:t>
      </w:r>
      <w:proofErr w:type="gramStart"/>
      <w:r>
        <w:rPr>
          <w:rFonts w:hint="eastAsia"/>
        </w:rPr>
        <w:t>账</w:t>
      </w:r>
      <w:proofErr w:type="gramEnd"/>
      <w:r>
        <w:rPr>
          <w:rFonts w:hint="eastAsia"/>
        </w:rPr>
        <w:t>信息；</w:t>
      </w:r>
    </w:p>
    <w:p w14:paraId="2BD8C36B" w14:textId="77777777" w:rsidR="000829C4" w:rsidRDefault="00000000">
      <w:pPr>
        <w:numPr>
          <w:ilvl w:val="1"/>
          <w:numId w:val="81"/>
        </w:numPr>
      </w:pPr>
      <w:r>
        <w:rPr>
          <w:rFonts w:hint="eastAsia"/>
        </w:rPr>
        <w:t>土地等级、土地面积如果存在变更后值，则取变更后值，否则取对应原值；</w:t>
      </w:r>
    </w:p>
    <w:p w14:paraId="35CDA674" w14:textId="77777777" w:rsidR="000829C4" w:rsidRDefault="00000000">
      <w:pPr>
        <w:numPr>
          <w:ilvl w:val="1"/>
          <w:numId w:val="81"/>
        </w:numPr>
      </w:pPr>
      <w:r>
        <w:rPr>
          <w:rFonts w:hint="eastAsia"/>
        </w:rPr>
        <w:t>税额</w:t>
      </w:r>
      <w:r>
        <w:rPr>
          <w:rFonts w:hint="eastAsia"/>
        </w:rPr>
        <w:t>=</w:t>
      </w:r>
      <w:r>
        <w:rPr>
          <w:rFonts w:hint="eastAsia"/>
        </w:rPr>
        <w:t>按土地等级、土地所在地取税种税目设置中城镇土地使用税税额管理中对应的税额，根据会计期间截止日期取对应有效期间的数，默认按城市精准匹配，未匹配到的逐级匹配，最终未匹配到税额的，进入异常表，异常原因“税种税目定义中</w:t>
      </w:r>
      <w:r>
        <w:rPr>
          <w:rFonts w:hint="eastAsia"/>
        </w:rPr>
        <w:lastRenderedPageBreak/>
        <w:t>未设置税额。”；</w:t>
      </w:r>
    </w:p>
    <w:p w14:paraId="2D778E07" w14:textId="77777777" w:rsidR="000829C4" w:rsidRDefault="00000000">
      <w:pPr>
        <w:numPr>
          <w:ilvl w:val="1"/>
          <w:numId w:val="81"/>
        </w:numPr>
      </w:pPr>
      <w:r>
        <w:rPr>
          <w:rFonts w:hint="eastAsia"/>
        </w:rPr>
        <w:t>本期应纳税额</w:t>
      </w:r>
      <w:r>
        <w:rPr>
          <w:rFonts w:hint="eastAsia"/>
        </w:rPr>
        <w:t>=</w:t>
      </w:r>
      <w:r>
        <w:rPr>
          <w:rFonts w:hint="eastAsia"/>
        </w:rPr>
        <w:t>土地面积</w:t>
      </w:r>
      <w:r>
        <w:rPr>
          <w:rFonts w:hint="eastAsia"/>
        </w:rPr>
        <w:t>*</w:t>
      </w:r>
      <w:r>
        <w:rPr>
          <w:rFonts w:hint="eastAsia"/>
        </w:rPr>
        <w:t>税额</w:t>
      </w:r>
      <w:r>
        <w:rPr>
          <w:rFonts w:hint="eastAsia"/>
        </w:rPr>
        <w:t>/12</w:t>
      </w:r>
      <w:r>
        <w:rPr>
          <w:rFonts w:hint="eastAsia"/>
        </w:rPr>
        <w:t>；如存在变更则土地面积、税额分别取变更后的值；</w:t>
      </w:r>
    </w:p>
    <w:p w14:paraId="5E906CDF" w14:textId="77777777" w:rsidR="000829C4" w:rsidRDefault="00000000">
      <w:pPr>
        <w:numPr>
          <w:ilvl w:val="1"/>
          <w:numId w:val="81"/>
        </w:numPr>
      </w:pPr>
      <w:r>
        <w:rPr>
          <w:rFonts w:hint="eastAsia"/>
        </w:rPr>
        <w:t>减免性质代码、减免项目名称：取减免税政策设置中对应土地台账、会计月份在有效期范围内的减免税政策的减免性质代码、减免项目名称；减免土地面积取该土地减免税政策设置中对应的减免土地面积；</w:t>
      </w:r>
    </w:p>
    <w:p w14:paraId="65AD880B" w14:textId="77777777" w:rsidR="000829C4" w:rsidRDefault="00000000">
      <w:pPr>
        <w:numPr>
          <w:ilvl w:val="1"/>
          <w:numId w:val="81"/>
        </w:numPr>
      </w:pPr>
      <w:r>
        <w:rPr>
          <w:rFonts w:hint="eastAsia"/>
        </w:rPr>
        <w:t>本期减免税额</w:t>
      </w:r>
      <w:r>
        <w:rPr>
          <w:rFonts w:hint="eastAsia"/>
        </w:rPr>
        <w:t>=</w:t>
      </w:r>
      <w:r>
        <w:rPr>
          <w:rFonts w:hint="eastAsia"/>
        </w:rPr>
        <w:t>减免土地面积</w:t>
      </w:r>
      <w:r>
        <w:rPr>
          <w:rFonts w:hint="eastAsia"/>
        </w:rPr>
        <w:t>*</w:t>
      </w:r>
      <w:r>
        <w:rPr>
          <w:rFonts w:hint="eastAsia"/>
        </w:rPr>
        <w:t>税额</w:t>
      </w:r>
      <w:r>
        <w:rPr>
          <w:rFonts w:hint="eastAsia"/>
        </w:rPr>
        <w:t>/12</w:t>
      </w:r>
      <w:r>
        <w:rPr>
          <w:rFonts w:hint="eastAsia"/>
        </w:rPr>
        <w:t>；</w:t>
      </w:r>
    </w:p>
    <w:p w14:paraId="4D48F074" w14:textId="77777777" w:rsidR="000829C4" w:rsidRDefault="00000000">
      <w:pPr>
        <w:widowControl/>
        <w:numPr>
          <w:ilvl w:val="1"/>
          <w:numId w:val="81"/>
        </w:numPr>
        <w:jc w:val="left"/>
        <w:rPr>
          <w:rFonts w:ascii="Helvetica" w:eastAsia="Helvetica" w:hAnsi="Helvetica" w:cs="Helvetica"/>
          <w:color w:val="393939"/>
          <w:szCs w:val="21"/>
        </w:rPr>
      </w:pPr>
      <w:r>
        <w:rPr>
          <w:rFonts w:hint="eastAsia"/>
        </w:rPr>
        <w:t>如果存在补录或变更的土地信息，则计算对应本期税额的同时要</w:t>
      </w:r>
      <w:proofErr w:type="gramStart"/>
      <w:r>
        <w:rPr>
          <w:rFonts w:hint="eastAsia"/>
        </w:rPr>
        <w:t>计算往期实际</w:t>
      </w:r>
      <w:proofErr w:type="gramEnd"/>
      <w:r>
        <w:rPr>
          <w:rFonts w:hint="eastAsia"/>
        </w:rPr>
        <w:t>税额和已计算税额的差额作为本期的补（退）税额，场景及逻辑如下：</w:t>
      </w:r>
    </w:p>
    <w:p w14:paraId="023D5F8C" w14:textId="77777777" w:rsidR="000829C4" w:rsidRDefault="00000000">
      <w:pPr>
        <w:widowControl/>
        <w:numPr>
          <w:ilvl w:val="2"/>
          <w:numId w:val="81"/>
        </w:numPr>
        <w:jc w:val="left"/>
        <w:rPr>
          <w:rFonts w:ascii="Helvetica" w:eastAsia="Helvetica" w:hAnsi="Helvetica" w:cs="Helvetica"/>
          <w:color w:val="393939"/>
          <w:szCs w:val="21"/>
        </w:rPr>
      </w:pPr>
      <w:r>
        <w:rPr>
          <w:rFonts w:ascii="Helvetica" w:eastAsia="宋体" w:hAnsi="Helvetica" w:cs="Helvetica" w:hint="eastAsia"/>
          <w:color w:val="393939"/>
          <w:szCs w:val="21"/>
        </w:rPr>
        <w:t>变更</w:t>
      </w:r>
      <w:r>
        <w:rPr>
          <w:rFonts w:ascii="Helvetica" w:eastAsia="宋体" w:hAnsi="Helvetica" w:cs="Helvetica" w:hint="eastAsia"/>
          <w:color w:val="393939"/>
          <w:szCs w:val="21"/>
        </w:rPr>
        <w:t>/</w:t>
      </w:r>
      <w:r>
        <w:rPr>
          <w:rFonts w:ascii="Helvetica" w:eastAsia="宋体" w:hAnsi="Helvetica" w:cs="Helvetica" w:hint="eastAsia"/>
          <w:color w:val="393939"/>
          <w:szCs w:val="21"/>
        </w:rPr>
        <w:t>处置日期所在月份、补录的开始计算月份与变更日期不在同一月份的才处理补（退）税额，否则不需处理；</w:t>
      </w:r>
    </w:p>
    <w:p w14:paraId="07872354" w14:textId="77777777" w:rsidR="000829C4" w:rsidRDefault="00000000">
      <w:pPr>
        <w:widowControl/>
        <w:numPr>
          <w:ilvl w:val="2"/>
          <w:numId w:val="81"/>
        </w:numPr>
        <w:jc w:val="left"/>
        <w:rPr>
          <w:rFonts w:ascii="Helvetica" w:eastAsia="Helvetica" w:hAnsi="Helvetica" w:cs="Helvetica"/>
          <w:color w:val="393939"/>
          <w:szCs w:val="21"/>
        </w:rPr>
      </w:pPr>
      <w:r>
        <w:rPr>
          <w:rFonts w:ascii="Helvetica" w:eastAsia="宋体" w:hAnsi="Helvetica" w:cs="Helvetica" w:hint="eastAsia"/>
          <w:color w:val="393939"/>
          <w:szCs w:val="21"/>
        </w:rPr>
        <w:t>底稿表基本信息取值同上面对应的取值；</w:t>
      </w:r>
    </w:p>
    <w:p w14:paraId="6662FA19" w14:textId="77777777" w:rsidR="000829C4" w:rsidRDefault="00000000">
      <w:pPr>
        <w:widowControl/>
        <w:numPr>
          <w:ilvl w:val="2"/>
          <w:numId w:val="81"/>
        </w:numPr>
        <w:jc w:val="left"/>
        <w:rPr>
          <w:rFonts w:ascii="Helvetica" w:eastAsia="Helvetica" w:hAnsi="Helvetica" w:cs="Helvetica"/>
          <w:color w:val="393939"/>
          <w:kern w:val="0"/>
          <w:szCs w:val="21"/>
          <w:lang w:bidi="ar"/>
        </w:rPr>
      </w:pPr>
      <w:proofErr w:type="gramStart"/>
      <w:r>
        <w:rPr>
          <w:rFonts w:ascii="Helvetica" w:eastAsia="Helvetica" w:hAnsi="Helvetica" w:cs="Helvetica"/>
          <w:color w:val="393939"/>
          <w:kern w:val="0"/>
          <w:szCs w:val="21"/>
          <w:lang w:bidi="ar"/>
        </w:rPr>
        <w:t>往期税额</w:t>
      </w:r>
      <w:proofErr w:type="gramEnd"/>
      <w:r>
        <w:rPr>
          <w:rFonts w:ascii="Helvetica" w:eastAsia="Helvetica" w:hAnsi="Helvetica" w:cs="Helvetica"/>
          <w:color w:val="393939"/>
          <w:kern w:val="0"/>
          <w:szCs w:val="21"/>
          <w:lang w:bidi="ar"/>
        </w:rPr>
        <w:t>=每一期的（</w:t>
      </w:r>
      <w:r>
        <w:rPr>
          <w:rFonts w:ascii="Helvetica" w:eastAsia="Helvetica" w:hAnsi="Helvetica" w:cs="Helvetica" w:hint="eastAsia"/>
          <w:color w:val="393939"/>
          <w:kern w:val="0"/>
          <w:szCs w:val="21"/>
          <w:lang w:bidi="ar"/>
        </w:rPr>
        <w:t>土地面积</w:t>
      </w:r>
      <w:r>
        <w:rPr>
          <w:rFonts w:ascii="Helvetica" w:eastAsia="Helvetica" w:hAnsi="Helvetica" w:cs="Helvetica"/>
          <w:color w:val="393939"/>
          <w:kern w:val="0"/>
          <w:szCs w:val="21"/>
          <w:lang w:bidi="ar"/>
        </w:rPr>
        <w:t>）*</w:t>
      </w:r>
      <w:r>
        <w:rPr>
          <w:rFonts w:ascii="Helvetica" w:eastAsia="Helvetica" w:hAnsi="Helvetica" w:cs="Helvetica" w:hint="eastAsia"/>
          <w:color w:val="393939"/>
          <w:kern w:val="0"/>
          <w:szCs w:val="21"/>
          <w:lang w:bidi="ar"/>
        </w:rPr>
        <w:t>税额</w:t>
      </w:r>
      <w:r>
        <w:rPr>
          <w:rFonts w:ascii="Helvetica" w:eastAsia="Helvetica" w:hAnsi="Helvetica" w:cs="Helvetica"/>
          <w:color w:val="393939"/>
          <w:kern w:val="0"/>
          <w:szCs w:val="21"/>
          <w:lang w:bidi="ar"/>
        </w:rPr>
        <w:t>/12之和;公式中的值为</w:t>
      </w:r>
      <w:r>
        <w:rPr>
          <w:rFonts w:ascii="Helvetica" w:eastAsia="Helvetica" w:hAnsi="Helvetica" w:cs="Helvetica" w:hint="eastAsia"/>
          <w:color w:val="393939"/>
          <w:kern w:val="0"/>
          <w:szCs w:val="21"/>
          <w:lang w:bidi="ar"/>
        </w:rPr>
        <w:t>土地</w:t>
      </w:r>
      <w:r>
        <w:rPr>
          <w:rFonts w:ascii="Helvetica" w:eastAsia="Helvetica" w:hAnsi="Helvetica" w:cs="Helvetica"/>
          <w:color w:val="393939"/>
          <w:kern w:val="0"/>
          <w:szCs w:val="21"/>
          <w:lang w:bidi="ar"/>
        </w:rPr>
        <w:t>变更后</w:t>
      </w:r>
      <w:r>
        <w:rPr>
          <w:rFonts w:ascii="Helvetica" w:eastAsia="Helvetica" w:hAnsi="Helvetica" w:cs="Helvetica" w:hint="eastAsia"/>
          <w:color w:val="393939"/>
          <w:kern w:val="0"/>
          <w:szCs w:val="21"/>
          <w:lang w:bidi="ar"/>
        </w:rPr>
        <w:t>每一期实际</w:t>
      </w:r>
      <w:r>
        <w:rPr>
          <w:rFonts w:ascii="Helvetica" w:eastAsia="Helvetica" w:hAnsi="Helvetica" w:cs="Helvetica"/>
          <w:color w:val="393939"/>
          <w:kern w:val="0"/>
          <w:szCs w:val="21"/>
          <w:lang w:bidi="ar"/>
        </w:rPr>
        <w:t>的值</w:t>
      </w:r>
      <w:r>
        <w:rPr>
          <w:rFonts w:ascii="Helvetica" w:eastAsia="Helvetica" w:hAnsi="Helvetica" w:cs="Helvetica" w:hint="eastAsia"/>
          <w:color w:val="393939"/>
          <w:kern w:val="0"/>
          <w:szCs w:val="21"/>
          <w:lang w:bidi="ar"/>
        </w:rPr>
        <w:t>，每一期指从变更/处置日期所在期间（或补录的开始计算月份）到本期计算上一期，以下相同</w:t>
      </w:r>
    </w:p>
    <w:p w14:paraId="7E2184D5" w14:textId="77777777" w:rsidR="000829C4" w:rsidRDefault="00000000">
      <w:pPr>
        <w:widowControl/>
        <w:numPr>
          <w:ilvl w:val="2"/>
          <w:numId w:val="81"/>
        </w:numPr>
        <w:jc w:val="left"/>
        <w:rPr>
          <w:rFonts w:ascii="Helvetica" w:eastAsia="Helvetica" w:hAnsi="Helvetica" w:cs="Helvetica"/>
          <w:color w:val="393939"/>
          <w:kern w:val="0"/>
          <w:szCs w:val="21"/>
          <w:lang w:bidi="ar"/>
        </w:rPr>
      </w:pPr>
      <w:proofErr w:type="gramStart"/>
      <w:r>
        <w:rPr>
          <w:rFonts w:ascii="Helvetica" w:eastAsia="Helvetica" w:hAnsi="Helvetica" w:cs="Helvetica" w:hint="eastAsia"/>
          <w:color w:val="393939"/>
          <w:kern w:val="0"/>
          <w:szCs w:val="21"/>
          <w:lang w:bidi="ar"/>
        </w:rPr>
        <w:t>往期减免</w:t>
      </w:r>
      <w:proofErr w:type="gramEnd"/>
      <w:r>
        <w:rPr>
          <w:rFonts w:ascii="Helvetica" w:eastAsia="Helvetica" w:hAnsi="Helvetica" w:cs="Helvetica" w:hint="eastAsia"/>
          <w:color w:val="393939"/>
          <w:kern w:val="0"/>
          <w:szCs w:val="21"/>
          <w:lang w:bidi="ar"/>
        </w:rPr>
        <w:t>税额=每一期的减免税额之和，算法同8步；</w:t>
      </w:r>
    </w:p>
    <w:p w14:paraId="66F1E8A5" w14:textId="77777777" w:rsidR="000829C4" w:rsidRDefault="00000000">
      <w:pPr>
        <w:widowControl/>
        <w:numPr>
          <w:ilvl w:val="2"/>
          <w:numId w:val="81"/>
        </w:numPr>
        <w:jc w:val="left"/>
        <w:rPr>
          <w:rFonts w:ascii="Helvetica" w:eastAsia="Helvetica" w:hAnsi="Helvetica" w:cs="Helvetica"/>
          <w:color w:val="393939"/>
          <w:kern w:val="0"/>
          <w:szCs w:val="21"/>
          <w:lang w:bidi="ar"/>
        </w:rPr>
      </w:pPr>
      <w:r>
        <w:rPr>
          <w:rFonts w:ascii="Helvetica" w:eastAsia="Helvetica" w:hAnsi="Helvetica" w:cs="Helvetica"/>
          <w:color w:val="393939"/>
          <w:kern w:val="0"/>
          <w:szCs w:val="21"/>
          <w:lang w:bidi="ar"/>
        </w:rPr>
        <w:t>补（退）税额=</w:t>
      </w:r>
      <w:proofErr w:type="gramStart"/>
      <w:r>
        <w:rPr>
          <w:rFonts w:ascii="Helvetica" w:eastAsia="Helvetica" w:hAnsi="Helvetica" w:cs="Helvetica"/>
          <w:color w:val="393939"/>
          <w:kern w:val="0"/>
          <w:szCs w:val="21"/>
          <w:lang w:bidi="ar"/>
        </w:rPr>
        <w:t>往期税额</w:t>
      </w:r>
      <w:proofErr w:type="gramEnd"/>
      <w:r>
        <w:rPr>
          <w:rFonts w:ascii="Helvetica" w:eastAsia="Helvetica" w:hAnsi="Helvetica" w:cs="Helvetica" w:hint="eastAsia"/>
          <w:color w:val="393939"/>
          <w:kern w:val="0"/>
          <w:szCs w:val="21"/>
          <w:lang w:bidi="ar"/>
        </w:rPr>
        <w:t>-</w:t>
      </w:r>
      <w:proofErr w:type="gramStart"/>
      <w:r>
        <w:rPr>
          <w:rFonts w:ascii="Helvetica" w:eastAsia="Helvetica" w:hAnsi="Helvetica" w:cs="Helvetica" w:hint="eastAsia"/>
          <w:color w:val="393939"/>
          <w:kern w:val="0"/>
          <w:szCs w:val="21"/>
          <w:lang w:bidi="ar"/>
        </w:rPr>
        <w:t>往期减免</w:t>
      </w:r>
      <w:proofErr w:type="gramEnd"/>
      <w:r>
        <w:rPr>
          <w:rFonts w:ascii="Helvetica" w:eastAsia="Helvetica" w:hAnsi="Helvetica" w:cs="Helvetica" w:hint="eastAsia"/>
          <w:color w:val="393939"/>
          <w:kern w:val="0"/>
          <w:szCs w:val="21"/>
          <w:lang w:bidi="ar"/>
        </w:rPr>
        <w:t>税额</w:t>
      </w:r>
      <w:r>
        <w:rPr>
          <w:rFonts w:ascii="Helvetica" w:eastAsia="Helvetica" w:hAnsi="Helvetica" w:cs="Helvetica"/>
          <w:color w:val="393939"/>
          <w:kern w:val="0"/>
          <w:szCs w:val="21"/>
          <w:lang w:bidi="ar"/>
        </w:rPr>
        <w:t>-计算底稿中对应变更期间的</w:t>
      </w:r>
      <w:r>
        <w:rPr>
          <w:rFonts w:ascii="Helvetica" w:eastAsia="Helvetica" w:hAnsi="Helvetica" w:cs="Helvetica" w:hint="eastAsia"/>
          <w:color w:val="393939"/>
          <w:kern w:val="0"/>
          <w:szCs w:val="21"/>
          <w:lang w:bidi="ar"/>
        </w:rPr>
        <w:t>（本期应纳税额-本期减免税额）</w:t>
      </w:r>
      <w:r>
        <w:rPr>
          <w:rFonts w:ascii="Helvetica" w:eastAsia="Helvetica" w:hAnsi="Helvetica" w:cs="Helvetica"/>
          <w:color w:val="393939"/>
          <w:kern w:val="0"/>
          <w:szCs w:val="21"/>
          <w:lang w:bidi="ar"/>
        </w:rPr>
        <w:t>之</w:t>
      </w:r>
      <w:proofErr w:type="gramStart"/>
      <w:r>
        <w:rPr>
          <w:rFonts w:ascii="Helvetica" w:eastAsia="Helvetica" w:hAnsi="Helvetica" w:cs="Helvetica"/>
          <w:color w:val="393939"/>
          <w:kern w:val="0"/>
          <w:szCs w:val="21"/>
          <w:lang w:bidi="ar"/>
        </w:rPr>
        <w:t>和</w:t>
      </w:r>
      <w:proofErr w:type="gramEnd"/>
    </w:p>
    <w:p w14:paraId="6976F926" w14:textId="77777777" w:rsidR="000829C4" w:rsidRDefault="00000000">
      <w:pPr>
        <w:widowControl/>
        <w:numPr>
          <w:ilvl w:val="1"/>
          <w:numId w:val="81"/>
        </w:numPr>
        <w:jc w:val="left"/>
      </w:pPr>
      <w:r>
        <w:rPr>
          <w:rFonts w:hint="eastAsia"/>
        </w:rPr>
        <w:t>实际应纳税额</w:t>
      </w:r>
      <w:r>
        <w:rPr>
          <w:rFonts w:hint="eastAsia"/>
        </w:rPr>
        <w:t>=</w:t>
      </w:r>
      <w:r>
        <w:rPr>
          <w:rFonts w:hint="eastAsia"/>
        </w:rPr>
        <w:t>本期应纳税额</w:t>
      </w:r>
      <w:r>
        <w:rPr>
          <w:rFonts w:hint="eastAsia"/>
        </w:rPr>
        <w:t>-</w:t>
      </w:r>
      <w:r>
        <w:rPr>
          <w:rFonts w:hint="eastAsia"/>
        </w:rPr>
        <w:t>本期减免税额</w:t>
      </w:r>
      <w:r>
        <w:rPr>
          <w:rFonts w:hint="eastAsia"/>
        </w:rPr>
        <w:t>+</w:t>
      </w:r>
      <w:r>
        <w:rPr>
          <w:rFonts w:hint="eastAsia"/>
        </w:rPr>
        <w:t>补（退）税额。</w:t>
      </w:r>
    </w:p>
    <w:p w14:paraId="144126A3" w14:textId="77777777" w:rsidR="000829C4" w:rsidRDefault="00000000">
      <w:pPr>
        <w:pStyle w:val="5"/>
      </w:pPr>
      <w:r>
        <w:rPr>
          <w:rFonts w:hint="eastAsia"/>
        </w:rPr>
        <w:t>逻辑校验</w:t>
      </w:r>
    </w:p>
    <w:p w14:paraId="2273EA0C" w14:textId="77777777" w:rsidR="000829C4" w:rsidRDefault="00000000">
      <w:r>
        <w:rPr>
          <w:rFonts w:hint="eastAsia"/>
        </w:rPr>
        <w:t>1</w:t>
      </w:r>
      <w:r>
        <w:rPr>
          <w:rFonts w:hint="eastAsia"/>
        </w:rPr>
        <w:t>、税金计算按从小到大的顺序</w:t>
      </w:r>
      <w:proofErr w:type="gramStart"/>
      <w:r>
        <w:rPr>
          <w:rFonts w:hint="eastAsia"/>
        </w:rPr>
        <w:t>月进行</w:t>
      </w:r>
      <w:proofErr w:type="gramEnd"/>
      <w:r>
        <w:rPr>
          <w:rFonts w:hint="eastAsia"/>
        </w:rPr>
        <w:t>计算，如果上一月份未计算，则本次计算时提示“请先计算上一月的税金。”；</w:t>
      </w:r>
    </w:p>
    <w:p w14:paraId="53E695FD" w14:textId="77777777" w:rsidR="000829C4" w:rsidRDefault="00000000">
      <w:r>
        <w:rPr>
          <w:rFonts w:hint="eastAsia"/>
        </w:rPr>
        <w:t>2</w:t>
      </w:r>
      <w:r>
        <w:rPr>
          <w:rFonts w:hint="eastAsia"/>
        </w:rPr>
        <w:t>、税金回退计算按从大到小的顺序</w:t>
      </w:r>
      <w:proofErr w:type="gramStart"/>
      <w:r>
        <w:rPr>
          <w:rFonts w:hint="eastAsia"/>
        </w:rPr>
        <w:t>月进行</w:t>
      </w:r>
      <w:proofErr w:type="gramEnd"/>
      <w:r>
        <w:rPr>
          <w:rFonts w:hint="eastAsia"/>
        </w:rPr>
        <w:t>回退计算，</w:t>
      </w:r>
      <w:proofErr w:type="gramStart"/>
      <w:r>
        <w:rPr>
          <w:rFonts w:hint="eastAsia"/>
        </w:rPr>
        <w:t>否过后面</w:t>
      </w:r>
      <w:proofErr w:type="gramEnd"/>
      <w:r>
        <w:rPr>
          <w:rFonts w:hint="eastAsia"/>
        </w:rPr>
        <w:t>存在已计算的月份，则本次回退计算时提示“请先回退计算下一月的税金。”。</w:t>
      </w:r>
    </w:p>
    <w:p w14:paraId="5014FDA0" w14:textId="77777777" w:rsidR="000829C4" w:rsidRDefault="00000000">
      <w:pPr>
        <w:pStyle w:val="4"/>
      </w:pPr>
      <w:r>
        <w:rPr>
          <w:rFonts w:hint="eastAsia"/>
        </w:rPr>
        <w:t>输出</w:t>
      </w:r>
    </w:p>
    <w:p w14:paraId="5052C07C" w14:textId="77777777" w:rsidR="000829C4" w:rsidRDefault="00000000">
      <w:r>
        <w:rPr>
          <w:rFonts w:hint="eastAsia"/>
        </w:rPr>
        <w:t>输出税金计算底稿数据（房产税计算底稿、城镇土地使用税底稿）。</w:t>
      </w:r>
    </w:p>
    <w:p w14:paraId="11AF3B54" w14:textId="77777777" w:rsidR="000829C4" w:rsidRDefault="00000000">
      <w:pPr>
        <w:pStyle w:val="4"/>
      </w:pPr>
      <w:r>
        <w:rPr>
          <w:rFonts w:hint="eastAsia"/>
        </w:rPr>
        <w:lastRenderedPageBreak/>
        <w:t>非功能性需求</w:t>
      </w:r>
    </w:p>
    <w:p w14:paraId="0A83B6AC" w14:textId="77777777" w:rsidR="000829C4" w:rsidRDefault="00000000">
      <w:r>
        <w:rPr>
          <w:rFonts w:hint="eastAsia"/>
        </w:rPr>
        <w:t>无。</w:t>
      </w:r>
    </w:p>
    <w:p w14:paraId="7A039DF3" w14:textId="77777777" w:rsidR="000829C4" w:rsidRDefault="00000000">
      <w:pPr>
        <w:pStyle w:val="3"/>
      </w:pPr>
      <w:bookmarkStart w:id="132" w:name="_Toc19587"/>
      <w:bookmarkStart w:id="133" w:name="_Toc1235131285"/>
      <w:bookmarkStart w:id="134" w:name="_Toc24817"/>
      <w:r>
        <w:rPr>
          <w:rFonts w:hint="eastAsia"/>
        </w:rPr>
        <w:t>房产土地税汇总</w:t>
      </w:r>
      <w:bookmarkEnd w:id="132"/>
      <w:bookmarkEnd w:id="133"/>
      <w:bookmarkEnd w:id="134"/>
    </w:p>
    <w:p w14:paraId="77CF7FB1" w14:textId="77777777" w:rsidR="000829C4" w:rsidRDefault="00000000">
      <w:pPr>
        <w:pStyle w:val="4"/>
      </w:pPr>
      <w:r>
        <w:rPr>
          <w:rFonts w:hint="eastAsia"/>
        </w:rPr>
        <w:t>功能描述</w:t>
      </w:r>
    </w:p>
    <w:p w14:paraId="6E62926C" w14:textId="77777777" w:rsidR="000829C4" w:rsidRDefault="00000000">
      <w:r>
        <w:rPr>
          <w:rFonts w:hint="eastAsia"/>
        </w:rPr>
        <w:t>本功能为房产税、城镇土地使用税汇总查询功能。</w:t>
      </w:r>
    </w:p>
    <w:p w14:paraId="56983371" w14:textId="77777777" w:rsidR="000829C4" w:rsidRDefault="00000000">
      <w:pPr>
        <w:pStyle w:val="4"/>
      </w:pPr>
      <w:r>
        <w:rPr>
          <w:rFonts w:hint="eastAsia"/>
        </w:rPr>
        <w:t>原型界面</w:t>
      </w:r>
    </w:p>
    <w:p w14:paraId="27FA59C8" w14:textId="77777777" w:rsidR="000829C4" w:rsidRDefault="00000000">
      <w:r>
        <w:rPr>
          <w:noProof/>
        </w:rPr>
        <w:drawing>
          <wp:inline distT="0" distB="0" distL="114300" distR="114300" wp14:anchorId="133F012D" wp14:editId="731CCCB9">
            <wp:extent cx="5269865" cy="2313305"/>
            <wp:effectExtent l="0" t="0" r="13335" b="2349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69"/>
                    <a:stretch>
                      <a:fillRect/>
                    </a:stretch>
                  </pic:blipFill>
                  <pic:spPr>
                    <a:xfrm>
                      <a:off x="0" y="0"/>
                      <a:ext cx="5269865" cy="2313305"/>
                    </a:xfrm>
                    <a:prstGeom prst="rect">
                      <a:avLst/>
                    </a:prstGeom>
                    <a:noFill/>
                    <a:ln>
                      <a:noFill/>
                    </a:ln>
                  </pic:spPr>
                </pic:pic>
              </a:graphicData>
            </a:graphic>
          </wp:inline>
        </w:drawing>
      </w:r>
    </w:p>
    <w:p w14:paraId="4A531E6E" w14:textId="77777777" w:rsidR="000829C4" w:rsidRDefault="00000000">
      <w:pPr>
        <w:pStyle w:val="4"/>
      </w:pPr>
      <w:r>
        <w:rPr>
          <w:rFonts w:hint="eastAsia"/>
        </w:rPr>
        <w:t>输入列表</w:t>
      </w:r>
    </w:p>
    <w:p w14:paraId="71C33474" w14:textId="77777777" w:rsidR="000829C4" w:rsidRDefault="00000000">
      <w:r>
        <w:rPr>
          <w:rFonts w:hint="eastAsia"/>
        </w:rPr>
        <w:t>查询条件</w:t>
      </w:r>
      <w:r>
        <w:rPr>
          <w:rFonts w:hint="eastAsia"/>
        </w:rPr>
        <w:t>:</w:t>
      </w:r>
    </w:p>
    <w:tbl>
      <w:tblPr>
        <w:tblStyle w:val="ab"/>
        <w:tblW w:w="0" w:type="auto"/>
        <w:tblLook w:val="04A0" w:firstRow="1" w:lastRow="0" w:firstColumn="1" w:lastColumn="0" w:noHBand="0" w:noVBand="1"/>
      </w:tblPr>
      <w:tblGrid>
        <w:gridCol w:w="1520"/>
        <w:gridCol w:w="1085"/>
        <w:gridCol w:w="1065"/>
        <w:gridCol w:w="1393"/>
        <w:gridCol w:w="3233"/>
      </w:tblGrid>
      <w:tr w:rsidR="000829C4" w14:paraId="3809E021" w14:textId="77777777">
        <w:tc>
          <w:tcPr>
            <w:tcW w:w="1561" w:type="dxa"/>
            <w:shd w:val="clear" w:color="auto" w:fill="DEEBF6" w:themeFill="accent1" w:themeFillTint="32"/>
          </w:tcPr>
          <w:p w14:paraId="68C045D1"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3343508C"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3875DABC"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1C5529E7"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0A3540F6" w14:textId="77777777" w:rsidR="000829C4" w:rsidRDefault="00000000">
            <w:pPr>
              <w:jc w:val="center"/>
              <w:rPr>
                <w:b/>
                <w:bCs/>
              </w:rPr>
            </w:pPr>
            <w:r>
              <w:rPr>
                <w:rFonts w:hint="eastAsia"/>
                <w:b/>
                <w:bCs/>
              </w:rPr>
              <w:t>备注</w:t>
            </w:r>
          </w:p>
        </w:tc>
      </w:tr>
      <w:tr w:rsidR="000829C4" w14:paraId="44CEA6D0" w14:textId="77777777">
        <w:tc>
          <w:tcPr>
            <w:tcW w:w="1561" w:type="dxa"/>
          </w:tcPr>
          <w:p w14:paraId="6DE825C1" w14:textId="77777777" w:rsidR="000829C4" w:rsidRDefault="00000000">
            <w:r>
              <w:rPr>
                <w:rFonts w:hint="eastAsia"/>
              </w:rPr>
              <w:t>机构</w:t>
            </w:r>
          </w:p>
        </w:tc>
        <w:tc>
          <w:tcPr>
            <w:tcW w:w="1110" w:type="dxa"/>
          </w:tcPr>
          <w:p w14:paraId="7DFD6029" w14:textId="77777777" w:rsidR="000829C4" w:rsidRDefault="00000000">
            <w:pPr>
              <w:jc w:val="center"/>
            </w:pPr>
            <w:r>
              <w:rPr>
                <w:rFonts w:hint="eastAsia"/>
              </w:rPr>
              <w:t>参照</w:t>
            </w:r>
          </w:p>
        </w:tc>
        <w:tc>
          <w:tcPr>
            <w:tcW w:w="1089" w:type="dxa"/>
          </w:tcPr>
          <w:p w14:paraId="7C5EF941" w14:textId="77777777" w:rsidR="000829C4" w:rsidRDefault="00000000">
            <w:pPr>
              <w:jc w:val="center"/>
            </w:pPr>
            <w:r>
              <w:rPr>
                <w:rFonts w:hint="eastAsia"/>
              </w:rPr>
              <w:t>手动选择</w:t>
            </w:r>
          </w:p>
        </w:tc>
        <w:tc>
          <w:tcPr>
            <w:tcW w:w="1429" w:type="dxa"/>
          </w:tcPr>
          <w:p w14:paraId="628D3643" w14:textId="77777777" w:rsidR="000829C4" w:rsidRDefault="00000000">
            <w:pPr>
              <w:jc w:val="center"/>
            </w:pPr>
            <w:r>
              <w:rPr>
                <w:rFonts w:hint="eastAsia"/>
              </w:rPr>
              <w:t>否</w:t>
            </w:r>
          </w:p>
        </w:tc>
        <w:tc>
          <w:tcPr>
            <w:tcW w:w="3330" w:type="dxa"/>
          </w:tcPr>
          <w:p w14:paraId="5E6787B9" w14:textId="77777777" w:rsidR="000829C4" w:rsidRDefault="00000000">
            <w:r>
              <w:rPr>
                <w:rFonts w:hint="eastAsia"/>
              </w:rPr>
              <w:t>参照机构档案，增加用户权限。</w:t>
            </w:r>
          </w:p>
        </w:tc>
      </w:tr>
      <w:tr w:rsidR="000829C4" w14:paraId="1F6B5341" w14:textId="77777777">
        <w:tc>
          <w:tcPr>
            <w:tcW w:w="1561" w:type="dxa"/>
          </w:tcPr>
          <w:p w14:paraId="46E254E6" w14:textId="77777777" w:rsidR="000829C4" w:rsidRDefault="00000000">
            <w:r>
              <w:rPr>
                <w:rFonts w:hint="eastAsia"/>
              </w:rPr>
              <w:t>年度</w:t>
            </w:r>
          </w:p>
        </w:tc>
        <w:tc>
          <w:tcPr>
            <w:tcW w:w="1110" w:type="dxa"/>
          </w:tcPr>
          <w:p w14:paraId="73DFE580" w14:textId="77777777" w:rsidR="000829C4" w:rsidRDefault="00000000">
            <w:pPr>
              <w:jc w:val="center"/>
            </w:pPr>
            <w:r>
              <w:rPr>
                <w:rFonts w:hint="eastAsia"/>
              </w:rPr>
              <w:t>年度控件</w:t>
            </w:r>
          </w:p>
        </w:tc>
        <w:tc>
          <w:tcPr>
            <w:tcW w:w="1089" w:type="dxa"/>
          </w:tcPr>
          <w:p w14:paraId="6F74598E" w14:textId="77777777" w:rsidR="000829C4" w:rsidRDefault="00000000">
            <w:pPr>
              <w:jc w:val="center"/>
            </w:pPr>
            <w:r>
              <w:rPr>
                <w:rFonts w:hint="eastAsia"/>
              </w:rPr>
              <w:t>手动选择</w:t>
            </w:r>
          </w:p>
        </w:tc>
        <w:tc>
          <w:tcPr>
            <w:tcW w:w="1429" w:type="dxa"/>
          </w:tcPr>
          <w:p w14:paraId="5D9C98BE" w14:textId="77777777" w:rsidR="000829C4" w:rsidRDefault="00000000">
            <w:pPr>
              <w:jc w:val="center"/>
            </w:pPr>
            <w:r>
              <w:rPr>
                <w:rFonts w:hint="eastAsia"/>
              </w:rPr>
              <w:t>否</w:t>
            </w:r>
          </w:p>
        </w:tc>
        <w:tc>
          <w:tcPr>
            <w:tcW w:w="3330" w:type="dxa"/>
          </w:tcPr>
          <w:p w14:paraId="5B9C8A1D" w14:textId="77777777" w:rsidR="000829C4" w:rsidRDefault="000829C4"/>
        </w:tc>
      </w:tr>
      <w:tr w:rsidR="000829C4" w14:paraId="181DA3B6" w14:textId="77777777">
        <w:tc>
          <w:tcPr>
            <w:tcW w:w="1561" w:type="dxa"/>
          </w:tcPr>
          <w:p w14:paraId="73659A7C" w14:textId="77777777" w:rsidR="000829C4" w:rsidRDefault="00000000">
            <w:r>
              <w:rPr>
                <w:rFonts w:hint="eastAsia"/>
              </w:rPr>
              <w:t>会计月份</w:t>
            </w:r>
          </w:p>
        </w:tc>
        <w:tc>
          <w:tcPr>
            <w:tcW w:w="1110" w:type="dxa"/>
          </w:tcPr>
          <w:p w14:paraId="1BE477E4" w14:textId="77777777" w:rsidR="000829C4" w:rsidRDefault="00000000">
            <w:pPr>
              <w:jc w:val="center"/>
            </w:pPr>
            <w:r>
              <w:rPr>
                <w:rFonts w:hint="eastAsia"/>
              </w:rPr>
              <w:t>参照</w:t>
            </w:r>
          </w:p>
        </w:tc>
        <w:tc>
          <w:tcPr>
            <w:tcW w:w="1089" w:type="dxa"/>
          </w:tcPr>
          <w:p w14:paraId="26D82E96" w14:textId="77777777" w:rsidR="000829C4" w:rsidRDefault="00000000">
            <w:pPr>
              <w:jc w:val="center"/>
            </w:pPr>
            <w:r>
              <w:rPr>
                <w:rFonts w:hint="eastAsia"/>
              </w:rPr>
              <w:t>手动选择</w:t>
            </w:r>
          </w:p>
        </w:tc>
        <w:tc>
          <w:tcPr>
            <w:tcW w:w="1429" w:type="dxa"/>
          </w:tcPr>
          <w:p w14:paraId="4E7FF247" w14:textId="77777777" w:rsidR="000829C4" w:rsidRDefault="00000000">
            <w:pPr>
              <w:jc w:val="center"/>
            </w:pPr>
            <w:r>
              <w:rPr>
                <w:rFonts w:hint="eastAsia"/>
              </w:rPr>
              <w:t>否</w:t>
            </w:r>
          </w:p>
        </w:tc>
        <w:tc>
          <w:tcPr>
            <w:tcW w:w="3330" w:type="dxa"/>
          </w:tcPr>
          <w:p w14:paraId="1D7E7A11" w14:textId="77777777" w:rsidR="000829C4" w:rsidRDefault="00000000">
            <w:r>
              <w:rPr>
                <w:rFonts w:hint="eastAsia"/>
              </w:rPr>
              <w:t>参照会计月份，树表格式</w:t>
            </w:r>
          </w:p>
        </w:tc>
      </w:tr>
    </w:tbl>
    <w:p w14:paraId="441E462C" w14:textId="77777777" w:rsidR="000829C4" w:rsidRDefault="000829C4"/>
    <w:p w14:paraId="5876E3A5" w14:textId="77777777" w:rsidR="000829C4" w:rsidRDefault="00000000">
      <w:pPr>
        <w:pStyle w:val="4"/>
      </w:pPr>
      <w:r>
        <w:rPr>
          <w:rFonts w:hint="eastAsia"/>
        </w:rPr>
        <w:lastRenderedPageBreak/>
        <w:t>业务处理</w:t>
      </w:r>
    </w:p>
    <w:p w14:paraId="64080CBA" w14:textId="77777777" w:rsidR="000829C4" w:rsidRDefault="00000000">
      <w:pPr>
        <w:pStyle w:val="5"/>
      </w:pPr>
      <w:r>
        <w:rPr>
          <w:rFonts w:hint="eastAsia"/>
        </w:rPr>
        <w:t>业务说明与流程</w:t>
      </w:r>
    </w:p>
    <w:p w14:paraId="23DD28F8" w14:textId="77777777" w:rsidR="000829C4" w:rsidRDefault="00000000">
      <w:pPr>
        <w:numPr>
          <w:ilvl w:val="0"/>
          <w:numId w:val="82"/>
        </w:numPr>
      </w:pPr>
      <w:r>
        <w:rPr>
          <w:rFonts w:hint="eastAsia"/>
        </w:rPr>
        <w:t>税金计算后，可通过本功能查询房产税、城镇土地使用税税金总体情况；</w:t>
      </w:r>
    </w:p>
    <w:p w14:paraId="76796D0F" w14:textId="77777777" w:rsidR="000829C4" w:rsidRDefault="00000000">
      <w:pPr>
        <w:numPr>
          <w:ilvl w:val="0"/>
          <w:numId w:val="82"/>
        </w:numPr>
      </w:pPr>
      <w:r>
        <w:rPr>
          <w:rFonts w:hint="eastAsia"/>
        </w:rPr>
        <w:t>可穿透联</w:t>
      </w:r>
      <w:proofErr w:type="gramStart"/>
      <w:r>
        <w:rPr>
          <w:rFonts w:hint="eastAsia"/>
        </w:rPr>
        <w:t>查税金明细，点击房产权证数量</w:t>
      </w:r>
      <w:proofErr w:type="gramEnd"/>
      <w:r>
        <w:rPr>
          <w:rFonts w:hint="eastAsia"/>
        </w:rPr>
        <w:t>可穿透至房产税计算底稿，显示该机构当前会计月份从价计征</w:t>
      </w:r>
      <w:r>
        <w:rPr>
          <w:rFonts w:hint="eastAsia"/>
        </w:rPr>
        <w:t>/</w:t>
      </w:r>
      <w:proofErr w:type="gramStart"/>
      <w:r>
        <w:rPr>
          <w:rFonts w:hint="eastAsia"/>
        </w:rPr>
        <w:t>从租计征</w:t>
      </w:r>
      <w:proofErr w:type="gramEnd"/>
      <w:r>
        <w:rPr>
          <w:rFonts w:hint="eastAsia"/>
        </w:rPr>
        <w:t>房产的税金明细数据，点击宗地数量可穿透至城镇土地使用税底稿，显示该机构当前会计月份土地的税金明细数据及汇总数。</w:t>
      </w:r>
    </w:p>
    <w:p w14:paraId="2B59D6C8" w14:textId="77777777" w:rsidR="000829C4" w:rsidRDefault="00000000">
      <w:pPr>
        <w:pStyle w:val="5"/>
      </w:pPr>
      <w:r>
        <w:rPr>
          <w:rFonts w:hint="eastAsia"/>
        </w:rPr>
        <w:t>功能按钮</w:t>
      </w:r>
    </w:p>
    <w:p w14:paraId="309173B9" w14:textId="77777777" w:rsidR="000829C4" w:rsidRDefault="00000000">
      <w:pPr>
        <w:numPr>
          <w:ilvl w:val="0"/>
          <w:numId w:val="83"/>
        </w:numPr>
      </w:pPr>
      <w:r>
        <w:rPr>
          <w:rFonts w:hint="eastAsia"/>
        </w:rPr>
        <w:t>【清空】：清空查询条件；</w:t>
      </w:r>
    </w:p>
    <w:p w14:paraId="57115B78" w14:textId="77777777" w:rsidR="000829C4" w:rsidRDefault="00000000">
      <w:pPr>
        <w:numPr>
          <w:ilvl w:val="0"/>
          <w:numId w:val="83"/>
        </w:numPr>
      </w:pPr>
      <w:r>
        <w:rPr>
          <w:rFonts w:hint="eastAsia"/>
        </w:rPr>
        <w:t>【查询】：根据查询条件查询数据；</w:t>
      </w:r>
    </w:p>
    <w:p w14:paraId="4FEEED93" w14:textId="77777777" w:rsidR="000829C4" w:rsidRDefault="00000000">
      <w:pPr>
        <w:numPr>
          <w:ilvl w:val="0"/>
          <w:numId w:val="83"/>
        </w:numPr>
      </w:pPr>
      <w:r>
        <w:rPr>
          <w:rFonts w:hint="eastAsia"/>
        </w:rPr>
        <w:t>【导出】：导出至</w:t>
      </w:r>
      <w:r>
        <w:rPr>
          <w:rFonts w:hint="eastAsia"/>
        </w:rPr>
        <w:t>EXCEL</w:t>
      </w:r>
      <w:r>
        <w:rPr>
          <w:rFonts w:hint="eastAsia"/>
        </w:rPr>
        <w:t>文档。</w:t>
      </w:r>
    </w:p>
    <w:p w14:paraId="1C1CF839" w14:textId="77777777" w:rsidR="000829C4" w:rsidRDefault="00000000">
      <w:pPr>
        <w:pStyle w:val="5"/>
      </w:pPr>
      <w:r>
        <w:rPr>
          <w:rFonts w:hint="eastAsia"/>
        </w:rPr>
        <w:t>算法说明</w:t>
      </w:r>
    </w:p>
    <w:p w14:paraId="1E6B51B0" w14:textId="77777777" w:rsidR="000829C4" w:rsidRDefault="00000000">
      <w:pPr>
        <w:numPr>
          <w:ilvl w:val="0"/>
          <w:numId w:val="84"/>
        </w:numPr>
      </w:pPr>
      <w:r>
        <w:rPr>
          <w:rFonts w:hint="eastAsia"/>
        </w:rPr>
        <w:t>界面打开时，默认显示当前登录用户所属的机构及下级所有机构的数据，纳税期间默认为系统日期所在纳税期间，按机构、期间分组查询；</w:t>
      </w:r>
    </w:p>
    <w:p w14:paraId="1629A282" w14:textId="77777777" w:rsidR="000829C4" w:rsidRDefault="00000000">
      <w:pPr>
        <w:numPr>
          <w:ilvl w:val="0"/>
          <w:numId w:val="84"/>
        </w:numPr>
      </w:pPr>
      <w:r>
        <w:rPr>
          <w:rFonts w:hint="eastAsia"/>
        </w:rPr>
        <w:t>房产权证数量、从价计征、</w:t>
      </w:r>
      <w:proofErr w:type="gramStart"/>
      <w:r>
        <w:rPr>
          <w:rFonts w:hint="eastAsia"/>
        </w:rPr>
        <w:t>从租计征</w:t>
      </w:r>
      <w:proofErr w:type="gramEnd"/>
      <w:r>
        <w:rPr>
          <w:rFonts w:hint="eastAsia"/>
        </w:rPr>
        <w:t>的权证数量为超链接，点击时默认打开对应的房产税底稿表，自动显示对应的底稿数据；</w:t>
      </w:r>
    </w:p>
    <w:p w14:paraId="564C1956" w14:textId="77777777" w:rsidR="000829C4" w:rsidRDefault="00000000">
      <w:pPr>
        <w:numPr>
          <w:ilvl w:val="0"/>
          <w:numId w:val="84"/>
        </w:numPr>
      </w:pPr>
      <w:r>
        <w:rPr>
          <w:rFonts w:hint="eastAsia"/>
        </w:rPr>
        <w:t>宗地数量为超链接，点击时默认打开对应的城镇土地使用税底稿表，自动显示对应的底稿数据；</w:t>
      </w:r>
    </w:p>
    <w:p w14:paraId="4074D65A" w14:textId="77777777" w:rsidR="000829C4" w:rsidRDefault="00000000">
      <w:pPr>
        <w:numPr>
          <w:ilvl w:val="0"/>
          <w:numId w:val="84"/>
        </w:numPr>
      </w:pPr>
      <w:r>
        <w:rPr>
          <w:rFonts w:hint="eastAsia"/>
        </w:rPr>
        <w:t>从价计征的数量及税额取数范围为房产税底稿表</w:t>
      </w:r>
      <w:proofErr w:type="gramStart"/>
      <w:r>
        <w:rPr>
          <w:rFonts w:hint="eastAsia"/>
        </w:rPr>
        <w:t>中计税</w:t>
      </w:r>
      <w:proofErr w:type="gramEnd"/>
      <w:r>
        <w:rPr>
          <w:rFonts w:hint="eastAsia"/>
        </w:rPr>
        <w:t>比例＞</w:t>
      </w:r>
      <w:r>
        <w:rPr>
          <w:rFonts w:hint="eastAsia"/>
        </w:rPr>
        <w:t>0</w:t>
      </w:r>
      <w:r>
        <w:rPr>
          <w:rFonts w:hint="eastAsia"/>
        </w:rPr>
        <w:t>的数据，权证数量为底稿数据条数之和，从价计征总税额</w:t>
      </w:r>
      <w:r>
        <w:rPr>
          <w:rFonts w:hint="eastAsia"/>
        </w:rPr>
        <w:t>=</w:t>
      </w:r>
      <w:r>
        <w:rPr>
          <w:rFonts w:hint="eastAsia"/>
        </w:rPr>
        <w:t>实际应纳税额</w:t>
      </w:r>
      <w:r>
        <w:rPr>
          <w:rFonts w:hint="eastAsia"/>
        </w:rPr>
        <w:t>-</w:t>
      </w:r>
      <w:r>
        <w:rPr>
          <w:rFonts w:hint="eastAsia"/>
        </w:rPr>
        <w:t>从价之和；</w:t>
      </w:r>
    </w:p>
    <w:p w14:paraId="5D5019ED" w14:textId="77777777" w:rsidR="000829C4" w:rsidRDefault="00000000">
      <w:pPr>
        <w:numPr>
          <w:ilvl w:val="0"/>
          <w:numId w:val="84"/>
        </w:numPr>
      </w:pPr>
      <w:proofErr w:type="gramStart"/>
      <w:r>
        <w:rPr>
          <w:rFonts w:hint="eastAsia"/>
        </w:rPr>
        <w:t>从租计征</w:t>
      </w:r>
      <w:proofErr w:type="gramEnd"/>
      <w:r>
        <w:rPr>
          <w:rFonts w:hint="eastAsia"/>
        </w:rPr>
        <w:t>的数量及税额取数范围为房产税底稿表</w:t>
      </w:r>
      <w:proofErr w:type="gramStart"/>
      <w:r>
        <w:rPr>
          <w:rFonts w:hint="eastAsia"/>
        </w:rPr>
        <w:t>中计税</w:t>
      </w:r>
      <w:proofErr w:type="gramEnd"/>
      <w:r>
        <w:rPr>
          <w:rFonts w:hint="eastAsia"/>
        </w:rPr>
        <w:t>比例＜</w:t>
      </w:r>
      <w:r>
        <w:rPr>
          <w:rFonts w:hint="eastAsia"/>
        </w:rPr>
        <w:t>1</w:t>
      </w:r>
      <w:r>
        <w:rPr>
          <w:rFonts w:hint="eastAsia"/>
        </w:rPr>
        <w:t>的数据，权证数量为底稿表数据条数之和，</w:t>
      </w:r>
      <w:proofErr w:type="gramStart"/>
      <w:r>
        <w:rPr>
          <w:rFonts w:hint="eastAsia"/>
        </w:rPr>
        <w:t>从租计征</w:t>
      </w:r>
      <w:proofErr w:type="gramEnd"/>
      <w:r>
        <w:rPr>
          <w:rFonts w:hint="eastAsia"/>
        </w:rPr>
        <w:t>总税额</w:t>
      </w:r>
      <w:r>
        <w:rPr>
          <w:rFonts w:hint="eastAsia"/>
        </w:rPr>
        <w:t>=</w:t>
      </w:r>
      <w:r>
        <w:rPr>
          <w:rFonts w:hint="eastAsia"/>
        </w:rPr>
        <w:t>实际应纳税额</w:t>
      </w:r>
      <w:r>
        <w:rPr>
          <w:rFonts w:hint="eastAsia"/>
        </w:rPr>
        <w:t>-</w:t>
      </w:r>
      <w:r>
        <w:rPr>
          <w:rFonts w:hint="eastAsia"/>
        </w:rPr>
        <w:t>从租。</w:t>
      </w:r>
    </w:p>
    <w:p w14:paraId="64FF9421" w14:textId="77777777" w:rsidR="000829C4" w:rsidRDefault="00000000">
      <w:pPr>
        <w:numPr>
          <w:ilvl w:val="0"/>
          <w:numId w:val="84"/>
        </w:numPr>
      </w:pPr>
      <w:r>
        <w:rPr>
          <w:rFonts w:hint="eastAsia"/>
        </w:rPr>
        <w:t>房产权证数量、房产税总额分别取房产税底稿表中对应机构、会计月份的房产数量、（从价计征</w:t>
      </w:r>
      <w:r>
        <w:rPr>
          <w:rFonts w:hint="eastAsia"/>
        </w:rPr>
        <w:t>-</w:t>
      </w:r>
      <w:r>
        <w:rPr>
          <w:rFonts w:hint="eastAsia"/>
        </w:rPr>
        <w:t>实际应纳税额</w:t>
      </w:r>
      <w:r>
        <w:rPr>
          <w:rFonts w:hint="eastAsia"/>
        </w:rPr>
        <w:t>+</w:t>
      </w:r>
      <w:r>
        <w:rPr>
          <w:rFonts w:hint="eastAsia"/>
        </w:rPr>
        <w:t>（</w:t>
      </w:r>
      <w:proofErr w:type="gramStart"/>
      <w:r>
        <w:rPr>
          <w:rFonts w:hint="eastAsia"/>
        </w:rPr>
        <w:t>从租计征</w:t>
      </w:r>
      <w:proofErr w:type="gramEnd"/>
      <w:r>
        <w:rPr>
          <w:rFonts w:hint="eastAsia"/>
        </w:rPr>
        <w:t>-</w:t>
      </w:r>
      <w:r>
        <w:rPr>
          <w:rFonts w:hint="eastAsia"/>
        </w:rPr>
        <w:t>实际应纳税额）之和；</w:t>
      </w:r>
    </w:p>
    <w:p w14:paraId="3BE29992" w14:textId="77777777" w:rsidR="000829C4" w:rsidRDefault="00000000">
      <w:pPr>
        <w:numPr>
          <w:ilvl w:val="0"/>
          <w:numId w:val="84"/>
        </w:numPr>
      </w:pPr>
      <w:r>
        <w:rPr>
          <w:rFonts w:hint="eastAsia"/>
        </w:rPr>
        <w:t>宗地数量、城镇土地使用税总额分别取城镇土地使用税底稿表中对应机构、会计月份的宗地数量、实际应纳税额之和；</w:t>
      </w:r>
    </w:p>
    <w:p w14:paraId="7F2A38DF" w14:textId="77777777" w:rsidR="000829C4" w:rsidRDefault="00000000">
      <w:pPr>
        <w:pStyle w:val="5"/>
      </w:pPr>
      <w:r>
        <w:rPr>
          <w:rFonts w:hint="eastAsia"/>
        </w:rPr>
        <w:lastRenderedPageBreak/>
        <w:t>逻辑校验</w:t>
      </w:r>
    </w:p>
    <w:p w14:paraId="11D4C41E" w14:textId="77777777" w:rsidR="000829C4" w:rsidRDefault="00000000">
      <w:r>
        <w:rPr>
          <w:rFonts w:hint="eastAsia"/>
        </w:rPr>
        <w:t>无。</w:t>
      </w:r>
    </w:p>
    <w:p w14:paraId="2A74652D" w14:textId="77777777" w:rsidR="000829C4" w:rsidRDefault="00000000">
      <w:pPr>
        <w:pStyle w:val="4"/>
      </w:pPr>
      <w:r>
        <w:rPr>
          <w:rFonts w:hint="eastAsia"/>
        </w:rPr>
        <w:t>输出</w:t>
      </w:r>
    </w:p>
    <w:tbl>
      <w:tblPr>
        <w:tblStyle w:val="ab"/>
        <w:tblW w:w="0" w:type="auto"/>
        <w:tblLook w:val="04A0" w:firstRow="1" w:lastRow="0" w:firstColumn="1" w:lastColumn="0" w:noHBand="0" w:noVBand="1"/>
      </w:tblPr>
      <w:tblGrid>
        <w:gridCol w:w="1521"/>
        <w:gridCol w:w="1716"/>
        <w:gridCol w:w="5059"/>
      </w:tblGrid>
      <w:tr w:rsidR="000829C4" w14:paraId="307F0D2C" w14:textId="77777777">
        <w:tc>
          <w:tcPr>
            <w:tcW w:w="1536" w:type="dxa"/>
            <w:shd w:val="clear" w:color="auto" w:fill="DEEBF6" w:themeFill="accent1" w:themeFillTint="32"/>
          </w:tcPr>
          <w:p w14:paraId="4E5A449E" w14:textId="77777777" w:rsidR="000829C4" w:rsidRDefault="00000000">
            <w:pPr>
              <w:jc w:val="center"/>
              <w:rPr>
                <w:b/>
                <w:bCs/>
              </w:rPr>
            </w:pPr>
            <w:r>
              <w:rPr>
                <w:rFonts w:hint="eastAsia"/>
                <w:b/>
                <w:bCs/>
              </w:rPr>
              <w:t>字段名称</w:t>
            </w:r>
          </w:p>
        </w:tc>
        <w:tc>
          <w:tcPr>
            <w:tcW w:w="1733" w:type="dxa"/>
            <w:shd w:val="clear" w:color="auto" w:fill="DEEBF6" w:themeFill="accent1" w:themeFillTint="32"/>
          </w:tcPr>
          <w:p w14:paraId="78072FFF" w14:textId="77777777" w:rsidR="000829C4" w:rsidRDefault="00000000">
            <w:pPr>
              <w:jc w:val="center"/>
              <w:rPr>
                <w:b/>
                <w:bCs/>
              </w:rPr>
            </w:pPr>
            <w:r>
              <w:rPr>
                <w:rFonts w:hint="eastAsia"/>
                <w:b/>
                <w:bCs/>
              </w:rPr>
              <w:t>字段类型</w:t>
            </w:r>
          </w:p>
        </w:tc>
        <w:tc>
          <w:tcPr>
            <w:tcW w:w="5117" w:type="dxa"/>
            <w:shd w:val="clear" w:color="auto" w:fill="DEEBF6" w:themeFill="accent1" w:themeFillTint="32"/>
          </w:tcPr>
          <w:p w14:paraId="46C9383B" w14:textId="77777777" w:rsidR="000829C4" w:rsidRDefault="00000000">
            <w:pPr>
              <w:jc w:val="center"/>
              <w:rPr>
                <w:b/>
                <w:bCs/>
              </w:rPr>
            </w:pPr>
            <w:r>
              <w:rPr>
                <w:rFonts w:hint="eastAsia"/>
                <w:b/>
                <w:bCs/>
              </w:rPr>
              <w:t>备注</w:t>
            </w:r>
          </w:p>
        </w:tc>
      </w:tr>
      <w:tr w:rsidR="000829C4" w14:paraId="0931CA0A" w14:textId="77777777">
        <w:tc>
          <w:tcPr>
            <w:tcW w:w="1536" w:type="dxa"/>
          </w:tcPr>
          <w:p w14:paraId="15290D61" w14:textId="77777777" w:rsidR="000829C4" w:rsidRDefault="00000000">
            <w:r>
              <w:rPr>
                <w:rFonts w:hint="eastAsia"/>
              </w:rPr>
              <w:t>机构</w:t>
            </w:r>
          </w:p>
        </w:tc>
        <w:tc>
          <w:tcPr>
            <w:tcW w:w="1733" w:type="dxa"/>
          </w:tcPr>
          <w:p w14:paraId="62F30526" w14:textId="77777777" w:rsidR="000829C4" w:rsidRDefault="00000000">
            <w:r>
              <w:rPr>
                <w:rFonts w:hint="eastAsia"/>
              </w:rPr>
              <w:t>字符</w:t>
            </w:r>
          </w:p>
        </w:tc>
        <w:tc>
          <w:tcPr>
            <w:tcW w:w="5117" w:type="dxa"/>
          </w:tcPr>
          <w:p w14:paraId="20196483" w14:textId="77777777" w:rsidR="000829C4" w:rsidRDefault="000829C4"/>
        </w:tc>
      </w:tr>
      <w:tr w:rsidR="000829C4" w14:paraId="43F756EF" w14:textId="77777777">
        <w:tc>
          <w:tcPr>
            <w:tcW w:w="1536" w:type="dxa"/>
          </w:tcPr>
          <w:p w14:paraId="562089F1" w14:textId="77777777" w:rsidR="000829C4" w:rsidRDefault="00000000">
            <w:r>
              <w:rPr>
                <w:rFonts w:hint="eastAsia"/>
              </w:rPr>
              <w:t>会计月份</w:t>
            </w:r>
          </w:p>
        </w:tc>
        <w:tc>
          <w:tcPr>
            <w:tcW w:w="1733" w:type="dxa"/>
          </w:tcPr>
          <w:p w14:paraId="3958D81D" w14:textId="77777777" w:rsidR="000829C4" w:rsidRDefault="00000000">
            <w:r>
              <w:rPr>
                <w:rFonts w:hint="eastAsia"/>
              </w:rPr>
              <w:t>字符</w:t>
            </w:r>
          </w:p>
        </w:tc>
        <w:tc>
          <w:tcPr>
            <w:tcW w:w="5117" w:type="dxa"/>
          </w:tcPr>
          <w:p w14:paraId="2067AA27" w14:textId="77777777" w:rsidR="000829C4" w:rsidRDefault="000829C4"/>
        </w:tc>
      </w:tr>
      <w:tr w:rsidR="000829C4" w14:paraId="52807E2A" w14:textId="77777777">
        <w:tc>
          <w:tcPr>
            <w:tcW w:w="1536" w:type="dxa"/>
          </w:tcPr>
          <w:p w14:paraId="02CEF495" w14:textId="77777777" w:rsidR="000829C4" w:rsidRDefault="00000000">
            <w:r>
              <w:rPr>
                <w:rFonts w:hint="eastAsia"/>
              </w:rPr>
              <w:t>房产权</w:t>
            </w:r>
            <w:proofErr w:type="gramStart"/>
            <w:r>
              <w:rPr>
                <w:rFonts w:hint="eastAsia"/>
              </w:rPr>
              <w:t>证数量</w:t>
            </w:r>
            <w:proofErr w:type="gramEnd"/>
          </w:p>
        </w:tc>
        <w:tc>
          <w:tcPr>
            <w:tcW w:w="1733" w:type="dxa"/>
          </w:tcPr>
          <w:p w14:paraId="58899EDE" w14:textId="77777777" w:rsidR="000829C4" w:rsidRDefault="00000000">
            <w:r>
              <w:rPr>
                <w:rFonts w:hint="eastAsia"/>
              </w:rPr>
              <w:t>整数</w:t>
            </w:r>
          </w:p>
        </w:tc>
        <w:tc>
          <w:tcPr>
            <w:tcW w:w="5117" w:type="dxa"/>
          </w:tcPr>
          <w:p w14:paraId="32A080F8" w14:textId="77777777" w:rsidR="000829C4" w:rsidRDefault="000829C4"/>
        </w:tc>
      </w:tr>
      <w:tr w:rsidR="000829C4" w14:paraId="0F54667C" w14:textId="77777777">
        <w:trPr>
          <w:ins w:id="135" w:author="殷淑娟" w:date="2021-09-02T18:41:00Z"/>
        </w:trPr>
        <w:tc>
          <w:tcPr>
            <w:tcW w:w="1536" w:type="dxa"/>
          </w:tcPr>
          <w:p w14:paraId="2674E375" w14:textId="77777777" w:rsidR="000829C4" w:rsidRDefault="00000000">
            <w:pPr>
              <w:rPr>
                <w:ins w:id="136" w:author="殷淑娟" w:date="2021-09-02T18:41:00Z"/>
              </w:rPr>
            </w:pPr>
            <w:r>
              <w:rPr>
                <w:rFonts w:hint="eastAsia"/>
              </w:rPr>
              <w:t>房产税总额</w:t>
            </w:r>
          </w:p>
        </w:tc>
        <w:tc>
          <w:tcPr>
            <w:tcW w:w="1733" w:type="dxa"/>
          </w:tcPr>
          <w:p w14:paraId="6D46BCF1" w14:textId="77777777" w:rsidR="000829C4" w:rsidRDefault="00000000">
            <w:pPr>
              <w:rPr>
                <w:ins w:id="137" w:author="殷淑娟" w:date="2021-09-02T18:41:00Z"/>
              </w:rPr>
            </w:pPr>
            <w:r>
              <w:rPr>
                <w:rFonts w:hint="eastAsia"/>
              </w:rPr>
              <w:t>数值</w:t>
            </w:r>
          </w:p>
        </w:tc>
        <w:tc>
          <w:tcPr>
            <w:tcW w:w="5117" w:type="dxa"/>
          </w:tcPr>
          <w:p w14:paraId="4DCB67A8" w14:textId="77777777" w:rsidR="000829C4" w:rsidRDefault="00000000">
            <w:pPr>
              <w:rPr>
                <w:ins w:id="138" w:author="殷淑娟" w:date="2021-09-02T18:41:00Z"/>
              </w:rPr>
            </w:pPr>
            <w:r>
              <w:rPr>
                <w:rFonts w:hint="eastAsia"/>
              </w:rPr>
              <w:t>千分位显示，</w:t>
            </w:r>
            <w:r>
              <w:rPr>
                <w:rFonts w:hint="eastAsia"/>
              </w:rPr>
              <w:t>2</w:t>
            </w:r>
            <w:r>
              <w:rPr>
                <w:rFonts w:hint="eastAsia"/>
              </w:rPr>
              <w:t>位小数</w:t>
            </w:r>
          </w:p>
        </w:tc>
      </w:tr>
      <w:tr w:rsidR="000829C4" w14:paraId="0DC5B896" w14:textId="77777777">
        <w:tc>
          <w:tcPr>
            <w:tcW w:w="8386" w:type="dxa"/>
            <w:gridSpan w:val="3"/>
          </w:tcPr>
          <w:p w14:paraId="33EC5D58" w14:textId="77777777" w:rsidR="000829C4" w:rsidRDefault="00000000">
            <w:r>
              <w:rPr>
                <w:rFonts w:hint="eastAsia"/>
              </w:rPr>
              <w:t>房产</w:t>
            </w:r>
            <w:r>
              <w:rPr>
                <w:rFonts w:hint="eastAsia"/>
              </w:rPr>
              <w:t>-</w:t>
            </w:r>
            <w:r>
              <w:rPr>
                <w:rFonts w:hint="eastAsia"/>
              </w:rPr>
              <w:t>从价计征</w:t>
            </w:r>
          </w:p>
        </w:tc>
      </w:tr>
      <w:tr w:rsidR="000829C4" w14:paraId="10231F6B" w14:textId="77777777">
        <w:tc>
          <w:tcPr>
            <w:tcW w:w="1536" w:type="dxa"/>
          </w:tcPr>
          <w:p w14:paraId="75470E22" w14:textId="77777777" w:rsidR="000829C4" w:rsidRDefault="00000000">
            <w:r>
              <w:rPr>
                <w:rFonts w:hint="eastAsia"/>
              </w:rPr>
              <w:t>权证数量</w:t>
            </w:r>
          </w:p>
        </w:tc>
        <w:tc>
          <w:tcPr>
            <w:tcW w:w="1733" w:type="dxa"/>
          </w:tcPr>
          <w:p w14:paraId="41F61EAB" w14:textId="77777777" w:rsidR="000829C4" w:rsidRDefault="00000000">
            <w:r>
              <w:rPr>
                <w:rFonts w:hint="eastAsia"/>
              </w:rPr>
              <w:t>整数</w:t>
            </w:r>
          </w:p>
        </w:tc>
        <w:tc>
          <w:tcPr>
            <w:tcW w:w="5117" w:type="dxa"/>
          </w:tcPr>
          <w:p w14:paraId="1A036AC1" w14:textId="77777777" w:rsidR="000829C4" w:rsidRDefault="000829C4"/>
        </w:tc>
      </w:tr>
      <w:tr w:rsidR="000829C4" w14:paraId="55AE1659" w14:textId="77777777">
        <w:tc>
          <w:tcPr>
            <w:tcW w:w="1536" w:type="dxa"/>
          </w:tcPr>
          <w:p w14:paraId="2E791347" w14:textId="77777777" w:rsidR="000829C4" w:rsidRDefault="00000000">
            <w:r>
              <w:rPr>
                <w:rFonts w:hint="eastAsia"/>
              </w:rPr>
              <w:t>总税额</w:t>
            </w:r>
          </w:p>
        </w:tc>
        <w:tc>
          <w:tcPr>
            <w:tcW w:w="1733" w:type="dxa"/>
          </w:tcPr>
          <w:p w14:paraId="75E5689A" w14:textId="77777777" w:rsidR="000829C4" w:rsidRDefault="00000000">
            <w:r>
              <w:rPr>
                <w:rFonts w:hint="eastAsia"/>
              </w:rPr>
              <w:t>数值</w:t>
            </w:r>
          </w:p>
        </w:tc>
        <w:tc>
          <w:tcPr>
            <w:tcW w:w="5117" w:type="dxa"/>
          </w:tcPr>
          <w:p w14:paraId="7CEAC5AA" w14:textId="77777777" w:rsidR="000829C4" w:rsidRDefault="00000000">
            <w:r>
              <w:rPr>
                <w:rFonts w:hint="eastAsia"/>
              </w:rPr>
              <w:t>千分位显示，</w:t>
            </w:r>
            <w:r>
              <w:rPr>
                <w:rFonts w:hint="eastAsia"/>
              </w:rPr>
              <w:t>2</w:t>
            </w:r>
            <w:r>
              <w:rPr>
                <w:rFonts w:hint="eastAsia"/>
              </w:rPr>
              <w:t>位小数</w:t>
            </w:r>
          </w:p>
        </w:tc>
      </w:tr>
      <w:tr w:rsidR="000829C4" w14:paraId="0EEE8547" w14:textId="77777777">
        <w:tc>
          <w:tcPr>
            <w:tcW w:w="8386" w:type="dxa"/>
            <w:gridSpan w:val="3"/>
          </w:tcPr>
          <w:p w14:paraId="129C3D76" w14:textId="77777777" w:rsidR="000829C4" w:rsidRDefault="00000000">
            <w:r>
              <w:rPr>
                <w:rFonts w:hint="eastAsia"/>
              </w:rPr>
              <w:t>房产</w:t>
            </w:r>
            <w:r>
              <w:rPr>
                <w:rFonts w:hint="eastAsia"/>
              </w:rPr>
              <w:t>-</w:t>
            </w:r>
            <w:proofErr w:type="gramStart"/>
            <w:r>
              <w:rPr>
                <w:rFonts w:hint="eastAsia"/>
              </w:rPr>
              <w:t>从租计征</w:t>
            </w:r>
            <w:proofErr w:type="gramEnd"/>
          </w:p>
        </w:tc>
      </w:tr>
      <w:tr w:rsidR="000829C4" w14:paraId="094054BB" w14:textId="77777777">
        <w:tc>
          <w:tcPr>
            <w:tcW w:w="1536" w:type="dxa"/>
          </w:tcPr>
          <w:p w14:paraId="6F7BAB1D" w14:textId="77777777" w:rsidR="000829C4" w:rsidRDefault="00000000">
            <w:r>
              <w:rPr>
                <w:rFonts w:hint="eastAsia"/>
              </w:rPr>
              <w:t>权证数量</w:t>
            </w:r>
          </w:p>
        </w:tc>
        <w:tc>
          <w:tcPr>
            <w:tcW w:w="1733" w:type="dxa"/>
          </w:tcPr>
          <w:p w14:paraId="76606BD2" w14:textId="77777777" w:rsidR="000829C4" w:rsidRDefault="00000000">
            <w:r>
              <w:rPr>
                <w:rFonts w:hint="eastAsia"/>
              </w:rPr>
              <w:t>整数</w:t>
            </w:r>
          </w:p>
        </w:tc>
        <w:tc>
          <w:tcPr>
            <w:tcW w:w="5117" w:type="dxa"/>
          </w:tcPr>
          <w:p w14:paraId="6C1553E4" w14:textId="77777777" w:rsidR="000829C4" w:rsidRDefault="000829C4"/>
        </w:tc>
      </w:tr>
      <w:tr w:rsidR="000829C4" w14:paraId="05C318CB" w14:textId="77777777">
        <w:tc>
          <w:tcPr>
            <w:tcW w:w="1536" w:type="dxa"/>
          </w:tcPr>
          <w:p w14:paraId="03FF4A00" w14:textId="77777777" w:rsidR="000829C4" w:rsidRDefault="00000000">
            <w:r>
              <w:rPr>
                <w:rFonts w:hint="eastAsia"/>
              </w:rPr>
              <w:t>总税额</w:t>
            </w:r>
          </w:p>
        </w:tc>
        <w:tc>
          <w:tcPr>
            <w:tcW w:w="1733" w:type="dxa"/>
          </w:tcPr>
          <w:p w14:paraId="73C6A116" w14:textId="77777777" w:rsidR="000829C4" w:rsidRDefault="00000000">
            <w:r>
              <w:rPr>
                <w:rFonts w:hint="eastAsia"/>
              </w:rPr>
              <w:t>数值</w:t>
            </w:r>
          </w:p>
        </w:tc>
        <w:tc>
          <w:tcPr>
            <w:tcW w:w="5117" w:type="dxa"/>
          </w:tcPr>
          <w:p w14:paraId="261EC6F3" w14:textId="77777777" w:rsidR="000829C4" w:rsidRDefault="00000000">
            <w:r>
              <w:rPr>
                <w:rFonts w:hint="eastAsia"/>
              </w:rPr>
              <w:t>千分位显示，</w:t>
            </w:r>
            <w:r>
              <w:rPr>
                <w:rFonts w:hint="eastAsia"/>
              </w:rPr>
              <w:t>2</w:t>
            </w:r>
            <w:r>
              <w:rPr>
                <w:rFonts w:hint="eastAsia"/>
              </w:rPr>
              <w:t>位小数</w:t>
            </w:r>
          </w:p>
        </w:tc>
      </w:tr>
      <w:tr w:rsidR="000829C4" w14:paraId="403DF078" w14:textId="77777777">
        <w:trPr>
          <w:ins w:id="139" w:author="殷淑娟" w:date="2021-09-02T18:33:00Z"/>
        </w:trPr>
        <w:tc>
          <w:tcPr>
            <w:tcW w:w="1536" w:type="dxa"/>
          </w:tcPr>
          <w:p w14:paraId="289AE649" w14:textId="77777777" w:rsidR="000829C4" w:rsidRDefault="00000000">
            <w:r>
              <w:rPr>
                <w:rFonts w:hint="eastAsia"/>
              </w:rPr>
              <w:t>宗地数量</w:t>
            </w:r>
          </w:p>
        </w:tc>
        <w:tc>
          <w:tcPr>
            <w:tcW w:w="1733" w:type="dxa"/>
          </w:tcPr>
          <w:p w14:paraId="59813D62" w14:textId="77777777" w:rsidR="000829C4" w:rsidRDefault="00000000">
            <w:r>
              <w:rPr>
                <w:rFonts w:hint="eastAsia"/>
              </w:rPr>
              <w:t>整数</w:t>
            </w:r>
          </w:p>
        </w:tc>
        <w:tc>
          <w:tcPr>
            <w:tcW w:w="5117" w:type="dxa"/>
          </w:tcPr>
          <w:p w14:paraId="4E1CC1A7" w14:textId="77777777" w:rsidR="000829C4" w:rsidRDefault="000829C4"/>
        </w:tc>
      </w:tr>
      <w:tr w:rsidR="000829C4" w14:paraId="23DD31A1" w14:textId="77777777">
        <w:trPr>
          <w:ins w:id="140" w:author="殷淑娟" w:date="2021-09-02T18:42:00Z"/>
        </w:trPr>
        <w:tc>
          <w:tcPr>
            <w:tcW w:w="1536" w:type="dxa"/>
          </w:tcPr>
          <w:p w14:paraId="233F0C67" w14:textId="77777777" w:rsidR="000829C4" w:rsidRDefault="00000000">
            <w:r>
              <w:rPr>
                <w:rFonts w:hint="eastAsia"/>
              </w:rPr>
              <w:t>城镇土地使用税总额</w:t>
            </w:r>
          </w:p>
        </w:tc>
        <w:tc>
          <w:tcPr>
            <w:tcW w:w="1733" w:type="dxa"/>
          </w:tcPr>
          <w:p w14:paraId="44CB98F8" w14:textId="77777777" w:rsidR="000829C4" w:rsidRDefault="00000000">
            <w:r>
              <w:rPr>
                <w:rFonts w:hint="eastAsia"/>
              </w:rPr>
              <w:t>整数</w:t>
            </w:r>
          </w:p>
        </w:tc>
        <w:tc>
          <w:tcPr>
            <w:tcW w:w="5117" w:type="dxa"/>
          </w:tcPr>
          <w:p w14:paraId="51B83BDB" w14:textId="77777777" w:rsidR="000829C4" w:rsidRDefault="00000000">
            <w:r>
              <w:rPr>
                <w:rFonts w:hint="eastAsia"/>
              </w:rPr>
              <w:t>千分位显示，</w:t>
            </w:r>
            <w:r>
              <w:rPr>
                <w:rFonts w:hint="eastAsia"/>
              </w:rPr>
              <w:t>2</w:t>
            </w:r>
            <w:r>
              <w:rPr>
                <w:rFonts w:hint="eastAsia"/>
              </w:rPr>
              <w:t>位小数</w:t>
            </w:r>
          </w:p>
        </w:tc>
      </w:tr>
    </w:tbl>
    <w:p w14:paraId="77C5A4A2" w14:textId="77777777" w:rsidR="000829C4" w:rsidRDefault="000829C4"/>
    <w:p w14:paraId="7449CF10" w14:textId="77777777" w:rsidR="000829C4" w:rsidRDefault="00000000">
      <w:pPr>
        <w:pStyle w:val="3"/>
      </w:pPr>
      <w:bookmarkStart w:id="141" w:name="_Toc8204"/>
      <w:bookmarkStart w:id="142" w:name="_Toc1274575093"/>
      <w:bookmarkStart w:id="143" w:name="_Toc839"/>
      <w:r>
        <w:rPr>
          <w:rFonts w:hint="eastAsia"/>
        </w:rPr>
        <w:t>房产税计算底稿</w:t>
      </w:r>
      <w:bookmarkEnd w:id="141"/>
      <w:bookmarkEnd w:id="142"/>
      <w:bookmarkEnd w:id="143"/>
    </w:p>
    <w:p w14:paraId="4E998E86" w14:textId="77777777" w:rsidR="000829C4" w:rsidRDefault="00000000">
      <w:pPr>
        <w:pStyle w:val="4"/>
      </w:pPr>
      <w:r>
        <w:rPr>
          <w:rFonts w:hint="eastAsia"/>
        </w:rPr>
        <w:t>功能描述</w:t>
      </w:r>
    </w:p>
    <w:p w14:paraId="73FD924D" w14:textId="77777777" w:rsidR="000829C4" w:rsidRDefault="00000000">
      <w:r>
        <w:rPr>
          <w:rFonts w:hint="eastAsia"/>
        </w:rPr>
        <w:t>本功能为房产税底稿数据查询，</w:t>
      </w:r>
      <w:proofErr w:type="gramStart"/>
      <w:r>
        <w:rPr>
          <w:rFonts w:hint="eastAsia"/>
        </w:rPr>
        <w:t>包括从租和</w:t>
      </w:r>
      <w:proofErr w:type="gramEnd"/>
      <w:r>
        <w:rPr>
          <w:rFonts w:hint="eastAsia"/>
        </w:rPr>
        <w:t>从价计征。</w:t>
      </w:r>
    </w:p>
    <w:p w14:paraId="61E29C31" w14:textId="77777777" w:rsidR="000829C4" w:rsidRDefault="00000000">
      <w:pPr>
        <w:pStyle w:val="4"/>
      </w:pPr>
      <w:r>
        <w:rPr>
          <w:rFonts w:hint="eastAsia"/>
        </w:rPr>
        <w:lastRenderedPageBreak/>
        <w:t>原型界面</w:t>
      </w:r>
    </w:p>
    <w:p w14:paraId="4D8EE655" w14:textId="77777777" w:rsidR="000829C4" w:rsidRDefault="00000000">
      <w:r>
        <w:rPr>
          <w:noProof/>
        </w:rPr>
        <w:drawing>
          <wp:inline distT="0" distB="0" distL="114300" distR="114300" wp14:anchorId="32E6C9F2" wp14:editId="5ADE22C0">
            <wp:extent cx="5274310" cy="2313305"/>
            <wp:effectExtent l="0" t="0" r="8890" b="2349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70"/>
                    <a:stretch>
                      <a:fillRect/>
                    </a:stretch>
                  </pic:blipFill>
                  <pic:spPr>
                    <a:xfrm>
                      <a:off x="0" y="0"/>
                      <a:ext cx="5274310" cy="2313305"/>
                    </a:xfrm>
                    <a:prstGeom prst="rect">
                      <a:avLst/>
                    </a:prstGeom>
                    <a:noFill/>
                    <a:ln>
                      <a:noFill/>
                    </a:ln>
                  </pic:spPr>
                </pic:pic>
              </a:graphicData>
            </a:graphic>
          </wp:inline>
        </w:drawing>
      </w:r>
    </w:p>
    <w:p w14:paraId="7E271F3F" w14:textId="77777777" w:rsidR="000829C4" w:rsidRDefault="00000000">
      <w:r>
        <w:rPr>
          <w:noProof/>
        </w:rPr>
        <w:drawing>
          <wp:inline distT="0" distB="0" distL="114300" distR="114300" wp14:anchorId="16E817CA" wp14:editId="60E55368">
            <wp:extent cx="5269865" cy="2345055"/>
            <wp:effectExtent l="0" t="0" r="13335" b="1714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71"/>
                    <a:stretch>
                      <a:fillRect/>
                    </a:stretch>
                  </pic:blipFill>
                  <pic:spPr>
                    <a:xfrm>
                      <a:off x="0" y="0"/>
                      <a:ext cx="5269865" cy="2345055"/>
                    </a:xfrm>
                    <a:prstGeom prst="rect">
                      <a:avLst/>
                    </a:prstGeom>
                    <a:noFill/>
                    <a:ln>
                      <a:noFill/>
                    </a:ln>
                  </pic:spPr>
                </pic:pic>
              </a:graphicData>
            </a:graphic>
          </wp:inline>
        </w:drawing>
      </w:r>
    </w:p>
    <w:p w14:paraId="3DE6A1F5" w14:textId="77777777" w:rsidR="000829C4" w:rsidRDefault="00000000">
      <w:pPr>
        <w:pStyle w:val="4"/>
      </w:pPr>
      <w:r>
        <w:rPr>
          <w:rFonts w:hint="eastAsia"/>
        </w:rPr>
        <w:t>输入列表</w:t>
      </w:r>
    </w:p>
    <w:p w14:paraId="53E00766" w14:textId="77777777" w:rsidR="000829C4" w:rsidRDefault="00000000">
      <w:r>
        <w:rPr>
          <w:rFonts w:hint="eastAsia"/>
        </w:rPr>
        <w:t>查询条件</w:t>
      </w:r>
      <w:r>
        <w:rPr>
          <w:rFonts w:hint="eastAsia"/>
        </w:rPr>
        <w:t>:</w:t>
      </w:r>
    </w:p>
    <w:tbl>
      <w:tblPr>
        <w:tblStyle w:val="ab"/>
        <w:tblW w:w="0" w:type="auto"/>
        <w:tblLook w:val="04A0" w:firstRow="1" w:lastRow="0" w:firstColumn="1" w:lastColumn="0" w:noHBand="0" w:noVBand="1"/>
      </w:tblPr>
      <w:tblGrid>
        <w:gridCol w:w="1520"/>
        <w:gridCol w:w="1085"/>
        <w:gridCol w:w="1065"/>
        <w:gridCol w:w="1393"/>
        <w:gridCol w:w="3233"/>
      </w:tblGrid>
      <w:tr w:rsidR="000829C4" w14:paraId="60363500" w14:textId="77777777">
        <w:tc>
          <w:tcPr>
            <w:tcW w:w="1561" w:type="dxa"/>
            <w:shd w:val="clear" w:color="auto" w:fill="DEEBF6" w:themeFill="accent1" w:themeFillTint="32"/>
          </w:tcPr>
          <w:p w14:paraId="5488B443"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1B7850E0"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71C34F61"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CC92A4E"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7C68EC17" w14:textId="77777777" w:rsidR="000829C4" w:rsidRDefault="00000000">
            <w:pPr>
              <w:jc w:val="center"/>
              <w:rPr>
                <w:b/>
                <w:bCs/>
              </w:rPr>
            </w:pPr>
            <w:r>
              <w:rPr>
                <w:rFonts w:hint="eastAsia"/>
                <w:b/>
                <w:bCs/>
              </w:rPr>
              <w:t>备注</w:t>
            </w:r>
          </w:p>
        </w:tc>
      </w:tr>
      <w:tr w:rsidR="000829C4" w14:paraId="4AE1FE4A" w14:textId="77777777">
        <w:tc>
          <w:tcPr>
            <w:tcW w:w="1561" w:type="dxa"/>
          </w:tcPr>
          <w:p w14:paraId="1A9C2A94" w14:textId="77777777" w:rsidR="000829C4" w:rsidRDefault="00000000">
            <w:r>
              <w:rPr>
                <w:rFonts w:hint="eastAsia"/>
              </w:rPr>
              <w:t>机构</w:t>
            </w:r>
          </w:p>
        </w:tc>
        <w:tc>
          <w:tcPr>
            <w:tcW w:w="1110" w:type="dxa"/>
          </w:tcPr>
          <w:p w14:paraId="741A209E" w14:textId="77777777" w:rsidR="000829C4" w:rsidRDefault="00000000">
            <w:pPr>
              <w:jc w:val="center"/>
            </w:pPr>
            <w:r>
              <w:rPr>
                <w:rFonts w:hint="eastAsia"/>
              </w:rPr>
              <w:t>参照</w:t>
            </w:r>
          </w:p>
        </w:tc>
        <w:tc>
          <w:tcPr>
            <w:tcW w:w="1089" w:type="dxa"/>
          </w:tcPr>
          <w:p w14:paraId="296237B9" w14:textId="77777777" w:rsidR="000829C4" w:rsidRDefault="00000000">
            <w:pPr>
              <w:jc w:val="center"/>
            </w:pPr>
            <w:r>
              <w:rPr>
                <w:rFonts w:hint="eastAsia"/>
              </w:rPr>
              <w:t>手动选择</w:t>
            </w:r>
          </w:p>
        </w:tc>
        <w:tc>
          <w:tcPr>
            <w:tcW w:w="1429" w:type="dxa"/>
          </w:tcPr>
          <w:p w14:paraId="38008475" w14:textId="77777777" w:rsidR="000829C4" w:rsidRDefault="00000000">
            <w:pPr>
              <w:jc w:val="center"/>
            </w:pPr>
            <w:r>
              <w:rPr>
                <w:rFonts w:hint="eastAsia"/>
              </w:rPr>
              <w:t>否</w:t>
            </w:r>
          </w:p>
        </w:tc>
        <w:tc>
          <w:tcPr>
            <w:tcW w:w="3330" w:type="dxa"/>
          </w:tcPr>
          <w:p w14:paraId="06E64497" w14:textId="77777777" w:rsidR="000829C4" w:rsidRDefault="00000000">
            <w:r>
              <w:rPr>
                <w:rFonts w:hint="eastAsia"/>
              </w:rPr>
              <w:t>参照机构档案，增加用户权限。</w:t>
            </w:r>
          </w:p>
        </w:tc>
      </w:tr>
      <w:tr w:rsidR="000829C4" w14:paraId="45F76ADA" w14:textId="77777777">
        <w:tc>
          <w:tcPr>
            <w:tcW w:w="1561" w:type="dxa"/>
          </w:tcPr>
          <w:p w14:paraId="5AE547E1" w14:textId="77777777" w:rsidR="000829C4" w:rsidRDefault="00000000">
            <w:r>
              <w:rPr>
                <w:rFonts w:hint="eastAsia"/>
              </w:rPr>
              <w:t>年度</w:t>
            </w:r>
          </w:p>
        </w:tc>
        <w:tc>
          <w:tcPr>
            <w:tcW w:w="1110" w:type="dxa"/>
          </w:tcPr>
          <w:p w14:paraId="29036B44" w14:textId="77777777" w:rsidR="000829C4" w:rsidRDefault="00000000">
            <w:pPr>
              <w:jc w:val="center"/>
            </w:pPr>
            <w:r>
              <w:rPr>
                <w:rFonts w:hint="eastAsia"/>
              </w:rPr>
              <w:t>年度控件</w:t>
            </w:r>
          </w:p>
        </w:tc>
        <w:tc>
          <w:tcPr>
            <w:tcW w:w="1089" w:type="dxa"/>
          </w:tcPr>
          <w:p w14:paraId="0336D218" w14:textId="77777777" w:rsidR="000829C4" w:rsidRDefault="00000000">
            <w:pPr>
              <w:jc w:val="center"/>
            </w:pPr>
            <w:r>
              <w:rPr>
                <w:rFonts w:hint="eastAsia"/>
              </w:rPr>
              <w:t>手动选择</w:t>
            </w:r>
          </w:p>
        </w:tc>
        <w:tc>
          <w:tcPr>
            <w:tcW w:w="1429" w:type="dxa"/>
          </w:tcPr>
          <w:p w14:paraId="692693A5" w14:textId="77777777" w:rsidR="000829C4" w:rsidRDefault="00000000">
            <w:pPr>
              <w:jc w:val="center"/>
            </w:pPr>
            <w:r>
              <w:rPr>
                <w:rFonts w:hint="eastAsia"/>
              </w:rPr>
              <w:t>否</w:t>
            </w:r>
          </w:p>
        </w:tc>
        <w:tc>
          <w:tcPr>
            <w:tcW w:w="3330" w:type="dxa"/>
          </w:tcPr>
          <w:p w14:paraId="07FB123D" w14:textId="77777777" w:rsidR="000829C4" w:rsidRDefault="00000000">
            <w:r>
              <w:rPr>
                <w:rFonts w:hint="eastAsia"/>
              </w:rPr>
              <w:t>参选年份，录入方式同会计期间的年份</w:t>
            </w:r>
          </w:p>
        </w:tc>
      </w:tr>
      <w:tr w:rsidR="000829C4" w14:paraId="2F3DBE0E" w14:textId="77777777">
        <w:tc>
          <w:tcPr>
            <w:tcW w:w="1561" w:type="dxa"/>
          </w:tcPr>
          <w:p w14:paraId="3FCB0BFB" w14:textId="77777777" w:rsidR="000829C4" w:rsidRDefault="00000000">
            <w:r>
              <w:rPr>
                <w:rFonts w:hint="eastAsia"/>
              </w:rPr>
              <w:t>会计月份</w:t>
            </w:r>
          </w:p>
        </w:tc>
        <w:tc>
          <w:tcPr>
            <w:tcW w:w="1110" w:type="dxa"/>
          </w:tcPr>
          <w:p w14:paraId="6B976D67" w14:textId="77777777" w:rsidR="000829C4" w:rsidRDefault="00000000">
            <w:pPr>
              <w:jc w:val="center"/>
            </w:pPr>
            <w:r>
              <w:rPr>
                <w:rFonts w:hint="eastAsia"/>
              </w:rPr>
              <w:t>参照</w:t>
            </w:r>
          </w:p>
        </w:tc>
        <w:tc>
          <w:tcPr>
            <w:tcW w:w="1089" w:type="dxa"/>
          </w:tcPr>
          <w:p w14:paraId="2B4D04BA" w14:textId="77777777" w:rsidR="000829C4" w:rsidRDefault="00000000">
            <w:pPr>
              <w:jc w:val="center"/>
            </w:pPr>
            <w:r>
              <w:rPr>
                <w:rFonts w:hint="eastAsia"/>
              </w:rPr>
              <w:t>手动选择</w:t>
            </w:r>
          </w:p>
        </w:tc>
        <w:tc>
          <w:tcPr>
            <w:tcW w:w="1429" w:type="dxa"/>
          </w:tcPr>
          <w:p w14:paraId="44BB143C" w14:textId="77777777" w:rsidR="000829C4" w:rsidRDefault="00000000">
            <w:pPr>
              <w:jc w:val="center"/>
            </w:pPr>
            <w:r>
              <w:rPr>
                <w:rFonts w:hint="eastAsia"/>
              </w:rPr>
              <w:t>否</w:t>
            </w:r>
          </w:p>
        </w:tc>
        <w:tc>
          <w:tcPr>
            <w:tcW w:w="3330" w:type="dxa"/>
          </w:tcPr>
          <w:p w14:paraId="58041245" w14:textId="77777777" w:rsidR="000829C4" w:rsidRDefault="00000000">
            <w:r>
              <w:rPr>
                <w:rFonts w:hint="eastAsia"/>
              </w:rPr>
              <w:t>参照会计月份</w:t>
            </w:r>
          </w:p>
        </w:tc>
      </w:tr>
      <w:tr w:rsidR="000829C4" w14:paraId="1FF85F56" w14:textId="77777777">
        <w:tc>
          <w:tcPr>
            <w:tcW w:w="1561" w:type="dxa"/>
          </w:tcPr>
          <w:p w14:paraId="6EB0E285" w14:textId="77777777" w:rsidR="000829C4" w:rsidRDefault="00000000">
            <w:r>
              <w:rPr>
                <w:rFonts w:hint="eastAsia"/>
              </w:rPr>
              <w:t>房产编码</w:t>
            </w:r>
          </w:p>
        </w:tc>
        <w:tc>
          <w:tcPr>
            <w:tcW w:w="1110" w:type="dxa"/>
          </w:tcPr>
          <w:p w14:paraId="12EEF471" w14:textId="77777777" w:rsidR="000829C4" w:rsidRDefault="00000000">
            <w:pPr>
              <w:jc w:val="center"/>
            </w:pPr>
            <w:r>
              <w:rPr>
                <w:rFonts w:hint="eastAsia"/>
              </w:rPr>
              <w:t>参照</w:t>
            </w:r>
          </w:p>
        </w:tc>
        <w:tc>
          <w:tcPr>
            <w:tcW w:w="1089" w:type="dxa"/>
          </w:tcPr>
          <w:p w14:paraId="74244AB8" w14:textId="77777777" w:rsidR="000829C4" w:rsidRDefault="00000000">
            <w:pPr>
              <w:jc w:val="center"/>
            </w:pPr>
            <w:r>
              <w:rPr>
                <w:rFonts w:hint="eastAsia"/>
              </w:rPr>
              <w:t>手动选择</w:t>
            </w:r>
          </w:p>
        </w:tc>
        <w:tc>
          <w:tcPr>
            <w:tcW w:w="1429" w:type="dxa"/>
          </w:tcPr>
          <w:p w14:paraId="2F537379" w14:textId="77777777" w:rsidR="000829C4" w:rsidRDefault="00000000">
            <w:pPr>
              <w:jc w:val="center"/>
            </w:pPr>
            <w:r>
              <w:rPr>
                <w:rFonts w:hint="eastAsia"/>
              </w:rPr>
              <w:t>否</w:t>
            </w:r>
          </w:p>
        </w:tc>
        <w:tc>
          <w:tcPr>
            <w:tcW w:w="3330" w:type="dxa"/>
          </w:tcPr>
          <w:p w14:paraId="2F81C1E6" w14:textId="77777777" w:rsidR="000829C4" w:rsidRDefault="00000000">
            <w:r>
              <w:rPr>
                <w:rFonts w:hint="eastAsia"/>
              </w:rPr>
              <w:t>参照房产信息台账，用户权限下的机构对应的房产</w:t>
            </w:r>
          </w:p>
        </w:tc>
      </w:tr>
    </w:tbl>
    <w:p w14:paraId="166E245C" w14:textId="77777777" w:rsidR="000829C4" w:rsidRDefault="000829C4"/>
    <w:p w14:paraId="1A75A727" w14:textId="77777777" w:rsidR="000829C4" w:rsidRDefault="00000000">
      <w:pPr>
        <w:pStyle w:val="4"/>
      </w:pPr>
      <w:r>
        <w:rPr>
          <w:rFonts w:hint="eastAsia"/>
        </w:rPr>
        <w:lastRenderedPageBreak/>
        <w:t>业务处理</w:t>
      </w:r>
    </w:p>
    <w:p w14:paraId="2E9A52D1" w14:textId="77777777" w:rsidR="000829C4" w:rsidRDefault="00000000">
      <w:pPr>
        <w:pStyle w:val="5"/>
      </w:pPr>
      <w:r>
        <w:rPr>
          <w:rFonts w:hint="eastAsia"/>
        </w:rPr>
        <w:t>业务说明与流程</w:t>
      </w:r>
    </w:p>
    <w:p w14:paraId="7167F8FC" w14:textId="77777777" w:rsidR="000829C4" w:rsidRDefault="00000000">
      <w:pPr>
        <w:numPr>
          <w:ilvl w:val="0"/>
          <w:numId w:val="85"/>
        </w:numPr>
      </w:pPr>
      <w:r>
        <w:rPr>
          <w:rFonts w:hint="eastAsia"/>
        </w:rPr>
        <w:t>税金计算完成后，可通过本功能查询房产税的底稿数据；</w:t>
      </w:r>
    </w:p>
    <w:p w14:paraId="3CC7CC51" w14:textId="77777777" w:rsidR="000829C4" w:rsidRDefault="00000000">
      <w:pPr>
        <w:numPr>
          <w:ilvl w:val="0"/>
          <w:numId w:val="85"/>
        </w:numPr>
      </w:pPr>
      <w:r>
        <w:rPr>
          <w:rFonts w:hint="eastAsia"/>
        </w:rPr>
        <w:t>可联</w:t>
      </w:r>
      <w:proofErr w:type="gramStart"/>
      <w:r>
        <w:rPr>
          <w:rFonts w:hint="eastAsia"/>
        </w:rPr>
        <w:t>查房产台账</w:t>
      </w:r>
      <w:proofErr w:type="gramEnd"/>
      <w:r>
        <w:rPr>
          <w:rFonts w:hint="eastAsia"/>
        </w:rPr>
        <w:t>。</w:t>
      </w:r>
    </w:p>
    <w:p w14:paraId="57F60123" w14:textId="77777777" w:rsidR="000829C4" w:rsidRDefault="00000000">
      <w:pPr>
        <w:pStyle w:val="5"/>
      </w:pPr>
      <w:r>
        <w:rPr>
          <w:rFonts w:hint="eastAsia"/>
        </w:rPr>
        <w:t>功能按钮</w:t>
      </w:r>
    </w:p>
    <w:p w14:paraId="13968105" w14:textId="77777777" w:rsidR="000829C4" w:rsidRDefault="00000000">
      <w:pPr>
        <w:numPr>
          <w:ilvl w:val="0"/>
          <w:numId w:val="86"/>
        </w:numPr>
      </w:pPr>
      <w:r>
        <w:rPr>
          <w:rFonts w:hint="eastAsia"/>
        </w:rPr>
        <w:t>【清空】：清空查询条件；</w:t>
      </w:r>
    </w:p>
    <w:p w14:paraId="0FE06679" w14:textId="77777777" w:rsidR="000829C4" w:rsidRDefault="00000000">
      <w:pPr>
        <w:numPr>
          <w:ilvl w:val="0"/>
          <w:numId w:val="86"/>
        </w:numPr>
      </w:pPr>
      <w:r>
        <w:rPr>
          <w:rFonts w:hint="eastAsia"/>
        </w:rPr>
        <w:t>【查询】：根据查询条件查询数据；</w:t>
      </w:r>
    </w:p>
    <w:p w14:paraId="2EC7F8A4" w14:textId="77777777" w:rsidR="000829C4" w:rsidRDefault="00000000">
      <w:pPr>
        <w:numPr>
          <w:ilvl w:val="0"/>
          <w:numId w:val="86"/>
        </w:numPr>
      </w:pPr>
      <w:r>
        <w:rPr>
          <w:rFonts w:hint="eastAsia"/>
        </w:rPr>
        <w:t>【导出】：导出至</w:t>
      </w:r>
      <w:r>
        <w:rPr>
          <w:rFonts w:hint="eastAsia"/>
        </w:rPr>
        <w:t>EXCEL</w:t>
      </w:r>
      <w:r>
        <w:rPr>
          <w:rFonts w:hint="eastAsia"/>
        </w:rPr>
        <w:t>文档；</w:t>
      </w:r>
    </w:p>
    <w:p w14:paraId="489A6666" w14:textId="77777777" w:rsidR="000829C4" w:rsidRDefault="000829C4"/>
    <w:p w14:paraId="66572115" w14:textId="77777777" w:rsidR="000829C4" w:rsidRDefault="00000000">
      <w:pPr>
        <w:pStyle w:val="5"/>
      </w:pPr>
      <w:r>
        <w:rPr>
          <w:rFonts w:hint="eastAsia"/>
        </w:rPr>
        <w:t>算法说明</w:t>
      </w:r>
    </w:p>
    <w:p w14:paraId="379D0E27" w14:textId="77777777" w:rsidR="000829C4" w:rsidRDefault="00000000">
      <w:pPr>
        <w:numPr>
          <w:ilvl w:val="0"/>
          <w:numId w:val="87"/>
        </w:numPr>
      </w:pPr>
      <w:r>
        <w:rPr>
          <w:rFonts w:hint="eastAsia"/>
        </w:rPr>
        <w:t>默认查询当前用户所属机构的房产税底稿数据，会计月份默认系统日期所在月份；</w:t>
      </w:r>
    </w:p>
    <w:p w14:paraId="1F34BABF" w14:textId="77777777" w:rsidR="000829C4" w:rsidRDefault="00000000">
      <w:pPr>
        <w:numPr>
          <w:ilvl w:val="0"/>
          <w:numId w:val="87"/>
        </w:numPr>
      </w:pPr>
      <w:r>
        <w:rPr>
          <w:rFonts w:hint="eastAsia"/>
        </w:rPr>
        <w:t>房产编码为超链接，点击房产编码可联查房产明细信息，弹出</w:t>
      </w:r>
      <w:proofErr w:type="gramStart"/>
      <w:r>
        <w:rPr>
          <w:rFonts w:hint="eastAsia"/>
        </w:rPr>
        <w:t>房产台账信息</w:t>
      </w:r>
      <w:proofErr w:type="gramEnd"/>
      <w:r>
        <w:rPr>
          <w:rFonts w:hint="eastAsia"/>
        </w:rPr>
        <w:t>卡片界面；</w:t>
      </w:r>
    </w:p>
    <w:p w14:paraId="44ECFD4A" w14:textId="77777777" w:rsidR="000829C4" w:rsidRDefault="00000000">
      <w:pPr>
        <w:numPr>
          <w:ilvl w:val="0"/>
          <w:numId w:val="87"/>
        </w:numPr>
      </w:pPr>
      <w:r>
        <w:rPr>
          <w:rFonts w:hint="eastAsia"/>
        </w:rPr>
        <w:t>增加合计行，对数值型字段进行汇总。</w:t>
      </w:r>
    </w:p>
    <w:p w14:paraId="52BDD9CC" w14:textId="77777777" w:rsidR="000829C4" w:rsidRDefault="00000000">
      <w:pPr>
        <w:pStyle w:val="5"/>
      </w:pPr>
      <w:r>
        <w:rPr>
          <w:rFonts w:hint="eastAsia"/>
        </w:rPr>
        <w:t>逻辑校验</w:t>
      </w:r>
    </w:p>
    <w:p w14:paraId="58593FC0" w14:textId="77777777" w:rsidR="000829C4" w:rsidRDefault="00000000">
      <w:r>
        <w:rPr>
          <w:rFonts w:hint="eastAsia"/>
        </w:rPr>
        <w:t>无。</w:t>
      </w:r>
    </w:p>
    <w:p w14:paraId="72EF7E04" w14:textId="77777777" w:rsidR="000829C4" w:rsidRDefault="00000000">
      <w:pPr>
        <w:pStyle w:val="4"/>
      </w:pPr>
      <w:r>
        <w:rPr>
          <w:rFonts w:hint="eastAsia"/>
        </w:rPr>
        <w:t>输出</w:t>
      </w:r>
    </w:p>
    <w:tbl>
      <w:tblPr>
        <w:tblStyle w:val="ab"/>
        <w:tblW w:w="0" w:type="auto"/>
        <w:tblLook w:val="04A0" w:firstRow="1" w:lastRow="0" w:firstColumn="1" w:lastColumn="0" w:noHBand="0" w:noVBand="1"/>
      </w:tblPr>
      <w:tblGrid>
        <w:gridCol w:w="2266"/>
        <w:gridCol w:w="1552"/>
        <w:gridCol w:w="4478"/>
      </w:tblGrid>
      <w:tr w:rsidR="000829C4" w14:paraId="73BBC55B" w14:textId="77777777">
        <w:tc>
          <w:tcPr>
            <w:tcW w:w="2316" w:type="dxa"/>
            <w:shd w:val="clear" w:color="auto" w:fill="DEEBF6" w:themeFill="accent1" w:themeFillTint="32"/>
          </w:tcPr>
          <w:p w14:paraId="68C2546A" w14:textId="77777777" w:rsidR="000829C4" w:rsidRDefault="00000000">
            <w:pPr>
              <w:jc w:val="center"/>
              <w:rPr>
                <w:b/>
                <w:bCs/>
              </w:rPr>
            </w:pPr>
            <w:r>
              <w:rPr>
                <w:rFonts w:hint="eastAsia"/>
                <w:b/>
                <w:bCs/>
              </w:rPr>
              <w:t>字段名称</w:t>
            </w:r>
          </w:p>
        </w:tc>
        <w:tc>
          <w:tcPr>
            <w:tcW w:w="1592" w:type="dxa"/>
            <w:shd w:val="clear" w:color="auto" w:fill="DEEBF6" w:themeFill="accent1" w:themeFillTint="32"/>
          </w:tcPr>
          <w:p w14:paraId="022D552E" w14:textId="77777777" w:rsidR="000829C4" w:rsidRDefault="00000000">
            <w:pPr>
              <w:jc w:val="center"/>
              <w:rPr>
                <w:b/>
                <w:bCs/>
              </w:rPr>
            </w:pPr>
            <w:r>
              <w:rPr>
                <w:rFonts w:hint="eastAsia"/>
                <w:b/>
                <w:bCs/>
              </w:rPr>
              <w:t>字段类型</w:t>
            </w:r>
          </w:p>
        </w:tc>
        <w:tc>
          <w:tcPr>
            <w:tcW w:w="4614" w:type="dxa"/>
            <w:shd w:val="clear" w:color="auto" w:fill="DEEBF6" w:themeFill="accent1" w:themeFillTint="32"/>
          </w:tcPr>
          <w:p w14:paraId="2029840E" w14:textId="77777777" w:rsidR="000829C4" w:rsidRDefault="00000000">
            <w:pPr>
              <w:jc w:val="center"/>
              <w:rPr>
                <w:b/>
                <w:bCs/>
              </w:rPr>
            </w:pPr>
            <w:r>
              <w:rPr>
                <w:rFonts w:hint="eastAsia"/>
                <w:b/>
                <w:bCs/>
              </w:rPr>
              <w:t>备注</w:t>
            </w:r>
          </w:p>
        </w:tc>
      </w:tr>
      <w:tr w:rsidR="000829C4" w14:paraId="0C16E405" w14:textId="77777777">
        <w:tc>
          <w:tcPr>
            <w:tcW w:w="2316" w:type="dxa"/>
          </w:tcPr>
          <w:p w14:paraId="058F34B7" w14:textId="77777777" w:rsidR="000829C4" w:rsidRDefault="00000000">
            <w:r>
              <w:rPr>
                <w:rFonts w:hint="eastAsia"/>
              </w:rPr>
              <w:t>会计月份</w:t>
            </w:r>
          </w:p>
        </w:tc>
        <w:tc>
          <w:tcPr>
            <w:tcW w:w="1592" w:type="dxa"/>
          </w:tcPr>
          <w:p w14:paraId="61E5FF4F" w14:textId="77777777" w:rsidR="000829C4" w:rsidRDefault="00000000">
            <w:r>
              <w:rPr>
                <w:rFonts w:hint="eastAsia"/>
              </w:rPr>
              <w:t>字符</w:t>
            </w:r>
          </w:p>
        </w:tc>
        <w:tc>
          <w:tcPr>
            <w:tcW w:w="4614" w:type="dxa"/>
          </w:tcPr>
          <w:p w14:paraId="4F8067B1" w14:textId="77777777" w:rsidR="000829C4" w:rsidRDefault="000829C4"/>
        </w:tc>
      </w:tr>
      <w:tr w:rsidR="000829C4" w14:paraId="19C2F199" w14:textId="77777777">
        <w:tc>
          <w:tcPr>
            <w:tcW w:w="2316" w:type="dxa"/>
          </w:tcPr>
          <w:p w14:paraId="65364AD0" w14:textId="77777777" w:rsidR="000829C4" w:rsidRDefault="00000000">
            <w:r>
              <w:rPr>
                <w:rFonts w:hint="eastAsia"/>
              </w:rPr>
              <w:t>机构</w:t>
            </w:r>
          </w:p>
        </w:tc>
        <w:tc>
          <w:tcPr>
            <w:tcW w:w="1592" w:type="dxa"/>
          </w:tcPr>
          <w:p w14:paraId="6EE0F3D6" w14:textId="77777777" w:rsidR="000829C4" w:rsidRDefault="00000000">
            <w:r>
              <w:rPr>
                <w:rFonts w:hint="eastAsia"/>
              </w:rPr>
              <w:t>字符</w:t>
            </w:r>
          </w:p>
        </w:tc>
        <w:tc>
          <w:tcPr>
            <w:tcW w:w="4614" w:type="dxa"/>
          </w:tcPr>
          <w:p w14:paraId="46F7569F" w14:textId="77777777" w:rsidR="000829C4" w:rsidRDefault="00000000">
            <w:r>
              <w:rPr>
                <w:rFonts w:hint="eastAsia"/>
              </w:rPr>
              <w:t>显示名称</w:t>
            </w:r>
          </w:p>
        </w:tc>
      </w:tr>
      <w:tr w:rsidR="000829C4" w14:paraId="57C4EAF1" w14:textId="77777777">
        <w:tc>
          <w:tcPr>
            <w:tcW w:w="2316" w:type="dxa"/>
          </w:tcPr>
          <w:p w14:paraId="66BB3A45" w14:textId="77777777" w:rsidR="000829C4" w:rsidRDefault="00000000">
            <w:r>
              <w:rPr>
                <w:rFonts w:hint="eastAsia"/>
              </w:rPr>
              <w:t>税源编号</w:t>
            </w:r>
          </w:p>
        </w:tc>
        <w:tc>
          <w:tcPr>
            <w:tcW w:w="1592" w:type="dxa"/>
          </w:tcPr>
          <w:p w14:paraId="37B7520B" w14:textId="77777777" w:rsidR="000829C4" w:rsidRDefault="00000000">
            <w:r>
              <w:rPr>
                <w:rFonts w:hint="eastAsia"/>
              </w:rPr>
              <w:t>字符</w:t>
            </w:r>
          </w:p>
        </w:tc>
        <w:tc>
          <w:tcPr>
            <w:tcW w:w="4614" w:type="dxa"/>
          </w:tcPr>
          <w:p w14:paraId="0ED335D5" w14:textId="77777777" w:rsidR="000829C4" w:rsidRDefault="000829C4"/>
        </w:tc>
      </w:tr>
      <w:tr w:rsidR="000829C4" w14:paraId="43FCB01A" w14:textId="77777777">
        <w:tc>
          <w:tcPr>
            <w:tcW w:w="2316" w:type="dxa"/>
          </w:tcPr>
          <w:p w14:paraId="38761317" w14:textId="77777777" w:rsidR="000829C4" w:rsidRDefault="00000000">
            <w:r>
              <w:rPr>
                <w:rFonts w:hint="eastAsia"/>
              </w:rPr>
              <w:t>房产编码</w:t>
            </w:r>
          </w:p>
        </w:tc>
        <w:tc>
          <w:tcPr>
            <w:tcW w:w="1592" w:type="dxa"/>
          </w:tcPr>
          <w:p w14:paraId="24C736A5" w14:textId="77777777" w:rsidR="000829C4" w:rsidRDefault="00000000">
            <w:r>
              <w:rPr>
                <w:rFonts w:hint="eastAsia"/>
              </w:rPr>
              <w:t>字符</w:t>
            </w:r>
          </w:p>
        </w:tc>
        <w:tc>
          <w:tcPr>
            <w:tcW w:w="4614" w:type="dxa"/>
          </w:tcPr>
          <w:p w14:paraId="098810E4" w14:textId="77777777" w:rsidR="000829C4" w:rsidRDefault="000829C4"/>
        </w:tc>
      </w:tr>
      <w:tr w:rsidR="000829C4" w14:paraId="2B942F3C" w14:textId="77777777">
        <w:tc>
          <w:tcPr>
            <w:tcW w:w="2316" w:type="dxa"/>
          </w:tcPr>
          <w:p w14:paraId="4FFCB4E7" w14:textId="77777777" w:rsidR="000829C4" w:rsidRDefault="00000000">
            <w:r>
              <w:rPr>
                <w:rFonts w:hint="eastAsia"/>
              </w:rPr>
              <w:lastRenderedPageBreak/>
              <w:t>房产名称</w:t>
            </w:r>
          </w:p>
        </w:tc>
        <w:tc>
          <w:tcPr>
            <w:tcW w:w="1592" w:type="dxa"/>
          </w:tcPr>
          <w:p w14:paraId="2CB4EB7E" w14:textId="77777777" w:rsidR="000829C4" w:rsidRDefault="00000000">
            <w:r>
              <w:rPr>
                <w:rFonts w:hint="eastAsia"/>
              </w:rPr>
              <w:t>字符</w:t>
            </w:r>
          </w:p>
        </w:tc>
        <w:tc>
          <w:tcPr>
            <w:tcW w:w="4614" w:type="dxa"/>
          </w:tcPr>
          <w:p w14:paraId="33BB17FE" w14:textId="77777777" w:rsidR="000829C4" w:rsidRDefault="000829C4"/>
        </w:tc>
      </w:tr>
      <w:tr w:rsidR="000829C4" w14:paraId="36DC9E80" w14:textId="77777777">
        <w:tc>
          <w:tcPr>
            <w:tcW w:w="2316" w:type="dxa"/>
          </w:tcPr>
          <w:p w14:paraId="6EE4E0F8" w14:textId="77777777" w:rsidR="000829C4" w:rsidRDefault="00000000">
            <w:r>
              <w:rPr>
                <w:rFonts w:hint="eastAsia"/>
              </w:rPr>
              <w:t>房产所在地</w:t>
            </w:r>
          </w:p>
        </w:tc>
        <w:tc>
          <w:tcPr>
            <w:tcW w:w="1592" w:type="dxa"/>
          </w:tcPr>
          <w:p w14:paraId="5D977191" w14:textId="77777777" w:rsidR="000829C4" w:rsidRDefault="00000000">
            <w:r>
              <w:rPr>
                <w:rFonts w:hint="eastAsia"/>
              </w:rPr>
              <w:t>字符</w:t>
            </w:r>
          </w:p>
        </w:tc>
        <w:tc>
          <w:tcPr>
            <w:tcW w:w="4614" w:type="dxa"/>
          </w:tcPr>
          <w:p w14:paraId="15ECC209" w14:textId="77777777" w:rsidR="000829C4" w:rsidRDefault="000829C4"/>
        </w:tc>
      </w:tr>
      <w:tr w:rsidR="000829C4" w14:paraId="791FD99A" w14:textId="77777777">
        <w:tc>
          <w:tcPr>
            <w:tcW w:w="2316" w:type="dxa"/>
          </w:tcPr>
          <w:p w14:paraId="48B95610" w14:textId="77777777" w:rsidR="000829C4" w:rsidRDefault="00000000">
            <w:r>
              <w:rPr>
                <w:rFonts w:hint="eastAsia"/>
              </w:rPr>
              <w:t>建筑面积</w:t>
            </w:r>
          </w:p>
        </w:tc>
        <w:tc>
          <w:tcPr>
            <w:tcW w:w="1592" w:type="dxa"/>
          </w:tcPr>
          <w:p w14:paraId="09277B2F" w14:textId="77777777" w:rsidR="000829C4" w:rsidRDefault="00000000">
            <w:r>
              <w:rPr>
                <w:rFonts w:hint="eastAsia"/>
              </w:rPr>
              <w:t>数值</w:t>
            </w:r>
          </w:p>
        </w:tc>
        <w:tc>
          <w:tcPr>
            <w:tcW w:w="4614" w:type="dxa"/>
          </w:tcPr>
          <w:p w14:paraId="4AAD659B" w14:textId="77777777" w:rsidR="000829C4" w:rsidRDefault="00000000">
            <w:r>
              <w:rPr>
                <w:rFonts w:hint="eastAsia"/>
              </w:rPr>
              <w:t>两位小数</w:t>
            </w:r>
          </w:p>
        </w:tc>
      </w:tr>
      <w:tr w:rsidR="000829C4" w14:paraId="1322A25A" w14:textId="77777777">
        <w:tc>
          <w:tcPr>
            <w:tcW w:w="2316" w:type="dxa"/>
          </w:tcPr>
          <w:p w14:paraId="55EBD12B" w14:textId="77777777" w:rsidR="000829C4" w:rsidRDefault="00000000">
            <w:r>
              <w:rPr>
                <w:rFonts w:hint="eastAsia"/>
              </w:rPr>
              <w:t>出租面积</w:t>
            </w:r>
          </w:p>
        </w:tc>
        <w:tc>
          <w:tcPr>
            <w:tcW w:w="1592" w:type="dxa"/>
          </w:tcPr>
          <w:p w14:paraId="52C451EF" w14:textId="77777777" w:rsidR="000829C4" w:rsidRDefault="00000000">
            <w:r>
              <w:rPr>
                <w:rFonts w:hint="eastAsia"/>
              </w:rPr>
              <w:t>数值</w:t>
            </w:r>
          </w:p>
        </w:tc>
        <w:tc>
          <w:tcPr>
            <w:tcW w:w="4614" w:type="dxa"/>
          </w:tcPr>
          <w:p w14:paraId="50882C91" w14:textId="77777777" w:rsidR="000829C4" w:rsidRDefault="00000000">
            <w:r>
              <w:rPr>
                <w:rFonts w:hint="eastAsia"/>
              </w:rPr>
              <w:t>两位小数</w:t>
            </w:r>
          </w:p>
        </w:tc>
      </w:tr>
      <w:tr w:rsidR="000829C4" w14:paraId="03B9A04A" w14:textId="77777777">
        <w:tc>
          <w:tcPr>
            <w:tcW w:w="2316" w:type="dxa"/>
          </w:tcPr>
          <w:p w14:paraId="32BB0AD9" w14:textId="77777777" w:rsidR="000829C4" w:rsidRDefault="00000000">
            <w:r>
              <w:rPr>
                <w:rFonts w:hint="eastAsia"/>
              </w:rPr>
              <w:t>房产原值</w:t>
            </w:r>
          </w:p>
        </w:tc>
        <w:tc>
          <w:tcPr>
            <w:tcW w:w="1592" w:type="dxa"/>
          </w:tcPr>
          <w:p w14:paraId="4C9BEA7E" w14:textId="77777777" w:rsidR="000829C4" w:rsidRDefault="00000000">
            <w:r>
              <w:rPr>
                <w:rFonts w:hint="eastAsia"/>
              </w:rPr>
              <w:t>数值</w:t>
            </w:r>
          </w:p>
        </w:tc>
        <w:tc>
          <w:tcPr>
            <w:tcW w:w="4614" w:type="dxa"/>
          </w:tcPr>
          <w:p w14:paraId="147FBE71" w14:textId="77777777" w:rsidR="000829C4" w:rsidRDefault="00000000">
            <w:r>
              <w:rPr>
                <w:rFonts w:hint="eastAsia"/>
              </w:rPr>
              <w:t>千分位显示，两位小数</w:t>
            </w:r>
          </w:p>
        </w:tc>
      </w:tr>
      <w:tr w:rsidR="000829C4" w14:paraId="00F8C255" w14:textId="77777777">
        <w:tc>
          <w:tcPr>
            <w:tcW w:w="2316" w:type="dxa"/>
          </w:tcPr>
          <w:p w14:paraId="0346E2F2" w14:textId="77777777" w:rsidR="000829C4" w:rsidRDefault="00000000">
            <w:r>
              <w:rPr>
                <w:rFonts w:hint="eastAsia"/>
              </w:rPr>
              <w:t>附属设备价值</w:t>
            </w:r>
          </w:p>
        </w:tc>
        <w:tc>
          <w:tcPr>
            <w:tcW w:w="1592" w:type="dxa"/>
          </w:tcPr>
          <w:p w14:paraId="517D09E5" w14:textId="77777777" w:rsidR="000829C4" w:rsidRDefault="00000000">
            <w:r>
              <w:rPr>
                <w:rFonts w:hint="eastAsia"/>
              </w:rPr>
              <w:t>数值</w:t>
            </w:r>
          </w:p>
        </w:tc>
        <w:tc>
          <w:tcPr>
            <w:tcW w:w="4614" w:type="dxa"/>
          </w:tcPr>
          <w:p w14:paraId="44F187EF" w14:textId="77777777" w:rsidR="000829C4" w:rsidRDefault="00000000">
            <w:r>
              <w:rPr>
                <w:rFonts w:hint="eastAsia"/>
              </w:rPr>
              <w:t>千分位显示，两位小数</w:t>
            </w:r>
          </w:p>
        </w:tc>
      </w:tr>
      <w:tr w:rsidR="000829C4" w14:paraId="589DFE0F" w14:textId="77777777">
        <w:tc>
          <w:tcPr>
            <w:tcW w:w="2316" w:type="dxa"/>
          </w:tcPr>
          <w:p w14:paraId="6243D692" w14:textId="77777777" w:rsidR="000829C4" w:rsidRDefault="00000000">
            <w:r>
              <w:rPr>
                <w:rFonts w:hint="eastAsia"/>
              </w:rPr>
              <w:t>出租原值</w:t>
            </w:r>
          </w:p>
        </w:tc>
        <w:tc>
          <w:tcPr>
            <w:tcW w:w="1592" w:type="dxa"/>
          </w:tcPr>
          <w:p w14:paraId="5F8B98DF" w14:textId="77777777" w:rsidR="000829C4" w:rsidRDefault="00000000">
            <w:r>
              <w:rPr>
                <w:rFonts w:hint="eastAsia"/>
              </w:rPr>
              <w:t>数值</w:t>
            </w:r>
          </w:p>
        </w:tc>
        <w:tc>
          <w:tcPr>
            <w:tcW w:w="4614" w:type="dxa"/>
          </w:tcPr>
          <w:p w14:paraId="097495A8" w14:textId="77777777" w:rsidR="000829C4" w:rsidRDefault="00000000">
            <w:r>
              <w:rPr>
                <w:rFonts w:hint="eastAsia"/>
              </w:rPr>
              <w:t>千分位显示，两位小数</w:t>
            </w:r>
          </w:p>
        </w:tc>
      </w:tr>
      <w:tr w:rsidR="000829C4" w14:paraId="6A57AEF9" w14:textId="77777777">
        <w:tc>
          <w:tcPr>
            <w:tcW w:w="8522" w:type="dxa"/>
            <w:gridSpan w:val="3"/>
          </w:tcPr>
          <w:p w14:paraId="40286FD9" w14:textId="77777777" w:rsidR="000829C4" w:rsidRDefault="00000000">
            <w:r>
              <w:rPr>
                <w:rFonts w:hint="eastAsia"/>
              </w:rPr>
              <w:t>从价计征</w:t>
            </w:r>
          </w:p>
        </w:tc>
      </w:tr>
      <w:tr w:rsidR="000829C4" w14:paraId="774A46D5" w14:textId="77777777">
        <w:tc>
          <w:tcPr>
            <w:tcW w:w="2316" w:type="dxa"/>
          </w:tcPr>
          <w:p w14:paraId="40E069D0" w14:textId="77777777" w:rsidR="000829C4" w:rsidRDefault="00000000">
            <w:r>
              <w:rPr>
                <w:rFonts w:hint="eastAsia"/>
              </w:rPr>
              <w:t>计税比例（</w:t>
            </w:r>
            <w:r>
              <w:rPr>
                <w:rFonts w:hint="eastAsia"/>
              </w:rPr>
              <w:t>%</w:t>
            </w:r>
            <w:r>
              <w:rPr>
                <w:rFonts w:hint="eastAsia"/>
              </w:rPr>
              <w:t>）</w:t>
            </w:r>
          </w:p>
        </w:tc>
        <w:tc>
          <w:tcPr>
            <w:tcW w:w="1592" w:type="dxa"/>
          </w:tcPr>
          <w:p w14:paraId="7C4824DA" w14:textId="77777777" w:rsidR="000829C4" w:rsidRDefault="00000000">
            <w:r>
              <w:rPr>
                <w:rFonts w:hint="eastAsia"/>
              </w:rPr>
              <w:t>数值</w:t>
            </w:r>
          </w:p>
        </w:tc>
        <w:tc>
          <w:tcPr>
            <w:tcW w:w="4614" w:type="dxa"/>
          </w:tcPr>
          <w:p w14:paraId="76BACCA8" w14:textId="77777777" w:rsidR="000829C4" w:rsidRDefault="00000000">
            <w:r>
              <w:rPr>
                <w:rFonts w:hint="eastAsia"/>
              </w:rPr>
              <w:t>两位小数</w:t>
            </w:r>
          </w:p>
        </w:tc>
      </w:tr>
      <w:tr w:rsidR="000829C4" w14:paraId="6A6BEAD6" w14:textId="77777777">
        <w:tc>
          <w:tcPr>
            <w:tcW w:w="2316" w:type="dxa"/>
          </w:tcPr>
          <w:p w14:paraId="778C58AE" w14:textId="77777777" w:rsidR="000829C4" w:rsidRDefault="00000000">
            <w:r>
              <w:rPr>
                <w:rFonts w:hint="eastAsia"/>
              </w:rPr>
              <w:t>扣除比例（</w:t>
            </w:r>
            <w:r>
              <w:rPr>
                <w:rFonts w:hint="eastAsia"/>
              </w:rPr>
              <w:t>%</w:t>
            </w:r>
            <w:r>
              <w:rPr>
                <w:rFonts w:hint="eastAsia"/>
              </w:rPr>
              <w:t>）</w:t>
            </w:r>
          </w:p>
        </w:tc>
        <w:tc>
          <w:tcPr>
            <w:tcW w:w="1592" w:type="dxa"/>
          </w:tcPr>
          <w:p w14:paraId="5E32FC6D" w14:textId="77777777" w:rsidR="000829C4" w:rsidRDefault="00000000">
            <w:r>
              <w:rPr>
                <w:rFonts w:hint="eastAsia"/>
              </w:rPr>
              <w:t>数值</w:t>
            </w:r>
          </w:p>
        </w:tc>
        <w:tc>
          <w:tcPr>
            <w:tcW w:w="4614" w:type="dxa"/>
          </w:tcPr>
          <w:p w14:paraId="650ACD1E" w14:textId="77777777" w:rsidR="000829C4" w:rsidRDefault="00000000">
            <w:r>
              <w:rPr>
                <w:rFonts w:hint="eastAsia"/>
              </w:rPr>
              <w:t>两位小数</w:t>
            </w:r>
          </w:p>
        </w:tc>
      </w:tr>
      <w:tr w:rsidR="000829C4" w14:paraId="5E5769B0" w14:textId="77777777">
        <w:tc>
          <w:tcPr>
            <w:tcW w:w="2316" w:type="dxa"/>
          </w:tcPr>
          <w:p w14:paraId="491D0602" w14:textId="77777777" w:rsidR="000829C4" w:rsidRDefault="00000000">
            <w:r>
              <w:rPr>
                <w:rFonts w:hint="eastAsia"/>
              </w:rPr>
              <w:t>税率（</w:t>
            </w:r>
            <w:r>
              <w:rPr>
                <w:rFonts w:hint="eastAsia"/>
              </w:rPr>
              <w:t>%</w:t>
            </w:r>
            <w:r>
              <w:rPr>
                <w:rFonts w:hint="eastAsia"/>
              </w:rPr>
              <w:t>）</w:t>
            </w:r>
          </w:p>
        </w:tc>
        <w:tc>
          <w:tcPr>
            <w:tcW w:w="1592" w:type="dxa"/>
          </w:tcPr>
          <w:p w14:paraId="797C54A3" w14:textId="77777777" w:rsidR="000829C4" w:rsidRDefault="00000000">
            <w:r>
              <w:rPr>
                <w:rFonts w:hint="eastAsia"/>
              </w:rPr>
              <w:t>数值</w:t>
            </w:r>
          </w:p>
        </w:tc>
        <w:tc>
          <w:tcPr>
            <w:tcW w:w="4614" w:type="dxa"/>
          </w:tcPr>
          <w:p w14:paraId="31C7F038" w14:textId="77777777" w:rsidR="000829C4" w:rsidRDefault="00000000">
            <w:r>
              <w:rPr>
                <w:rFonts w:hint="eastAsia"/>
              </w:rPr>
              <w:t>两位小数</w:t>
            </w:r>
          </w:p>
        </w:tc>
      </w:tr>
      <w:tr w:rsidR="000829C4" w14:paraId="0AB7B1EF" w14:textId="77777777">
        <w:tc>
          <w:tcPr>
            <w:tcW w:w="2316" w:type="dxa"/>
          </w:tcPr>
          <w:p w14:paraId="5A7E5A81" w14:textId="77777777" w:rsidR="000829C4" w:rsidRDefault="00000000">
            <w:r>
              <w:rPr>
                <w:rFonts w:hint="eastAsia"/>
              </w:rPr>
              <w:t>本期应纳税额</w:t>
            </w:r>
          </w:p>
        </w:tc>
        <w:tc>
          <w:tcPr>
            <w:tcW w:w="1592" w:type="dxa"/>
          </w:tcPr>
          <w:p w14:paraId="3C62F156" w14:textId="77777777" w:rsidR="000829C4" w:rsidRDefault="00000000">
            <w:r>
              <w:rPr>
                <w:rFonts w:hint="eastAsia"/>
              </w:rPr>
              <w:t>数值</w:t>
            </w:r>
          </w:p>
        </w:tc>
        <w:tc>
          <w:tcPr>
            <w:tcW w:w="4614" w:type="dxa"/>
          </w:tcPr>
          <w:p w14:paraId="3AD14E5A" w14:textId="77777777" w:rsidR="000829C4" w:rsidRDefault="00000000">
            <w:r>
              <w:rPr>
                <w:rFonts w:hint="eastAsia"/>
              </w:rPr>
              <w:t>千分位显示，两位小数</w:t>
            </w:r>
          </w:p>
        </w:tc>
      </w:tr>
      <w:tr w:rsidR="000829C4" w14:paraId="518FDC1D" w14:textId="77777777">
        <w:tc>
          <w:tcPr>
            <w:tcW w:w="2316" w:type="dxa"/>
          </w:tcPr>
          <w:p w14:paraId="4431CC21" w14:textId="77777777" w:rsidR="000829C4" w:rsidRDefault="00000000">
            <w:r>
              <w:rPr>
                <w:rFonts w:hint="eastAsia"/>
              </w:rPr>
              <w:t>减免性质代码</w:t>
            </w:r>
          </w:p>
        </w:tc>
        <w:tc>
          <w:tcPr>
            <w:tcW w:w="1592" w:type="dxa"/>
          </w:tcPr>
          <w:p w14:paraId="4570F191" w14:textId="77777777" w:rsidR="000829C4" w:rsidRDefault="00000000">
            <w:r>
              <w:rPr>
                <w:rFonts w:hint="eastAsia"/>
              </w:rPr>
              <w:t>字符</w:t>
            </w:r>
          </w:p>
        </w:tc>
        <w:tc>
          <w:tcPr>
            <w:tcW w:w="4614" w:type="dxa"/>
          </w:tcPr>
          <w:p w14:paraId="18F030E1" w14:textId="77777777" w:rsidR="000829C4" w:rsidRDefault="000829C4"/>
        </w:tc>
      </w:tr>
      <w:tr w:rsidR="000829C4" w14:paraId="11E38008" w14:textId="77777777">
        <w:tc>
          <w:tcPr>
            <w:tcW w:w="2316" w:type="dxa"/>
          </w:tcPr>
          <w:p w14:paraId="16FC1D1A" w14:textId="77777777" w:rsidR="000829C4" w:rsidRDefault="00000000">
            <w:r>
              <w:rPr>
                <w:rFonts w:hint="eastAsia"/>
              </w:rPr>
              <w:t>减免项目名称</w:t>
            </w:r>
          </w:p>
        </w:tc>
        <w:tc>
          <w:tcPr>
            <w:tcW w:w="1592" w:type="dxa"/>
          </w:tcPr>
          <w:p w14:paraId="60F53CBE" w14:textId="77777777" w:rsidR="000829C4" w:rsidRDefault="00000000">
            <w:r>
              <w:rPr>
                <w:rFonts w:hint="eastAsia"/>
              </w:rPr>
              <w:t>字符</w:t>
            </w:r>
          </w:p>
        </w:tc>
        <w:tc>
          <w:tcPr>
            <w:tcW w:w="4614" w:type="dxa"/>
          </w:tcPr>
          <w:p w14:paraId="3B283E1C" w14:textId="77777777" w:rsidR="000829C4" w:rsidRDefault="000829C4"/>
        </w:tc>
      </w:tr>
      <w:tr w:rsidR="000829C4" w14:paraId="1DF3CF97" w14:textId="77777777">
        <w:tc>
          <w:tcPr>
            <w:tcW w:w="2316" w:type="dxa"/>
          </w:tcPr>
          <w:p w14:paraId="5FB36DCC" w14:textId="77777777" w:rsidR="000829C4" w:rsidRDefault="00000000">
            <w:r>
              <w:rPr>
                <w:rFonts w:hint="eastAsia"/>
              </w:rPr>
              <w:t>减免税房产原值</w:t>
            </w:r>
          </w:p>
        </w:tc>
        <w:tc>
          <w:tcPr>
            <w:tcW w:w="1592" w:type="dxa"/>
          </w:tcPr>
          <w:p w14:paraId="01882279" w14:textId="77777777" w:rsidR="000829C4" w:rsidRDefault="00000000">
            <w:r>
              <w:rPr>
                <w:rFonts w:hint="eastAsia"/>
              </w:rPr>
              <w:t>数值</w:t>
            </w:r>
          </w:p>
        </w:tc>
        <w:tc>
          <w:tcPr>
            <w:tcW w:w="4614" w:type="dxa"/>
          </w:tcPr>
          <w:p w14:paraId="5E9F3CFE" w14:textId="77777777" w:rsidR="000829C4" w:rsidRDefault="00000000">
            <w:r>
              <w:rPr>
                <w:rFonts w:hint="eastAsia"/>
              </w:rPr>
              <w:t>千分位显示，两位小数</w:t>
            </w:r>
          </w:p>
        </w:tc>
      </w:tr>
      <w:tr w:rsidR="000829C4" w14:paraId="72EB9FDA" w14:textId="77777777">
        <w:tc>
          <w:tcPr>
            <w:tcW w:w="2316" w:type="dxa"/>
          </w:tcPr>
          <w:p w14:paraId="2D6FA7B4" w14:textId="77777777" w:rsidR="000829C4" w:rsidRDefault="00000000">
            <w:r>
              <w:rPr>
                <w:rFonts w:hint="eastAsia"/>
              </w:rPr>
              <w:t>本期减免税额</w:t>
            </w:r>
          </w:p>
        </w:tc>
        <w:tc>
          <w:tcPr>
            <w:tcW w:w="1592" w:type="dxa"/>
          </w:tcPr>
          <w:p w14:paraId="2F8161AF" w14:textId="77777777" w:rsidR="000829C4" w:rsidRDefault="00000000">
            <w:r>
              <w:rPr>
                <w:rFonts w:hint="eastAsia"/>
              </w:rPr>
              <w:t>数值</w:t>
            </w:r>
          </w:p>
        </w:tc>
        <w:tc>
          <w:tcPr>
            <w:tcW w:w="4614" w:type="dxa"/>
          </w:tcPr>
          <w:p w14:paraId="118D4062" w14:textId="77777777" w:rsidR="000829C4" w:rsidRDefault="00000000">
            <w:r>
              <w:rPr>
                <w:rFonts w:hint="eastAsia"/>
              </w:rPr>
              <w:t>千分位显示，两位小数</w:t>
            </w:r>
          </w:p>
        </w:tc>
      </w:tr>
      <w:tr w:rsidR="000829C4" w14:paraId="5F13BB0C" w14:textId="77777777">
        <w:tc>
          <w:tcPr>
            <w:tcW w:w="2316" w:type="dxa"/>
          </w:tcPr>
          <w:p w14:paraId="54606D7F" w14:textId="77777777" w:rsidR="000829C4" w:rsidRDefault="00000000">
            <w:r>
              <w:rPr>
                <w:rFonts w:hint="eastAsia"/>
              </w:rPr>
              <w:t>补（退）税额</w:t>
            </w:r>
          </w:p>
        </w:tc>
        <w:tc>
          <w:tcPr>
            <w:tcW w:w="1592" w:type="dxa"/>
          </w:tcPr>
          <w:p w14:paraId="1255925B" w14:textId="77777777" w:rsidR="000829C4" w:rsidRDefault="00000000">
            <w:r>
              <w:rPr>
                <w:rFonts w:hint="eastAsia"/>
              </w:rPr>
              <w:t>数值</w:t>
            </w:r>
          </w:p>
        </w:tc>
        <w:tc>
          <w:tcPr>
            <w:tcW w:w="4614" w:type="dxa"/>
          </w:tcPr>
          <w:p w14:paraId="77DC7224" w14:textId="77777777" w:rsidR="000829C4" w:rsidRDefault="00000000">
            <w:r>
              <w:rPr>
                <w:rFonts w:hint="eastAsia"/>
              </w:rPr>
              <w:t>千分位显示，两位小数</w:t>
            </w:r>
          </w:p>
        </w:tc>
      </w:tr>
      <w:tr w:rsidR="000829C4" w14:paraId="0A8FAB0E" w14:textId="77777777">
        <w:tc>
          <w:tcPr>
            <w:tcW w:w="2316" w:type="dxa"/>
          </w:tcPr>
          <w:p w14:paraId="12FBB1D3" w14:textId="77777777" w:rsidR="000829C4" w:rsidRDefault="00000000">
            <w:r>
              <w:rPr>
                <w:rFonts w:hint="eastAsia"/>
              </w:rPr>
              <w:t>实际应纳税额</w:t>
            </w:r>
          </w:p>
        </w:tc>
        <w:tc>
          <w:tcPr>
            <w:tcW w:w="1592" w:type="dxa"/>
          </w:tcPr>
          <w:p w14:paraId="5CE1A5CC" w14:textId="77777777" w:rsidR="000829C4" w:rsidRDefault="00000000">
            <w:r>
              <w:rPr>
                <w:rFonts w:hint="eastAsia"/>
              </w:rPr>
              <w:t>数值</w:t>
            </w:r>
          </w:p>
        </w:tc>
        <w:tc>
          <w:tcPr>
            <w:tcW w:w="4614" w:type="dxa"/>
          </w:tcPr>
          <w:p w14:paraId="57A25B26" w14:textId="77777777" w:rsidR="000829C4" w:rsidRDefault="00000000">
            <w:r>
              <w:rPr>
                <w:rFonts w:hint="eastAsia"/>
              </w:rPr>
              <w:t>千分位显示，两位小数</w:t>
            </w:r>
          </w:p>
        </w:tc>
      </w:tr>
      <w:tr w:rsidR="000829C4" w14:paraId="16185F7C" w14:textId="77777777">
        <w:tc>
          <w:tcPr>
            <w:tcW w:w="8522" w:type="dxa"/>
            <w:gridSpan w:val="3"/>
          </w:tcPr>
          <w:p w14:paraId="44A2014A" w14:textId="77777777" w:rsidR="000829C4" w:rsidRDefault="00000000">
            <w:proofErr w:type="gramStart"/>
            <w:r>
              <w:rPr>
                <w:rFonts w:hint="eastAsia"/>
              </w:rPr>
              <w:t>从租计征</w:t>
            </w:r>
            <w:proofErr w:type="gramEnd"/>
          </w:p>
        </w:tc>
      </w:tr>
      <w:tr w:rsidR="000829C4" w14:paraId="7FF8942E" w14:textId="77777777">
        <w:tc>
          <w:tcPr>
            <w:tcW w:w="2316" w:type="dxa"/>
          </w:tcPr>
          <w:p w14:paraId="4013C53B" w14:textId="77777777" w:rsidR="000829C4" w:rsidRDefault="00000000">
            <w:r>
              <w:rPr>
                <w:rFonts w:hint="eastAsia"/>
              </w:rPr>
              <w:t>本期应收租金</w:t>
            </w:r>
          </w:p>
        </w:tc>
        <w:tc>
          <w:tcPr>
            <w:tcW w:w="1592" w:type="dxa"/>
          </w:tcPr>
          <w:p w14:paraId="51823037" w14:textId="77777777" w:rsidR="000829C4" w:rsidRDefault="00000000">
            <w:r>
              <w:rPr>
                <w:rFonts w:hint="eastAsia"/>
              </w:rPr>
              <w:t>数值</w:t>
            </w:r>
          </w:p>
        </w:tc>
        <w:tc>
          <w:tcPr>
            <w:tcW w:w="4614" w:type="dxa"/>
          </w:tcPr>
          <w:p w14:paraId="0A808846" w14:textId="77777777" w:rsidR="000829C4" w:rsidRDefault="00000000">
            <w:r>
              <w:rPr>
                <w:rFonts w:hint="eastAsia"/>
              </w:rPr>
              <w:t>千分位显示，两位小数</w:t>
            </w:r>
          </w:p>
        </w:tc>
      </w:tr>
      <w:tr w:rsidR="000829C4" w14:paraId="3D82C59F" w14:textId="77777777">
        <w:tc>
          <w:tcPr>
            <w:tcW w:w="2316" w:type="dxa"/>
          </w:tcPr>
          <w:p w14:paraId="7E59B619" w14:textId="77777777" w:rsidR="000829C4" w:rsidRDefault="00000000">
            <w:r>
              <w:rPr>
                <w:rFonts w:hint="eastAsia"/>
              </w:rPr>
              <w:t>税率（</w:t>
            </w:r>
            <w:r>
              <w:rPr>
                <w:rFonts w:hint="eastAsia"/>
              </w:rPr>
              <w:t>%</w:t>
            </w:r>
            <w:r>
              <w:rPr>
                <w:rFonts w:hint="eastAsia"/>
              </w:rPr>
              <w:t>）</w:t>
            </w:r>
          </w:p>
        </w:tc>
        <w:tc>
          <w:tcPr>
            <w:tcW w:w="1592" w:type="dxa"/>
          </w:tcPr>
          <w:p w14:paraId="52ABD3FE" w14:textId="77777777" w:rsidR="000829C4" w:rsidRDefault="000829C4"/>
        </w:tc>
        <w:tc>
          <w:tcPr>
            <w:tcW w:w="4614" w:type="dxa"/>
          </w:tcPr>
          <w:p w14:paraId="24F09B4E" w14:textId="77777777" w:rsidR="000829C4" w:rsidRDefault="00000000">
            <w:r>
              <w:rPr>
                <w:rFonts w:hint="eastAsia"/>
              </w:rPr>
              <w:t>两位小数</w:t>
            </w:r>
          </w:p>
        </w:tc>
      </w:tr>
      <w:tr w:rsidR="000829C4" w14:paraId="2FAD2421" w14:textId="77777777">
        <w:tc>
          <w:tcPr>
            <w:tcW w:w="0" w:type="auto"/>
          </w:tcPr>
          <w:p w14:paraId="5CE426C6" w14:textId="77777777" w:rsidR="000829C4" w:rsidRDefault="00000000">
            <w:r>
              <w:rPr>
                <w:rFonts w:hint="eastAsia"/>
              </w:rPr>
              <w:t>本期应纳税额</w:t>
            </w:r>
          </w:p>
        </w:tc>
        <w:tc>
          <w:tcPr>
            <w:tcW w:w="0" w:type="auto"/>
          </w:tcPr>
          <w:p w14:paraId="37B054BE" w14:textId="77777777" w:rsidR="000829C4" w:rsidRDefault="00000000">
            <w:r>
              <w:rPr>
                <w:rFonts w:hint="eastAsia"/>
              </w:rPr>
              <w:t>数值</w:t>
            </w:r>
          </w:p>
        </w:tc>
        <w:tc>
          <w:tcPr>
            <w:tcW w:w="0" w:type="auto"/>
          </w:tcPr>
          <w:p w14:paraId="02AFDC90" w14:textId="77777777" w:rsidR="000829C4" w:rsidRDefault="00000000">
            <w:r>
              <w:rPr>
                <w:rFonts w:hint="eastAsia"/>
              </w:rPr>
              <w:t>千分位显示，两位小数</w:t>
            </w:r>
          </w:p>
        </w:tc>
      </w:tr>
      <w:tr w:rsidR="000829C4" w14:paraId="5FF304EC" w14:textId="77777777">
        <w:tc>
          <w:tcPr>
            <w:tcW w:w="0" w:type="auto"/>
          </w:tcPr>
          <w:p w14:paraId="204FD917" w14:textId="77777777" w:rsidR="000829C4" w:rsidRDefault="00000000">
            <w:r>
              <w:rPr>
                <w:rFonts w:hint="eastAsia"/>
              </w:rPr>
              <w:t>减免性质代码</w:t>
            </w:r>
          </w:p>
        </w:tc>
        <w:tc>
          <w:tcPr>
            <w:tcW w:w="0" w:type="auto"/>
          </w:tcPr>
          <w:p w14:paraId="3247FC55" w14:textId="77777777" w:rsidR="000829C4" w:rsidRDefault="00000000">
            <w:r>
              <w:rPr>
                <w:rFonts w:hint="eastAsia"/>
              </w:rPr>
              <w:t>字符</w:t>
            </w:r>
          </w:p>
        </w:tc>
        <w:tc>
          <w:tcPr>
            <w:tcW w:w="0" w:type="auto"/>
          </w:tcPr>
          <w:p w14:paraId="0EA80C78" w14:textId="77777777" w:rsidR="000829C4" w:rsidRDefault="000829C4"/>
        </w:tc>
      </w:tr>
      <w:tr w:rsidR="000829C4" w14:paraId="3AEF9A23" w14:textId="77777777">
        <w:tc>
          <w:tcPr>
            <w:tcW w:w="0" w:type="auto"/>
          </w:tcPr>
          <w:p w14:paraId="0910CDD2" w14:textId="77777777" w:rsidR="000829C4" w:rsidRDefault="00000000">
            <w:r>
              <w:rPr>
                <w:rFonts w:hint="eastAsia"/>
              </w:rPr>
              <w:t>减免项目名称</w:t>
            </w:r>
          </w:p>
        </w:tc>
        <w:tc>
          <w:tcPr>
            <w:tcW w:w="0" w:type="auto"/>
          </w:tcPr>
          <w:p w14:paraId="64B49CF8" w14:textId="77777777" w:rsidR="000829C4" w:rsidRDefault="00000000">
            <w:r>
              <w:rPr>
                <w:rFonts w:hint="eastAsia"/>
              </w:rPr>
              <w:t>字符</w:t>
            </w:r>
          </w:p>
        </w:tc>
        <w:tc>
          <w:tcPr>
            <w:tcW w:w="0" w:type="auto"/>
          </w:tcPr>
          <w:p w14:paraId="7FF6D252" w14:textId="77777777" w:rsidR="000829C4" w:rsidRDefault="000829C4"/>
        </w:tc>
      </w:tr>
      <w:tr w:rsidR="000829C4" w14:paraId="14089F87" w14:textId="77777777">
        <w:tc>
          <w:tcPr>
            <w:tcW w:w="0" w:type="auto"/>
          </w:tcPr>
          <w:p w14:paraId="14F8FE6B" w14:textId="77777777" w:rsidR="000829C4" w:rsidRDefault="00000000">
            <w:r>
              <w:rPr>
                <w:rFonts w:hint="eastAsia"/>
              </w:rPr>
              <w:t>减免税租金收入</w:t>
            </w:r>
          </w:p>
        </w:tc>
        <w:tc>
          <w:tcPr>
            <w:tcW w:w="0" w:type="auto"/>
          </w:tcPr>
          <w:p w14:paraId="2F451036" w14:textId="77777777" w:rsidR="000829C4" w:rsidRDefault="00000000">
            <w:r>
              <w:rPr>
                <w:rFonts w:hint="eastAsia"/>
              </w:rPr>
              <w:t>数值</w:t>
            </w:r>
          </w:p>
        </w:tc>
        <w:tc>
          <w:tcPr>
            <w:tcW w:w="0" w:type="auto"/>
          </w:tcPr>
          <w:p w14:paraId="078BAA15" w14:textId="77777777" w:rsidR="000829C4" w:rsidRDefault="00000000">
            <w:r>
              <w:rPr>
                <w:rFonts w:hint="eastAsia"/>
              </w:rPr>
              <w:t>千分位显示，两位小数</w:t>
            </w:r>
          </w:p>
        </w:tc>
      </w:tr>
      <w:tr w:rsidR="000829C4" w14:paraId="71B46F82" w14:textId="77777777">
        <w:tc>
          <w:tcPr>
            <w:tcW w:w="0" w:type="auto"/>
          </w:tcPr>
          <w:p w14:paraId="29DCC4DA" w14:textId="77777777" w:rsidR="000829C4" w:rsidRDefault="00000000">
            <w:r>
              <w:rPr>
                <w:rFonts w:hint="eastAsia"/>
              </w:rPr>
              <w:t>本期减免税额</w:t>
            </w:r>
          </w:p>
        </w:tc>
        <w:tc>
          <w:tcPr>
            <w:tcW w:w="0" w:type="auto"/>
          </w:tcPr>
          <w:p w14:paraId="1578ABA0" w14:textId="77777777" w:rsidR="000829C4" w:rsidRDefault="00000000">
            <w:r>
              <w:rPr>
                <w:rFonts w:hint="eastAsia"/>
              </w:rPr>
              <w:t>数值</w:t>
            </w:r>
          </w:p>
        </w:tc>
        <w:tc>
          <w:tcPr>
            <w:tcW w:w="0" w:type="auto"/>
          </w:tcPr>
          <w:p w14:paraId="515CD717" w14:textId="77777777" w:rsidR="000829C4" w:rsidRDefault="00000000">
            <w:r>
              <w:rPr>
                <w:rFonts w:hint="eastAsia"/>
              </w:rPr>
              <w:t>千分位显示，两位小数</w:t>
            </w:r>
          </w:p>
        </w:tc>
      </w:tr>
      <w:tr w:rsidR="000829C4" w14:paraId="0765785F" w14:textId="77777777">
        <w:tc>
          <w:tcPr>
            <w:tcW w:w="0" w:type="auto"/>
          </w:tcPr>
          <w:p w14:paraId="3226CC7B" w14:textId="77777777" w:rsidR="000829C4" w:rsidRDefault="00000000">
            <w:r>
              <w:rPr>
                <w:rFonts w:hint="eastAsia"/>
              </w:rPr>
              <w:t>补（退）税额</w:t>
            </w:r>
          </w:p>
        </w:tc>
        <w:tc>
          <w:tcPr>
            <w:tcW w:w="0" w:type="auto"/>
          </w:tcPr>
          <w:p w14:paraId="157F6713" w14:textId="77777777" w:rsidR="000829C4" w:rsidRDefault="00000000">
            <w:r>
              <w:rPr>
                <w:rFonts w:hint="eastAsia"/>
              </w:rPr>
              <w:t>数值</w:t>
            </w:r>
          </w:p>
        </w:tc>
        <w:tc>
          <w:tcPr>
            <w:tcW w:w="0" w:type="auto"/>
          </w:tcPr>
          <w:p w14:paraId="53A1F5F4" w14:textId="77777777" w:rsidR="000829C4" w:rsidRDefault="00000000">
            <w:r>
              <w:rPr>
                <w:rFonts w:hint="eastAsia"/>
              </w:rPr>
              <w:t>千分位显示，两位小数</w:t>
            </w:r>
          </w:p>
        </w:tc>
      </w:tr>
      <w:tr w:rsidR="000829C4" w14:paraId="21503E96" w14:textId="77777777">
        <w:tc>
          <w:tcPr>
            <w:tcW w:w="0" w:type="auto"/>
          </w:tcPr>
          <w:p w14:paraId="5AC7891C" w14:textId="77777777" w:rsidR="000829C4" w:rsidRDefault="00000000">
            <w:r>
              <w:rPr>
                <w:rFonts w:hint="eastAsia"/>
              </w:rPr>
              <w:t>实际应纳税额</w:t>
            </w:r>
          </w:p>
        </w:tc>
        <w:tc>
          <w:tcPr>
            <w:tcW w:w="0" w:type="auto"/>
          </w:tcPr>
          <w:p w14:paraId="33E3E4A5" w14:textId="77777777" w:rsidR="000829C4" w:rsidRDefault="00000000">
            <w:r>
              <w:rPr>
                <w:rFonts w:hint="eastAsia"/>
              </w:rPr>
              <w:t>数值</w:t>
            </w:r>
          </w:p>
        </w:tc>
        <w:tc>
          <w:tcPr>
            <w:tcW w:w="0" w:type="auto"/>
          </w:tcPr>
          <w:p w14:paraId="48C74FE1" w14:textId="77777777" w:rsidR="000829C4" w:rsidRDefault="00000000">
            <w:r>
              <w:rPr>
                <w:rFonts w:hint="eastAsia"/>
              </w:rPr>
              <w:t>千分位显示，两位小数</w:t>
            </w:r>
          </w:p>
        </w:tc>
      </w:tr>
    </w:tbl>
    <w:p w14:paraId="1E7DBDC9" w14:textId="77777777" w:rsidR="000829C4" w:rsidRDefault="000829C4"/>
    <w:p w14:paraId="58E691D3" w14:textId="77777777" w:rsidR="000829C4" w:rsidRDefault="00000000">
      <w:pPr>
        <w:pStyle w:val="4"/>
      </w:pPr>
      <w:r>
        <w:rPr>
          <w:rFonts w:hint="eastAsia"/>
        </w:rPr>
        <w:lastRenderedPageBreak/>
        <w:t>非功能性需求</w:t>
      </w:r>
    </w:p>
    <w:p w14:paraId="20752246" w14:textId="77777777" w:rsidR="000829C4" w:rsidRDefault="00000000">
      <w:r>
        <w:rPr>
          <w:rFonts w:hint="eastAsia"/>
        </w:rPr>
        <w:t>无。</w:t>
      </w:r>
    </w:p>
    <w:p w14:paraId="48B08A02" w14:textId="77777777" w:rsidR="000829C4" w:rsidRDefault="00000000">
      <w:pPr>
        <w:pStyle w:val="3"/>
      </w:pPr>
      <w:bookmarkStart w:id="144" w:name="_Toc27117"/>
      <w:bookmarkStart w:id="145" w:name="_Toc634209226"/>
      <w:bookmarkStart w:id="146" w:name="_Toc30898"/>
      <w:r>
        <w:rPr>
          <w:rFonts w:hint="eastAsia"/>
        </w:rPr>
        <w:t>城镇土地使用税底稿</w:t>
      </w:r>
      <w:bookmarkEnd w:id="144"/>
      <w:bookmarkEnd w:id="145"/>
      <w:bookmarkEnd w:id="146"/>
    </w:p>
    <w:p w14:paraId="37AB3981" w14:textId="77777777" w:rsidR="000829C4" w:rsidRDefault="00000000">
      <w:pPr>
        <w:pStyle w:val="4"/>
      </w:pPr>
      <w:r>
        <w:rPr>
          <w:rFonts w:hint="eastAsia"/>
        </w:rPr>
        <w:t>功能描述</w:t>
      </w:r>
    </w:p>
    <w:p w14:paraId="3EC9EE58" w14:textId="77777777" w:rsidR="000829C4" w:rsidRDefault="00000000">
      <w:r>
        <w:rPr>
          <w:rFonts w:hint="eastAsia"/>
        </w:rPr>
        <w:t>本功能为土地税计算底稿数据查询。</w:t>
      </w:r>
    </w:p>
    <w:p w14:paraId="63C96FB2" w14:textId="77777777" w:rsidR="000829C4" w:rsidRDefault="00000000">
      <w:pPr>
        <w:pStyle w:val="4"/>
      </w:pPr>
      <w:r>
        <w:rPr>
          <w:rFonts w:hint="eastAsia"/>
        </w:rPr>
        <w:t>原型界面</w:t>
      </w:r>
    </w:p>
    <w:p w14:paraId="41CEF5AD" w14:textId="77777777" w:rsidR="000829C4" w:rsidRDefault="00000000">
      <w:r>
        <w:rPr>
          <w:noProof/>
        </w:rPr>
        <w:drawing>
          <wp:inline distT="0" distB="0" distL="114300" distR="114300" wp14:anchorId="58BDB15E" wp14:editId="004A5545">
            <wp:extent cx="5269865" cy="2303780"/>
            <wp:effectExtent l="0" t="0" r="13335" b="762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72"/>
                    <a:stretch>
                      <a:fillRect/>
                    </a:stretch>
                  </pic:blipFill>
                  <pic:spPr>
                    <a:xfrm>
                      <a:off x="0" y="0"/>
                      <a:ext cx="5269865" cy="2303780"/>
                    </a:xfrm>
                    <a:prstGeom prst="rect">
                      <a:avLst/>
                    </a:prstGeom>
                    <a:noFill/>
                    <a:ln>
                      <a:noFill/>
                    </a:ln>
                  </pic:spPr>
                </pic:pic>
              </a:graphicData>
            </a:graphic>
          </wp:inline>
        </w:drawing>
      </w:r>
    </w:p>
    <w:p w14:paraId="3BB3CAE9" w14:textId="77777777" w:rsidR="000829C4" w:rsidRDefault="00000000">
      <w:pPr>
        <w:pStyle w:val="4"/>
      </w:pPr>
      <w:r>
        <w:rPr>
          <w:rFonts w:hint="eastAsia"/>
        </w:rPr>
        <w:t>输入列表</w:t>
      </w:r>
    </w:p>
    <w:p w14:paraId="7B7C170C" w14:textId="77777777" w:rsidR="000829C4" w:rsidRDefault="00000000">
      <w:r>
        <w:rPr>
          <w:rFonts w:hint="eastAsia"/>
        </w:rPr>
        <w:t>查询条件</w:t>
      </w:r>
      <w:r>
        <w:rPr>
          <w:rFonts w:hint="eastAsia"/>
        </w:rPr>
        <w:t>:</w:t>
      </w:r>
    </w:p>
    <w:tbl>
      <w:tblPr>
        <w:tblStyle w:val="ab"/>
        <w:tblW w:w="0" w:type="auto"/>
        <w:tblLook w:val="04A0" w:firstRow="1" w:lastRow="0" w:firstColumn="1" w:lastColumn="0" w:noHBand="0" w:noVBand="1"/>
      </w:tblPr>
      <w:tblGrid>
        <w:gridCol w:w="1520"/>
        <w:gridCol w:w="1085"/>
        <w:gridCol w:w="1065"/>
        <w:gridCol w:w="1393"/>
        <w:gridCol w:w="3233"/>
      </w:tblGrid>
      <w:tr w:rsidR="000829C4" w14:paraId="5DF0EA89" w14:textId="77777777">
        <w:tc>
          <w:tcPr>
            <w:tcW w:w="1561" w:type="dxa"/>
            <w:shd w:val="clear" w:color="auto" w:fill="DEEBF6" w:themeFill="accent1" w:themeFillTint="32"/>
          </w:tcPr>
          <w:p w14:paraId="628D0F5C"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58931AC1"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1E765241"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3C3E4FEB"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3D8CCF13" w14:textId="77777777" w:rsidR="000829C4" w:rsidRDefault="00000000">
            <w:pPr>
              <w:jc w:val="center"/>
              <w:rPr>
                <w:b/>
                <w:bCs/>
              </w:rPr>
            </w:pPr>
            <w:r>
              <w:rPr>
                <w:rFonts w:hint="eastAsia"/>
                <w:b/>
                <w:bCs/>
              </w:rPr>
              <w:t>备注</w:t>
            </w:r>
          </w:p>
        </w:tc>
      </w:tr>
      <w:tr w:rsidR="000829C4" w14:paraId="1F3631E4" w14:textId="77777777">
        <w:tc>
          <w:tcPr>
            <w:tcW w:w="1561" w:type="dxa"/>
          </w:tcPr>
          <w:p w14:paraId="7E62736A" w14:textId="77777777" w:rsidR="000829C4" w:rsidRDefault="00000000">
            <w:r>
              <w:rPr>
                <w:rFonts w:hint="eastAsia"/>
              </w:rPr>
              <w:t>机构</w:t>
            </w:r>
          </w:p>
        </w:tc>
        <w:tc>
          <w:tcPr>
            <w:tcW w:w="1110" w:type="dxa"/>
          </w:tcPr>
          <w:p w14:paraId="21F2AE0F" w14:textId="77777777" w:rsidR="000829C4" w:rsidRDefault="00000000">
            <w:pPr>
              <w:jc w:val="center"/>
            </w:pPr>
            <w:r>
              <w:rPr>
                <w:rFonts w:hint="eastAsia"/>
              </w:rPr>
              <w:t>参照</w:t>
            </w:r>
          </w:p>
        </w:tc>
        <w:tc>
          <w:tcPr>
            <w:tcW w:w="1089" w:type="dxa"/>
          </w:tcPr>
          <w:p w14:paraId="760C355C" w14:textId="77777777" w:rsidR="000829C4" w:rsidRDefault="00000000">
            <w:pPr>
              <w:jc w:val="center"/>
            </w:pPr>
            <w:r>
              <w:rPr>
                <w:rFonts w:hint="eastAsia"/>
              </w:rPr>
              <w:t>手动选择</w:t>
            </w:r>
          </w:p>
        </w:tc>
        <w:tc>
          <w:tcPr>
            <w:tcW w:w="1429" w:type="dxa"/>
          </w:tcPr>
          <w:p w14:paraId="4D68084D" w14:textId="77777777" w:rsidR="000829C4" w:rsidRDefault="00000000">
            <w:pPr>
              <w:jc w:val="center"/>
            </w:pPr>
            <w:r>
              <w:rPr>
                <w:rFonts w:hint="eastAsia"/>
              </w:rPr>
              <w:t>否</w:t>
            </w:r>
          </w:p>
        </w:tc>
        <w:tc>
          <w:tcPr>
            <w:tcW w:w="3330" w:type="dxa"/>
          </w:tcPr>
          <w:p w14:paraId="2B1351CF" w14:textId="77777777" w:rsidR="000829C4" w:rsidRDefault="00000000">
            <w:r>
              <w:rPr>
                <w:rFonts w:hint="eastAsia"/>
              </w:rPr>
              <w:t>参照机构档案，增加用户权限。</w:t>
            </w:r>
          </w:p>
        </w:tc>
      </w:tr>
      <w:tr w:rsidR="000829C4" w14:paraId="03D0B653" w14:textId="77777777">
        <w:tc>
          <w:tcPr>
            <w:tcW w:w="1561" w:type="dxa"/>
          </w:tcPr>
          <w:p w14:paraId="7D24BA70" w14:textId="77777777" w:rsidR="000829C4" w:rsidRDefault="00000000">
            <w:r>
              <w:rPr>
                <w:rFonts w:hint="eastAsia"/>
              </w:rPr>
              <w:t>年度</w:t>
            </w:r>
          </w:p>
        </w:tc>
        <w:tc>
          <w:tcPr>
            <w:tcW w:w="1110" w:type="dxa"/>
          </w:tcPr>
          <w:p w14:paraId="051146E3" w14:textId="77777777" w:rsidR="000829C4" w:rsidRDefault="00000000">
            <w:pPr>
              <w:jc w:val="center"/>
            </w:pPr>
            <w:r>
              <w:rPr>
                <w:rFonts w:hint="eastAsia"/>
              </w:rPr>
              <w:t>年度控件</w:t>
            </w:r>
          </w:p>
        </w:tc>
        <w:tc>
          <w:tcPr>
            <w:tcW w:w="1089" w:type="dxa"/>
          </w:tcPr>
          <w:p w14:paraId="02D93109" w14:textId="77777777" w:rsidR="000829C4" w:rsidRDefault="00000000">
            <w:pPr>
              <w:jc w:val="center"/>
            </w:pPr>
            <w:r>
              <w:rPr>
                <w:rFonts w:hint="eastAsia"/>
              </w:rPr>
              <w:t>手动选择</w:t>
            </w:r>
          </w:p>
        </w:tc>
        <w:tc>
          <w:tcPr>
            <w:tcW w:w="1429" w:type="dxa"/>
          </w:tcPr>
          <w:p w14:paraId="613ACD15" w14:textId="77777777" w:rsidR="000829C4" w:rsidRDefault="00000000">
            <w:pPr>
              <w:jc w:val="center"/>
            </w:pPr>
            <w:r>
              <w:rPr>
                <w:rFonts w:hint="eastAsia"/>
              </w:rPr>
              <w:t>否</w:t>
            </w:r>
          </w:p>
        </w:tc>
        <w:tc>
          <w:tcPr>
            <w:tcW w:w="3330" w:type="dxa"/>
          </w:tcPr>
          <w:p w14:paraId="27DA7BEB" w14:textId="77777777" w:rsidR="000829C4" w:rsidRDefault="00000000">
            <w:r>
              <w:rPr>
                <w:rFonts w:hint="eastAsia"/>
              </w:rPr>
              <w:t>参选年份，录入方式同会计期间的年份</w:t>
            </w:r>
          </w:p>
        </w:tc>
      </w:tr>
      <w:tr w:rsidR="000829C4" w14:paraId="1808E957" w14:textId="77777777">
        <w:tc>
          <w:tcPr>
            <w:tcW w:w="1561" w:type="dxa"/>
          </w:tcPr>
          <w:p w14:paraId="78EF3A5B" w14:textId="77777777" w:rsidR="000829C4" w:rsidRDefault="00000000">
            <w:r>
              <w:rPr>
                <w:rFonts w:hint="eastAsia"/>
              </w:rPr>
              <w:t>会计月份</w:t>
            </w:r>
          </w:p>
        </w:tc>
        <w:tc>
          <w:tcPr>
            <w:tcW w:w="1110" w:type="dxa"/>
          </w:tcPr>
          <w:p w14:paraId="0C9EBBB5" w14:textId="77777777" w:rsidR="000829C4" w:rsidRDefault="00000000">
            <w:pPr>
              <w:jc w:val="center"/>
            </w:pPr>
            <w:r>
              <w:rPr>
                <w:rFonts w:hint="eastAsia"/>
              </w:rPr>
              <w:t>参照</w:t>
            </w:r>
          </w:p>
        </w:tc>
        <w:tc>
          <w:tcPr>
            <w:tcW w:w="1089" w:type="dxa"/>
          </w:tcPr>
          <w:p w14:paraId="4093D1F7" w14:textId="77777777" w:rsidR="000829C4" w:rsidRDefault="00000000">
            <w:pPr>
              <w:jc w:val="center"/>
            </w:pPr>
            <w:r>
              <w:rPr>
                <w:rFonts w:hint="eastAsia"/>
              </w:rPr>
              <w:t>手动选择</w:t>
            </w:r>
          </w:p>
        </w:tc>
        <w:tc>
          <w:tcPr>
            <w:tcW w:w="1429" w:type="dxa"/>
          </w:tcPr>
          <w:p w14:paraId="01EAC7F3" w14:textId="77777777" w:rsidR="000829C4" w:rsidRDefault="00000000">
            <w:pPr>
              <w:jc w:val="center"/>
            </w:pPr>
            <w:r>
              <w:rPr>
                <w:rFonts w:hint="eastAsia"/>
              </w:rPr>
              <w:t>否</w:t>
            </w:r>
          </w:p>
        </w:tc>
        <w:tc>
          <w:tcPr>
            <w:tcW w:w="3330" w:type="dxa"/>
          </w:tcPr>
          <w:p w14:paraId="2705793D" w14:textId="77777777" w:rsidR="000829C4" w:rsidRDefault="00000000">
            <w:r>
              <w:rPr>
                <w:rFonts w:hint="eastAsia"/>
              </w:rPr>
              <w:t>参照会计月份</w:t>
            </w:r>
          </w:p>
        </w:tc>
      </w:tr>
      <w:tr w:rsidR="000829C4" w14:paraId="56502B99" w14:textId="77777777">
        <w:tc>
          <w:tcPr>
            <w:tcW w:w="1561" w:type="dxa"/>
          </w:tcPr>
          <w:p w14:paraId="28EC605C" w14:textId="77777777" w:rsidR="000829C4" w:rsidRDefault="00000000">
            <w:proofErr w:type="gramStart"/>
            <w:r>
              <w:rPr>
                <w:rFonts w:hint="eastAsia"/>
              </w:rPr>
              <w:t>土地宗号</w:t>
            </w:r>
            <w:proofErr w:type="gramEnd"/>
          </w:p>
        </w:tc>
        <w:tc>
          <w:tcPr>
            <w:tcW w:w="1110" w:type="dxa"/>
          </w:tcPr>
          <w:p w14:paraId="0F397447" w14:textId="77777777" w:rsidR="000829C4" w:rsidRDefault="00000000">
            <w:pPr>
              <w:jc w:val="center"/>
            </w:pPr>
            <w:r>
              <w:rPr>
                <w:rFonts w:hint="eastAsia"/>
              </w:rPr>
              <w:t>参照</w:t>
            </w:r>
          </w:p>
        </w:tc>
        <w:tc>
          <w:tcPr>
            <w:tcW w:w="1089" w:type="dxa"/>
          </w:tcPr>
          <w:p w14:paraId="2A2E8CE1" w14:textId="77777777" w:rsidR="000829C4" w:rsidRDefault="00000000">
            <w:pPr>
              <w:jc w:val="center"/>
            </w:pPr>
            <w:r>
              <w:rPr>
                <w:rFonts w:hint="eastAsia"/>
              </w:rPr>
              <w:t>手动选择</w:t>
            </w:r>
          </w:p>
        </w:tc>
        <w:tc>
          <w:tcPr>
            <w:tcW w:w="1429" w:type="dxa"/>
          </w:tcPr>
          <w:p w14:paraId="56DF5958" w14:textId="77777777" w:rsidR="000829C4" w:rsidRDefault="00000000">
            <w:pPr>
              <w:jc w:val="center"/>
            </w:pPr>
            <w:r>
              <w:rPr>
                <w:rFonts w:hint="eastAsia"/>
              </w:rPr>
              <w:t>否</w:t>
            </w:r>
          </w:p>
        </w:tc>
        <w:tc>
          <w:tcPr>
            <w:tcW w:w="3330" w:type="dxa"/>
          </w:tcPr>
          <w:p w14:paraId="51737B5B" w14:textId="77777777" w:rsidR="000829C4" w:rsidRDefault="00000000">
            <w:r>
              <w:rPr>
                <w:rFonts w:hint="eastAsia"/>
              </w:rPr>
              <w:t>参照土地信息台账，用户权限下的机构对应的土地</w:t>
            </w:r>
          </w:p>
        </w:tc>
      </w:tr>
    </w:tbl>
    <w:p w14:paraId="5CA568BE" w14:textId="77777777" w:rsidR="000829C4" w:rsidRDefault="00000000">
      <w:pPr>
        <w:pStyle w:val="4"/>
      </w:pPr>
      <w:r>
        <w:rPr>
          <w:rFonts w:hint="eastAsia"/>
        </w:rPr>
        <w:lastRenderedPageBreak/>
        <w:t>业务处理</w:t>
      </w:r>
    </w:p>
    <w:p w14:paraId="50B02AE5" w14:textId="77777777" w:rsidR="000829C4" w:rsidRDefault="00000000">
      <w:pPr>
        <w:pStyle w:val="5"/>
      </w:pPr>
      <w:r>
        <w:rPr>
          <w:rFonts w:hint="eastAsia"/>
        </w:rPr>
        <w:t>业务说明与流程</w:t>
      </w:r>
    </w:p>
    <w:p w14:paraId="116A8649" w14:textId="77777777" w:rsidR="000829C4" w:rsidRDefault="00000000">
      <w:pPr>
        <w:numPr>
          <w:ilvl w:val="0"/>
          <w:numId w:val="88"/>
        </w:numPr>
      </w:pPr>
      <w:r>
        <w:rPr>
          <w:rFonts w:hint="eastAsia"/>
        </w:rPr>
        <w:t>税金计算完成后，可通过本功能查询城镇土地使用税的底稿数据；</w:t>
      </w:r>
    </w:p>
    <w:p w14:paraId="3EAE51FF" w14:textId="77777777" w:rsidR="000829C4" w:rsidRDefault="00000000">
      <w:pPr>
        <w:numPr>
          <w:ilvl w:val="0"/>
          <w:numId w:val="88"/>
        </w:numPr>
      </w:pPr>
      <w:r>
        <w:rPr>
          <w:rFonts w:hint="eastAsia"/>
        </w:rPr>
        <w:t>可联查土地信息台账。</w:t>
      </w:r>
    </w:p>
    <w:p w14:paraId="408C754F" w14:textId="77777777" w:rsidR="000829C4" w:rsidRDefault="00000000">
      <w:pPr>
        <w:pStyle w:val="5"/>
      </w:pPr>
      <w:r>
        <w:rPr>
          <w:rFonts w:hint="eastAsia"/>
        </w:rPr>
        <w:t>功能按钮</w:t>
      </w:r>
    </w:p>
    <w:p w14:paraId="677D3116" w14:textId="77777777" w:rsidR="000829C4" w:rsidRDefault="00000000">
      <w:pPr>
        <w:numPr>
          <w:ilvl w:val="0"/>
          <w:numId w:val="89"/>
        </w:numPr>
      </w:pPr>
      <w:r>
        <w:rPr>
          <w:rFonts w:hint="eastAsia"/>
        </w:rPr>
        <w:t>【清空】：清空查询条件；</w:t>
      </w:r>
    </w:p>
    <w:p w14:paraId="48D10D95" w14:textId="77777777" w:rsidR="000829C4" w:rsidRDefault="00000000">
      <w:pPr>
        <w:numPr>
          <w:ilvl w:val="0"/>
          <w:numId w:val="89"/>
        </w:numPr>
      </w:pPr>
      <w:r>
        <w:rPr>
          <w:rFonts w:hint="eastAsia"/>
        </w:rPr>
        <w:t>【查询】：根据查询条件查询数据；</w:t>
      </w:r>
    </w:p>
    <w:p w14:paraId="1702D8E2" w14:textId="77777777" w:rsidR="000829C4" w:rsidRDefault="00000000">
      <w:pPr>
        <w:numPr>
          <w:ilvl w:val="0"/>
          <w:numId w:val="89"/>
        </w:numPr>
      </w:pPr>
      <w:r>
        <w:rPr>
          <w:rFonts w:hint="eastAsia"/>
        </w:rPr>
        <w:t>【导出】：导出至</w:t>
      </w:r>
      <w:r>
        <w:rPr>
          <w:rFonts w:hint="eastAsia"/>
        </w:rPr>
        <w:t>EXCEL</w:t>
      </w:r>
      <w:r>
        <w:rPr>
          <w:rFonts w:hint="eastAsia"/>
        </w:rPr>
        <w:t>文档；</w:t>
      </w:r>
    </w:p>
    <w:p w14:paraId="63472214" w14:textId="77777777" w:rsidR="000829C4" w:rsidRDefault="00000000">
      <w:pPr>
        <w:pStyle w:val="5"/>
      </w:pPr>
      <w:r>
        <w:rPr>
          <w:rFonts w:hint="eastAsia"/>
        </w:rPr>
        <w:t>算法说明</w:t>
      </w:r>
    </w:p>
    <w:p w14:paraId="3AF33A26" w14:textId="77777777" w:rsidR="000829C4" w:rsidRDefault="00000000">
      <w:pPr>
        <w:numPr>
          <w:ilvl w:val="0"/>
          <w:numId w:val="90"/>
        </w:numPr>
      </w:pPr>
      <w:proofErr w:type="gramStart"/>
      <w:r>
        <w:rPr>
          <w:rFonts w:hint="eastAsia"/>
        </w:rPr>
        <w:t>土地宗号为超</w:t>
      </w:r>
      <w:proofErr w:type="gramEnd"/>
      <w:r>
        <w:rPr>
          <w:rFonts w:hint="eastAsia"/>
        </w:rPr>
        <w:t>链接，点击房产编码可联查土地明细信息，弹出土地信息台账卡片界面；</w:t>
      </w:r>
    </w:p>
    <w:p w14:paraId="200A9853" w14:textId="77777777" w:rsidR="000829C4" w:rsidRDefault="00000000">
      <w:pPr>
        <w:numPr>
          <w:ilvl w:val="0"/>
          <w:numId w:val="90"/>
        </w:numPr>
      </w:pPr>
      <w:r>
        <w:rPr>
          <w:rFonts w:hint="eastAsia"/>
        </w:rPr>
        <w:t>增加合计行，对数值型字段进行汇总。</w:t>
      </w:r>
    </w:p>
    <w:p w14:paraId="51827DCB" w14:textId="77777777" w:rsidR="000829C4" w:rsidRDefault="00000000">
      <w:pPr>
        <w:pStyle w:val="5"/>
      </w:pPr>
      <w:r>
        <w:rPr>
          <w:rFonts w:hint="eastAsia"/>
        </w:rPr>
        <w:t>逻辑校验</w:t>
      </w:r>
    </w:p>
    <w:p w14:paraId="1620C631" w14:textId="77777777" w:rsidR="000829C4" w:rsidRDefault="00000000">
      <w:r>
        <w:rPr>
          <w:rFonts w:hint="eastAsia"/>
        </w:rPr>
        <w:t>无。</w:t>
      </w:r>
    </w:p>
    <w:p w14:paraId="025FF96E" w14:textId="77777777" w:rsidR="000829C4" w:rsidRDefault="00000000">
      <w:pPr>
        <w:pStyle w:val="4"/>
      </w:pPr>
      <w:r>
        <w:rPr>
          <w:rFonts w:hint="eastAsia"/>
        </w:rPr>
        <w:t>输出</w:t>
      </w:r>
    </w:p>
    <w:tbl>
      <w:tblPr>
        <w:tblStyle w:val="ab"/>
        <w:tblW w:w="0" w:type="auto"/>
        <w:tblLook w:val="04A0" w:firstRow="1" w:lastRow="0" w:firstColumn="1" w:lastColumn="0" w:noHBand="0" w:noVBand="1"/>
      </w:tblPr>
      <w:tblGrid>
        <w:gridCol w:w="1526"/>
        <w:gridCol w:w="1715"/>
        <w:gridCol w:w="5055"/>
      </w:tblGrid>
      <w:tr w:rsidR="000829C4" w14:paraId="330E89B3" w14:textId="77777777">
        <w:tc>
          <w:tcPr>
            <w:tcW w:w="1536" w:type="dxa"/>
            <w:shd w:val="clear" w:color="auto" w:fill="DEEBF6" w:themeFill="accent1" w:themeFillTint="32"/>
          </w:tcPr>
          <w:p w14:paraId="36F0AA35" w14:textId="77777777" w:rsidR="000829C4" w:rsidRDefault="00000000">
            <w:pPr>
              <w:jc w:val="center"/>
              <w:rPr>
                <w:b/>
                <w:bCs/>
              </w:rPr>
            </w:pPr>
            <w:r>
              <w:rPr>
                <w:rFonts w:hint="eastAsia"/>
                <w:b/>
                <w:bCs/>
              </w:rPr>
              <w:t>字段名称</w:t>
            </w:r>
          </w:p>
        </w:tc>
        <w:tc>
          <w:tcPr>
            <w:tcW w:w="1733" w:type="dxa"/>
            <w:shd w:val="clear" w:color="auto" w:fill="DEEBF6" w:themeFill="accent1" w:themeFillTint="32"/>
          </w:tcPr>
          <w:p w14:paraId="49BE8467" w14:textId="77777777" w:rsidR="000829C4" w:rsidRDefault="00000000">
            <w:pPr>
              <w:jc w:val="center"/>
              <w:rPr>
                <w:b/>
                <w:bCs/>
              </w:rPr>
            </w:pPr>
            <w:r>
              <w:rPr>
                <w:rFonts w:hint="eastAsia"/>
                <w:b/>
                <w:bCs/>
              </w:rPr>
              <w:t>字段类型</w:t>
            </w:r>
          </w:p>
        </w:tc>
        <w:tc>
          <w:tcPr>
            <w:tcW w:w="5117" w:type="dxa"/>
            <w:shd w:val="clear" w:color="auto" w:fill="DEEBF6" w:themeFill="accent1" w:themeFillTint="32"/>
          </w:tcPr>
          <w:p w14:paraId="2CEA4966" w14:textId="77777777" w:rsidR="000829C4" w:rsidRDefault="00000000">
            <w:pPr>
              <w:jc w:val="center"/>
              <w:rPr>
                <w:b/>
                <w:bCs/>
              </w:rPr>
            </w:pPr>
            <w:r>
              <w:rPr>
                <w:rFonts w:hint="eastAsia"/>
                <w:b/>
                <w:bCs/>
              </w:rPr>
              <w:t>备注</w:t>
            </w:r>
          </w:p>
        </w:tc>
      </w:tr>
      <w:tr w:rsidR="000829C4" w14:paraId="2CC579F3" w14:textId="77777777">
        <w:tc>
          <w:tcPr>
            <w:tcW w:w="1536" w:type="dxa"/>
          </w:tcPr>
          <w:p w14:paraId="4FC561FB" w14:textId="77777777" w:rsidR="000829C4" w:rsidRDefault="00000000">
            <w:r>
              <w:rPr>
                <w:rFonts w:hint="eastAsia"/>
              </w:rPr>
              <w:t>会计月份</w:t>
            </w:r>
          </w:p>
        </w:tc>
        <w:tc>
          <w:tcPr>
            <w:tcW w:w="1733" w:type="dxa"/>
          </w:tcPr>
          <w:p w14:paraId="624CBEBC" w14:textId="77777777" w:rsidR="000829C4" w:rsidRDefault="00000000">
            <w:r>
              <w:rPr>
                <w:rFonts w:hint="eastAsia"/>
              </w:rPr>
              <w:t>字符</w:t>
            </w:r>
          </w:p>
        </w:tc>
        <w:tc>
          <w:tcPr>
            <w:tcW w:w="5117" w:type="dxa"/>
          </w:tcPr>
          <w:p w14:paraId="353E295C" w14:textId="77777777" w:rsidR="000829C4" w:rsidRDefault="000829C4"/>
        </w:tc>
      </w:tr>
      <w:tr w:rsidR="000829C4" w14:paraId="274AD2EC" w14:textId="77777777">
        <w:tc>
          <w:tcPr>
            <w:tcW w:w="1536" w:type="dxa"/>
          </w:tcPr>
          <w:p w14:paraId="2EE43CB7" w14:textId="77777777" w:rsidR="000829C4" w:rsidRDefault="00000000">
            <w:r>
              <w:rPr>
                <w:rFonts w:hint="eastAsia"/>
              </w:rPr>
              <w:t>机构</w:t>
            </w:r>
          </w:p>
        </w:tc>
        <w:tc>
          <w:tcPr>
            <w:tcW w:w="1733" w:type="dxa"/>
          </w:tcPr>
          <w:p w14:paraId="04F9FF5E" w14:textId="77777777" w:rsidR="000829C4" w:rsidRDefault="00000000">
            <w:r>
              <w:rPr>
                <w:rFonts w:hint="eastAsia"/>
              </w:rPr>
              <w:t>字符</w:t>
            </w:r>
          </w:p>
        </w:tc>
        <w:tc>
          <w:tcPr>
            <w:tcW w:w="5117" w:type="dxa"/>
          </w:tcPr>
          <w:p w14:paraId="05C6662F" w14:textId="77777777" w:rsidR="000829C4" w:rsidRDefault="00000000">
            <w:r>
              <w:rPr>
                <w:rFonts w:hint="eastAsia"/>
              </w:rPr>
              <w:t>显示名称</w:t>
            </w:r>
          </w:p>
        </w:tc>
      </w:tr>
      <w:tr w:rsidR="000829C4" w14:paraId="103F4AEC" w14:textId="77777777">
        <w:tc>
          <w:tcPr>
            <w:tcW w:w="1536" w:type="dxa"/>
          </w:tcPr>
          <w:p w14:paraId="7C8A63E6" w14:textId="77777777" w:rsidR="000829C4" w:rsidRDefault="00000000">
            <w:r>
              <w:rPr>
                <w:rFonts w:hint="eastAsia"/>
              </w:rPr>
              <w:t>税源编号</w:t>
            </w:r>
          </w:p>
        </w:tc>
        <w:tc>
          <w:tcPr>
            <w:tcW w:w="1733" w:type="dxa"/>
          </w:tcPr>
          <w:p w14:paraId="64276949" w14:textId="77777777" w:rsidR="000829C4" w:rsidRDefault="00000000">
            <w:r>
              <w:rPr>
                <w:rFonts w:hint="eastAsia"/>
              </w:rPr>
              <w:t>字符</w:t>
            </w:r>
          </w:p>
        </w:tc>
        <w:tc>
          <w:tcPr>
            <w:tcW w:w="5117" w:type="dxa"/>
          </w:tcPr>
          <w:p w14:paraId="56FF03BD" w14:textId="77777777" w:rsidR="000829C4" w:rsidRDefault="000829C4"/>
        </w:tc>
      </w:tr>
      <w:tr w:rsidR="000829C4" w14:paraId="185633BB" w14:textId="77777777">
        <w:tc>
          <w:tcPr>
            <w:tcW w:w="1536" w:type="dxa"/>
          </w:tcPr>
          <w:p w14:paraId="6729EA5E" w14:textId="77777777" w:rsidR="000829C4" w:rsidRDefault="00000000">
            <w:proofErr w:type="gramStart"/>
            <w:r>
              <w:rPr>
                <w:rFonts w:hint="eastAsia"/>
              </w:rPr>
              <w:t>土地宗号</w:t>
            </w:r>
            <w:proofErr w:type="gramEnd"/>
          </w:p>
        </w:tc>
        <w:tc>
          <w:tcPr>
            <w:tcW w:w="1733" w:type="dxa"/>
          </w:tcPr>
          <w:p w14:paraId="4E10FF8D" w14:textId="77777777" w:rsidR="000829C4" w:rsidRDefault="00000000">
            <w:r>
              <w:rPr>
                <w:rFonts w:hint="eastAsia"/>
              </w:rPr>
              <w:t>字符</w:t>
            </w:r>
          </w:p>
        </w:tc>
        <w:tc>
          <w:tcPr>
            <w:tcW w:w="5117" w:type="dxa"/>
          </w:tcPr>
          <w:p w14:paraId="7D28912C" w14:textId="77777777" w:rsidR="000829C4" w:rsidRDefault="000829C4"/>
        </w:tc>
      </w:tr>
      <w:tr w:rsidR="000829C4" w14:paraId="70CDB650" w14:textId="77777777">
        <w:tc>
          <w:tcPr>
            <w:tcW w:w="1536" w:type="dxa"/>
          </w:tcPr>
          <w:p w14:paraId="3E0B5264" w14:textId="77777777" w:rsidR="000829C4" w:rsidRDefault="00000000">
            <w:r>
              <w:rPr>
                <w:rFonts w:hint="eastAsia"/>
              </w:rPr>
              <w:t>土地使用权证号</w:t>
            </w:r>
          </w:p>
        </w:tc>
        <w:tc>
          <w:tcPr>
            <w:tcW w:w="1733" w:type="dxa"/>
          </w:tcPr>
          <w:p w14:paraId="5364AEC7" w14:textId="77777777" w:rsidR="000829C4" w:rsidRDefault="00000000">
            <w:r>
              <w:rPr>
                <w:rFonts w:hint="eastAsia"/>
              </w:rPr>
              <w:t>字符</w:t>
            </w:r>
          </w:p>
        </w:tc>
        <w:tc>
          <w:tcPr>
            <w:tcW w:w="5117" w:type="dxa"/>
          </w:tcPr>
          <w:p w14:paraId="5891EA13" w14:textId="77777777" w:rsidR="000829C4" w:rsidRDefault="000829C4"/>
        </w:tc>
      </w:tr>
      <w:tr w:rsidR="000829C4" w14:paraId="3C356475" w14:textId="77777777">
        <w:trPr>
          <w:ins w:id="147" w:author="殷淑娟" w:date="2021-12-29T09:45:00Z"/>
        </w:trPr>
        <w:tc>
          <w:tcPr>
            <w:tcW w:w="1536" w:type="dxa"/>
          </w:tcPr>
          <w:p w14:paraId="1ED80BFB" w14:textId="77777777" w:rsidR="000829C4" w:rsidRDefault="00000000">
            <w:r>
              <w:rPr>
                <w:rFonts w:hint="eastAsia"/>
              </w:rPr>
              <w:lastRenderedPageBreak/>
              <w:t>所在地</w:t>
            </w:r>
          </w:p>
        </w:tc>
        <w:tc>
          <w:tcPr>
            <w:tcW w:w="1733" w:type="dxa"/>
          </w:tcPr>
          <w:p w14:paraId="61506BD5" w14:textId="77777777" w:rsidR="000829C4" w:rsidRDefault="000829C4"/>
        </w:tc>
        <w:tc>
          <w:tcPr>
            <w:tcW w:w="5117" w:type="dxa"/>
          </w:tcPr>
          <w:p w14:paraId="6545A770" w14:textId="77777777" w:rsidR="000829C4" w:rsidRDefault="000829C4"/>
        </w:tc>
      </w:tr>
      <w:tr w:rsidR="000829C4" w14:paraId="42AB59D3" w14:textId="77777777">
        <w:trPr>
          <w:ins w:id="148" w:author="殷淑娟" w:date="2021-12-29T09:45:00Z"/>
        </w:trPr>
        <w:tc>
          <w:tcPr>
            <w:tcW w:w="1536" w:type="dxa"/>
          </w:tcPr>
          <w:p w14:paraId="675B9E24" w14:textId="77777777" w:rsidR="000829C4" w:rsidRDefault="00000000">
            <w:r>
              <w:rPr>
                <w:rFonts w:hint="eastAsia"/>
              </w:rPr>
              <w:t>坐落地址</w:t>
            </w:r>
          </w:p>
        </w:tc>
        <w:tc>
          <w:tcPr>
            <w:tcW w:w="1733" w:type="dxa"/>
          </w:tcPr>
          <w:p w14:paraId="40CEA96A" w14:textId="77777777" w:rsidR="000829C4" w:rsidRDefault="000829C4"/>
        </w:tc>
        <w:tc>
          <w:tcPr>
            <w:tcW w:w="5117" w:type="dxa"/>
          </w:tcPr>
          <w:p w14:paraId="53461548" w14:textId="77777777" w:rsidR="000829C4" w:rsidRDefault="000829C4"/>
        </w:tc>
      </w:tr>
      <w:tr w:rsidR="000829C4" w14:paraId="30F41C77" w14:textId="77777777">
        <w:tc>
          <w:tcPr>
            <w:tcW w:w="1536" w:type="dxa"/>
          </w:tcPr>
          <w:p w14:paraId="42A1D85B" w14:textId="77777777" w:rsidR="000829C4" w:rsidRDefault="00000000">
            <w:proofErr w:type="gramStart"/>
            <w:r>
              <w:rPr>
                <w:rFonts w:hint="eastAsia"/>
              </w:rPr>
              <w:t>土地登级</w:t>
            </w:r>
            <w:proofErr w:type="gramEnd"/>
          </w:p>
        </w:tc>
        <w:tc>
          <w:tcPr>
            <w:tcW w:w="1733" w:type="dxa"/>
          </w:tcPr>
          <w:p w14:paraId="55F5F9B1" w14:textId="77777777" w:rsidR="000829C4" w:rsidRDefault="00000000">
            <w:r>
              <w:rPr>
                <w:rFonts w:hint="eastAsia"/>
              </w:rPr>
              <w:t>字符</w:t>
            </w:r>
          </w:p>
        </w:tc>
        <w:tc>
          <w:tcPr>
            <w:tcW w:w="5117" w:type="dxa"/>
          </w:tcPr>
          <w:p w14:paraId="5878E4F3" w14:textId="77777777" w:rsidR="000829C4" w:rsidRDefault="000829C4"/>
        </w:tc>
      </w:tr>
      <w:tr w:rsidR="000829C4" w14:paraId="3080DC98" w14:textId="77777777">
        <w:tc>
          <w:tcPr>
            <w:tcW w:w="1536" w:type="dxa"/>
          </w:tcPr>
          <w:p w14:paraId="1FF4C112" w14:textId="77777777" w:rsidR="000829C4" w:rsidRDefault="00000000">
            <w:r>
              <w:rPr>
                <w:rFonts w:hint="eastAsia"/>
              </w:rPr>
              <w:t>土地面积</w:t>
            </w:r>
          </w:p>
        </w:tc>
        <w:tc>
          <w:tcPr>
            <w:tcW w:w="1733" w:type="dxa"/>
          </w:tcPr>
          <w:p w14:paraId="0B9FA017" w14:textId="77777777" w:rsidR="000829C4" w:rsidRDefault="00000000">
            <w:r>
              <w:rPr>
                <w:rFonts w:hint="eastAsia"/>
              </w:rPr>
              <w:t>数值</w:t>
            </w:r>
          </w:p>
        </w:tc>
        <w:tc>
          <w:tcPr>
            <w:tcW w:w="5117" w:type="dxa"/>
          </w:tcPr>
          <w:p w14:paraId="05CD4FF3" w14:textId="77777777" w:rsidR="000829C4" w:rsidRDefault="00000000">
            <w:r>
              <w:rPr>
                <w:rFonts w:hint="eastAsia"/>
              </w:rPr>
              <w:t>两位小数</w:t>
            </w:r>
          </w:p>
        </w:tc>
      </w:tr>
      <w:tr w:rsidR="000829C4" w14:paraId="35614F91" w14:textId="77777777">
        <w:tc>
          <w:tcPr>
            <w:tcW w:w="1536" w:type="dxa"/>
          </w:tcPr>
          <w:p w14:paraId="5A9B795A" w14:textId="77777777" w:rsidR="000829C4" w:rsidRDefault="00000000">
            <w:r>
              <w:rPr>
                <w:rFonts w:hint="eastAsia"/>
              </w:rPr>
              <w:t>税额</w:t>
            </w:r>
          </w:p>
        </w:tc>
        <w:tc>
          <w:tcPr>
            <w:tcW w:w="1733" w:type="dxa"/>
          </w:tcPr>
          <w:p w14:paraId="198B4C23" w14:textId="77777777" w:rsidR="000829C4" w:rsidRDefault="00000000">
            <w:r>
              <w:rPr>
                <w:rFonts w:hint="eastAsia"/>
              </w:rPr>
              <w:t>数值</w:t>
            </w:r>
          </w:p>
        </w:tc>
        <w:tc>
          <w:tcPr>
            <w:tcW w:w="5117" w:type="dxa"/>
          </w:tcPr>
          <w:p w14:paraId="0FF49769" w14:textId="77777777" w:rsidR="000829C4" w:rsidRDefault="00000000">
            <w:r>
              <w:rPr>
                <w:rFonts w:hint="eastAsia"/>
              </w:rPr>
              <w:t>千分位显示，两位小数</w:t>
            </w:r>
          </w:p>
        </w:tc>
      </w:tr>
      <w:tr w:rsidR="000829C4" w14:paraId="1AA299BC" w14:textId="77777777">
        <w:tc>
          <w:tcPr>
            <w:tcW w:w="1536" w:type="dxa"/>
          </w:tcPr>
          <w:p w14:paraId="71363EE5" w14:textId="77777777" w:rsidR="000829C4" w:rsidRDefault="00000000">
            <w:r>
              <w:rPr>
                <w:rFonts w:hint="eastAsia"/>
              </w:rPr>
              <w:t>本期应纳税额</w:t>
            </w:r>
          </w:p>
        </w:tc>
        <w:tc>
          <w:tcPr>
            <w:tcW w:w="1733" w:type="dxa"/>
          </w:tcPr>
          <w:p w14:paraId="4917D37F" w14:textId="77777777" w:rsidR="000829C4" w:rsidRDefault="00000000">
            <w:r>
              <w:rPr>
                <w:rFonts w:hint="eastAsia"/>
              </w:rPr>
              <w:t>数值</w:t>
            </w:r>
          </w:p>
        </w:tc>
        <w:tc>
          <w:tcPr>
            <w:tcW w:w="5117" w:type="dxa"/>
          </w:tcPr>
          <w:p w14:paraId="3219962A" w14:textId="77777777" w:rsidR="000829C4" w:rsidRDefault="00000000">
            <w:r>
              <w:rPr>
                <w:rFonts w:hint="eastAsia"/>
              </w:rPr>
              <w:t>千分位显示，两位小数</w:t>
            </w:r>
          </w:p>
        </w:tc>
      </w:tr>
      <w:tr w:rsidR="000829C4" w14:paraId="59D15BFB" w14:textId="77777777">
        <w:tc>
          <w:tcPr>
            <w:tcW w:w="1536" w:type="dxa"/>
          </w:tcPr>
          <w:p w14:paraId="6AF077EB" w14:textId="77777777" w:rsidR="000829C4" w:rsidRDefault="00000000">
            <w:r>
              <w:rPr>
                <w:rFonts w:hint="eastAsia"/>
              </w:rPr>
              <w:t>减免性质代码</w:t>
            </w:r>
          </w:p>
        </w:tc>
        <w:tc>
          <w:tcPr>
            <w:tcW w:w="1733" w:type="dxa"/>
          </w:tcPr>
          <w:p w14:paraId="26355C2C" w14:textId="77777777" w:rsidR="000829C4" w:rsidRDefault="00000000">
            <w:r>
              <w:rPr>
                <w:rFonts w:hint="eastAsia"/>
              </w:rPr>
              <w:t>字符</w:t>
            </w:r>
          </w:p>
        </w:tc>
        <w:tc>
          <w:tcPr>
            <w:tcW w:w="5117" w:type="dxa"/>
          </w:tcPr>
          <w:p w14:paraId="681DC9BE" w14:textId="77777777" w:rsidR="000829C4" w:rsidRDefault="000829C4"/>
        </w:tc>
      </w:tr>
      <w:tr w:rsidR="000829C4" w14:paraId="3D453A7E" w14:textId="77777777">
        <w:tc>
          <w:tcPr>
            <w:tcW w:w="1536" w:type="dxa"/>
          </w:tcPr>
          <w:p w14:paraId="4FC2A3D8" w14:textId="77777777" w:rsidR="000829C4" w:rsidRDefault="00000000">
            <w:r>
              <w:rPr>
                <w:rFonts w:hint="eastAsia"/>
              </w:rPr>
              <w:t>减免项目名称</w:t>
            </w:r>
          </w:p>
        </w:tc>
        <w:tc>
          <w:tcPr>
            <w:tcW w:w="1733" w:type="dxa"/>
          </w:tcPr>
          <w:p w14:paraId="79147260" w14:textId="77777777" w:rsidR="000829C4" w:rsidRDefault="00000000">
            <w:r>
              <w:rPr>
                <w:rFonts w:hint="eastAsia"/>
              </w:rPr>
              <w:t>字符</w:t>
            </w:r>
          </w:p>
        </w:tc>
        <w:tc>
          <w:tcPr>
            <w:tcW w:w="5117" w:type="dxa"/>
          </w:tcPr>
          <w:p w14:paraId="2074D612" w14:textId="77777777" w:rsidR="000829C4" w:rsidRDefault="000829C4"/>
        </w:tc>
      </w:tr>
      <w:tr w:rsidR="000829C4" w14:paraId="1E40B4AA" w14:textId="77777777">
        <w:tc>
          <w:tcPr>
            <w:tcW w:w="1536" w:type="dxa"/>
          </w:tcPr>
          <w:p w14:paraId="23E1D854" w14:textId="77777777" w:rsidR="000829C4" w:rsidRDefault="00000000">
            <w:r>
              <w:rPr>
                <w:rFonts w:hint="eastAsia"/>
              </w:rPr>
              <w:t>减免土地面积</w:t>
            </w:r>
          </w:p>
        </w:tc>
        <w:tc>
          <w:tcPr>
            <w:tcW w:w="1733" w:type="dxa"/>
          </w:tcPr>
          <w:p w14:paraId="2A34DF37" w14:textId="77777777" w:rsidR="000829C4" w:rsidRDefault="00000000">
            <w:r>
              <w:rPr>
                <w:rFonts w:hint="eastAsia"/>
              </w:rPr>
              <w:t>数值</w:t>
            </w:r>
          </w:p>
        </w:tc>
        <w:tc>
          <w:tcPr>
            <w:tcW w:w="5117" w:type="dxa"/>
          </w:tcPr>
          <w:p w14:paraId="49640C82" w14:textId="77777777" w:rsidR="000829C4" w:rsidRDefault="00000000">
            <w:r>
              <w:rPr>
                <w:rFonts w:hint="eastAsia"/>
              </w:rPr>
              <w:t>两位小数</w:t>
            </w:r>
          </w:p>
        </w:tc>
      </w:tr>
      <w:tr w:rsidR="000829C4" w14:paraId="5B2B164A" w14:textId="77777777">
        <w:tc>
          <w:tcPr>
            <w:tcW w:w="1536" w:type="dxa"/>
          </w:tcPr>
          <w:p w14:paraId="335FA4A4" w14:textId="77777777" w:rsidR="000829C4" w:rsidRDefault="00000000">
            <w:r>
              <w:rPr>
                <w:rFonts w:hint="eastAsia"/>
              </w:rPr>
              <w:t>减免税额</w:t>
            </w:r>
          </w:p>
        </w:tc>
        <w:tc>
          <w:tcPr>
            <w:tcW w:w="1733" w:type="dxa"/>
          </w:tcPr>
          <w:p w14:paraId="773BFAF8" w14:textId="77777777" w:rsidR="000829C4" w:rsidRDefault="00000000">
            <w:r>
              <w:rPr>
                <w:rFonts w:hint="eastAsia"/>
              </w:rPr>
              <w:t>数值</w:t>
            </w:r>
          </w:p>
        </w:tc>
        <w:tc>
          <w:tcPr>
            <w:tcW w:w="5117" w:type="dxa"/>
          </w:tcPr>
          <w:p w14:paraId="531802AA" w14:textId="77777777" w:rsidR="000829C4" w:rsidRDefault="00000000">
            <w:r>
              <w:rPr>
                <w:rFonts w:hint="eastAsia"/>
              </w:rPr>
              <w:t>千分位显示，两位小数</w:t>
            </w:r>
          </w:p>
        </w:tc>
      </w:tr>
      <w:tr w:rsidR="000829C4" w14:paraId="39748E6A" w14:textId="77777777">
        <w:tc>
          <w:tcPr>
            <w:tcW w:w="1536" w:type="dxa"/>
          </w:tcPr>
          <w:p w14:paraId="1F02E941" w14:textId="77777777" w:rsidR="000829C4" w:rsidRDefault="00000000">
            <w:r>
              <w:rPr>
                <w:rFonts w:hint="eastAsia"/>
              </w:rPr>
              <w:t>补（退）税额</w:t>
            </w:r>
          </w:p>
        </w:tc>
        <w:tc>
          <w:tcPr>
            <w:tcW w:w="1733" w:type="dxa"/>
          </w:tcPr>
          <w:p w14:paraId="4DBB2A52" w14:textId="77777777" w:rsidR="000829C4" w:rsidRDefault="00000000">
            <w:r>
              <w:rPr>
                <w:rFonts w:hint="eastAsia"/>
              </w:rPr>
              <w:t>数值</w:t>
            </w:r>
          </w:p>
        </w:tc>
        <w:tc>
          <w:tcPr>
            <w:tcW w:w="5117" w:type="dxa"/>
          </w:tcPr>
          <w:p w14:paraId="20535F1D" w14:textId="77777777" w:rsidR="000829C4" w:rsidRDefault="00000000">
            <w:r>
              <w:rPr>
                <w:rFonts w:hint="eastAsia"/>
              </w:rPr>
              <w:t>千分位显示，两位小数</w:t>
            </w:r>
          </w:p>
        </w:tc>
      </w:tr>
      <w:tr w:rsidR="000829C4" w14:paraId="62E08A31" w14:textId="77777777">
        <w:tc>
          <w:tcPr>
            <w:tcW w:w="1536" w:type="dxa"/>
          </w:tcPr>
          <w:p w14:paraId="478838CC" w14:textId="77777777" w:rsidR="000829C4" w:rsidRDefault="00000000">
            <w:r>
              <w:rPr>
                <w:rFonts w:hint="eastAsia"/>
              </w:rPr>
              <w:t>实际应纳税额</w:t>
            </w:r>
          </w:p>
        </w:tc>
        <w:tc>
          <w:tcPr>
            <w:tcW w:w="1733" w:type="dxa"/>
          </w:tcPr>
          <w:p w14:paraId="4FF7BE1A" w14:textId="77777777" w:rsidR="000829C4" w:rsidRDefault="00000000">
            <w:r>
              <w:rPr>
                <w:rFonts w:hint="eastAsia"/>
              </w:rPr>
              <w:t>数值</w:t>
            </w:r>
          </w:p>
        </w:tc>
        <w:tc>
          <w:tcPr>
            <w:tcW w:w="5117" w:type="dxa"/>
          </w:tcPr>
          <w:p w14:paraId="6E44DD09" w14:textId="77777777" w:rsidR="000829C4" w:rsidRDefault="00000000">
            <w:r>
              <w:rPr>
                <w:rFonts w:hint="eastAsia"/>
              </w:rPr>
              <w:t>千分位显示，两位小数</w:t>
            </w:r>
          </w:p>
        </w:tc>
      </w:tr>
    </w:tbl>
    <w:p w14:paraId="5B22779B" w14:textId="77777777" w:rsidR="000829C4" w:rsidRDefault="000829C4"/>
    <w:p w14:paraId="54534E2C" w14:textId="77777777" w:rsidR="000829C4" w:rsidRDefault="00000000">
      <w:pPr>
        <w:pStyle w:val="4"/>
      </w:pPr>
      <w:r>
        <w:rPr>
          <w:rFonts w:hint="eastAsia"/>
        </w:rPr>
        <w:t>非功能性需求</w:t>
      </w:r>
    </w:p>
    <w:p w14:paraId="1AEAD829" w14:textId="77777777" w:rsidR="000829C4" w:rsidRDefault="00000000">
      <w:r>
        <w:rPr>
          <w:rFonts w:hint="eastAsia"/>
        </w:rPr>
        <w:t>无。</w:t>
      </w:r>
    </w:p>
    <w:p w14:paraId="3E735F22" w14:textId="77777777" w:rsidR="000829C4" w:rsidRDefault="00000000">
      <w:pPr>
        <w:pStyle w:val="3"/>
      </w:pPr>
      <w:bookmarkStart w:id="149" w:name="_Toc1193121321"/>
      <w:proofErr w:type="gramStart"/>
      <w:r>
        <w:rPr>
          <w:rFonts w:hint="eastAsia"/>
        </w:rPr>
        <w:t>房土税</w:t>
      </w:r>
      <w:proofErr w:type="gramEnd"/>
      <w:r>
        <w:rPr>
          <w:rFonts w:hint="eastAsia"/>
        </w:rPr>
        <w:t>异常信息表</w:t>
      </w:r>
      <w:bookmarkEnd w:id="149"/>
    </w:p>
    <w:p w14:paraId="6B1564B4" w14:textId="77777777" w:rsidR="000829C4" w:rsidRDefault="00000000">
      <w:pPr>
        <w:pStyle w:val="4"/>
      </w:pPr>
      <w:r>
        <w:rPr>
          <w:rFonts w:hint="eastAsia"/>
        </w:rPr>
        <w:t>功能描述</w:t>
      </w:r>
    </w:p>
    <w:p w14:paraId="2EC546ED" w14:textId="77777777" w:rsidR="000829C4" w:rsidRDefault="00000000">
      <w:pPr>
        <w:ind w:firstLine="420"/>
      </w:pPr>
      <w:r>
        <w:rPr>
          <w:rFonts w:hint="eastAsia"/>
        </w:rPr>
        <w:t>房产土地税计算完成后，如未生成底稿数据，则通过本功能查看计算异常的原因。增加用户权限。</w:t>
      </w:r>
    </w:p>
    <w:p w14:paraId="613EBD8C" w14:textId="77777777" w:rsidR="000829C4" w:rsidRDefault="00000000">
      <w:pPr>
        <w:pStyle w:val="4"/>
      </w:pPr>
      <w:r>
        <w:rPr>
          <w:rFonts w:hint="eastAsia"/>
        </w:rPr>
        <w:lastRenderedPageBreak/>
        <w:t>原型界面</w:t>
      </w:r>
    </w:p>
    <w:p w14:paraId="3EFAA0B1" w14:textId="77777777" w:rsidR="000829C4" w:rsidRDefault="00000000">
      <w:r>
        <w:rPr>
          <w:noProof/>
        </w:rPr>
        <w:drawing>
          <wp:inline distT="0" distB="0" distL="114300" distR="114300" wp14:anchorId="3EB5DDAE" wp14:editId="62063D18">
            <wp:extent cx="5274310" cy="2322195"/>
            <wp:effectExtent l="0" t="0" r="8890" b="14605"/>
            <wp:docPr id="4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5"/>
                    <pic:cNvPicPr>
                      <a:picLocks noChangeAspect="1"/>
                    </pic:cNvPicPr>
                  </pic:nvPicPr>
                  <pic:blipFill>
                    <a:blip r:embed="rId73"/>
                    <a:stretch>
                      <a:fillRect/>
                    </a:stretch>
                  </pic:blipFill>
                  <pic:spPr>
                    <a:xfrm>
                      <a:off x="0" y="0"/>
                      <a:ext cx="5274310" cy="2322195"/>
                    </a:xfrm>
                    <a:prstGeom prst="rect">
                      <a:avLst/>
                    </a:prstGeom>
                    <a:noFill/>
                    <a:ln>
                      <a:noFill/>
                    </a:ln>
                  </pic:spPr>
                </pic:pic>
              </a:graphicData>
            </a:graphic>
          </wp:inline>
        </w:drawing>
      </w:r>
    </w:p>
    <w:p w14:paraId="2FF3714E" w14:textId="77777777" w:rsidR="000829C4" w:rsidRDefault="00000000">
      <w:r>
        <w:rPr>
          <w:rFonts w:hint="eastAsia"/>
        </w:rPr>
        <w:t>土地使用权证号</w:t>
      </w:r>
    </w:p>
    <w:p w14:paraId="294E905C" w14:textId="77777777" w:rsidR="000829C4" w:rsidRDefault="00000000">
      <w:pPr>
        <w:pStyle w:val="4"/>
      </w:pPr>
      <w:r>
        <w:rPr>
          <w:rFonts w:hint="eastAsia"/>
        </w:rPr>
        <w:t>输入列表</w:t>
      </w:r>
    </w:p>
    <w:p w14:paraId="4604D6CA" w14:textId="77777777" w:rsidR="000829C4" w:rsidRDefault="00000000">
      <w:r>
        <w:rPr>
          <w:rFonts w:hint="eastAsia"/>
        </w:rPr>
        <w:t>查询条件</w:t>
      </w:r>
      <w:r>
        <w:rPr>
          <w:rFonts w:hint="eastAsia"/>
        </w:rPr>
        <w:t>:</w:t>
      </w:r>
    </w:p>
    <w:tbl>
      <w:tblPr>
        <w:tblStyle w:val="ab"/>
        <w:tblW w:w="0" w:type="auto"/>
        <w:tblLook w:val="04A0" w:firstRow="1" w:lastRow="0" w:firstColumn="1" w:lastColumn="0" w:noHBand="0" w:noVBand="1"/>
      </w:tblPr>
      <w:tblGrid>
        <w:gridCol w:w="1520"/>
        <w:gridCol w:w="1085"/>
        <w:gridCol w:w="1065"/>
        <w:gridCol w:w="1393"/>
        <w:gridCol w:w="3233"/>
      </w:tblGrid>
      <w:tr w:rsidR="000829C4" w14:paraId="1AF6FF19" w14:textId="77777777">
        <w:tc>
          <w:tcPr>
            <w:tcW w:w="1561" w:type="dxa"/>
            <w:shd w:val="clear" w:color="auto" w:fill="DEEBF6" w:themeFill="accent1" w:themeFillTint="32"/>
          </w:tcPr>
          <w:p w14:paraId="42B0D428"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14C7D508"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514446DB"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435F2D2E"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35550D96" w14:textId="77777777" w:rsidR="000829C4" w:rsidRDefault="00000000">
            <w:pPr>
              <w:jc w:val="center"/>
              <w:rPr>
                <w:b/>
                <w:bCs/>
              </w:rPr>
            </w:pPr>
            <w:r>
              <w:rPr>
                <w:rFonts w:hint="eastAsia"/>
                <w:b/>
                <w:bCs/>
              </w:rPr>
              <w:t>备注</w:t>
            </w:r>
          </w:p>
        </w:tc>
      </w:tr>
      <w:tr w:rsidR="000829C4" w14:paraId="588AC833" w14:textId="77777777">
        <w:tc>
          <w:tcPr>
            <w:tcW w:w="1561" w:type="dxa"/>
          </w:tcPr>
          <w:p w14:paraId="10A52020" w14:textId="77777777" w:rsidR="000829C4" w:rsidRDefault="00000000">
            <w:r>
              <w:rPr>
                <w:rFonts w:hint="eastAsia"/>
              </w:rPr>
              <w:t>机构</w:t>
            </w:r>
          </w:p>
        </w:tc>
        <w:tc>
          <w:tcPr>
            <w:tcW w:w="1110" w:type="dxa"/>
          </w:tcPr>
          <w:p w14:paraId="29CE2E63" w14:textId="77777777" w:rsidR="000829C4" w:rsidRDefault="00000000">
            <w:pPr>
              <w:jc w:val="center"/>
            </w:pPr>
            <w:r>
              <w:rPr>
                <w:rFonts w:hint="eastAsia"/>
              </w:rPr>
              <w:t>参照</w:t>
            </w:r>
          </w:p>
        </w:tc>
        <w:tc>
          <w:tcPr>
            <w:tcW w:w="1089" w:type="dxa"/>
          </w:tcPr>
          <w:p w14:paraId="65D65FBC" w14:textId="77777777" w:rsidR="000829C4" w:rsidRDefault="00000000">
            <w:pPr>
              <w:jc w:val="center"/>
            </w:pPr>
            <w:r>
              <w:rPr>
                <w:rFonts w:hint="eastAsia"/>
              </w:rPr>
              <w:t>手动选择</w:t>
            </w:r>
          </w:p>
        </w:tc>
        <w:tc>
          <w:tcPr>
            <w:tcW w:w="1429" w:type="dxa"/>
          </w:tcPr>
          <w:p w14:paraId="6C238BFB" w14:textId="77777777" w:rsidR="000829C4" w:rsidRDefault="00000000">
            <w:pPr>
              <w:jc w:val="center"/>
            </w:pPr>
            <w:r>
              <w:rPr>
                <w:rFonts w:hint="eastAsia"/>
              </w:rPr>
              <w:t>否</w:t>
            </w:r>
          </w:p>
        </w:tc>
        <w:tc>
          <w:tcPr>
            <w:tcW w:w="3330" w:type="dxa"/>
          </w:tcPr>
          <w:p w14:paraId="2ABE1079" w14:textId="77777777" w:rsidR="000829C4" w:rsidRDefault="00000000">
            <w:r>
              <w:rPr>
                <w:rFonts w:hint="eastAsia"/>
              </w:rPr>
              <w:t>参照机构，增加用户权限，默认用户对应机构</w:t>
            </w:r>
          </w:p>
        </w:tc>
      </w:tr>
      <w:tr w:rsidR="000829C4" w14:paraId="741187A0" w14:textId="77777777">
        <w:tc>
          <w:tcPr>
            <w:tcW w:w="1561" w:type="dxa"/>
          </w:tcPr>
          <w:p w14:paraId="5F2F28FD" w14:textId="77777777" w:rsidR="000829C4" w:rsidRDefault="00000000">
            <w:r>
              <w:rPr>
                <w:rFonts w:hint="eastAsia"/>
              </w:rPr>
              <w:t>会计月份</w:t>
            </w:r>
          </w:p>
        </w:tc>
        <w:tc>
          <w:tcPr>
            <w:tcW w:w="1110" w:type="dxa"/>
          </w:tcPr>
          <w:p w14:paraId="2F44514C" w14:textId="77777777" w:rsidR="000829C4" w:rsidRDefault="00000000">
            <w:pPr>
              <w:jc w:val="center"/>
            </w:pPr>
            <w:r>
              <w:rPr>
                <w:rFonts w:hint="eastAsia"/>
              </w:rPr>
              <w:t>参照</w:t>
            </w:r>
          </w:p>
        </w:tc>
        <w:tc>
          <w:tcPr>
            <w:tcW w:w="1089" w:type="dxa"/>
          </w:tcPr>
          <w:p w14:paraId="6AEF8CD9" w14:textId="77777777" w:rsidR="000829C4" w:rsidRDefault="00000000">
            <w:pPr>
              <w:jc w:val="center"/>
            </w:pPr>
            <w:r>
              <w:rPr>
                <w:rFonts w:hint="eastAsia"/>
              </w:rPr>
              <w:t>手动选择</w:t>
            </w:r>
          </w:p>
        </w:tc>
        <w:tc>
          <w:tcPr>
            <w:tcW w:w="1429" w:type="dxa"/>
          </w:tcPr>
          <w:p w14:paraId="02FB6289" w14:textId="77777777" w:rsidR="000829C4" w:rsidRDefault="00000000">
            <w:pPr>
              <w:jc w:val="center"/>
            </w:pPr>
            <w:r>
              <w:rPr>
                <w:rFonts w:hint="eastAsia"/>
              </w:rPr>
              <w:t>否</w:t>
            </w:r>
          </w:p>
        </w:tc>
        <w:tc>
          <w:tcPr>
            <w:tcW w:w="3330" w:type="dxa"/>
          </w:tcPr>
          <w:p w14:paraId="00FFE56F" w14:textId="77777777" w:rsidR="000829C4" w:rsidRDefault="00000000">
            <w:r>
              <w:rPr>
                <w:rFonts w:hint="eastAsia"/>
              </w:rPr>
              <w:t>参照会计月份</w:t>
            </w:r>
          </w:p>
        </w:tc>
      </w:tr>
    </w:tbl>
    <w:p w14:paraId="5F8CEDB8" w14:textId="77777777" w:rsidR="000829C4" w:rsidRDefault="00000000">
      <w:pPr>
        <w:pStyle w:val="4"/>
      </w:pPr>
      <w:r>
        <w:rPr>
          <w:rFonts w:hint="eastAsia"/>
        </w:rPr>
        <w:t>业务处理</w:t>
      </w:r>
    </w:p>
    <w:p w14:paraId="3C888888" w14:textId="77777777" w:rsidR="000829C4" w:rsidRDefault="00000000">
      <w:pPr>
        <w:pStyle w:val="5"/>
      </w:pPr>
      <w:r>
        <w:rPr>
          <w:rFonts w:hint="eastAsia"/>
        </w:rPr>
        <w:t>业务处理与说明</w:t>
      </w:r>
    </w:p>
    <w:p w14:paraId="5CEA9755" w14:textId="77777777" w:rsidR="000829C4" w:rsidRDefault="00000000">
      <w:proofErr w:type="gramStart"/>
      <w:r>
        <w:rPr>
          <w:rFonts w:hint="eastAsia"/>
        </w:rPr>
        <w:t>房土税</w:t>
      </w:r>
      <w:proofErr w:type="gramEnd"/>
      <w:r>
        <w:rPr>
          <w:rFonts w:hint="eastAsia"/>
        </w:rPr>
        <w:t>计算完成后，如未生成底稿数据，则通过本功能查看计算异常的原因。</w:t>
      </w:r>
    </w:p>
    <w:p w14:paraId="2EBC6E1F" w14:textId="77777777" w:rsidR="000829C4" w:rsidRDefault="00000000">
      <w:pPr>
        <w:pStyle w:val="5"/>
      </w:pPr>
      <w:r>
        <w:rPr>
          <w:rFonts w:hint="eastAsia"/>
        </w:rPr>
        <w:t>功能按钮</w:t>
      </w:r>
    </w:p>
    <w:tbl>
      <w:tblPr>
        <w:tblStyle w:val="ab"/>
        <w:tblW w:w="0" w:type="auto"/>
        <w:tblLook w:val="04A0" w:firstRow="1" w:lastRow="0" w:firstColumn="1" w:lastColumn="0" w:noHBand="0" w:noVBand="1"/>
      </w:tblPr>
      <w:tblGrid>
        <w:gridCol w:w="1073"/>
        <w:gridCol w:w="1265"/>
        <w:gridCol w:w="5958"/>
      </w:tblGrid>
      <w:tr w:rsidR="000829C4" w14:paraId="2EC5CC35" w14:textId="77777777">
        <w:tc>
          <w:tcPr>
            <w:tcW w:w="1094" w:type="dxa"/>
            <w:shd w:val="clear" w:color="auto" w:fill="DEEBF6" w:themeFill="accent1" w:themeFillTint="32"/>
          </w:tcPr>
          <w:p w14:paraId="0DD977BA" w14:textId="77777777" w:rsidR="000829C4" w:rsidRDefault="00000000">
            <w:pPr>
              <w:jc w:val="center"/>
              <w:rPr>
                <w:b/>
                <w:bCs/>
                <w:szCs w:val="21"/>
              </w:rPr>
            </w:pPr>
            <w:r>
              <w:rPr>
                <w:rFonts w:hint="eastAsia"/>
                <w:b/>
                <w:bCs/>
                <w:szCs w:val="21"/>
              </w:rPr>
              <w:t>按钮名称</w:t>
            </w:r>
          </w:p>
        </w:tc>
        <w:tc>
          <w:tcPr>
            <w:tcW w:w="1293" w:type="dxa"/>
            <w:shd w:val="clear" w:color="auto" w:fill="DEEBF6" w:themeFill="accent1" w:themeFillTint="32"/>
          </w:tcPr>
          <w:p w14:paraId="6AD2D397" w14:textId="77777777" w:rsidR="000829C4" w:rsidRDefault="00000000">
            <w:pPr>
              <w:jc w:val="center"/>
              <w:rPr>
                <w:b/>
                <w:bCs/>
                <w:szCs w:val="21"/>
              </w:rPr>
            </w:pPr>
            <w:r>
              <w:rPr>
                <w:rFonts w:hint="eastAsia"/>
                <w:b/>
                <w:bCs/>
                <w:szCs w:val="21"/>
              </w:rPr>
              <w:t>实现功能</w:t>
            </w:r>
          </w:p>
        </w:tc>
        <w:tc>
          <w:tcPr>
            <w:tcW w:w="6135" w:type="dxa"/>
            <w:shd w:val="clear" w:color="auto" w:fill="DEEBF6" w:themeFill="accent1" w:themeFillTint="32"/>
          </w:tcPr>
          <w:p w14:paraId="350C2A76" w14:textId="77777777" w:rsidR="000829C4" w:rsidRDefault="00000000">
            <w:pPr>
              <w:jc w:val="center"/>
              <w:rPr>
                <w:b/>
                <w:bCs/>
                <w:szCs w:val="21"/>
              </w:rPr>
            </w:pPr>
            <w:r>
              <w:rPr>
                <w:rFonts w:hint="eastAsia"/>
                <w:b/>
                <w:bCs/>
                <w:szCs w:val="21"/>
              </w:rPr>
              <w:t>规则</w:t>
            </w:r>
          </w:p>
        </w:tc>
      </w:tr>
      <w:tr w:rsidR="000829C4" w14:paraId="121152CC" w14:textId="77777777">
        <w:tc>
          <w:tcPr>
            <w:tcW w:w="1094" w:type="dxa"/>
          </w:tcPr>
          <w:p w14:paraId="7537D0D6" w14:textId="77777777" w:rsidR="000829C4" w:rsidRDefault="00000000">
            <w:pPr>
              <w:rPr>
                <w:szCs w:val="21"/>
              </w:rPr>
            </w:pPr>
            <w:r>
              <w:rPr>
                <w:rFonts w:hint="eastAsia"/>
                <w:szCs w:val="21"/>
              </w:rPr>
              <w:t>查询</w:t>
            </w:r>
          </w:p>
        </w:tc>
        <w:tc>
          <w:tcPr>
            <w:tcW w:w="1293" w:type="dxa"/>
          </w:tcPr>
          <w:p w14:paraId="79539BCC" w14:textId="77777777" w:rsidR="000829C4" w:rsidRDefault="00000000">
            <w:pPr>
              <w:rPr>
                <w:szCs w:val="21"/>
              </w:rPr>
            </w:pPr>
            <w:r>
              <w:rPr>
                <w:rFonts w:hint="eastAsia"/>
                <w:szCs w:val="21"/>
              </w:rPr>
              <w:t>查询数据</w:t>
            </w:r>
          </w:p>
        </w:tc>
        <w:tc>
          <w:tcPr>
            <w:tcW w:w="6135" w:type="dxa"/>
          </w:tcPr>
          <w:p w14:paraId="178CDD45" w14:textId="77777777" w:rsidR="000829C4" w:rsidRDefault="00000000">
            <w:pPr>
              <w:rPr>
                <w:szCs w:val="21"/>
              </w:rPr>
            </w:pPr>
            <w:r>
              <w:rPr>
                <w:rFonts w:hint="eastAsia"/>
                <w:szCs w:val="21"/>
              </w:rPr>
              <w:t>根据录入的查询条件查询数据，默认只查询用户所属机构的数据。</w:t>
            </w:r>
          </w:p>
        </w:tc>
      </w:tr>
      <w:tr w:rsidR="000829C4" w14:paraId="55AE067D" w14:textId="77777777">
        <w:tc>
          <w:tcPr>
            <w:tcW w:w="1094" w:type="dxa"/>
          </w:tcPr>
          <w:p w14:paraId="3DA20E76" w14:textId="77777777" w:rsidR="000829C4" w:rsidRDefault="00000000">
            <w:pPr>
              <w:rPr>
                <w:szCs w:val="21"/>
              </w:rPr>
            </w:pPr>
            <w:r>
              <w:rPr>
                <w:rFonts w:hint="eastAsia"/>
                <w:szCs w:val="21"/>
              </w:rPr>
              <w:lastRenderedPageBreak/>
              <w:t>清空</w:t>
            </w:r>
          </w:p>
        </w:tc>
        <w:tc>
          <w:tcPr>
            <w:tcW w:w="1293" w:type="dxa"/>
          </w:tcPr>
          <w:p w14:paraId="0D11A11B" w14:textId="77777777" w:rsidR="000829C4" w:rsidRDefault="00000000">
            <w:pPr>
              <w:rPr>
                <w:szCs w:val="21"/>
              </w:rPr>
            </w:pPr>
            <w:r>
              <w:rPr>
                <w:rFonts w:hint="eastAsia"/>
                <w:szCs w:val="21"/>
              </w:rPr>
              <w:t>清空查询</w:t>
            </w:r>
          </w:p>
        </w:tc>
        <w:tc>
          <w:tcPr>
            <w:tcW w:w="6135" w:type="dxa"/>
          </w:tcPr>
          <w:p w14:paraId="785E5349" w14:textId="77777777" w:rsidR="000829C4" w:rsidRDefault="00000000">
            <w:pPr>
              <w:rPr>
                <w:szCs w:val="21"/>
              </w:rPr>
            </w:pPr>
            <w:r>
              <w:rPr>
                <w:rFonts w:hint="eastAsia"/>
                <w:szCs w:val="21"/>
              </w:rPr>
              <w:t>点击该按钮，清空查询条件。</w:t>
            </w:r>
          </w:p>
        </w:tc>
      </w:tr>
    </w:tbl>
    <w:p w14:paraId="103BC3B4" w14:textId="77777777" w:rsidR="000829C4" w:rsidRDefault="000829C4"/>
    <w:p w14:paraId="5FCF7F25" w14:textId="77777777" w:rsidR="000829C4" w:rsidRDefault="00000000">
      <w:pPr>
        <w:pStyle w:val="5"/>
      </w:pPr>
      <w:r>
        <w:rPr>
          <w:rFonts w:hint="eastAsia"/>
        </w:rPr>
        <w:t>算法说明</w:t>
      </w:r>
    </w:p>
    <w:p w14:paraId="364D9578" w14:textId="77777777" w:rsidR="000829C4" w:rsidRDefault="00000000">
      <w:pPr>
        <w:numPr>
          <w:ilvl w:val="0"/>
          <w:numId w:val="91"/>
        </w:numPr>
      </w:pPr>
      <w:r>
        <w:rPr>
          <w:rFonts w:hint="eastAsia"/>
        </w:rPr>
        <w:t>房产编码</w:t>
      </w:r>
      <w:r>
        <w:rPr>
          <w:rFonts w:hint="eastAsia"/>
        </w:rPr>
        <w:t>/</w:t>
      </w:r>
      <w:r>
        <w:rPr>
          <w:rFonts w:hint="eastAsia"/>
        </w:rPr>
        <w:t>土地使用权证号为超链接，点击后弹出应房产或土地信息台账详情界面并显示对应的台账信息；</w:t>
      </w:r>
    </w:p>
    <w:p w14:paraId="596BED11" w14:textId="77777777" w:rsidR="000829C4" w:rsidRDefault="000829C4"/>
    <w:p w14:paraId="1C72822A" w14:textId="77777777" w:rsidR="000829C4" w:rsidRDefault="00000000">
      <w:pPr>
        <w:pStyle w:val="5"/>
      </w:pPr>
      <w:r>
        <w:rPr>
          <w:rFonts w:hint="eastAsia"/>
        </w:rPr>
        <w:t>逻辑校验</w:t>
      </w:r>
    </w:p>
    <w:p w14:paraId="6FF848B1" w14:textId="77777777" w:rsidR="000829C4" w:rsidRDefault="00000000">
      <w:r>
        <w:rPr>
          <w:rFonts w:hint="eastAsia"/>
        </w:rPr>
        <w:t>无。</w:t>
      </w:r>
    </w:p>
    <w:p w14:paraId="23099A6D" w14:textId="77777777" w:rsidR="000829C4" w:rsidRDefault="00000000">
      <w:pPr>
        <w:pStyle w:val="4"/>
      </w:pPr>
      <w:r>
        <w:rPr>
          <w:rFonts w:hint="eastAsia"/>
        </w:rPr>
        <w:t>输出</w:t>
      </w:r>
    </w:p>
    <w:tbl>
      <w:tblPr>
        <w:tblStyle w:val="ab"/>
        <w:tblW w:w="0" w:type="auto"/>
        <w:tblLook w:val="04A0" w:firstRow="1" w:lastRow="0" w:firstColumn="1" w:lastColumn="0" w:noHBand="0" w:noVBand="1"/>
      </w:tblPr>
      <w:tblGrid>
        <w:gridCol w:w="2138"/>
        <w:gridCol w:w="1212"/>
        <w:gridCol w:w="4946"/>
      </w:tblGrid>
      <w:tr w:rsidR="000829C4" w14:paraId="5BFC8653" w14:textId="77777777">
        <w:tc>
          <w:tcPr>
            <w:tcW w:w="2170" w:type="dxa"/>
            <w:shd w:val="clear" w:color="auto" w:fill="D8D8D8" w:themeFill="background1" w:themeFillShade="D8"/>
          </w:tcPr>
          <w:p w14:paraId="4275FF45" w14:textId="77777777" w:rsidR="000829C4" w:rsidRDefault="00000000">
            <w:pPr>
              <w:jc w:val="center"/>
              <w:rPr>
                <w:b/>
                <w:bCs/>
              </w:rPr>
            </w:pPr>
            <w:r>
              <w:rPr>
                <w:rFonts w:hint="eastAsia"/>
                <w:b/>
                <w:bCs/>
              </w:rPr>
              <w:t>字段名称</w:t>
            </w:r>
          </w:p>
        </w:tc>
        <w:tc>
          <w:tcPr>
            <w:tcW w:w="1227" w:type="dxa"/>
            <w:shd w:val="clear" w:color="auto" w:fill="D8D8D8" w:themeFill="background1" w:themeFillShade="D8"/>
          </w:tcPr>
          <w:p w14:paraId="43CED255" w14:textId="77777777" w:rsidR="000829C4" w:rsidRDefault="00000000">
            <w:pPr>
              <w:jc w:val="center"/>
              <w:rPr>
                <w:b/>
                <w:bCs/>
              </w:rPr>
            </w:pPr>
            <w:r>
              <w:rPr>
                <w:rFonts w:hint="eastAsia"/>
                <w:b/>
                <w:bCs/>
              </w:rPr>
              <w:t>字段类型</w:t>
            </w:r>
          </w:p>
        </w:tc>
        <w:tc>
          <w:tcPr>
            <w:tcW w:w="5031" w:type="dxa"/>
            <w:shd w:val="clear" w:color="auto" w:fill="D8D8D8" w:themeFill="background1" w:themeFillShade="D8"/>
          </w:tcPr>
          <w:p w14:paraId="7067DFAB" w14:textId="77777777" w:rsidR="000829C4" w:rsidRDefault="00000000">
            <w:pPr>
              <w:jc w:val="center"/>
              <w:rPr>
                <w:b/>
                <w:bCs/>
              </w:rPr>
            </w:pPr>
            <w:r>
              <w:rPr>
                <w:rFonts w:hint="eastAsia"/>
                <w:b/>
                <w:bCs/>
              </w:rPr>
              <w:t>备注</w:t>
            </w:r>
          </w:p>
        </w:tc>
      </w:tr>
      <w:tr w:rsidR="000829C4" w14:paraId="36068DAA" w14:textId="77777777">
        <w:tc>
          <w:tcPr>
            <w:tcW w:w="2170" w:type="dxa"/>
          </w:tcPr>
          <w:p w14:paraId="01BA0AE1" w14:textId="77777777" w:rsidR="000829C4" w:rsidRDefault="00000000">
            <w:r>
              <w:rPr>
                <w:rFonts w:hint="eastAsia"/>
              </w:rPr>
              <w:t>会计月份</w:t>
            </w:r>
          </w:p>
        </w:tc>
        <w:tc>
          <w:tcPr>
            <w:tcW w:w="1227" w:type="dxa"/>
          </w:tcPr>
          <w:p w14:paraId="593FFC5B" w14:textId="77777777" w:rsidR="000829C4" w:rsidRDefault="00000000">
            <w:r>
              <w:rPr>
                <w:rFonts w:hint="eastAsia"/>
              </w:rPr>
              <w:t>字符</w:t>
            </w:r>
          </w:p>
        </w:tc>
        <w:tc>
          <w:tcPr>
            <w:tcW w:w="5031" w:type="dxa"/>
          </w:tcPr>
          <w:p w14:paraId="06C105C2" w14:textId="77777777" w:rsidR="000829C4" w:rsidRDefault="000829C4"/>
        </w:tc>
      </w:tr>
      <w:tr w:rsidR="000829C4" w14:paraId="65096625" w14:textId="77777777">
        <w:tc>
          <w:tcPr>
            <w:tcW w:w="2170" w:type="dxa"/>
          </w:tcPr>
          <w:p w14:paraId="3475705A" w14:textId="77777777" w:rsidR="000829C4" w:rsidRDefault="00000000">
            <w:r>
              <w:rPr>
                <w:rFonts w:hint="eastAsia"/>
              </w:rPr>
              <w:t>机构</w:t>
            </w:r>
          </w:p>
        </w:tc>
        <w:tc>
          <w:tcPr>
            <w:tcW w:w="1227" w:type="dxa"/>
          </w:tcPr>
          <w:p w14:paraId="1863EC03" w14:textId="77777777" w:rsidR="000829C4" w:rsidRDefault="00000000">
            <w:r>
              <w:rPr>
                <w:rFonts w:hint="eastAsia"/>
              </w:rPr>
              <w:t>字符</w:t>
            </w:r>
          </w:p>
        </w:tc>
        <w:tc>
          <w:tcPr>
            <w:tcW w:w="5031" w:type="dxa"/>
          </w:tcPr>
          <w:p w14:paraId="4C61F539" w14:textId="77777777" w:rsidR="000829C4" w:rsidRDefault="000829C4"/>
        </w:tc>
      </w:tr>
      <w:tr w:rsidR="000829C4" w14:paraId="316244F3" w14:textId="77777777">
        <w:tc>
          <w:tcPr>
            <w:tcW w:w="2170" w:type="dxa"/>
          </w:tcPr>
          <w:p w14:paraId="34A07C7F" w14:textId="77777777" w:rsidR="000829C4" w:rsidRDefault="00000000">
            <w:r>
              <w:rPr>
                <w:rFonts w:hint="eastAsia"/>
              </w:rPr>
              <w:t>权证类型</w:t>
            </w:r>
          </w:p>
        </w:tc>
        <w:tc>
          <w:tcPr>
            <w:tcW w:w="1227" w:type="dxa"/>
          </w:tcPr>
          <w:p w14:paraId="0BD4F2ED" w14:textId="77777777" w:rsidR="000829C4" w:rsidRDefault="00000000">
            <w:r>
              <w:rPr>
                <w:rFonts w:hint="eastAsia"/>
              </w:rPr>
              <w:t>字符</w:t>
            </w:r>
          </w:p>
        </w:tc>
        <w:tc>
          <w:tcPr>
            <w:tcW w:w="5031" w:type="dxa"/>
          </w:tcPr>
          <w:p w14:paraId="037818F6" w14:textId="77777777" w:rsidR="000829C4" w:rsidRDefault="000829C4"/>
        </w:tc>
      </w:tr>
      <w:tr w:rsidR="000829C4" w14:paraId="6B34EFDA" w14:textId="77777777">
        <w:tc>
          <w:tcPr>
            <w:tcW w:w="2170" w:type="dxa"/>
          </w:tcPr>
          <w:p w14:paraId="21FBDEDE" w14:textId="77777777" w:rsidR="000829C4" w:rsidRDefault="00000000">
            <w:r>
              <w:rPr>
                <w:rFonts w:hint="eastAsia"/>
              </w:rPr>
              <w:t>房产编码</w:t>
            </w:r>
            <w:r>
              <w:rPr>
                <w:rFonts w:hint="eastAsia"/>
              </w:rPr>
              <w:t>/</w:t>
            </w:r>
            <w:r>
              <w:rPr>
                <w:rFonts w:hint="eastAsia"/>
              </w:rPr>
              <w:t>土地使用权证号</w:t>
            </w:r>
          </w:p>
        </w:tc>
        <w:tc>
          <w:tcPr>
            <w:tcW w:w="1227" w:type="dxa"/>
          </w:tcPr>
          <w:p w14:paraId="56A1B427" w14:textId="77777777" w:rsidR="000829C4" w:rsidRDefault="00000000">
            <w:r>
              <w:rPr>
                <w:rFonts w:hint="eastAsia"/>
              </w:rPr>
              <w:t>字符</w:t>
            </w:r>
          </w:p>
        </w:tc>
        <w:tc>
          <w:tcPr>
            <w:tcW w:w="5031" w:type="dxa"/>
          </w:tcPr>
          <w:p w14:paraId="14891D47" w14:textId="77777777" w:rsidR="000829C4" w:rsidRDefault="000829C4"/>
        </w:tc>
      </w:tr>
      <w:tr w:rsidR="000829C4" w14:paraId="4F16FA90" w14:textId="77777777">
        <w:tc>
          <w:tcPr>
            <w:tcW w:w="2170" w:type="dxa"/>
          </w:tcPr>
          <w:p w14:paraId="68E26DD6" w14:textId="77777777" w:rsidR="000829C4" w:rsidRDefault="00000000">
            <w:r>
              <w:rPr>
                <w:rFonts w:hint="eastAsia"/>
              </w:rPr>
              <w:t>所在地</w:t>
            </w:r>
          </w:p>
        </w:tc>
        <w:tc>
          <w:tcPr>
            <w:tcW w:w="1227" w:type="dxa"/>
          </w:tcPr>
          <w:p w14:paraId="519C9D75" w14:textId="77777777" w:rsidR="000829C4" w:rsidRDefault="00000000">
            <w:r>
              <w:rPr>
                <w:rFonts w:hint="eastAsia"/>
              </w:rPr>
              <w:t>字符</w:t>
            </w:r>
          </w:p>
        </w:tc>
        <w:tc>
          <w:tcPr>
            <w:tcW w:w="5031" w:type="dxa"/>
          </w:tcPr>
          <w:p w14:paraId="00516EDE" w14:textId="77777777" w:rsidR="000829C4" w:rsidRDefault="000829C4"/>
        </w:tc>
      </w:tr>
      <w:tr w:rsidR="000829C4" w14:paraId="40F6A915" w14:textId="77777777">
        <w:tc>
          <w:tcPr>
            <w:tcW w:w="2170" w:type="dxa"/>
          </w:tcPr>
          <w:p w14:paraId="3F973DD5" w14:textId="77777777" w:rsidR="000829C4" w:rsidRDefault="00000000">
            <w:r>
              <w:rPr>
                <w:rFonts w:hint="eastAsia"/>
              </w:rPr>
              <w:t>异常原因</w:t>
            </w:r>
          </w:p>
        </w:tc>
        <w:tc>
          <w:tcPr>
            <w:tcW w:w="1227" w:type="dxa"/>
          </w:tcPr>
          <w:p w14:paraId="282BDC3D" w14:textId="77777777" w:rsidR="000829C4" w:rsidRDefault="000829C4"/>
        </w:tc>
        <w:tc>
          <w:tcPr>
            <w:tcW w:w="5031" w:type="dxa"/>
          </w:tcPr>
          <w:p w14:paraId="35ACCB0E" w14:textId="77777777" w:rsidR="000829C4" w:rsidRDefault="000829C4"/>
        </w:tc>
      </w:tr>
    </w:tbl>
    <w:p w14:paraId="51C17207" w14:textId="77777777" w:rsidR="000829C4" w:rsidRDefault="000829C4"/>
    <w:p w14:paraId="054069DD" w14:textId="77777777" w:rsidR="000829C4" w:rsidRDefault="00000000">
      <w:pPr>
        <w:pStyle w:val="4"/>
      </w:pPr>
      <w:r>
        <w:rPr>
          <w:rFonts w:hint="eastAsia"/>
        </w:rPr>
        <w:t>非功能性需求</w:t>
      </w:r>
    </w:p>
    <w:p w14:paraId="1329E54E" w14:textId="77777777" w:rsidR="000829C4" w:rsidRDefault="00000000">
      <w:r>
        <w:rPr>
          <w:rFonts w:hint="eastAsia"/>
        </w:rPr>
        <w:t>无。</w:t>
      </w:r>
    </w:p>
    <w:p w14:paraId="494EA6A5" w14:textId="77777777" w:rsidR="000829C4" w:rsidRDefault="00000000">
      <w:pPr>
        <w:pStyle w:val="2"/>
      </w:pPr>
      <w:bookmarkStart w:id="150" w:name="_Toc1735230008"/>
      <w:r>
        <w:rPr>
          <w:rFonts w:hint="eastAsia"/>
        </w:rPr>
        <w:lastRenderedPageBreak/>
        <w:t>计提申报</w:t>
      </w:r>
      <w:bookmarkEnd w:id="150"/>
    </w:p>
    <w:p w14:paraId="695BE274" w14:textId="77777777" w:rsidR="000829C4" w:rsidRDefault="00000000">
      <w:pPr>
        <w:pStyle w:val="3"/>
      </w:pPr>
      <w:bookmarkStart w:id="151" w:name="_Toc1182818196"/>
      <w:r>
        <w:rPr>
          <w:rFonts w:hint="eastAsia"/>
        </w:rPr>
        <w:t>房产税计提</w:t>
      </w:r>
      <w:bookmarkEnd w:id="151"/>
    </w:p>
    <w:p w14:paraId="050B662B" w14:textId="77777777" w:rsidR="000829C4" w:rsidRDefault="00000000">
      <w:pPr>
        <w:pStyle w:val="4"/>
      </w:pPr>
      <w:r>
        <w:rPr>
          <w:rFonts w:hint="eastAsia"/>
        </w:rPr>
        <w:t>功能描述</w:t>
      </w:r>
    </w:p>
    <w:p w14:paraId="215B33EC" w14:textId="77777777" w:rsidR="000829C4" w:rsidRDefault="00000000">
      <w:r>
        <w:rPr>
          <w:rFonts w:hint="eastAsia"/>
        </w:rPr>
        <w:t>本功能为房产税税金计提功能。</w:t>
      </w:r>
    </w:p>
    <w:p w14:paraId="42E3B655" w14:textId="77777777" w:rsidR="000829C4" w:rsidRDefault="00000000">
      <w:pPr>
        <w:pStyle w:val="4"/>
      </w:pPr>
      <w:r>
        <w:rPr>
          <w:rFonts w:hint="eastAsia"/>
        </w:rPr>
        <w:t>原型界面</w:t>
      </w:r>
    </w:p>
    <w:p w14:paraId="34D6AD4D" w14:textId="77777777" w:rsidR="000829C4" w:rsidRDefault="00000000">
      <w:r>
        <w:rPr>
          <w:rFonts w:hint="eastAsia"/>
        </w:rPr>
        <w:t>列表界面：</w:t>
      </w:r>
    </w:p>
    <w:p w14:paraId="2AC33552" w14:textId="77777777" w:rsidR="000829C4" w:rsidRDefault="00000000">
      <w:r>
        <w:rPr>
          <w:noProof/>
        </w:rPr>
        <w:drawing>
          <wp:inline distT="0" distB="0" distL="114300" distR="114300" wp14:anchorId="2462A4A0" wp14:editId="77525EF8">
            <wp:extent cx="5271770" cy="2322830"/>
            <wp:effectExtent l="0" t="0" r="11430" b="13970"/>
            <wp:docPr id="2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19"/>
                    <pic:cNvPicPr>
                      <a:picLocks noChangeAspect="1"/>
                    </pic:cNvPicPr>
                  </pic:nvPicPr>
                  <pic:blipFill>
                    <a:blip r:embed="rId74"/>
                    <a:stretch>
                      <a:fillRect/>
                    </a:stretch>
                  </pic:blipFill>
                  <pic:spPr>
                    <a:xfrm>
                      <a:off x="0" y="0"/>
                      <a:ext cx="5271770" cy="2322830"/>
                    </a:xfrm>
                    <a:prstGeom prst="rect">
                      <a:avLst/>
                    </a:prstGeom>
                    <a:noFill/>
                    <a:ln>
                      <a:noFill/>
                    </a:ln>
                  </pic:spPr>
                </pic:pic>
              </a:graphicData>
            </a:graphic>
          </wp:inline>
        </w:drawing>
      </w:r>
    </w:p>
    <w:p w14:paraId="1DE1562B" w14:textId="77777777" w:rsidR="000829C4" w:rsidRDefault="00000000">
      <w:r>
        <w:rPr>
          <w:rFonts w:hint="eastAsia"/>
        </w:rPr>
        <w:t>新增任务：</w:t>
      </w:r>
    </w:p>
    <w:p w14:paraId="68B37F1E" w14:textId="77777777" w:rsidR="000829C4" w:rsidRDefault="00000000">
      <w:r>
        <w:rPr>
          <w:noProof/>
        </w:rPr>
        <w:drawing>
          <wp:inline distT="0" distB="0" distL="114300" distR="114300" wp14:anchorId="2E124FEC" wp14:editId="0F90E615">
            <wp:extent cx="5267325" cy="1266825"/>
            <wp:effectExtent l="0" t="0" r="15875" b="3175"/>
            <wp:docPr id="26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0"/>
                    <pic:cNvPicPr>
                      <a:picLocks noChangeAspect="1"/>
                    </pic:cNvPicPr>
                  </pic:nvPicPr>
                  <pic:blipFill>
                    <a:blip r:embed="rId75"/>
                    <a:stretch>
                      <a:fillRect/>
                    </a:stretch>
                  </pic:blipFill>
                  <pic:spPr>
                    <a:xfrm>
                      <a:off x="0" y="0"/>
                      <a:ext cx="5267325" cy="1266825"/>
                    </a:xfrm>
                    <a:prstGeom prst="rect">
                      <a:avLst/>
                    </a:prstGeom>
                    <a:noFill/>
                    <a:ln>
                      <a:noFill/>
                    </a:ln>
                  </pic:spPr>
                </pic:pic>
              </a:graphicData>
            </a:graphic>
          </wp:inline>
        </w:drawing>
      </w:r>
    </w:p>
    <w:p w14:paraId="49209763" w14:textId="77777777" w:rsidR="000829C4" w:rsidRDefault="00000000">
      <w:r>
        <w:rPr>
          <w:rFonts w:hint="eastAsia"/>
        </w:rPr>
        <w:t>准备界面：</w:t>
      </w:r>
    </w:p>
    <w:p w14:paraId="025C839D" w14:textId="77777777" w:rsidR="000829C4" w:rsidRDefault="00000000">
      <w:r>
        <w:rPr>
          <w:noProof/>
        </w:rPr>
        <w:lastRenderedPageBreak/>
        <w:drawing>
          <wp:inline distT="0" distB="0" distL="114300" distR="114300" wp14:anchorId="44D762D5" wp14:editId="15F76FDB">
            <wp:extent cx="5264785" cy="2299335"/>
            <wp:effectExtent l="0" t="0" r="18415" b="12065"/>
            <wp:docPr id="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
                    <pic:cNvPicPr>
                      <a:picLocks noChangeAspect="1"/>
                    </pic:cNvPicPr>
                  </pic:nvPicPr>
                  <pic:blipFill>
                    <a:blip r:embed="rId76"/>
                    <a:stretch>
                      <a:fillRect/>
                    </a:stretch>
                  </pic:blipFill>
                  <pic:spPr>
                    <a:xfrm>
                      <a:off x="0" y="0"/>
                      <a:ext cx="5264785" cy="2299335"/>
                    </a:xfrm>
                    <a:prstGeom prst="rect">
                      <a:avLst/>
                    </a:prstGeom>
                    <a:noFill/>
                    <a:ln>
                      <a:noFill/>
                    </a:ln>
                  </pic:spPr>
                </pic:pic>
              </a:graphicData>
            </a:graphic>
          </wp:inline>
        </w:drawing>
      </w:r>
    </w:p>
    <w:p w14:paraId="3231DEED" w14:textId="77777777" w:rsidR="000829C4" w:rsidRDefault="00000000">
      <w:r>
        <w:rPr>
          <w:rFonts w:hint="eastAsia"/>
        </w:rPr>
        <w:t>计算界面：</w:t>
      </w:r>
    </w:p>
    <w:p w14:paraId="3E41E91D" w14:textId="77777777" w:rsidR="000829C4" w:rsidRDefault="00000000">
      <w:r>
        <w:rPr>
          <w:noProof/>
        </w:rPr>
        <w:drawing>
          <wp:inline distT="0" distB="0" distL="114300" distR="114300" wp14:anchorId="508ADC4E" wp14:editId="7A327B91">
            <wp:extent cx="5267960" cy="2303780"/>
            <wp:effectExtent l="0" t="0" r="15240" b="7620"/>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
                    <pic:cNvPicPr>
                      <a:picLocks noChangeAspect="1"/>
                    </pic:cNvPicPr>
                  </pic:nvPicPr>
                  <pic:blipFill>
                    <a:blip r:embed="rId77"/>
                    <a:stretch>
                      <a:fillRect/>
                    </a:stretch>
                  </pic:blipFill>
                  <pic:spPr>
                    <a:xfrm>
                      <a:off x="0" y="0"/>
                      <a:ext cx="5267960" cy="2303780"/>
                    </a:xfrm>
                    <a:prstGeom prst="rect">
                      <a:avLst/>
                    </a:prstGeom>
                    <a:noFill/>
                    <a:ln>
                      <a:noFill/>
                    </a:ln>
                  </pic:spPr>
                </pic:pic>
              </a:graphicData>
            </a:graphic>
          </wp:inline>
        </w:drawing>
      </w:r>
    </w:p>
    <w:p w14:paraId="0198E52A" w14:textId="77777777" w:rsidR="000829C4" w:rsidRDefault="00000000">
      <w:r>
        <w:rPr>
          <w:rFonts w:hint="eastAsia"/>
        </w:rPr>
        <w:t>计算完成：</w:t>
      </w:r>
    </w:p>
    <w:p w14:paraId="619C37C0" w14:textId="77777777" w:rsidR="000829C4" w:rsidRDefault="00000000">
      <w:r>
        <w:rPr>
          <w:noProof/>
        </w:rPr>
        <w:drawing>
          <wp:inline distT="0" distB="0" distL="114300" distR="114300" wp14:anchorId="7DBB64B4" wp14:editId="1913577C">
            <wp:extent cx="5269865" cy="2294890"/>
            <wp:effectExtent l="0" t="0" r="13335" b="16510"/>
            <wp:docPr id="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
                    <pic:cNvPicPr>
                      <a:picLocks noChangeAspect="1"/>
                    </pic:cNvPicPr>
                  </pic:nvPicPr>
                  <pic:blipFill>
                    <a:blip r:embed="rId78"/>
                    <a:stretch>
                      <a:fillRect/>
                    </a:stretch>
                  </pic:blipFill>
                  <pic:spPr>
                    <a:xfrm>
                      <a:off x="0" y="0"/>
                      <a:ext cx="5269865" cy="2294890"/>
                    </a:xfrm>
                    <a:prstGeom prst="rect">
                      <a:avLst/>
                    </a:prstGeom>
                    <a:noFill/>
                    <a:ln>
                      <a:noFill/>
                    </a:ln>
                  </pic:spPr>
                </pic:pic>
              </a:graphicData>
            </a:graphic>
          </wp:inline>
        </w:drawing>
      </w:r>
    </w:p>
    <w:p w14:paraId="4113A322" w14:textId="77777777" w:rsidR="000829C4" w:rsidRDefault="00000000">
      <w:r>
        <w:rPr>
          <w:rFonts w:hint="eastAsia"/>
        </w:rPr>
        <w:t>计提界面：</w:t>
      </w:r>
    </w:p>
    <w:p w14:paraId="29662140" w14:textId="77777777" w:rsidR="000829C4" w:rsidRDefault="00000000">
      <w:r>
        <w:rPr>
          <w:noProof/>
        </w:rPr>
        <w:lastRenderedPageBreak/>
        <w:drawing>
          <wp:inline distT="0" distB="0" distL="114300" distR="114300" wp14:anchorId="161000E6" wp14:editId="7EFF2AA7">
            <wp:extent cx="5270500" cy="982345"/>
            <wp:effectExtent l="0" t="0" r="12700" b="8255"/>
            <wp:docPr id="7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8"/>
                    <pic:cNvPicPr>
                      <a:picLocks noChangeAspect="1"/>
                    </pic:cNvPicPr>
                  </pic:nvPicPr>
                  <pic:blipFill>
                    <a:blip r:embed="rId38"/>
                    <a:stretch>
                      <a:fillRect/>
                    </a:stretch>
                  </pic:blipFill>
                  <pic:spPr>
                    <a:xfrm>
                      <a:off x="0" y="0"/>
                      <a:ext cx="5270500" cy="982345"/>
                    </a:xfrm>
                    <a:prstGeom prst="rect">
                      <a:avLst/>
                    </a:prstGeom>
                    <a:noFill/>
                    <a:ln>
                      <a:noFill/>
                    </a:ln>
                  </pic:spPr>
                </pic:pic>
              </a:graphicData>
            </a:graphic>
          </wp:inline>
        </w:drawing>
      </w:r>
    </w:p>
    <w:p w14:paraId="4E165C2E" w14:textId="77777777" w:rsidR="000829C4" w:rsidRDefault="00000000">
      <w:pPr>
        <w:pStyle w:val="4"/>
      </w:pPr>
      <w:r>
        <w:rPr>
          <w:rFonts w:hint="eastAsia"/>
        </w:rPr>
        <w:t>输入列表</w:t>
      </w:r>
    </w:p>
    <w:p w14:paraId="4ADB38F0"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549DDDAC" w14:textId="77777777">
        <w:tc>
          <w:tcPr>
            <w:tcW w:w="1561" w:type="dxa"/>
            <w:shd w:val="clear" w:color="auto" w:fill="DEEBF6" w:themeFill="accent1" w:themeFillTint="32"/>
          </w:tcPr>
          <w:p w14:paraId="57241C10"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1F557997"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2D265F49"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34224DA9"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230A1394" w14:textId="77777777" w:rsidR="000829C4" w:rsidRDefault="00000000">
            <w:pPr>
              <w:jc w:val="center"/>
              <w:rPr>
                <w:b/>
                <w:bCs/>
              </w:rPr>
            </w:pPr>
            <w:r>
              <w:rPr>
                <w:rFonts w:hint="eastAsia"/>
                <w:b/>
                <w:bCs/>
              </w:rPr>
              <w:t>备注</w:t>
            </w:r>
          </w:p>
        </w:tc>
      </w:tr>
      <w:tr w:rsidR="000829C4" w14:paraId="1352A27A" w14:textId="77777777">
        <w:tc>
          <w:tcPr>
            <w:tcW w:w="1561" w:type="dxa"/>
          </w:tcPr>
          <w:p w14:paraId="474DDF35" w14:textId="77777777" w:rsidR="000829C4" w:rsidRDefault="00000000">
            <w:r>
              <w:rPr>
                <w:rFonts w:hint="eastAsia"/>
              </w:rPr>
              <w:t>纳税主体</w:t>
            </w:r>
          </w:p>
        </w:tc>
        <w:tc>
          <w:tcPr>
            <w:tcW w:w="1110" w:type="dxa"/>
          </w:tcPr>
          <w:p w14:paraId="1178D849" w14:textId="77777777" w:rsidR="000829C4" w:rsidRDefault="00000000">
            <w:pPr>
              <w:jc w:val="center"/>
            </w:pPr>
            <w:r>
              <w:rPr>
                <w:rFonts w:hint="eastAsia"/>
              </w:rPr>
              <w:t>参照</w:t>
            </w:r>
          </w:p>
        </w:tc>
        <w:tc>
          <w:tcPr>
            <w:tcW w:w="1089" w:type="dxa"/>
          </w:tcPr>
          <w:p w14:paraId="640E2ECD" w14:textId="77777777" w:rsidR="000829C4" w:rsidRDefault="00000000">
            <w:pPr>
              <w:jc w:val="center"/>
            </w:pPr>
            <w:r>
              <w:rPr>
                <w:rFonts w:hint="eastAsia"/>
              </w:rPr>
              <w:t>手动选择</w:t>
            </w:r>
          </w:p>
        </w:tc>
        <w:tc>
          <w:tcPr>
            <w:tcW w:w="1429" w:type="dxa"/>
          </w:tcPr>
          <w:p w14:paraId="0F2656DA" w14:textId="77777777" w:rsidR="000829C4" w:rsidRDefault="00000000">
            <w:pPr>
              <w:jc w:val="center"/>
            </w:pPr>
            <w:r>
              <w:rPr>
                <w:rFonts w:hint="eastAsia"/>
              </w:rPr>
              <w:t>否</w:t>
            </w:r>
          </w:p>
        </w:tc>
        <w:tc>
          <w:tcPr>
            <w:tcW w:w="3330" w:type="dxa"/>
          </w:tcPr>
          <w:p w14:paraId="4CDE9DA5" w14:textId="77777777" w:rsidR="000829C4" w:rsidRDefault="00000000">
            <w:r>
              <w:rPr>
                <w:rFonts w:hint="eastAsia"/>
              </w:rPr>
              <w:t>参照启用房产税计提的纳税主体，增加用户组织权限</w:t>
            </w:r>
          </w:p>
        </w:tc>
      </w:tr>
      <w:tr w:rsidR="000829C4" w14:paraId="0C57E385" w14:textId="77777777">
        <w:tc>
          <w:tcPr>
            <w:tcW w:w="1561" w:type="dxa"/>
          </w:tcPr>
          <w:p w14:paraId="642FEC7F" w14:textId="77777777" w:rsidR="000829C4" w:rsidRDefault="00000000">
            <w:r>
              <w:rPr>
                <w:rFonts w:hint="eastAsia"/>
              </w:rPr>
              <w:t>计提期间</w:t>
            </w:r>
          </w:p>
        </w:tc>
        <w:tc>
          <w:tcPr>
            <w:tcW w:w="1110" w:type="dxa"/>
          </w:tcPr>
          <w:p w14:paraId="1D90BD99" w14:textId="77777777" w:rsidR="000829C4" w:rsidRDefault="00000000">
            <w:pPr>
              <w:jc w:val="center"/>
            </w:pPr>
            <w:r>
              <w:rPr>
                <w:rFonts w:hint="eastAsia"/>
              </w:rPr>
              <w:t>参照</w:t>
            </w:r>
          </w:p>
        </w:tc>
        <w:tc>
          <w:tcPr>
            <w:tcW w:w="1089" w:type="dxa"/>
          </w:tcPr>
          <w:p w14:paraId="54C65AEA" w14:textId="77777777" w:rsidR="000829C4" w:rsidRDefault="00000000">
            <w:pPr>
              <w:jc w:val="center"/>
            </w:pPr>
            <w:r>
              <w:rPr>
                <w:rFonts w:hint="eastAsia"/>
              </w:rPr>
              <w:t>手动选择</w:t>
            </w:r>
          </w:p>
        </w:tc>
        <w:tc>
          <w:tcPr>
            <w:tcW w:w="1429" w:type="dxa"/>
          </w:tcPr>
          <w:p w14:paraId="589AB606" w14:textId="77777777" w:rsidR="000829C4" w:rsidRDefault="00000000">
            <w:pPr>
              <w:jc w:val="center"/>
            </w:pPr>
            <w:r>
              <w:rPr>
                <w:rFonts w:hint="eastAsia"/>
              </w:rPr>
              <w:t>否</w:t>
            </w:r>
          </w:p>
        </w:tc>
        <w:tc>
          <w:tcPr>
            <w:tcW w:w="3330" w:type="dxa"/>
          </w:tcPr>
          <w:p w14:paraId="4245D70D" w14:textId="77777777" w:rsidR="000829C4" w:rsidRDefault="00000000">
            <w:r>
              <w:rPr>
                <w:rFonts w:hint="eastAsia"/>
              </w:rPr>
              <w:t>参照该纳税主体税务日历中房产税的计提日历。</w:t>
            </w:r>
          </w:p>
        </w:tc>
      </w:tr>
    </w:tbl>
    <w:p w14:paraId="22C017F8" w14:textId="77777777" w:rsidR="000829C4" w:rsidRDefault="00000000">
      <w:r>
        <w:rPr>
          <w:rFonts w:hint="eastAsia"/>
        </w:rPr>
        <w:t>新增计提任务卡片字段：</w:t>
      </w:r>
    </w:p>
    <w:tbl>
      <w:tblPr>
        <w:tblStyle w:val="ab"/>
        <w:tblW w:w="0" w:type="auto"/>
        <w:tblLook w:val="04A0" w:firstRow="1" w:lastRow="0" w:firstColumn="1" w:lastColumn="0" w:noHBand="0" w:noVBand="1"/>
      </w:tblPr>
      <w:tblGrid>
        <w:gridCol w:w="1520"/>
        <w:gridCol w:w="1085"/>
        <w:gridCol w:w="1065"/>
        <w:gridCol w:w="1393"/>
        <w:gridCol w:w="3233"/>
      </w:tblGrid>
      <w:tr w:rsidR="000829C4" w14:paraId="004D2260" w14:textId="77777777">
        <w:tc>
          <w:tcPr>
            <w:tcW w:w="1561" w:type="dxa"/>
            <w:shd w:val="clear" w:color="auto" w:fill="DEEBF6" w:themeFill="accent1" w:themeFillTint="32"/>
          </w:tcPr>
          <w:p w14:paraId="3E6456D7"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2A645677"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6655DD55"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0718F860"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63FD1CF7" w14:textId="77777777" w:rsidR="000829C4" w:rsidRDefault="00000000">
            <w:pPr>
              <w:jc w:val="center"/>
              <w:rPr>
                <w:b/>
                <w:bCs/>
              </w:rPr>
            </w:pPr>
            <w:r>
              <w:rPr>
                <w:rFonts w:hint="eastAsia"/>
                <w:b/>
                <w:bCs/>
              </w:rPr>
              <w:t>备注</w:t>
            </w:r>
          </w:p>
        </w:tc>
      </w:tr>
      <w:tr w:rsidR="000829C4" w14:paraId="390A3190" w14:textId="77777777">
        <w:tc>
          <w:tcPr>
            <w:tcW w:w="1561" w:type="dxa"/>
          </w:tcPr>
          <w:p w14:paraId="2A2C6CE8" w14:textId="77777777" w:rsidR="000829C4" w:rsidRDefault="00000000">
            <w:r>
              <w:rPr>
                <w:rFonts w:hint="eastAsia"/>
              </w:rPr>
              <w:t>纳税主体</w:t>
            </w:r>
          </w:p>
        </w:tc>
        <w:tc>
          <w:tcPr>
            <w:tcW w:w="1110" w:type="dxa"/>
          </w:tcPr>
          <w:p w14:paraId="055AC452" w14:textId="77777777" w:rsidR="000829C4" w:rsidRDefault="00000000">
            <w:pPr>
              <w:jc w:val="center"/>
            </w:pPr>
            <w:r>
              <w:rPr>
                <w:rFonts w:hint="eastAsia"/>
              </w:rPr>
              <w:t>参照</w:t>
            </w:r>
          </w:p>
        </w:tc>
        <w:tc>
          <w:tcPr>
            <w:tcW w:w="1089" w:type="dxa"/>
          </w:tcPr>
          <w:p w14:paraId="062A3CF5" w14:textId="77777777" w:rsidR="000829C4" w:rsidRDefault="00000000">
            <w:pPr>
              <w:jc w:val="center"/>
            </w:pPr>
            <w:r>
              <w:rPr>
                <w:rFonts w:hint="eastAsia"/>
              </w:rPr>
              <w:t>手动选择</w:t>
            </w:r>
          </w:p>
        </w:tc>
        <w:tc>
          <w:tcPr>
            <w:tcW w:w="1429" w:type="dxa"/>
          </w:tcPr>
          <w:p w14:paraId="1D713B34" w14:textId="77777777" w:rsidR="000829C4" w:rsidRDefault="00000000">
            <w:pPr>
              <w:jc w:val="center"/>
            </w:pPr>
            <w:r>
              <w:rPr>
                <w:rFonts w:hint="eastAsia"/>
              </w:rPr>
              <w:t>是</w:t>
            </w:r>
          </w:p>
        </w:tc>
        <w:tc>
          <w:tcPr>
            <w:tcW w:w="3330" w:type="dxa"/>
          </w:tcPr>
          <w:p w14:paraId="1BF8F636" w14:textId="77777777" w:rsidR="000829C4" w:rsidRDefault="00000000">
            <w:r>
              <w:rPr>
                <w:rFonts w:hint="eastAsia"/>
              </w:rPr>
              <w:t>选择启用房产税计提的纳税主体增加用户组织权限。</w:t>
            </w:r>
          </w:p>
        </w:tc>
      </w:tr>
      <w:tr w:rsidR="000829C4" w14:paraId="3B1BC6EF" w14:textId="77777777">
        <w:tc>
          <w:tcPr>
            <w:tcW w:w="1561" w:type="dxa"/>
          </w:tcPr>
          <w:p w14:paraId="571C20C7" w14:textId="77777777" w:rsidR="000829C4" w:rsidRDefault="00000000">
            <w:r>
              <w:rPr>
                <w:rFonts w:hint="eastAsia"/>
              </w:rPr>
              <w:t>计提期间</w:t>
            </w:r>
          </w:p>
        </w:tc>
        <w:tc>
          <w:tcPr>
            <w:tcW w:w="1110" w:type="dxa"/>
          </w:tcPr>
          <w:p w14:paraId="6D22465C" w14:textId="77777777" w:rsidR="000829C4" w:rsidRDefault="00000000">
            <w:pPr>
              <w:jc w:val="center"/>
            </w:pPr>
            <w:r>
              <w:rPr>
                <w:rFonts w:hint="eastAsia"/>
              </w:rPr>
              <w:t>参照</w:t>
            </w:r>
          </w:p>
        </w:tc>
        <w:tc>
          <w:tcPr>
            <w:tcW w:w="1089" w:type="dxa"/>
          </w:tcPr>
          <w:p w14:paraId="56F22FFB" w14:textId="77777777" w:rsidR="000829C4" w:rsidRDefault="00000000">
            <w:pPr>
              <w:jc w:val="center"/>
            </w:pPr>
            <w:r>
              <w:rPr>
                <w:rFonts w:hint="eastAsia"/>
              </w:rPr>
              <w:t>手动选择</w:t>
            </w:r>
          </w:p>
        </w:tc>
        <w:tc>
          <w:tcPr>
            <w:tcW w:w="1429" w:type="dxa"/>
          </w:tcPr>
          <w:p w14:paraId="24279411" w14:textId="77777777" w:rsidR="000829C4" w:rsidRDefault="00000000">
            <w:pPr>
              <w:jc w:val="center"/>
            </w:pPr>
            <w:r>
              <w:rPr>
                <w:rFonts w:hint="eastAsia"/>
              </w:rPr>
              <w:t>是</w:t>
            </w:r>
          </w:p>
        </w:tc>
        <w:tc>
          <w:tcPr>
            <w:tcW w:w="3330" w:type="dxa"/>
          </w:tcPr>
          <w:p w14:paraId="1D680886" w14:textId="77777777" w:rsidR="000829C4" w:rsidRDefault="00000000">
            <w:r>
              <w:rPr>
                <w:rFonts w:hint="eastAsia"/>
              </w:rPr>
              <w:t>参照税务日历中所选纳税主体房产税的计提日历</w:t>
            </w:r>
          </w:p>
        </w:tc>
      </w:tr>
      <w:tr w:rsidR="000829C4" w14:paraId="7E13EB1A" w14:textId="77777777">
        <w:tc>
          <w:tcPr>
            <w:tcW w:w="1561" w:type="dxa"/>
          </w:tcPr>
          <w:p w14:paraId="33AB98E4" w14:textId="77777777" w:rsidR="000829C4" w:rsidRDefault="00000000">
            <w:r>
              <w:rPr>
                <w:rFonts w:hint="eastAsia"/>
              </w:rPr>
              <w:t>计提开始日期</w:t>
            </w:r>
          </w:p>
        </w:tc>
        <w:tc>
          <w:tcPr>
            <w:tcW w:w="1110" w:type="dxa"/>
          </w:tcPr>
          <w:p w14:paraId="5915230A" w14:textId="77777777" w:rsidR="000829C4" w:rsidRDefault="00000000">
            <w:pPr>
              <w:jc w:val="center"/>
            </w:pPr>
            <w:r>
              <w:rPr>
                <w:rFonts w:hint="eastAsia"/>
              </w:rPr>
              <w:t>字符</w:t>
            </w:r>
          </w:p>
        </w:tc>
        <w:tc>
          <w:tcPr>
            <w:tcW w:w="1089" w:type="dxa"/>
          </w:tcPr>
          <w:p w14:paraId="1AEE2A06" w14:textId="77777777" w:rsidR="000829C4" w:rsidRDefault="00000000">
            <w:pPr>
              <w:jc w:val="center"/>
            </w:pPr>
            <w:r>
              <w:rPr>
                <w:rFonts w:hint="eastAsia"/>
              </w:rPr>
              <w:t>自动带出</w:t>
            </w:r>
          </w:p>
        </w:tc>
        <w:tc>
          <w:tcPr>
            <w:tcW w:w="1429" w:type="dxa"/>
          </w:tcPr>
          <w:p w14:paraId="3DCEF787" w14:textId="77777777" w:rsidR="000829C4" w:rsidRDefault="00000000">
            <w:pPr>
              <w:jc w:val="center"/>
            </w:pPr>
            <w:r>
              <w:rPr>
                <w:rFonts w:hint="eastAsia"/>
              </w:rPr>
              <w:t>是</w:t>
            </w:r>
          </w:p>
        </w:tc>
        <w:tc>
          <w:tcPr>
            <w:tcW w:w="3330" w:type="dxa"/>
          </w:tcPr>
          <w:p w14:paraId="47FADD98" w14:textId="77777777" w:rsidR="000829C4" w:rsidRDefault="00000000">
            <w:r>
              <w:rPr>
                <w:rFonts w:hint="eastAsia"/>
              </w:rPr>
              <w:t>默认带出该纳税主体该计提期间的计提起始日期，不可编辑</w:t>
            </w:r>
          </w:p>
        </w:tc>
      </w:tr>
      <w:tr w:rsidR="000829C4" w14:paraId="4F6B69A7" w14:textId="77777777">
        <w:tc>
          <w:tcPr>
            <w:tcW w:w="1561" w:type="dxa"/>
          </w:tcPr>
          <w:p w14:paraId="5D2F514F" w14:textId="77777777" w:rsidR="000829C4" w:rsidRDefault="00000000">
            <w:r>
              <w:rPr>
                <w:rFonts w:hint="eastAsia"/>
              </w:rPr>
              <w:t>计提结束日期</w:t>
            </w:r>
          </w:p>
        </w:tc>
        <w:tc>
          <w:tcPr>
            <w:tcW w:w="1110" w:type="dxa"/>
          </w:tcPr>
          <w:p w14:paraId="7B4F301E" w14:textId="77777777" w:rsidR="000829C4" w:rsidRDefault="00000000">
            <w:pPr>
              <w:jc w:val="center"/>
            </w:pPr>
            <w:r>
              <w:rPr>
                <w:rFonts w:hint="eastAsia"/>
              </w:rPr>
              <w:t>字符</w:t>
            </w:r>
          </w:p>
        </w:tc>
        <w:tc>
          <w:tcPr>
            <w:tcW w:w="1089" w:type="dxa"/>
          </w:tcPr>
          <w:p w14:paraId="27F5E8BC" w14:textId="77777777" w:rsidR="000829C4" w:rsidRDefault="00000000">
            <w:pPr>
              <w:jc w:val="center"/>
            </w:pPr>
            <w:r>
              <w:rPr>
                <w:rFonts w:hint="eastAsia"/>
              </w:rPr>
              <w:t>自动带出</w:t>
            </w:r>
          </w:p>
        </w:tc>
        <w:tc>
          <w:tcPr>
            <w:tcW w:w="1429" w:type="dxa"/>
          </w:tcPr>
          <w:p w14:paraId="1FEE3543" w14:textId="77777777" w:rsidR="000829C4" w:rsidRDefault="00000000">
            <w:pPr>
              <w:jc w:val="center"/>
            </w:pPr>
            <w:r>
              <w:rPr>
                <w:rFonts w:hint="eastAsia"/>
              </w:rPr>
              <w:t>是</w:t>
            </w:r>
          </w:p>
        </w:tc>
        <w:tc>
          <w:tcPr>
            <w:tcW w:w="3330" w:type="dxa"/>
          </w:tcPr>
          <w:p w14:paraId="107E1153" w14:textId="77777777" w:rsidR="000829C4" w:rsidRDefault="00000000">
            <w:r>
              <w:rPr>
                <w:rFonts w:hint="eastAsia"/>
              </w:rPr>
              <w:t>默认带出该纳税主体该计提期间的计提结束日期，不可编辑</w:t>
            </w:r>
          </w:p>
        </w:tc>
      </w:tr>
    </w:tbl>
    <w:p w14:paraId="66C116F7" w14:textId="77777777" w:rsidR="000829C4" w:rsidRDefault="00000000">
      <w:r>
        <w:rPr>
          <w:rFonts w:hint="eastAsia"/>
        </w:rPr>
        <w:t>主表字段</w:t>
      </w:r>
      <w:r>
        <w:rPr>
          <w:rFonts w:hint="eastAsia"/>
        </w:rPr>
        <w:t>:</w:t>
      </w:r>
    </w:p>
    <w:tbl>
      <w:tblPr>
        <w:tblStyle w:val="ab"/>
        <w:tblW w:w="0" w:type="auto"/>
        <w:tblLook w:val="04A0" w:firstRow="1" w:lastRow="0" w:firstColumn="1" w:lastColumn="0" w:noHBand="0" w:noVBand="1"/>
      </w:tblPr>
      <w:tblGrid>
        <w:gridCol w:w="1507"/>
        <w:gridCol w:w="1078"/>
        <w:gridCol w:w="1058"/>
        <w:gridCol w:w="1382"/>
        <w:gridCol w:w="3271"/>
      </w:tblGrid>
      <w:tr w:rsidR="000829C4" w14:paraId="039315EF" w14:textId="77777777">
        <w:tc>
          <w:tcPr>
            <w:tcW w:w="1561" w:type="dxa"/>
            <w:shd w:val="clear" w:color="auto" w:fill="DEEBF6" w:themeFill="accent1" w:themeFillTint="32"/>
          </w:tcPr>
          <w:p w14:paraId="189ADFC5"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08873A79"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46DAE662"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56C520CE"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63886B8E" w14:textId="77777777" w:rsidR="000829C4" w:rsidRDefault="00000000">
            <w:pPr>
              <w:jc w:val="center"/>
              <w:rPr>
                <w:b/>
                <w:bCs/>
              </w:rPr>
            </w:pPr>
            <w:r>
              <w:rPr>
                <w:rFonts w:hint="eastAsia"/>
                <w:b/>
                <w:bCs/>
              </w:rPr>
              <w:t>备注</w:t>
            </w:r>
          </w:p>
        </w:tc>
      </w:tr>
      <w:tr w:rsidR="000829C4" w14:paraId="5EE4A0F3" w14:textId="77777777">
        <w:tc>
          <w:tcPr>
            <w:tcW w:w="1561" w:type="dxa"/>
          </w:tcPr>
          <w:p w14:paraId="3CBD2227" w14:textId="77777777" w:rsidR="000829C4" w:rsidRDefault="00000000">
            <w:r>
              <w:rPr>
                <w:rFonts w:hint="eastAsia"/>
              </w:rPr>
              <w:t>单据编号</w:t>
            </w:r>
          </w:p>
        </w:tc>
        <w:tc>
          <w:tcPr>
            <w:tcW w:w="1110" w:type="dxa"/>
          </w:tcPr>
          <w:p w14:paraId="3ED41214" w14:textId="77777777" w:rsidR="000829C4" w:rsidRDefault="00000000">
            <w:pPr>
              <w:jc w:val="center"/>
            </w:pPr>
            <w:r>
              <w:rPr>
                <w:rFonts w:hint="eastAsia"/>
              </w:rPr>
              <w:t>字符</w:t>
            </w:r>
          </w:p>
        </w:tc>
        <w:tc>
          <w:tcPr>
            <w:tcW w:w="1089" w:type="dxa"/>
          </w:tcPr>
          <w:p w14:paraId="68C64FEC" w14:textId="77777777" w:rsidR="000829C4" w:rsidRDefault="00000000">
            <w:pPr>
              <w:jc w:val="center"/>
            </w:pPr>
            <w:r>
              <w:rPr>
                <w:rFonts w:hint="eastAsia"/>
              </w:rPr>
              <w:t>自动生成</w:t>
            </w:r>
          </w:p>
        </w:tc>
        <w:tc>
          <w:tcPr>
            <w:tcW w:w="1429" w:type="dxa"/>
          </w:tcPr>
          <w:p w14:paraId="1AF4F597" w14:textId="77777777" w:rsidR="000829C4" w:rsidRDefault="00000000">
            <w:pPr>
              <w:jc w:val="center"/>
            </w:pPr>
            <w:r>
              <w:rPr>
                <w:rFonts w:hint="eastAsia"/>
              </w:rPr>
              <w:t>是</w:t>
            </w:r>
          </w:p>
        </w:tc>
        <w:tc>
          <w:tcPr>
            <w:tcW w:w="3330" w:type="dxa"/>
          </w:tcPr>
          <w:p w14:paraId="427E6810" w14:textId="77777777" w:rsidR="000829C4" w:rsidRDefault="00000000">
            <w:pPr>
              <w:widowControl/>
              <w:jc w:val="left"/>
            </w:pPr>
            <w:r>
              <w:rPr>
                <w:rFonts w:hint="eastAsia"/>
              </w:rPr>
              <w:t>自动生成，编码规则为</w:t>
            </w:r>
            <w:r>
              <w:rPr>
                <w:rFonts w:hint="eastAsia"/>
              </w:rPr>
              <w:t>FCSJT</w:t>
            </w:r>
          </w:p>
          <w:p w14:paraId="066B0F39" w14:textId="77777777" w:rsidR="000829C4" w:rsidRDefault="00000000">
            <w:pPr>
              <w:widowControl/>
              <w:jc w:val="left"/>
            </w:pPr>
            <w:r>
              <w:rPr>
                <w:rFonts w:ascii="Times New Roman" w:eastAsia="楷体" w:hint="eastAsia"/>
              </w:rPr>
              <w:t>+</w:t>
            </w:r>
            <w:r>
              <w:rPr>
                <w:rFonts w:hint="eastAsia"/>
              </w:rPr>
              <w:t>日期</w:t>
            </w:r>
            <w:r>
              <w:rPr>
                <w:rFonts w:hint="eastAsia"/>
              </w:rPr>
              <w:t>+</w:t>
            </w:r>
            <w:r>
              <w:rPr>
                <w:rFonts w:hint="eastAsia"/>
              </w:rPr>
              <w:t>序号，如</w:t>
            </w:r>
            <w:r>
              <w:rPr>
                <w:rFonts w:hint="eastAsia"/>
              </w:rPr>
              <w:t>FCSJT2021011300001</w:t>
            </w:r>
          </w:p>
          <w:p w14:paraId="5433B647" w14:textId="77777777" w:rsidR="000829C4" w:rsidRDefault="00000000">
            <w:r>
              <w:rPr>
                <w:rFonts w:hint="eastAsia"/>
              </w:rPr>
              <w:lastRenderedPageBreak/>
              <w:t>【管理中心】</w:t>
            </w:r>
            <w:r>
              <w:rPr>
                <w:rFonts w:hint="eastAsia"/>
              </w:rPr>
              <w:t>-</w:t>
            </w:r>
            <w:r>
              <w:rPr>
                <w:rFonts w:hint="eastAsia"/>
              </w:rPr>
              <w:t>【编码规则】</w:t>
            </w:r>
            <w:r>
              <w:rPr>
                <w:rFonts w:hint="eastAsia"/>
              </w:rPr>
              <w:t>-</w:t>
            </w:r>
            <w:r>
              <w:rPr>
                <w:rFonts w:hint="eastAsia"/>
              </w:rPr>
              <w:t>【编码规则定义】</w:t>
            </w:r>
          </w:p>
        </w:tc>
      </w:tr>
      <w:tr w:rsidR="000829C4" w14:paraId="32CB8FED" w14:textId="77777777">
        <w:tc>
          <w:tcPr>
            <w:tcW w:w="1561" w:type="dxa"/>
          </w:tcPr>
          <w:p w14:paraId="03FF7E58" w14:textId="77777777" w:rsidR="000829C4" w:rsidRDefault="00000000">
            <w:r>
              <w:rPr>
                <w:rFonts w:hint="eastAsia"/>
              </w:rPr>
              <w:lastRenderedPageBreak/>
              <w:t>纳税主体</w:t>
            </w:r>
          </w:p>
        </w:tc>
        <w:tc>
          <w:tcPr>
            <w:tcW w:w="1110" w:type="dxa"/>
          </w:tcPr>
          <w:p w14:paraId="7B9EB74E" w14:textId="77777777" w:rsidR="000829C4" w:rsidRDefault="00000000">
            <w:pPr>
              <w:jc w:val="center"/>
            </w:pPr>
            <w:r>
              <w:rPr>
                <w:rFonts w:hint="eastAsia"/>
              </w:rPr>
              <w:t>字符</w:t>
            </w:r>
          </w:p>
        </w:tc>
        <w:tc>
          <w:tcPr>
            <w:tcW w:w="1089" w:type="dxa"/>
          </w:tcPr>
          <w:p w14:paraId="12EB142A" w14:textId="77777777" w:rsidR="000829C4" w:rsidRDefault="00000000">
            <w:pPr>
              <w:jc w:val="center"/>
            </w:pPr>
            <w:r>
              <w:rPr>
                <w:rFonts w:hint="eastAsia"/>
              </w:rPr>
              <w:t>自动带出</w:t>
            </w:r>
          </w:p>
        </w:tc>
        <w:tc>
          <w:tcPr>
            <w:tcW w:w="1429" w:type="dxa"/>
          </w:tcPr>
          <w:p w14:paraId="5F71473A" w14:textId="77777777" w:rsidR="000829C4" w:rsidRDefault="00000000">
            <w:pPr>
              <w:jc w:val="center"/>
            </w:pPr>
            <w:r>
              <w:rPr>
                <w:rFonts w:hint="eastAsia"/>
              </w:rPr>
              <w:t>是</w:t>
            </w:r>
          </w:p>
        </w:tc>
        <w:tc>
          <w:tcPr>
            <w:tcW w:w="3330" w:type="dxa"/>
          </w:tcPr>
          <w:p w14:paraId="17C67036" w14:textId="77777777" w:rsidR="000829C4" w:rsidRDefault="00000000">
            <w:r>
              <w:rPr>
                <w:rFonts w:hint="eastAsia"/>
              </w:rPr>
              <w:t>自动带出当前计提任务所属的纳税主体</w:t>
            </w:r>
          </w:p>
        </w:tc>
      </w:tr>
      <w:tr w:rsidR="000829C4" w14:paraId="3373C47C" w14:textId="77777777">
        <w:tc>
          <w:tcPr>
            <w:tcW w:w="1561" w:type="dxa"/>
          </w:tcPr>
          <w:p w14:paraId="465D3570" w14:textId="77777777" w:rsidR="000829C4" w:rsidRDefault="00000000">
            <w:r>
              <w:rPr>
                <w:rFonts w:hint="eastAsia"/>
              </w:rPr>
              <w:t>计提年度</w:t>
            </w:r>
          </w:p>
        </w:tc>
        <w:tc>
          <w:tcPr>
            <w:tcW w:w="1110" w:type="dxa"/>
          </w:tcPr>
          <w:p w14:paraId="00D7E853" w14:textId="77777777" w:rsidR="000829C4" w:rsidRDefault="00000000">
            <w:pPr>
              <w:jc w:val="center"/>
            </w:pPr>
            <w:r>
              <w:rPr>
                <w:rFonts w:hint="eastAsia"/>
              </w:rPr>
              <w:t>字符</w:t>
            </w:r>
          </w:p>
        </w:tc>
        <w:tc>
          <w:tcPr>
            <w:tcW w:w="1089" w:type="dxa"/>
          </w:tcPr>
          <w:p w14:paraId="75F87B6F" w14:textId="77777777" w:rsidR="000829C4" w:rsidRDefault="00000000">
            <w:pPr>
              <w:jc w:val="center"/>
            </w:pPr>
            <w:r>
              <w:rPr>
                <w:rFonts w:hint="eastAsia"/>
              </w:rPr>
              <w:t>自动带出</w:t>
            </w:r>
          </w:p>
        </w:tc>
        <w:tc>
          <w:tcPr>
            <w:tcW w:w="1429" w:type="dxa"/>
          </w:tcPr>
          <w:p w14:paraId="58A455DF" w14:textId="77777777" w:rsidR="000829C4" w:rsidRDefault="00000000">
            <w:pPr>
              <w:jc w:val="center"/>
            </w:pPr>
            <w:r>
              <w:rPr>
                <w:rFonts w:hint="eastAsia"/>
              </w:rPr>
              <w:t>是</w:t>
            </w:r>
          </w:p>
        </w:tc>
        <w:tc>
          <w:tcPr>
            <w:tcW w:w="3330" w:type="dxa"/>
          </w:tcPr>
          <w:p w14:paraId="337F3DD4" w14:textId="77777777" w:rsidR="000829C4" w:rsidRDefault="00000000">
            <w:r>
              <w:rPr>
                <w:rFonts w:hint="eastAsia"/>
              </w:rPr>
              <w:t>自动带出当前计提任务计提期间所在年度</w:t>
            </w:r>
          </w:p>
        </w:tc>
      </w:tr>
      <w:tr w:rsidR="000829C4" w14:paraId="1BDDA1B4" w14:textId="77777777">
        <w:tc>
          <w:tcPr>
            <w:tcW w:w="1561" w:type="dxa"/>
          </w:tcPr>
          <w:p w14:paraId="7B45940C" w14:textId="77777777" w:rsidR="000829C4" w:rsidRDefault="00000000">
            <w:r>
              <w:rPr>
                <w:rFonts w:hint="eastAsia"/>
              </w:rPr>
              <w:t>计提期间</w:t>
            </w:r>
          </w:p>
        </w:tc>
        <w:tc>
          <w:tcPr>
            <w:tcW w:w="1110" w:type="dxa"/>
          </w:tcPr>
          <w:p w14:paraId="374D89BE" w14:textId="77777777" w:rsidR="000829C4" w:rsidRDefault="00000000">
            <w:pPr>
              <w:jc w:val="center"/>
            </w:pPr>
            <w:r>
              <w:rPr>
                <w:rFonts w:hint="eastAsia"/>
              </w:rPr>
              <w:t>字符</w:t>
            </w:r>
          </w:p>
          <w:p w14:paraId="34AA21C1" w14:textId="77777777" w:rsidR="000829C4" w:rsidRDefault="000829C4">
            <w:pPr>
              <w:jc w:val="center"/>
            </w:pPr>
          </w:p>
        </w:tc>
        <w:tc>
          <w:tcPr>
            <w:tcW w:w="1089" w:type="dxa"/>
          </w:tcPr>
          <w:p w14:paraId="7DDDB9E2" w14:textId="77777777" w:rsidR="000829C4" w:rsidRDefault="00000000">
            <w:pPr>
              <w:jc w:val="center"/>
            </w:pPr>
            <w:r>
              <w:rPr>
                <w:rFonts w:hint="eastAsia"/>
              </w:rPr>
              <w:t>自动带出</w:t>
            </w:r>
          </w:p>
        </w:tc>
        <w:tc>
          <w:tcPr>
            <w:tcW w:w="1429" w:type="dxa"/>
          </w:tcPr>
          <w:p w14:paraId="3E310BF6" w14:textId="77777777" w:rsidR="000829C4" w:rsidRDefault="00000000">
            <w:pPr>
              <w:jc w:val="center"/>
            </w:pPr>
            <w:r>
              <w:rPr>
                <w:rFonts w:hint="eastAsia"/>
              </w:rPr>
              <w:t>是</w:t>
            </w:r>
          </w:p>
        </w:tc>
        <w:tc>
          <w:tcPr>
            <w:tcW w:w="3330" w:type="dxa"/>
          </w:tcPr>
          <w:p w14:paraId="7AA4B5C1" w14:textId="77777777" w:rsidR="000829C4" w:rsidRDefault="00000000">
            <w:r>
              <w:rPr>
                <w:rFonts w:hint="eastAsia"/>
              </w:rPr>
              <w:t>自动带出当前计提任务所属的计提期间</w:t>
            </w:r>
          </w:p>
        </w:tc>
      </w:tr>
      <w:tr w:rsidR="000829C4" w14:paraId="0115D71C" w14:textId="77777777">
        <w:tc>
          <w:tcPr>
            <w:tcW w:w="1561" w:type="dxa"/>
          </w:tcPr>
          <w:p w14:paraId="20914225" w14:textId="77777777" w:rsidR="000829C4" w:rsidRDefault="00000000">
            <w:r>
              <w:rPr>
                <w:rFonts w:hint="eastAsia"/>
              </w:rPr>
              <w:t>计提开始日期</w:t>
            </w:r>
          </w:p>
        </w:tc>
        <w:tc>
          <w:tcPr>
            <w:tcW w:w="1110" w:type="dxa"/>
          </w:tcPr>
          <w:p w14:paraId="7FA3516A" w14:textId="77777777" w:rsidR="000829C4" w:rsidRDefault="00000000">
            <w:pPr>
              <w:jc w:val="center"/>
            </w:pPr>
            <w:r>
              <w:rPr>
                <w:rFonts w:hint="eastAsia"/>
              </w:rPr>
              <w:t>字符</w:t>
            </w:r>
          </w:p>
        </w:tc>
        <w:tc>
          <w:tcPr>
            <w:tcW w:w="1089" w:type="dxa"/>
          </w:tcPr>
          <w:p w14:paraId="377756C1" w14:textId="77777777" w:rsidR="000829C4" w:rsidRDefault="00000000">
            <w:pPr>
              <w:jc w:val="center"/>
            </w:pPr>
            <w:r>
              <w:rPr>
                <w:rFonts w:hint="eastAsia"/>
              </w:rPr>
              <w:t>自动带出</w:t>
            </w:r>
          </w:p>
        </w:tc>
        <w:tc>
          <w:tcPr>
            <w:tcW w:w="1429" w:type="dxa"/>
          </w:tcPr>
          <w:p w14:paraId="7847FEB4" w14:textId="77777777" w:rsidR="000829C4" w:rsidRDefault="00000000">
            <w:pPr>
              <w:jc w:val="center"/>
            </w:pPr>
            <w:r>
              <w:rPr>
                <w:rFonts w:hint="eastAsia"/>
              </w:rPr>
              <w:t>否</w:t>
            </w:r>
          </w:p>
        </w:tc>
        <w:tc>
          <w:tcPr>
            <w:tcW w:w="3330" w:type="dxa"/>
          </w:tcPr>
          <w:p w14:paraId="7D03425D" w14:textId="77777777" w:rsidR="000829C4" w:rsidRDefault="00000000">
            <w:r>
              <w:rPr>
                <w:rFonts w:hint="eastAsia"/>
              </w:rPr>
              <w:t>自动带出该纳税主体该计提期间的计提起始日期</w:t>
            </w:r>
          </w:p>
        </w:tc>
      </w:tr>
      <w:tr w:rsidR="000829C4" w14:paraId="5A1A7CF5" w14:textId="77777777">
        <w:tc>
          <w:tcPr>
            <w:tcW w:w="1561" w:type="dxa"/>
          </w:tcPr>
          <w:p w14:paraId="3DEA013F" w14:textId="77777777" w:rsidR="000829C4" w:rsidRDefault="00000000">
            <w:r>
              <w:rPr>
                <w:rFonts w:hint="eastAsia"/>
              </w:rPr>
              <w:t>计提结束日期</w:t>
            </w:r>
          </w:p>
        </w:tc>
        <w:tc>
          <w:tcPr>
            <w:tcW w:w="1110" w:type="dxa"/>
          </w:tcPr>
          <w:p w14:paraId="553EB0F1" w14:textId="77777777" w:rsidR="000829C4" w:rsidRDefault="00000000">
            <w:pPr>
              <w:jc w:val="center"/>
            </w:pPr>
            <w:r>
              <w:rPr>
                <w:rFonts w:hint="eastAsia"/>
              </w:rPr>
              <w:t>字符</w:t>
            </w:r>
          </w:p>
        </w:tc>
        <w:tc>
          <w:tcPr>
            <w:tcW w:w="1089" w:type="dxa"/>
          </w:tcPr>
          <w:p w14:paraId="6116F7CC" w14:textId="77777777" w:rsidR="000829C4" w:rsidRDefault="00000000">
            <w:pPr>
              <w:jc w:val="center"/>
            </w:pPr>
            <w:r>
              <w:rPr>
                <w:rFonts w:hint="eastAsia"/>
              </w:rPr>
              <w:t>自动带出</w:t>
            </w:r>
          </w:p>
        </w:tc>
        <w:tc>
          <w:tcPr>
            <w:tcW w:w="1429" w:type="dxa"/>
          </w:tcPr>
          <w:p w14:paraId="492D3CAD" w14:textId="77777777" w:rsidR="000829C4" w:rsidRDefault="00000000">
            <w:pPr>
              <w:jc w:val="center"/>
            </w:pPr>
            <w:r>
              <w:rPr>
                <w:rFonts w:hint="eastAsia"/>
              </w:rPr>
              <w:t>否</w:t>
            </w:r>
          </w:p>
        </w:tc>
        <w:tc>
          <w:tcPr>
            <w:tcW w:w="3330" w:type="dxa"/>
          </w:tcPr>
          <w:p w14:paraId="677DA471" w14:textId="77777777" w:rsidR="000829C4" w:rsidRDefault="00000000">
            <w:r>
              <w:rPr>
                <w:rFonts w:hint="eastAsia"/>
              </w:rPr>
              <w:t>自动带出该纳税主体该计提期间的计提结束日期</w:t>
            </w:r>
          </w:p>
        </w:tc>
      </w:tr>
      <w:tr w:rsidR="000829C4" w14:paraId="1D077C7E" w14:textId="77777777">
        <w:tc>
          <w:tcPr>
            <w:tcW w:w="1561" w:type="dxa"/>
          </w:tcPr>
          <w:p w14:paraId="4538B126" w14:textId="77777777" w:rsidR="000829C4" w:rsidRDefault="00000000">
            <w:r>
              <w:rPr>
                <w:rFonts w:hint="eastAsia"/>
              </w:rPr>
              <w:t>任务状态</w:t>
            </w:r>
          </w:p>
        </w:tc>
        <w:tc>
          <w:tcPr>
            <w:tcW w:w="1110" w:type="dxa"/>
          </w:tcPr>
          <w:p w14:paraId="2AF0D918" w14:textId="77777777" w:rsidR="000829C4" w:rsidRDefault="00000000">
            <w:pPr>
              <w:jc w:val="center"/>
            </w:pPr>
            <w:r>
              <w:rPr>
                <w:rFonts w:hint="eastAsia"/>
              </w:rPr>
              <w:t>枚举</w:t>
            </w:r>
          </w:p>
        </w:tc>
        <w:tc>
          <w:tcPr>
            <w:tcW w:w="1089" w:type="dxa"/>
          </w:tcPr>
          <w:p w14:paraId="74C542D6" w14:textId="77777777" w:rsidR="000829C4" w:rsidRDefault="00000000">
            <w:pPr>
              <w:jc w:val="center"/>
            </w:pPr>
            <w:r>
              <w:rPr>
                <w:rFonts w:hint="eastAsia"/>
              </w:rPr>
              <w:t>自动带出</w:t>
            </w:r>
          </w:p>
        </w:tc>
        <w:tc>
          <w:tcPr>
            <w:tcW w:w="1429" w:type="dxa"/>
          </w:tcPr>
          <w:p w14:paraId="4EA1F2C5" w14:textId="77777777" w:rsidR="000829C4" w:rsidRDefault="00000000">
            <w:pPr>
              <w:jc w:val="center"/>
            </w:pPr>
            <w:r>
              <w:rPr>
                <w:rFonts w:hint="eastAsia"/>
              </w:rPr>
              <w:t>否</w:t>
            </w:r>
          </w:p>
        </w:tc>
        <w:tc>
          <w:tcPr>
            <w:tcW w:w="3330" w:type="dxa"/>
          </w:tcPr>
          <w:p w14:paraId="35EB401E" w14:textId="77777777" w:rsidR="000829C4" w:rsidRDefault="00000000">
            <w:r>
              <w:rPr>
                <w:rFonts w:hint="eastAsia"/>
              </w:rPr>
              <w:t>未计算</w:t>
            </w:r>
            <w:r>
              <w:rPr>
                <w:rFonts w:hint="eastAsia"/>
              </w:rPr>
              <w:t>\</w:t>
            </w:r>
            <w:r>
              <w:rPr>
                <w:rFonts w:hint="eastAsia"/>
              </w:rPr>
              <w:t>已计算</w:t>
            </w:r>
            <w:r>
              <w:rPr>
                <w:rFonts w:hint="eastAsia"/>
              </w:rPr>
              <w:t>\</w:t>
            </w:r>
            <w:r>
              <w:rPr>
                <w:rFonts w:hint="eastAsia"/>
              </w:rPr>
              <w:t>已计提，不可编辑。默认未计算，计算后，任务状态更新为“已计算”，取消计算</w:t>
            </w:r>
            <w:proofErr w:type="gramStart"/>
            <w:r>
              <w:rPr>
                <w:rFonts w:hint="eastAsia"/>
              </w:rPr>
              <w:t>后任务</w:t>
            </w:r>
            <w:proofErr w:type="gramEnd"/>
            <w:r>
              <w:rPr>
                <w:rFonts w:hint="eastAsia"/>
              </w:rPr>
              <w:t>状态更新为“未计算”，计提</w:t>
            </w:r>
            <w:proofErr w:type="gramStart"/>
            <w:r>
              <w:rPr>
                <w:rFonts w:hint="eastAsia"/>
              </w:rPr>
              <w:t>后任务</w:t>
            </w:r>
            <w:proofErr w:type="gramEnd"/>
            <w:r>
              <w:rPr>
                <w:rFonts w:hint="eastAsia"/>
              </w:rPr>
              <w:t>状态更新为“已计提”，取消计提后，任务状态更新为“已计算”</w:t>
            </w:r>
          </w:p>
        </w:tc>
      </w:tr>
      <w:tr w:rsidR="000829C4" w14:paraId="5092F25D" w14:textId="77777777">
        <w:tc>
          <w:tcPr>
            <w:tcW w:w="1561" w:type="dxa"/>
          </w:tcPr>
          <w:p w14:paraId="433FAD17" w14:textId="77777777" w:rsidR="000829C4" w:rsidRDefault="00000000">
            <w:r>
              <w:rPr>
                <w:rFonts w:hint="eastAsia"/>
              </w:rPr>
              <w:t>应纳房产税额</w:t>
            </w:r>
          </w:p>
        </w:tc>
        <w:tc>
          <w:tcPr>
            <w:tcW w:w="1110" w:type="dxa"/>
          </w:tcPr>
          <w:p w14:paraId="7CE0117C" w14:textId="77777777" w:rsidR="000829C4" w:rsidRDefault="00000000">
            <w:pPr>
              <w:jc w:val="center"/>
            </w:pPr>
            <w:r>
              <w:rPr>
                <w:rFonts w:hint="eastAsia"/>
              </w:rPr>
              <w:t>数值</w:t>
            </w:r>
          </w:p>
        </w:tc>
        <w:tc>
          <w:tcPr>
            <w:tcW w:w="1089" w:type="dxa"/>
          </w:tcPr>
          <w:p w14:paraId="3B0BC2D9" w14:textId="77777777" w:rsidR="000829C4" w:rsidRDefault="00000000">
            <w:pPr>
              <w:jc w:val="center"/>
            </w:pPr>
            <w:r>
              <w:rPr>
                <w:rFonts w:hint="eastAsia"/>
              </w:rPr>
              <w:t>自动带出</w:t>
            </w:r>
          </w:p>
        </w:tc>
        <w:tc>
          <w:tcPr>
            <w:tcW w:w="1429" w:type="dxa"/>
          </w:tcPr>
          <w:p w14:paraId="4D3EE1F6" w14:textId="77777777" w:rsidR="000829C4" w:rsidRDefault="00000000">
            <w:pPr>
              <w:jc w:val="center"/>
            </w:pPr>
            <w:r>
              <w:rPr>
                <w:rFonts w:hint="eastAsia"/>
              </w:rPr>
              <w:t>否</w:t>
            </w:r>
          </w:p>
        </w:tc>
        <w:tc>
          <w:tcPr>
            <w:tcW w:w="3330" w:type="dxa"/>
          </w:tcPr>
          <w:p w14:paraId="006F8020" w14:textId="77777777" w:rsidR="000829C4" w:rsidRDefault="00000000">
            <w:r>
              <w:rPr>
                <w:rFonts w:hint="eastAsia"/>
              </w:rPr>
              <w:t>自动带出计提结果中的“应纳房产税额”</w:t>
            </w:r>
          </w:p>
        </w:tc>
      </w:tr>
      <w:tr w:rsidR="000829C4" w14:paraId="744E2F0E" w14:textId="77777777">
        <w:tc>
          <w:tcPr>
            <w:tcW w:w="1561" w:type="dxa"/>
          </w:tcPr>
          <w:p w14:paraId="3068B01B" w14:textId="77777777" w:rsidR="000829C4" w:rsidRDefault="00000000">
            <w:r>
              <w:rPr>
                <w:rFonts w:hint="eastAsia"/>
              </w:rPr>
              <w:t>计提房产税额</w:t>
            </w:r>
          </w:p>
        </w:tc>
        <w:tc>
          <w:tcPr>
            <w:tcW w:w="1110" w:type="dxa"/>
          </w:tcPr>
          <w:p w14:paraId="3B38C457" w14:textId="77777777" w:rsidR="000829C4" w:rsidRDefault="00000000">
            <w:pPr>
              <w:jc w:val="center"/>
            </w:pPr>
            <w:r>
              <w:rPr>
                <w:rFonts w:hint="eastAsia"/>
              </w:rPr>
              <w:t>数值</w:t>
            </w:r>
          </w:p>
        </w:tc>
        <w:tc>
          <w:tcPr>
            <w:tcW w:w="1089" w:type="dxa"/>
          </w:tcPr>
          <w:p w14:paraId="0BD110DB" w14:textId="77777777" w:rsidR="000829C4" w:rsidRDefault="00000000">
            <w:pPr>
              <w:jc w:val="center"/>
            </w:pPr>
            <w:r>
              <w:rPr>
                <w:rFonts w:hint="eastAsia"/>
              </w:rPr>
              <w:t>自动带出</w:t>
            </w:r>
          </w:p>
        </w:tc>
        <w:tc>
          <w:tcPr>
            <w:tcW w:w="1429" w:type="dxa"/>
          </w:tcPr>
          <w:p w14:paraId="6E804D77" w14:textId="77777777" w:rsidR="000829C4" w:rsidRDefault="00000000">
            <w:pPr>
              <w:jc w:val="center"/>
            </w:pPr>
            <w:r>
              <w:rPr>
                <w:rFonts w:hint="eastAsia"/>
              </w:rPr>
              <w:t>否</w:t>
            </w:r>
          </w:p>
        </w:tc>
        <w:tc>
          <w:tcPr>
            <w:tcW w:w="3330" w:type="dxa"/>
          </w:tcPr>
          <w:p w14:paraId="4B28B901" w14:textId="77777777" w:rsidR="000829C4" w:rsidRDefault="00000000">
            <w:r>
              <w:rPr>
                <w:rFonts w:hint="eastAsia"/>
              </w:rPr>
              <w:t>自动带出房产税计提任务中税费台账中的“金额”</w:t>
            </w:r>
          </w:p>
        </w:tc>
      </w:tr>
      <w:tr w:rsidR="000829C4" w14:paraId="3D60FD9A" w14:textId="77777777">
        <w:tc>
          <w:tcPr>
            <w:tcW w:w="1561" w:type="dxa"/>
          </w:tcPr>
          <w:p w14:paraId="7670282A" w14:textId="77777777" w:rsidR="000829C4" w:rsidRDefault="00000000">
            <w:r>
              <w:rPr>
                <w:rFonts w:hint="eastAsia"/>
              </w:rPr>
              <w:t>计算日期</w:t>
            </w:r>
          </w:p>
        </w:tc>
        <w:tc>
          <w:tcPr>
            <w:tcW w:w="1110" w:type="dxa"/>
          </w:tcPr>
          <w:p w14:paraId="47C1CBAB" w14:textId="77777777" w:rsidR="000829C4" w:rsidRDefault="00000000">
            <w:pPr>
              <w:jc w:val="center"/>
            </w:pPr>
            <w:r>
              <w:rPr>
                <w:rFonts w:hint="eastAsia"/>
              </w:rPr>
              <w:t>字符</w:t>
            </w:r>
          </w:p>
        </w:tc>
        <w:tc>
          <w:tcPr>
            <w:tcW w:w="1089" w:type="dxa"/>
          </w:tcPr>
          <w:p w14:paraId="70AF3510" w14:textId="77777777" w:rsidR="000829C4" w:rsidRDefault="00000000">
            <w:pPr>
              <w:jc w:val="center"/>
            </w:pPr>
            <w:r>
              <w:rPr>
                <w:rFonts w:hint="eastAsia"/>
              </w:rPr>
              <w:t>自动带出</w:t>
            </w:r>
          </w:p>
        </w:tc>
        <w:tc>
          <w:tcPr>
            <w:tcW w:w="1429" w:type="dxa"/>
          </w:tcPr>
          <w:p w14:paraId="0C938DC4" w14:textId="77777777" w:rsidR="000829C4" w:rsidRDefault="00000000">
            <w:pPr>
              <w:jc w:val="center"/>
            </w:pPr>
            <w:r>
              <w:rPr>
                <w:rFonts w:hint="eastAsia"/>
              </w:rPr>
              <w:t>否</w:t>
            </w:r>
          </w:p>
        </w:tc>
        <w:tc>
          <w:tcPr>
            <w:tcW w:w="3330" w:type="dxa"/>
          </w:tcPr>
          <w:p w14:paraId="13B261DC" w14:textId="77777777" w:rsidR="000829C4" w:rsidRDefault="00000000">
            <w:r>
              <w:rPr>
                <w:rFonts w:hint="eastAsia"/>
              </w:rPr>
              <w:t>自动带出，计算成功后更新为当前系统日期，取消计算后清空</w:t>
            </w:r>
          </w:p>
        </w:tc>
      </w:tr>
      <w:tr w:rsidR="000829C4" w14:paraId="7C0B05EA" w14:textId="77777777">
        <w:tc>
          <w:tcPr>
            <w:tcW w:w="1561" w:type="dxa"/>
          </w:tcPr>
          <w:p w14:paraId="4CEDDE20" w14:textId="77777777" w:rsidR="000829C4" w:rsidRDefault="00000000">
            <w:r>
              <w:rPr>
                <w:rFonts w:hint="eastAsia"/>
              </w:rPr>
              <w:t>计提日期</w:t>
            </w:r>
          </w:p>
        </w:tc>
        <w:tc>
          <w:tcPr>
            <w:tcW w:w="1110" w:type="dxa"/>
          </w:tcPr>
          <w:p w14:paraId="5C6F6204" w14:textId="77777777" w:rsidR="000829C4" w:rsidRDefault="00000000">
            <w:pPr>
              <w:jc w:val="center"/>
            </w:pPr>
            <w:r>
              <w:rPr>
                <w:rFonts w:hint="eastAsia"/>
              </w:rPr>
              <w:t>字符</w:t>
            </w:r>
          </w:p>
        </w:tc>
        <w:tc>
          <w:tcPr>
            <w:tcW w:w="1089" w:type="dxa"/>
          </w:tcPr>
          <w:p w14:paraId="38101EFA" w14:textId="77777777" w:rsidR="000829C4" w:rsidRDefault="00000000">
            <w:pPr>
              <w:jc w:val="center"/>
            </w:pPr>
            <w:r>
              <w:rPr>
                <w:rFonts w:hint="eastAsia"/>
              </w:rPr>
              <w:t>自动带出</w:t>
            </w:r>
          </w:p>
        </w:tc>
        <w:tc>
          <w:tcPr>
            <w:tcW w:w="1429" w:type="dxa"/>
          </w:tcPr>
          <w:p w14:paraId="5D812965" w14:textId="77777777" w:rsidR="000829C4" w:rsidRDefault="00000000">
            <w:pPr>
              <w:jc w:val="center"/>
            </w:pPr>
            <w:r>
              <w:rPr>
                <w:rFonts w:hint="eastAsia"/>
              </w:rPr>
              <w:t>否</w:t>
            </w:r>
          </w:p>
        </w:tc>
        <w:tc>
          <w:tcPr>
            <w:tcW w:w="3330" w:type="dxa"/>
          </w:tcPr>
          <w:p w14:paraId="3F1DF9F5" w14:textId="77777777" w:rsidR="000829C4" w:rsidRDefault="00000000">
            <w:r>
              <w:rPr>
                <w:rFonts w:hint="eastAsia"/>
              </w:rPr>
              <w:t>自动带出，计提成功后更新为当前系统日期，取消计算后清空</w:t>
            </w:r>
          </w:p>
        </w:tc>
      </w:tr>
    </w:tbl>
    <w:p w14:paraId="4DEEE103" w14:textId="77777777" w:rsidR="000829C4" w:rsidRDefault="000829C4"/>
    <w:p w14:paraId="603B056E" w14:textId="77777777" w:rsidR="000829C4" w:rsidRDefault="00000000">
      <w:pPr>
        <w:pStyle w:val="4"/>
      </w:pPr>
      <w:r>
        <w:rPr>
          <w:rFonts w:hint="eastAsia"/>
        </w:rPr>
        <w:lastRenderedPageBreak/>
        <w:t>业务处理</w:t>
      </w:r>
    </w:p>
    <w:p w14:paraId="534C48E4" w14:textId="77777777" w:rsidR="000829C4" w:rsidRDefault="00000000">
      <w:pPr>
        <w:pStyle w:val="5"/>
      </w:pPr>
      <w:r>
        <w:rPr>
          <w:rFonts w:hint="eastAsia"/>
        </w:rPr>
        <w:t>业务说明与流程</w:t>
      </w:r>
    </w:p>
    <w:p w14:paraId="30953D4D" w14:textId="77777777" w:rsidR="000829C4" w:rsidRDefault="00000000">
      <w:pPr>
        <w:numPr>
          <w:ilvl w:val="0"/>
          <w:numId w:val="92"/>
        </w:numPr>
      </w:pPr>
      <w:r>
        <w:rPr>
          <w:rFonts w:hint="eastAsia"/>
        </w:rPr>
        <w:t>通过本功能对房产税进行税金计提；</w:t>
      </w:r>
    </w:p>
    <w:p w14:paraId="685D9115" w14:textId="77777777" w:rsidR="000829C4" w:rsidRDefault="00000000">
      <w:pPr>
        <w:pStyle w:val="5"/>
      </w:pPr>
      <w:r>
        <w:rPr>
          <w:rFonts w:hint="eastAsia"/>
        </w:rPr>
        <w:t>功能按钮</w:t>
      </w:r>
    </w:p>
    <w:p w14:paraId="6893B1DC" w14:textId="77777777" w:rsidR="000829C4" w:rsidRDefault="00000000">
      <w:r>
        <w:rPr>
          <w:rFonts w:hint="eastAsia"/>
        </w:rPr>
        <w:t>列表按钮：</w:t>
      </w:r>
    </w:p>
    <w:p w14:paraId="051B3FF5" w14:textId="77777777" w:rsidR="000829C4" w:rsidRDefault="00000000">
      <w:pPr>
        <w:numPr>
          <w:ilvl w:val="0"/>
          <w:numId w:val="93"/>
        </w:numPr>
        <w:ind w:left="0" w:firstLine="0"/>
      </w:pPr>
      <w:r>
        <w:rPr>
          <w:rFonts w:hint="eastAsia"/>
        </w:rPr>
        <w:t>【新增】：点击该按钮，弹出任务新增界面，录入任务信息；</w:t>
      </w:r>
    </w:p>
    <w:p w14:paraId="01715739" w14:textId="77777777" w:rsidR="000829C4" w:rsidRDefault="00000000">
      <w:pPr>
        <w:numPr>
          <w:ilvl w:val="0"/>
          <w:numId w:val="93"/>
        </w:numPr>
        <w:ind w:left="0" w:firstLine="0"/>
      </w:pPr>
      <w:r>
        <w:rPr>
          <w:rFonts w:hint="eastAsia"/>
        </w:rPr>
        <w:t>【执行】：点击该按钮，进入任务执行界面，默认进入准备界面；</w:t>
      </w:r>
    </w:p>
    <w:p w14:paraId="742BE88A" w14:textId="77777777" w:rsidR="000829C4" w:rsidRDefault="00000000">
      <w:pPr>
        <w:numPr>
          <w:ilvl w:val="0"/>
          <w:numId w:val="93"/>
        </w:numPr>
        <w:ind w:left="0" w:firstLine="0"/>
      </w:pPr>
      <w:r>
        <w:rPr>
          <w:rFonts w:hint="eastAsia"/>
        </w:rPr>
        <w:t>【查看】：点击该按钮，弹出新增卡片界面，界面状态为查看；</w:t>
      </w:r>
    </w:p>
    <w:p w14:paraId="5384F73C" w14:textId="77777777" w:rsidR="000829C4" w:rsidRDefault="00000000">
      <w:pPr>
        <w:numPr>
          <w:ilvl w:val="0"/>
          <w:numId w:val="93"/>
        </w:numPr>
        <w:ind w:left="0" w:firstLine="0"/>
      </w:pPr>
      <w:r>
        <w:rPr>
          <w:rFonts w:hint="eastAsia"/>
        </w:rPr>
        <w:t>【修改】：如果任务状态为未计提且未关联凭证，则该按钮显示，点击该按钮弹出卡片录入修改内容；如果任务状态不是未计提，则该按钮隐藏；</w:t>
      </w:r>
    </w:p>
    <w:p w14:paraId="2F0D9CFA" w14:textId="77777777" w:rsidR="000829C4" w:rsidRDefault="00000000">
      <w:pPr>
        <w:numPr>
          <w:ilvl w:val="0"/>
          <w:numId w:val="93"/>
        </w:numPr>
        <w:ind w:left="0" w:firstLine="0"/>
      </w:pPr>
      <w:r>
        <w:rPr>
          <w:rFonts w:hint="eastAsia"/>
        </w:rPr>
        <w:t>【删除】：如果任务状态为未计提，则该按钮显示，点击该按钮提示“确定删除该任务？”，选择确定则删除对应的任务，选择取消则不做操作；如果任务状态不是未计提，则该按钮隐藏；如果任务状态为未计算，但该任务下存在凭证（计提后又取消计提，任务状态回退至未计算），则不能删除，提示信息“当前任务存在关联凭证，不能删除。”；</w:t>
      </w:r>
    </w:p>
    <w:p w14:paraId="384BF70A" w14:textId="77777777" w:rsidR="000829C4" w:rsidRDefault="00000000">
      <w:r>
        <w:rPr>
          <w:rFonts w:hint="eastAsia"/>
        </w:rPr>
        <w:t>新增卡片按钮：</w:t>
      </w:r>
    </w:p>
    <w:p w14:paraId="55511AC4" w14:textId="77777777" w:rsidR="000829C4" w:rsidRDefault="00000000">
      <w:pPr>
        <w:numPr>
          <w:ilvl w:val="0"/>
          <w:numId w:val="94"/>
        </w:numPr>
        <w:ind w:left="0" w:firstLine="0"/>
      </w:pPr>
      <w:r>
        <w:rPr>
          <w:rFonts w:hint="eastAsia"/>
        </w:rPr>
        <w:t>【保存】：点击该按钮，保存卡片录入的信息，然后关闭卡片界面返回列表界面，列表界面自动刷新加载新增的任务；编辑状态显示，查看状态隐藏；</w:t>
      </w:r>
    </w:p>
    <w:p w14:paraId="237CACC4" w14:textId="77777777" w:rsidR="000829C4" w:rsidRDefault="00000000">
      <w:pPr>
        <w:numPr>
          <w:ilvl w:val="0"/>
          <w:numId w:val="94"/>
        </w:numPr>
        <w:ind w:left="0" w:firstLine="0"/>
      </w:pPr>
      <w:r>
        <w:rPr>
          <w:rFonts w:hint="eastAsia"/>
        </w:rPr>
        <w:t>【取消】：点击该按钮，关闭卡片界面返回列表界面；</w:t>
      </w:r>
    </w:p>
    <w:p w14:paraId="00FCB3B3" w14:textId="77777777" w:rsidR="000829C4" w:rsidRDefault="00000000">
      <w:r>
        <w:rPr>
          <w:rFonts w:hint="eastAsia"/>
        </w:rPr>
        <w:t>准备界面按钮：</w:t>
      </w:r>
    </w:p>
    <w:p w14:paraId="79867AFE" w14:textId="77777777" w:rsidR="000829C4" w:rsidRDefault="00000000">
      <w:pPr>
        <w:numPr>
          <w:ilvl w:val="0"/>
          <w:numId w:val="95"/>
        </w:numPr>
        <w:ind w:left="0" w:firstLine="0"/>
      </w:pPr>
      <w:r>
        <w:rPr>
          <w:rFonts w:hint="eastAsia"/>
        </w:rPr>
        <w:t>【下一步】：点击该按钮，进入计算界面；</w:t>
      </w:r>
    </w:p>
    <w:p w14:paraId="37295F7B" w14:textId="77777777" w:rsidR="000829C4" w:rsidRDefault="00000000">
      <w:r>
        <w:rPr>
          <w:rFonts w:hint="eastAsia"/>
        </w:rPr>
        <w:t>计算界面按钮：</w:t>
      </w:r>
    </w:p>
    <w:p w14:paraId="4940C4C7" w14:textId="77777777" w:rsidR="000829C4" w:rsidRDefault="00000000">
      <w:pPr>
        <w:numPr>
          <w:ilvl w:val="0"/>
          <w:numId w:val="96"/>
        </w:numPr>
        <w:ind w:left="0" w:firstLine="0"/>
      </w:pPr>
      <w:r>
        <w:rPr>
          <w:rFonts w:hint="eastAsia"/>
        </w:rPr>
        <w:t>【返回】：点击该按钮，返回至列表界面；</w:t>
      </w:r>
    </w:p>
    <w:p w14:paraId="54C9F0FD" w14:textId="77777777" w:rsidR="000829C4" w:rsidRDefault="00000000">
      <w:pPr>
        <w:numPr>
          <w:ilvl w:val="0"/>
          <w:numId w:val="96"/>
        </w:numPr>
        <w:ind w:left="0" w:firstLine="0"/>
        <w:rPr>
          <w:color w:val="FF0000"/>
        </w:rPr>
      </w:pPr>
      <w:r>
        <w:rPr>
          <w:rFonts w:hint="eastAsia"/>
          <w:color w:val="FF0000"/>
        </w:rPr>
        <w:t>【计算】：任务状态为未计算时可用，否则</w:t>
      </w:r>
      <w:proofErr w:type="gramStart"/>
      <w:r>
        <w:rPr>
          <w:rFonts w:hint="eastAsia"/>
          <w:color w:val="FF0000"/>
        </w:rPr>
        <w:t>不</w:t>
      </w:r>
      <w:proofErr w:type="gramEnd"/>
      <w:r>
        <w:rPr>
          <w:rFonts w:hint="eastAsia"/>
          <w:color w:val="FF0000"/>
        </w:rPr>
        <w:t>可用；点击该按钮，计算成功后提示“计算成功”；重新加载任务状态、计算日期、应纳所得税额；计算逻辑见算法章节；</w:t>
      </w:r>
    </w:p>
    <w:p w14:paraId="622F0CEC" w14:textId="77777777" w:rsidR="000829C4" w:rsidRDefault="00000000">
      <w:pPr>
        <w:numPr>
          <w:ilvl w:val="0"/>
          <w:numId w:val="96"/>
        </w:numPr>
        <w:ind w:left="0" w:firstLine="0"/>
      </w:pPr>
      <w:r>
        <w:rPr>
          <w:rFonts w:hint="eastAsia"/>
        </w:rPr>
        <w:t>【取消计算】：任务状态为已计算时可用，否则</w:t>
      </w:r>
      <w:proofErr w:type="gramStart"/>
      <w:r>
        <w:rPr>
          <w:rFonts w:hint="eastAsia"/>
        </w:rPr>
        <w:t>不</w:t>
      </w:r>
      <w:proofErr w:type="gramEnd"/>
      <w:r>
        <w:rPr>
          <w:rFonts w:hint="eastAsia"/>
        </w:rPr>
        <w:t>可用；点击该按钮，任务状态更新为未计算，计算日期、应纳所得税额清空，取消完成后提示“取消计算成功”，界面重新加载</w:t>
      </w:r>
      <w:r>
        <w:rPr>
          <w:rFonts w:hint="eastAsia"/>
        </w:rPr>
        <w:lastRenderedPageBreak/>
        <w:t>数据；如果取消计算过程中出现系统错误，则提示“取消计算错误，请联系技术人员处理。”；</w:t>
      </w:r>
    </w:p>
    <w:p w14:paraId="420FB2F8" w14:textId="77777777" w:rsidR="000829C4" w:rsidRDefault="00000000">
      <w:pPr>
        <w:numPr>
          <w:ilvl w:val="0"/>
          <w:numId w:val="96"/>
        </w:numPr>
        <w:ind w:left="0" w:firstLine="0"/>
      </w:pPr>
      <w:r>
        <w:rPr>
          <w:rFonts w:hint="eastAsia"/>
        </w:rPr>
        <w:t>【上一步】：点击该按钮，进入准备界面；</w:t>
      </w:r>
    </w:p>
    <w:p w14:paraId="6F51A9E2" w14:textId="77777777" w:rsidR="000829C4" w:rsidRDefault="00000000">
      <w:pPr>
        <w:numPr>
          <w:ilvl w:val="0"/>
          <w:numId w:val="96"/>
        </w:numPr>
        <w:ind w:left="0" w:firstLine="0"/>
      </w:pPr>
      <w:r>
        <w:rPr>
          <w:rFonts w:hint="eastAsia"/>
        </w:rPr>
        <w:t>【下一步】：任务状态为“已计算”、“已计提”时可用，否则</w:t>
      </w:r>
      <w:proofErr w:type="gramStart"/>
      <w:r>
        <w:rPr>
          <w:rFonts w:hint="eastAsia"/>
        </w:rPr>
        <w:t>不</w:t>
      </w:r>
      <w:proofErr w:type="gramEnd"/>
      <w:r>
        <w:rPr>
          <w:rFonts w:hint="eastAsia"/>
        </w:rPr>
        <w:t>可用；点击该按钮，进入计提界面；</w:t>
      </w:r>
    </w:p>
    <w:p w14:paraId="2AEF427B" w14:textId="77777777" w:rsidR="000829C4" w:rsidRDefault="00000000">
      <w:r>
        <w:rPr>
          <w:rFonts w:hint="eastAsia"/>
        </w:rPr>
        <w:t>计提界面按钮：</w:t>
      </w:r>
    </w:p>
    <w:p w14:paraId="37D63A6E" w14:textId="77777777" w:rsidR="000829C4" w:rsidRDefault="00000000">
      <w:pPr>
        <w:numPr>
          <w:ilvl w:val="0"/>
          <w:numId w:val="97"/>
        </w:numPr>
        <w:ind w:left="0" w:firstLine="0"/>
      </w:pPr>
      <w:r>
        <w:rPr>
          <w:rFonts w:hint="eastAsia"/>
        </w:rPr>
        <w:t>【返回】：点击该按钮，返回至列表界面；</w:t>
      </w:r>
    </w:p>
    <w:p w14:paraId="308C6E52" w14:textId="77777777" w:rsidR="000829C4" w:rsidRDefault="00000000">
      <w:pPr>
        <w:numPr>
          <w:ilvl w:val="0"/>
          <w:numId w:val="97"/>
        </w:numPr>
        <w:ind w:left="0" w:firstLine="0"/>
        <w:rPr>
          <w:color w:val="FF0000"/>
        </w:rPr>
      </w:pPr>
      <w:r>
        <w:rPr>
          <w:rFonts w:hint="eastAsia"/>
          <w:color w:val="FF0000"/>
        </w:rPr>
        <w:t>【计提】：任务状态为“已计算”时可用，否则</w:t>
      </w:r>
      <w:proofErr w:type="gramStart"/>
      <w:r>
        <w:rPr>
          <w:rFonts w:hint="eastAsia"/>
          <w:color w:val="FF0000"/>
        </w:rPr>
        <w:t>不</w:t>
      </w:r>
      <w:proofErr w:type="gramEnd"/>
      <w:r>
        <w:rPr>
          <w:rFonts w:hint="eastAsia"/>
          <w:color w:val="FF0000"/>
        </w:rPr>
        <w:t>可用；点击该按钮，根据计提房产税额生成一笔统一税费台账数据，计提完成后更新任务状态为已计提、计提日期为系统日期，提示“计提成功。”界面展示当前计提任务生成的税费台账（根据业务单据号查询）；</w:t>
      </w:r>
    </w:p>
    <w:p w14:paraId="167109E5" w14:textId="77777777" w:rsidR="000829C4" w:rsidRDefault="00000000">
      <w:pPr>
        <w:numPr>
          <w:ilvl w:val="0"/>
          <w:numId w:val="97"/>
        </w:numPr>
        <w:ind w:left="0" w:firstLine="0"/>
      </w:pPr>
      <w:r>
        <w:rPr>
          <w:rFonts w:hint="eastAsia"/>
        </w:rPr>
        <w:t>【取消计提】：任务状态为“已计提”时可用，否则</w:t>
      </w:r>
      <w:proofErr w:type="gramStart"/>
      <w:r>
        <w:rPr>
          <w:rFonts w:hint="eastAsia"/>
        </w:rPr>
        <w:t>不</w:t>
      </w:r>
      <w:proofErr w:type="gramEnd"/>
      <w:r>
        <w:rPr>
          <w:rFonts w:hint="eastAsia"/>
        </w:rPr>
        <w:t>可用；根据单据编号查询税费台账，如果税费台账的推送状态为未推送，则删除对应的税费台账，如果税费台账的推送状态为已推送，则生成对应的</w:t>
      </w:r>
      <w:proofErr w:type="gramStart"/>
      <w:r>
        <w:rPr>
          <w:rFonts w:hint="eastAsia"/>
        </w:rPr>
        <w:t>红冲台账</w:t>
      </w:r>
      <w:proofErr w:type="gramEnd"/>
      <w:r>
        <w:rPr>
          <w:rFonts w:hint="eastAsia"/>
        </w:rPr>
        <w:t>，取消计提完成后更新任务状态为未计提、计提日期清空，提示“取消计提成功。”</w:t>
      </w:r>
    </w:p>
    <w:p w14:paraId="09956252" w14:textId="77777777" w:rsidR="000829C4" w:rsidRDefault="00000000">
      <w:pPr>
        <w:numPr>
          <w:ilvl w:val="0"/>
          <w:numId w:val="97"/>
        </w:numPr>
        <w:ind w:left="0" w:firstLine="0"/>
      </w:pPr>
      <w:r>
        <w:rPr>
          <w:rFonts w:hint="eastAsia"/>
        </w:rPr>
        <w:t>【上一步】：点击该按钮，计入计算界面。</w:t>
      </w:r>
    </w:p>
    <w:p w14:paraId="42E9AC3F" w14:textId="77777777" w:rsidR="000829C4" w:rsidRDefault="00000000">
      <w:pPr>
        <w:pStyle w:val="5"/>
      </w:pPr>
      <w:r>
        <w:rPr>
          <w:rFonts w:hint="eastAsia"/>
        </w:rPr>
        <w:t>算法说明</w:t>
      </w:r>
    </w:p>
    <w:p w14:paraId="1981B92B" w14:textId="77777777" w:rsidR="000829C4" w:rsidRDefault="00000000">
      <w:pPr>
        <w:numPr>
          <w:ilvl w:val="0"/>
          <w:numId w:val="98"/>
        </w:numPr>
      </w:pPr>
      <w:r>
        <w:rPr>
          <w:rFonts w:hint="eastAsia"/>
        </w:rPr>
        <w:t>计算</w:t>
      </w:r>
      <w:proofErr w:type="gramStart"/>
      <w:r>
        <w:rPr>
          <w:rFonts w:hint="eastAsia"/>
        </w:rPr>
        <w:t>视数据</w:t>
      </w:r>
      <w:proofErr w:type="gramEnd"/>
      <w:r>
        <w:rPr>
          <w:rFonts w:hint="eastAsia"/>
        </w:rPr>
        <w:t>来源为房产税底稿表，条件为纳税主体对应的机构来源设置中的所有机构，底稿的会计期间为计提期间范围内的期间；</w:t>
      </w:r>
    </w:p>
    <w:p w14:paraId="20A956A7" w14:textId="77777777" w:rsidR="000829C4" w:rsidRDefault="00000000">
      <w:pPr>
        <w:numPr>
          <w:ilvl w:val="0"/>
          <w:numId w:val="98"/>
        </w:numPr>
      </w:pPr>
      <w:r>
        <w:rPr>
          <w:rFonts w:hint="eastAsia"/>
        </w:rPr>
        <w:t>计算时生成应纳房产税额，房产税额</w:t>
      </w:r>
      <w:r>
        <w:rPr>
          <w:rFonts w:hint="eastAsia"/>
        </w:rPr>
        <w:t>=</w:t>
      </w:r>
      <w:r>
        <w:rPr>
          <w:rFonts w:hint="eastAsia"/>
        </w:rPr>
        <w:t>底稿表的从价计征的实际应纳税额</w:t>
      </w:r>
      <w:r>
        <w:rPr>
          <w:rFonts w:hint="eastAsia"/>
        </w:rPr>
        <w:t>+</w:t>
      </w:r>
      <w:proofErr w:type="gramStart"/>
      <w:r>
        <w:rPr>
          <w:rFonts w:hint="eastAsia"/>
        </w:rPr>
        <w:t>从租计征</w:t>
      </w:r>
      <w:proofErr w:type="gramEnd"/>
      <w:r>
        <w:rPr>
          <w:rFonts w:hint="eastAsia"/>
        </w:rPr>
        <w:t>的实际应纳税额；</w:t>
      </w:r>
    </w:p>
    <w:p w14:paraId="1B6E08B5" w14:textId="77777777" w:rsidR="000829C4" w:rsidRDefault="00000000">
      <w:pPr>
        <w:numPr>
          <w:ilvl w:val="0"/>
          <w:numId w:val="98"/>
        </w:numPr>
      </w:pPr>
      <w:r>
        <w:rPr>
          <w:rFonts w:hint="eastAsia"/>
        </w:rPr>
        <w:t>计提房产税额默认</w:t>
      </w:r>
      <w:r>
        <w:rPr>
          <w:rFonts w:hint="eastAsia"/>
        </w:rPr>
        <w:t>=</w:t>
      </w:r>
      <w:r>
        <w:rPr>
          <w:rFonts w:hint="eastAsia"/>
        </w:rPr>
        <w:t>应纳房产税额；</w:t>
      </w:r>
    </w:p>
    <w:p w14:paraId="6750B888" w14:textId="77777777" w:rsidR="000829C4" w:rsidRDefault="00000000">
      <w:pPr>
        <w:numPr>
          <w:ilvl w:val="0"/>
          <w:numId w:val="98"/>
        </w:numPr>
      </w:pPr>
      <w:r>
        <w:rPr>
          <w:rFonts w:hint="eastAsia"/>
        </w:rPr>
        <w:t>准备界面默认显示房产税汇总查询、房产税计算底稿，点击链接分别打开对应的功能界面，默认显示当期的数据。</w:t>
      </w:r>
    </w:p>
    <w:p w14:paraId="1EC41CC3" w14:textId="77777777" w:rsidR="000829C4" w:rsidRDefault="00000000">
      <w:pPr>
        <w:pStyle w:val="5"/>
      </w:pPr>
      <w:r>
        <w:rPr>
          <w:rFonts w:hint="eastAsia"/>
        </w:rPr>
        <w:t>逻辑校验</w:t>
      </w:r>
    </w:p>
    <w:p w14:paraId="64903922" w14:textId="77777777" w:rsidR="000829C4" w:rsidRDefault="00000000">
      <w:pPr>
        <w:numPr>
          <w:ilvl w:val="0"/>
          <w:numId w:val="99"/>
        </w:numPr>
      </w:pPr>
      <w:r>
        <w:rPr>
          <w:rFonts w:hint="eastAsia"/>
        </w:rPr>
        <w:t>新增任务保存时，纳税主体</w:t>
      </w:r>
      <w:r>
        <w:rPr>
          <w:rFonts w:hint="eastAsia"/>
        </w:rPr>
        <w:t>+</w:t>
      </w:r>
      <w:r>
        <w:rPr>
          <w:rFonts w:hint="eastAsia"/>
        </w:rPr>
        <w:t>计提期间不可重复；</w:t>
      </w:r>
    </w:p>
    <w:p w14:paraId="0BECB475" w14:textId="77777777" w:rsidR="000829C4" w:rsidRDefault="00000000">
      <w:pPr>
        <w:pStyle w:val="4"/>
      </w:pPr>
      <w:r>
        <w:rPr>
          <w:rFonts w:hint="eastAsia"/>
        </w:rPr>
        <w:lastRenderedPageBreak/>
        <w:t>输出</w:t>
      </w:r>
    </w:p>
    <w:p w14:paraId="12D39D96" w14:textId="77777777" w:rsidR="000829C4" w:rsidRDefault="00000000">
      <w:r>
        <w:rPr>
          <w:rFonts w:hint="eastAsia"/>
        </w:rPr>
        <w:t>统一税费台</w:t>
      </w:r>
      <w:proofErr w:type="gramStart"/>
      <w:r>
        <w:rPr>
          <w:rFonts w:hint="eastAsia"/>
        </w:rPr>
        <w:t>账数据</w:t>
      </w:r>
      <w:proofErr w:type="gramEnd"/>
      <w:r>
        <w:rPr>
          <w:rFonts w:hint="eastAsia"/>
        </w:rPr>
        <w:t>-</w:t>
      </w:r>
      <w:r>
        <w:rPr>
          <w:rFonts w:hint="eastAsia"/>
        </w:rPr>
        <w:t>计提单据：</w:t>
      </w:r>
    </w:p>
    <w:tbl>
      <w:tblPr>
        <w:tblStyle w:val="ab"/>
        <w:tblW w:w="0" w:type="auto"/>
        <w:tblLook w:val="04A0" w:firstRow="1" w:lastRow="0" w:firstColumn="1" w:lastColumn="0" w:noHBand="0" w:noVBand="1"/>
      </w:tblPr>
      <w:tblGrid>
        <w:gridCol w:w="2588"/>
        <w:gridCol w:w="5708"/>
      </w:tblGrid>
      <w:tr w:rsidR="000829C4" w14:paraId="3FA26D04" w14:textId="77777777">
        <w:tc>
          <w:tcPr>
            <w:tcW w:w="2660" w:type="dxa"/>
            <w:shd w:val="clear" w:color="auto" w:fill="DEEBF6" w:themeFill="accent1" w:themeFillTint="32"/>
          </w:tcPr>
          <w:p w14:paraId="5B5135FE" w14:textId="77777777" w:rsidR="000829C4" w:rsidRDefault="00000000">
            <w:pPr>
              <w:jc w:val="center"/>
              <w:rPr>
                <w:b/>
                <w:bCs/>
                <w:szCs w:val="21"/>
              </w:rPr>
            </w:pPr>
            <w:r>
              <w:rPr>
                <w:rFonts w:hint="eastAsia"/>
                <w:b/>
                <w:bCs/>
                <w:szCs w:val="21"/>
              </w:rPr>
              <w:t>字段名称</w:t>
            </w:r>
          </w:p>
        </w:tc>
        <w:tc>
          <w:tcPr>
            <w:tcW w:w="5862" w:type="dxa"/>
            <w:shd w:val="clear" w:color="auto" w:fill="DEEBF6" w:themeFill="accent1" w:themeFillTint="32"/>
          </w:tcPr>
          <w:p w14:paraId="55913B72" w14:textId="77777777" w:rsidR="000829C4" w:rsidRDefault="00000000">
            <w:pPr>
              <w:jc w:val="center"/>
              <w:rPr>
                <w:b/>
                <w:bCs/>
                <w:szCs w:val="21"/>
              </w:rPr>
            </w:pPr>
            <w:r>
              <w:rPr>
                <w:rFonts w:hint="eastAsia"/>
                <w:b/>
                <w:bCs/>
                <w:szCs w:val="21"/>
              </w:rPr>
              <w:t>规则</w:t>
            </w:r>
          </w:p>
        </w:tc>
      </w:tr>
      <w:tr w:rsidR="000829C4" w14:paraId="334892D1" w14:textId="77777777">
        <w:tc>
          <w:tcPr>
            <w:tcW w:w="2660" w:type="dxa"/>
          </w:tcPr>
          <w:p w14:paraId="553CFBCF" w14:textId="77777777" w:rsidR="000829C4" w:rsidRDefault="00000000">
            <w:pPr>
              <w:rPr>
                <w:szCs w:val="21"/>
              </w:rPr>
            </w:pPr>
            <w:r>
              <w:rPr>
                <w:rFonts w:hint="eastAsia"/>
                <w:szCs w:val="21"/>
              </w:rPr>
              <w:t>机构</w:t>
            </w:r>
          </w:p>
        </w:tc>
        <w:tc>
          <w:tcPr>
            <w:tcW w:w="5862" w:type="dxa"/>
          </w:tcPr>
          <w:p w14:paraId="1F95075F" w14:textId="77777777" w:rsidR="000829C4" w:rsidRDefault="00000000">
            <w:pPr>
              <w:rPr>
                <w:szCs w:val="21"/>
              </w:rPr>
            </w:pPr>
            <w:r>
              <w:rPr>
                <w:rFonts w:hint="eastAsia"/>
                <w:szCs w:val="21"/>
              </w:rPr>
              <w:t>纳税主体管理中对应房产税计提的入账机构</w:t>
            </w:r>
          </w:p>
        </w:tc>
      </w:tr>
      <w:tr w:rsidR="000829C4" w14:paraId="49FFEB06" w14:textId="77777777">
        <w:tc>
          <w:tcPr>
            <w:tcW w:w="2660" w:type="dxa"/>
          </w:tcPr>
          <w:p w14:paraId="02352476" w14:textId="77777777" w:rsidR="000829C4" w:rsidRDefault="00000000">
            <w:pPr>
              <w:rPr>
                <w:szCs w:val="21"/>
              </w:rPr>
            </w:pPr>
            <w:r>
              <w:rPr>
                <w:rFonts w:hint="eastAsia"/>
                <w:szCs w:val="21"/>
              </w:rPr>
              <w:t>纳税主体</w:t>
            </w:r>
          </w:p>
        </w:tc>
        <w:tc>
          <w:tcPr>
            <w:tcW w:w="5862" w:type="dxa"/>
          </w:tcPr>
          <w:p w14:paraId="4BC46FC0" w14:textId="77777777" w:rsidR="000829C4" w:rsidRDefault="00000000">
            <w:pPr>
              <w:rPr>
                <w:szCs w:val="21"/>
              </w:rPr>
            </w:pPr>
            <w:r>
              <w:rPr>
                <w:rFonts w:hint="eastAsia"/>
                <w:szCs w:val="21"/>
              </w:rPr>
              <w:t>当前纳税主体</w:t>
            </w:r>
          </w:p>
        </w:tc>
      </w:tr>
      <w:tr w:rsidR="000829C4" w14:paraId="357D4894" w14:textId="77777777">
        <w:tc>
          <w:tcPr>
            <w:tcW w:w="2660" w:type="dxa"/>
          </w:tcPr>
          <w:p w14:paraId="79E82097" w14:textId="77777777" w:rsidR="000829C4" w:rsidRDefault="00000000">
            <w:pPr>
              <w:rPr>
                <w:szCs w:val="21"/>
              </w:rPr>
            </w:pPr>
            <w:r>
              <w:rPr>
                <w:rFonts w:hint="eastAsia"/>
                <w:szCs w:val="21"/>
              </w:rPr>
              <w:t>业务单据号</w:t>
            </w:r>
          </w:p>
        </w:tc>
        <w:tc>
          <w:tcPr>
            <w:tcW w:w="5862" w:type="dxa"/>
          </w:tcPr>
          <w:p w14:paraId="593731C5" w14:textId="77777777" w:rsidR="000829C4" w:rsidRDefault="00000000">
            <w:pPr>
              <w:rPr>
                <w:szCs w:val="21"/>
              </w:rPr>
            </w:pPr>
            <w:r>
              <w:rPr>
                <w:rFonts w:hint="eastAsia"/>
                <w:szCs w:val="21"/>
              </w:rPr>
              <w:t>取当前单据号</w:t>
            </w:r>
          </w:p>
        </w:tc>
      </w:tr>
      <w:tr w:rsidR="000829C4" w14:paraId="7E1E25DE" w14:textId="77777777">
        <w:tc>
          <w:tcPr>
            <w:tcW w:w="2660" w:type="dxa"/>
          </w:tcPr>
          <w:p w14:paraId="225632D4" w14:textId="77777777" w:rsidR="000829C4" w:rsidRDefault="00000000">
            <w:pPr>
              <w:rPr>
                <w:szCs w:val="21"/>
              </w:rPr>
            </w:pPr>
            <w:r>
              <w:rPr>
                <w:rFonts w:hint="eastAsia"/>
                <w:szCs w:val="21"/>
              </w:rPr>
              <w:t>业务流水号</w:t>
            </w:r>
          </w:p>
        </w:tc>
        <w:tc>
          <w:tcPr>
            <w:tcW w:w="5862" w:type="dxa"/>
          </w:tcPr>
          <w:p w14:paraId="5FE8B96B" w14:textId="77777777" w:rsidR="000829C4" w:rsidRDefault="00000000">
            <w:pPr>
              <w:rPr>
                <w:szCs w:val="21"/>
              </w:rPr>
            </w:pPr>
            <w:r>
              <w:rPr>
                <w:rFonts w:hint="eastAsia"/>
                <w:szCs w:val="21"/>
              </w:rPr>
              <w:t>单据号</w:t>
            </w:r>
            <w:r>
              <w:rPr>
                <w:rFonts w:hint="eastAsia"/>
                <w:szCs w:val="21"/>
              </w:rPr>
              <w:t>+</w:t>
            </w:r>
            <w:r>
              <w:rPr>
                <w:rFonts w:hint="eastAsia"/>
                <w:szCs w:val="21"/>
              </w:rPr>
              <w:t>四位序号，序号从</w:t>
            </w:r>
            <w:r>
              <w:rPr>
                <w:rFonts w:hint="eastAsia"/>
                <w:szCs w:val="21"/>
              </w:rPr>
              <w:t>0001</w:t>
            </w:r>
            <w:r>
              <w:rPr>
                <w:rFonts w:hint="eastAsia"/>
                <w:szCs w:val="21"/>
              </w:rPr>
              <w:t>开始编码，不可重复</w:t>
            </w:r>
          </w:p>
        </w:tc>
      </w:tr>
      <w:tr w:rsidR="000829C4" w14:paraId="51A5F859" w14:textId="77777777">
        <w:tc>
          <w:tcPr>
            <w:tcW w:w="2660" w:type="dxa"/>
          </w:tcPr>
          <w:p w14:paraId="659FBA58" w14:textId="77777777" w:rsidR="000829C4" w:rsidRDefault="00000000">
            <w:pPr>
              <w:rPr>
                <w:szCs w:val="21"/>
              </w:rPr>
            </w:pPr>
            <w:r>
              <w:rPr>
                <w:rFonts w:hint="eastAsia"/>
                <w:szCs w:val="21"/>
              </w:rPr>
              <w:t>年度</w:t>
            </w:r>
          </w:p>
        </w:tc>
        <w:tc>
          <w:tcPr>
            <w:tcW w:w="5862" w:type="dxa"/>
          </w:tcPr>
          <w:p w14:paraId="3BBCB62F" w14:textId="77777777" w:rsidR="000829C4" w:rsidRDefault="00000000">
            <w:pPr>
              <w:rPr>
                <w:szCs w:val="21"/>
              </w:rPr>
            </w:pPr>
            <w:r>
              <w:rPr>
                <w:rFonts w:hint="eastAsia"/>
                <w:szCs w:val="21"/>
              </w:rPr>
              <w:t>计提期间所在年份，四位，如</w:t>
            </w:r>
            <w:r>
              <w:rPr>
                <w:rFonts w:hint="eastAsia"/>
                <w:szCs w:val="21"/>
              </w:rPr>
              <w:t>2024</w:t>
            </w:r>
          </w:p>
        </w:tc>
      </w:tr>
      <w:tr w:rsidR="000829C4" w14:paraId="2E87ED95" w14:textId="77777777">
        <w:tc>
          <w:tcPr>
            <w:tcW w:w="2660" w:type="dxa"/>
          </w:tcPr>
          <w:p w14:paraId="67354EEA" w14:textId="77777777" w:rsidR="000829C4" w:rsidRDefault="00000000">
            <w:pPr>
              <w:rPr>
                <w:szCs w:val="21"/>
              </w:rPr>
            </w:pPr>
            <w:r>
              <w:rPr>
                <w:rFonts w:hint="eastAsia"/>
                <w:szCs w:val="21"/>
              </w:rPr>
              <w:t>会计期间</w:t>
            </w:r>
          </w:p>
        </w:tc>
        <w:tc>
          <w:tcPr>
            <w:tcW w:w="5862" w:type="dxa"/>
          </w:tcPr>
          <w:p w14:paraId="03214605" w14:textId="77777777" w:rsidR="000829C4" w:rsidRDefault="00000000">
            <w:pPr>
              <w:rPr>
                <w:szCs w:val="21"/>
              </w:rPr>
            </w:pPr>
            <w:r>
              <w:rPr>
                <w:rFonts w:hint="eastAsia"/>
                <w:szCs w:val="21"/>
              </w:rPr>
              <w:t>取计提期间编码</w:t>
            </w:r>
          </w:p>
        </w:tc>
      </w:tr>
      <w:tr w:rsidR="000829C4" w14:paraId="3BFE139E" w14:textId="77777777">
        <w:tc>
          <w:tcPr>
            <w:tcW w:w="2660" w:type="dxa"/>
          </w:tcPr>
          <w:p w14:paraId="2FB236B6" w14:textId="77777777" w:rsidR="000829C4" w:rsidRDefault="00000000">
            <w:pPr>
              <w:rPr>
                <w:szCs w:val="21"/>
              </w:rPr>
            </w:pPr>
            <w:r>
              <w:rPr>
                <w:rFonts w:hint="eastAsia"/>
                <w:szCs w:val="21"/>
              </w:rPr>
              <w:t>期间开始日期</w:t>
            </w:r>
          </w:p>
        </w:tc>
        <w:tc>
          <w:tcPr>
            <w:tcW w:w="5862" w:type="dxa"/>
          </w:tcPr>
          <w:p w14:paraId="62E9BCD5" w14:textId="77777777" w:rsidR="000829C4" w:rsidRDefault="00000000">
            <w:pPr>
              <w:rPr>
                <w:szCs w:val="21"/>
              </w:rPr>
            </w:pPr>
            <w:r>
              <w:rPr>
                <w:rFonts w:hint="eastAsia"/>
                <w:szCs w:val="21"/>
              </w:rPr>
              <w:t>取计提期间的开始日期</w:t>
            </w:r>
          </w:p>
        </w:tc>
      </w:tr>
      <w:tr w:rsidR="000829C4" w14:paraId="3A49582F" w14:textId="77777777">
        <w:tc>
          <w:tcPr>
            <w:tcW w:w="2660" w:type="dxa"/>
          </w:tcPr>
          <w:p w14:paraId="1D435EE1" w14:textId="77777777" w:rsidR="000829C4" w:rsidRDefault="00000000">
            <w:pPr>
              <w:rPr>
                <w:szCs w:val="21"/>
              </w:rPr>
            </w:pPr>
            <w:r>
              <w:rPr>
                <w:rFonts w:hint="eastAsia"/>
                <w:szCs w:val="21"/>
              </w:rPr>
              <w:t>期间截止日期</w:t>
            </w:r>
          </w:p>
        </w:tc>
        <w:tc>
          <w:tcPr>
            <w:tcW w:w="5862" w:type="dxa"/>
          </w:tcPr>
          <w:p w14:paraId="3C9BA658" w14:textId="77777777" w:rsidR="000829C4" w:rsidRDefault="00000000">
            <w:pPr>
              <w:rPr>
                <w:szCs w:val="21"/>
              </w:rPr>
            </w:pPr>
            <w:r>
              <w:rPr>
                <w:rFonts w:hint="eastAsia"/>
                <w:szCs w:val="21"/>
              </w:rPr>
              <w:t>取计提期间的截止日期</w:t>
            </w:r>
          </w:p>
        </w:tc>
      </w:tr>
      <w:tr w:rsidR="000829C4" w14:paraId="6A503BA8" w14:textId="77777777">
        <w:tc>
          <w:tcPr>
            <w:tcW w:w="2660" w:type="dxa"/>
          </w:tcPr>
          <w:p w14:paraId="2AC8D13A" w14:textId="77777777" w:rsidR="000829C4" w:rsidRDefault="00000000">
            <w:pPr>
              <w:rPr>
                <w:szCs w:val="21"/>
              </w:rPr>
            </w:pPr>
            <w:r>
              <w:rPr>
                <w:rFonts w:hint="eastAsia"/>
                <w:szCs w:val="21"/>
              </w:rPr>
              <w:t>业务类型</w:t>
            </w:r>
          </w:p>
        </w:tc>
        <w:tc>
          <w:tcPr>
            <w:tcW w:w="5862" w:type="dxa"/>
          </w:tcPr>
          <w:p w14:paraId="750F62DA" w14:textId="77777777" w:rsidR="000829C4" w:rsidRDefault="00000000">
            <w:pPr>
              <w:rPr>
                <w:szCs w:val="21"/>
              </w:rPr>
            </w:pPr>
            <w:r>
              <w:rPr>
                <w:rFonts w:hint="eastAsia"/>
                <w:szCs w:val="21"/>
              </w:rPr>
              <w:t>默认房产税计提，编码</w:t>
            </w:r>
            <w:r>
              <w:rPr>
                <w:rFonts w:hint="eastAsia"/>
                <w:szCs w:val="21"/>
              </w:rPr>
              <w:t>TAX_FCSJT</w:t>
            </w:r>
          </w:p>
        </w:tc>
      </w:tr>
      <w:tr w:rsidR="000829C4" w14:paraId="5C8DF61F" w14:textId="77777777">
        <w:tc>
          <w:tcPr>
            <w:tcW w:w="2660" w:type="dxa"/>
          </w:tcPr>
          <w:p w14:paraId="230D7C9E" w14:textId="77777777" w:rsidR="000829C4" w:rsidRDefault="00000000">
            <w:pPr>
              <w:rPr>
                <w:szCs w:val="21"/>
              </w:rPr>
            </w:pPr>
            <w:r>
              <w:rPr>
                <w:rFonts w:hint="eastAsia"/>
                <w:szCs w:val="21"/>
              </w:rPr>
              <w:t>费用项目</w:t>
            </w:r>
          </w:p>
        </w:tc>
        <w:tc>
          <w:tcPr>
            <w:tcW w:w="5862" w:type="dxa"/>
          </w:tcPr>
          <w:p w14:paraId="5772720B" w14:textId="77777777" w:rsidR="000829C4" w:rsidRDefault="00000000">
            <w:pPr>
              <w:rPr>
                <w:szCs w:val="21"/>
              </w:rPr>
            </w:pPr>
            <w:r>
              <w:rPr>
                <w:rFonts w:hint="eastAsia"/>
                <w:szCs w:val="21"/>
              </w:rPr>
              <w:t>房产税：</w:t>
            </w:r>
            <w:r>
              <w:rPr>
                <w:rFonts w:hint="eastAsia"/>
                <w:szCs w:val="21"/>
              </w:rPr>
              <w:t>TAX_FCS</w:t>
            </w:r>
          </w:p>
        </w:tc>
      </w:tr>
      <w:tr w:rsidR="000829C4" w14:paraId="63E75E08" w14:textId="77777777">
        <w:tc>
          <w:tcPr>
            <w:tcW w:w="2660" w:type="dxa"/>
          </w:tcPr>
          <w:p w14:paraId="4D27F334" w14:textId="77777777" w:rsidR="000829C4" w:rsidRDefault="00000000">
            <w:pPr>
              <w:rPr>
                <w:szCs w:val="21"/>
              </w:rPr>
            </w:pPr>
            <w:r>
              <w:rPr>
                <w:rFonts w:hint="eastAsia"/>
                <w:szCs w:val="21"/>
              </w:rPr>
              <w:t>费用类型</w:t>
            </w:r>
          </w:p>
        </w:tc>
        <w:tc>
          <w:tcPr>
            <w:tcW w:w="5862" w:type="dxa"/>
          </w:tcPr>
          <w:p w14:paraId="10A9F9F8" w14:textId="77777777" w:rsidR="000829C4" w:rsidRDefault="00000000">
            <w:pPr>
              <w:rPr>
                <w:szCs w:val="21"/>
              </w:rPr>
            </w:pPr>
            <w:r>
              <w:rPr>
                <w:rFonts w:hint="eastAsia"/>
                <w:szCs w:val="21"/>
              </w:rPr>
              <w:t>空</w:t>
            </w:r>
          </w:p>
        </w:tc>
      </w:tr>
      <w:tr w:rsidR="000829C4" w14:paraId="6125D779" w14:textId="77777777">
        <w:tc>
          <w:tcPr>
            <w:tcW w:w="2660" w:type="dxa"/>
          </w:tcPr>
          <w:p w14:paraId="3E0F48ED" w14:textId="77777777" w:rsidR="000829C4" w:rsidRDefault="00000000">
            <w:pPr>
              <w:rPr>
                <w:szCs w:val="21"/>
              </w:rPr>
            </w:pPr>
            <w:r>
              <w:rPr>
                <w:rFonts w:hint="eastAsia"/>
                <w:szCs w:val="21"/>
              </w:rPr>
              <w:t>金额</w:t>
            </w:r>
          </w:p>
        </w:tc>
        <w:tc>
          <w:tcPr>
            <w:tcW w:w="5862" w:type="dxa"/>
          </w:tcPr>
          <w:p w14:paraId="6B6D74C7" w14:textId="77777777" w:rsidR="000829C4" w:rsidRDefault="00000000">
            <w:pPr>
              <w:rPr>
                <w:szCs w:val="21"/>
              </w:rPr>
            </w:pPr>
            <w:r>
              <w:rPr>
                <w:rFonts w:hint="eastAsia"/>
                <w:szCs w:val="21"/>
              </w:rPr>
              <w:t>取计提房产税额</w:t>
            </w:r>
          </w:p>
        </w:tc>
      </w:tr>
      <w:tr w:rsidR="000829C4" w14:paraId="1C07FA07" w14:textId="77777777">
        <w:tc>
          <w:tcPr>
            <w:tcW w:w="2660" w:type="dxa"/>
          </w:tcPr>
          <w:p w14:paraId="03C82D6E" w14:textId="77777777" w:rsidR="000829C4" w:rsidRDefault="00000000">
            <w:pPr>
              <w:rPr>
                <w:szCs w:val="21"/>
              </w:rPr>
            </w:pPr>
            <w:proofErr w:type="gramStart"/>
            <w:r>
              <w:rPr>
                <w:rFonts w:hint="eastAsia"/>
                <w:szCs w:val="21"/>
              </w:rPr>
              <w:t>冲正原流水号</w:t>
            </w:r>
            <w:proofErr w:type="gramEnd"/>
          </w:p>
        </w:tc>
        <w:tc>
          <w:tcPr>
            <w:tcW w:w="5862" w:type="dxa"/>
          </w:tcPr>
          <w:p w14:paraId="31837ABA" w14:textId="77777777" w:rsidR="000829C4" w:rsidRDefault="00000000">
            <w:pPr>
              <w:rPr>
                <w:szCs w:val="21"/>
              </w:rPr>
            </w:pPr>
            <w:r>
              <w:rPr>
                <w:rFonts w:hint="eastAsia"/>
                <w:szCs w:val="21"/>
              </w:rPr>
              <w:t>空</w:t>
            </w:r>
          </w:p>
        </w:tc>
      </w:tr>
      <w:tr w:rsidR="000829C4" w14:paraId="01A1CDB0" w14:textId="77777777">
        <w:tc>
          <w:tcPr>
            <w:tcW w:w="2660" w:type="dxa"/>
          </w:tcPr>
          <w:p w14:paraId="790FAAD1" w14:textId="77777777" w:rsidR="000829C4" w:rsidRDefault="00000000">
            <w:pPr>
              <w:rPr>
                <w:szCs w:val="21"/>
              </w:rPr>
            </w:pPr>
            <w:r>
              <w:rPr>
                <w:rFonts w:hint="eastAsia"/>
                <w:szCs w:val="21"/>
              </w:rPr>
              <w:t>入账日期</w:t>
            </w:r>
          </w:p>
        </w:tc>
        <w:tc>
          <w:tcPr>
            <w:tcW w:w="5862" w:type="dxa"/>
          </w:tcPr>
          <w:p w14:paraId="691910AE" w14:textId="77777777" w:rsidR="000829C4" w:rsidRDefault="00000000">
            <w:pPr>
              <w:rPr>
                <w:szCs w:val="21"/>
              </w:rPr>
            </w:pPr>
            <w:r>
              <w:rPr>
                <w:rFonts w:hint="eastAsia"/>
                <w:szCs w:val="21"/>
              </w:rPr>
              <w:t>空</w:t>
            </w:r>
          </w:p>
        </w:tc>
      </w:tr>
      <w:tr w:rsidR="000829C4" w14:paraId="03ECAD56" w14:textId="77777777">
        <w:tc>
          <w:tcPr>
            <w:tcW w:w="2660" w:type="dxa"/>
          </w:tcPr>
          <w:p w14:paraId="375C90AF" w14:textId="77777777" w:rsidR="000829C4" w:rsidRDefault="00000000">
            <w:pPr>
              <w:rPr>
                <w:szCs w:val="21"/>
              </w:rPr>
            </w:pPr>
            <w:r>
              <w:rPr>
                <w:rFonts w:hint="eastAsia"/>
                <w:szCs w:val="21"/>
              </w:rPr>
              <w:t>推送状态</w:t>
            </w:r>
          </w:p>
        </w:tc>
        <w:tc>
          <w:tcPr>
            <w:tcW w:w="5862" w:type="dxa"/>
          </w:tcPr>
          <w:p w14:paraId="752768CE" w14:textId="77777777" w:rsidR="000829C4" w:rsidRDefault="00000000">
            <w:pPr>
              <w:rPr>
                <w:szCs w:val="21"/>
              </w:rPr>
            </w:pPr>
            <w:r>
              <w:rPr>
                <w:rFonts w:hint="eastAsia"/>
                <w:szCs w:val="21"/>
              </w:rPr>
              <w:t>默认未推送</w:t>
            </w:r>
          </w:p>
        </w:tc>
      </w:tr>
      <w:tr w:rsidR="000829C4" w14:paraId="74DB09B7" w14:textId="77777777">
        <w:tc>
          <w:tcPr>
            <w:tcW w:w="2660" w:type="dxa"/>
          </w:tcPr>
          <w:p w14:paraId="29C27185" w14:textId="77777777" w:rsidR="000829C4" w:rsidRDefault="00000000">
            <w:pPr>
              <w:rPr>
                <w:szCs w:val="21"/>
              </w:rPr>
            </w:pPr>
            <w:r>
              <w:rPr>
                <w:rFonts w:hint="eastAsia"/>
                <w:szCs w:val="21"/>
              </w:rPr>
              <w:t>推送日期</w:t>
            </w:r>
          </w:p>
        </w:tc>
        <w:tc>
          <w:tcPr>
            <w:tcW w:w="5862" w:type="dxa"/>
          </w:tcPr>
          <w:p w14:paraId="2389B46A" w14:textId="77777777" w:rsidR="000829C4" w:rsidRDefault="00000000">
            <w:pPr>
              <w:rPr>
                <w:szCs w:val="21"/>
              </w:rPr>
            </w:pPr>
            <w:r>
              <w:rPr>
                <w:rFonts w:hint="eastAsia"/>
                <w:szCs w:val="21"/>
              </w:rPr>
              <w:t>空</w:t>
            </w:r>
          </w:p>
        </w:tc>
      </w:tr>
      <w:tr w:rsidR="000829C4" w14:paraId="410EC81A" w14:textId="77777777">
        <w:tc>
          <w:tcPr>
            <w:tcW w:w="2660" w:type="dxa"/>
          </w:tcPr>
          <w:p w14:paraId="1210AF10" w14:textId="77777777" w:rsidR="000829C4" w:rsidRDefault="00000000">
            <w:pPr>
              <w:rPr>
                <w:szCs w:val="21"/>
              </w:rPr>
            </w:pPr>
            <w:r>
              <w:rPr>
                <w:rFonts w:hint="eastAsia"/>
                <w:szCs w:val="21"/>
              </w:rPr>
              <w:t>时间戳</w:t>
            </w:r>
          </w:p>
        </w:tc>
        <w:tc>
          <w:tcPr>
            <w:tcW w:w="5862" w:type="dxa"/>
          </w:tcPr>
          <w:p w14:paraId="2518BCC6" w14:textId="77777777" w:rsidR="000829C4" w:rsidRDefault="00000000">
            <w:pPr>
              <w:rPr>
                <w:szCs w:val="21"/>
              </w:rPr>
            </w:pPr>
            <w:r>
              <w:rPr>
                <w:rFonts w:hint="eastAsia"/>
                <w:szCs w:val="21"/>
              </w:rPr>
              <w:t>默认系统时间</w:t>
            </w:r>
          </w:p>
        </w:tc>
      </w:tr>
    </w:tbl>
    <w:p w14:paraId="6F1F74EB" w14:textId="77777777" w:rsidR="000829C4" w:rsidRDefault="00000000">
      <w:pPr>
        <w:rPr>
          <w:szCs w:val="21"/>
        </w:rPr>
      </w:pPr>
      <w:r>
        <w:rPr>
          <w:rFonts w:hint="eastAsia"/>
          <w:szCs w:val="21"/>
        </w:rPr>
        <w:t>统一税费台</w:t>
      </w:r>
      <w:proofErr w:type="gramStart"/>
      <w:r>
        <w:rPr>
          <w:rFonts w:hint="eastAsia"/>
          <w:szCs w:val="21"/>
        </w:rPr>
        <w:t>账数据</w:t>
      </w:r>
      <w:proofErr w:type="gramEnd"/>
      <w:r>
        <w:rPr>
          <w:rFonts w:hint="eastAsia"/>
          <w:szCs w:val="21"/>
        </w:rPr>
        <w:t>-</w:t>
      </w:r>
      <w:proofErr w:type="gramStart"/>
      <w:r>
        <w:rPr>
          <w:rFonts w:hint="eastAsia"/>
          <w:szCs w:val="21"/>
        </w:rPr>
        <w:t>冲正计提单</w:t>
      </w:r>
      <w:proofErr w:type="gramEnd"/>
      <w:r>
        <w:rPr>
          <w:rFonts w:hint="eastAsia"/>
          <w:szCs w:val="21"/>
        </w:rPr>
        <w:t>据：</w:t>
      </w:r>
    </w:p>
    <w:tbl>
      <w:tblPr>
        <w:tblStyle w:val="ab"/>
        <w:tblW w:w="0" w:type="auto"/>
        <w:tblLook w:val="04A0" w:firstRow="1" w:lastRow="0" w:firstColumn="1" w:lastColumn="0" w:noHBand="0" w:noVBand="1"/>
      </w:tblPr>
      <w:tblGrid>
        <w:gridCol w:w="2592"/>
        <w:gridCol w:w="5704"/>
      </w:tblGrid>
      <w:tr w:rsidR="000829C4" w14:paraId="6FE74CED" w14:textId="77777777">
        <w:tc>
          <w:tcPr>
            <w:tcW w:w="2660" w:type="dxa"/>
            <w:shd w:val="clear" w:color="auto" w:fill="DEEBF6" w:themeFill="accent1" w:themeFillTint="32"/>
          </w:tcPr>
          <w:p w14:paraId="24D555A8" w14:textId="77777777" w:rsidR="000829C4" w:rsidRDefault="00000000">
            <w:pPr>
              <w:jc w:val="center"/>
              <w:rPr>
                <w:b/>
                <w:bCs/>
                <w:szCs w:val="21"/>
              </w:rPr>
            </w:pPr>
            <w:r>
              <w:rPr>
                <w:rFonts w:hint="eastAsia"/>
                <w:b/>
                <w:bCs/>
                <w:szCs w:val="21"/>
              </w:rPr>
              <w:t>字段名称</w:t>
            </w:r>
          </w:p>
        </w:tc>
        <w:tc>
          <w:tcPr>
            <w:tcW w:w="5862" w:type="dxa"/>
            <w:shd w:val="clear" w:color="auto" w:fill="DEEBF6" w:themeFill="accent1" w:themeFillTint="32"/>
          </w:tcPr>
          <w:p w14:paraId="2743D24B" w14:textId="77777777" w:rsidR="000829C4" w:rsidRDefault="00000000">
            <w:pPr>
              <w:jc w:val="center"/>
              <w:rPr>
                <w:b/>
                <w:bCs/>
                <w:szCs w:val="21"/>
              </w:rPr>
            </w:pPr>
            <w:r>
              <w:rPr>
                <w:rFonts w:hint="eastAsia"/>
                <w:b/>
                <w:bCs/>
                <w:szCs w:val="21"/>
              </w:rPr>
              <w:t>规则</w:t>
            </w:r>
          </w:p>
        </w:tc>
      </w:tr>
      <w:tr w:rsidR="000829C4" w14:paraId="5F7FEA5B" w14:textId="77777777">
        <w:tc>
          <w:tcPr>
            <w:tcW w:w="2660" w:type="dxa"/>
          </w:tcPr>
          <w:p w14:paraId="177F1D75" w14:textId="77777777" w:rsidR="000829C4" w:rsidRDefault="00000000">
            <w:pPr>
              <w:rPr>
                <w:szCs w:val="21"/>
              </w:rPr>
            </w:pPr>
            <w:r>
              <w:rPr>
                <w:rFonts w:hint="eastAsia"/>
                <w:szCs w:val="21"/>
              </w:rPr>
              <w:t>机构</w:t>
            </w:r>
          </w:p>
        </w:tc>
        <w:tc>
          <w:tcPr>
            <w:tcW w:w="5862" w:type="dxa"/>
            <w:vMerge w:val="restart"/>
          </w:tcPr>
          <w:p w14:paraId="0299C0A3" w14:textId="77777777" w:rsidR="000829C4" w:rsidRDefault="00000000">
            <w:pPr>
              <w:rPr>
                <w:szCs w:val="21"/>
              </w:rPr>
            </w:pPr>
            <w:r>
              <w:rPr>
                <w:rFonts w:hint="eastAsia"/>
                <w:szCs w:val="21"/>
              </w:rPr>
              <w:t>与原税费台</w:t>
            </w:r>
            <w:proofErr w:type="gramStart"/>
            <w:r>
              <w:rPr>
                <w:rFonts w:hint="eastAsia"/>
                <w:szCs w:val="21"/>
              </w:rPr>
              <w:t>账一致</w:t>
            </w:r>
            <w:proofErr w:type="gramEnd"/>
          </w:p>
        </w:tc>
      </w:tr>
      <w:tr w:rsidR="000829C4" w14:paraId="4600C983" w14:textId="77777777">
        <w:tc>
          <w:tcPr>
            <w:tcW w:w="2660" w:type="dxa"/>
          </w:tcPr>
          <w:p w14:paraId="494E874B" w14:textId="77777777" w:rsidR="000829C4" w:rsidRDefault="00000000">
            <w:pPr>
              <w:rPr>
                <w:szCs w:val="21"/>
              </w:rPr>
            </w:pPr>
            <w:r>
              <w:rPr>
                <w:rFonts w:hint="eastAsia"/>
                <w:szCs w:val="21"/>
              </w:rPr>
              <w:t>纳税主体</w:t>
            </w:r>
          </w:p>
        </w:tc>
        <w:tc>
          <w:tcPr>
            <w:tcW w:w="5862" w:type="dxa"/>
            <w:vMerge/>
          </w:tcPr>
          <w:p w14:paraId="64A917BE" w14:textId="77777777" w:rsidR="000829C4" w:rsidRDefault="000829C4">
            <w:pPr>
              <w:rPr>
                <w:szCs w:val="21"/>
              </w:rPr>
            </w:pPr>
          </w:p>
        </w:tc>
      </w:tr>
      <w:tr w:rsidR="000829C4" w14:paraId="262BE3BD" w14:textId="77777777">
        <w:tc>
          <w:tcPr>
            <w:tcW w:w="2660" w:type="dxa"/>
          </w:tcPr>
          <w:p w14:paraId="273F793D" w14:textId="77777777" w:rsidR="000829C4" w:rsidRDefault="00000000">
            <w:pPr>
              <w:rPr>
                <w:szCs w:val="21"/>
              </w:rPr>
            </w:pPr>
            <w:r>
              <w:rPr>
                <w:rFonts w:hint="eastAsia"/>
                <w:szCs w:val="21"/>
              </w:rPr>
              <w:t>业务单据号</w:t>
            </w:r>
          </w:p>
        </w:tc>
        <w:tc>
          <w:tcPr>
            <w:tcW w:w="5862" w:type="dxa"/>
            <w:vMerge/>
          </w:tcPr>
          <w:p w14:paraId="491ADA0C" w14:textId="77777777" w:rsidR="000829C4" w:rsidRDefault="000829C4">
            <w:pPr>
              <w:rPr>
                <w:szCs w:val="21"/>
              </w:rPr>
            </w:pPr>
          </w:p>
        </w:tc>
      </w:tr>
      <w:tr w:rsidR="000829C4" w14:paraId="67E18BE5" w14:textId="77777777">
        <w:tc>
          <w:tcPr>
            <w:tcW w:w="2660" w:type="dxa"/>
          </w:tcPr>
          <w:p w14:paraId="7CCC9A48" w14:textId="77777777" w:rsidR="000829C4" w:rsidRDefault="00000000">
            <w:pPr>
              <w:rPr>
                <w:szCs w:val="21"/>
              </w:rPr>
            </w:pPr>
            <w:r>
              <w:rPr>
                <w:rFonts w:hint="eastAsia"/>
                <w:szCs w:val="21"/>
              </w:rPr>
              <w:t>业务流水号</w:t>
            </w:r>
          </w:p>
        </w:tc>
        <w:tc>
          <w:tcPr>
            <w:tcW w:w="5862" w:type="dxa"/>
          </w:tcPr>
          <w:p w14:paraId="5047A714" w14:textId="77777777" w:rsidR="000829C4" w:rsidRDefault="00000000">
            <w:pPr>
              <w:rPr>
                <w:szCs w:val="21"/>
              </w:rPr>
            </w:pPr>
            <w:r>
              <w:rPr>
                <w:rFonts w:hint="eastAsia"/>
                <w:szCs w:val="21"/>
              </w:rPr>
              <w:t>单据号</w:t>
            </w:r>
            <w:r>
              <w:rPr>
                <w:rFonts w:hint="eastAsia"/>
                <w:szCs w:val="21"/>
              </w:rPr>
              <w:t>+</w:t>
            </w:r>
            <w:r>
              <w:rPr>
                <w:rFonts w:hint="eastAsia"/>
                <w:szCs w:val="21"/>
              </w:rPr>
              <w:t>四位序号，序号从当前业务单据生成的最大业务流水号</w:t>
            </w:r>
            <w:r>
              <w:rPr>
                <w:rFonts w:hint="eastAsia"/>
                <w:szCs w:val="21"/>
              </w:rPr>
              <w:t>+1</w:t>
            </w:r>
            <w:r>
              <w:rPr>
                <w:rFonts w:hint="eastAsia"/>
                <w:szCs w:val="21"/>
              </w:rPr>
              <w:t>开始编码，</w:t>
            </w:r>
          </w:p>
        </w:tc>
      </w:tr>
      <w:tr w:rsidR="000829C4" w14:paraId="0A0B7D38" w14:textId="77777777">
        <w:tc>
          <w:tcPr>
            <w:tcW w:w="2660" w:type="dxa"/>
          </w:tcPr>
          <w:p w14:paraId="52C0C408" w14:textId="77777777" w:rsidR="000829C4" w:rsidRDefault="00000000">
            <w:pPr>
              <w:rPr>
                <w:szCs w:val="21"/>
              </w:rPr>
            </w:pPr>
            <w:r>
              <w:rPr>
                <w:rFonts w:hint="eastAsia"/>
                <w:szCs w:val="21"/>
              </w:rPr>
              <w:t>年度</w:t>
            </w:r>
          </w:p>
        </w:tc>
        <w:tc>
          <w:tcPr>
            <w:tcW w:w="5862" w:type="dxa"/>
            <w:vMerge w:val="restart"/>
          </w:tcPr>
          <w:p w14:paraId="482D39B4" w14:textId="77777777" w:rsidR="000829C4" w:rsidRDefault="00000000">
            <w:pPr>
              <w:rPr>
                <w:szCs w:val="21"/>
              </w:rPr>
            </w:pPr>
            <w:r>
              <w:rPr>
                <w:rFonts w:hint="eastAsia"/>
                <w:szCs w:val="21"/>
              </w:rPr>
              <w:t>与原税费台</w:t>
            </w:r>
            <w:proofErr w:type="gramStart"/>
            <w:r>
              <w:rPr>
                <w:rFonts w:hint="eastAsia"/>
                <w:szCs w:val="21"/>
              </w:rPr>
              <w:t>账一致</w:t>
            </w:r>
            <w:proofErr w:type="gramEnd"/>
          </w:p>
        </w:tc>
      </w:tr>
      <w:tr w:rsidR="000829C4" w14:paraId="32A3EF19" w14:textId="77777777">
        <w:tc>
          <w:tcPr>
            <w:tcW w:w="2660" w:type="dxa"/>
          </w:tcPr>
          <w:p w14:paraId="75CF841D" w14:textId="77777777" w:rsidR="000829C4" w:rsidRDefault="00000000">
            <w:pPr>
              <w:rPr>
                <w:szCs w:val="21"/>
              </w:rPr>
            </w:pPr>
            <w:r>
              <w:rPr>
                <w:rFonts w:hint="eastAsia"/>
                <w:szCs w:val="21"/>
              </w:rPr>
              <w:lastRenderedPageBreak/>
              <w:t>会计期间</w:t>
            </w:r>
          </w:p>
        </w:tc>
        <w:tc>
          <w:tcPr>
            <w:tcW w:w="5862" w:type="dxa"/>
            <w:vMerge/>
          </w:tcPr>
          <w:p w14:paraId="350C4446" w14:textId="77777777" w:rsidR="000829C4" w:rsidRDefault="000829C4">
            <w:pPr>
              <w:rPr>
                <w:szCs w:val="21"/>
              </w:rPr>
            </w:pPr>
          </w:p>
        </w:tc>
      </w:tr>
      <w:tr w:rsidR="000829C4" w14:paraId="29F88FB6" w14:textId="77777777">
        <w:tc>
          <w:tcPr>
            <w:tcW w:w="2660" w:type="dxa"/>
          </w:tcPr>
          <w:p w14:paraId="5618585D" w14:textId="77777777" w:rsidR="000829C4" w:rsidRDefault="00000000">
            <w:pPr>
              <w:rPr>
                <w:szCs w:val="21"/>
              </w:rPr>
            </w:pPr>
            <w:r>
              <w:rPr>
                <w:rFonts w:hint="eastAsia"/>
                <w:szCs w:val="21"/>
              </w:rPr>
              <w:t>期间开始日期</w:t>
            </w:r>
          </w:p>
        </w:tc>
        <w:tc>
          <w:tcPr>
            <w:tcW w:w="5862" w:type="dxa"/>
            <w:vMerge/>
          </w:tcPr>
          <w:p w14:paraId="7F02D028" w14:textId="77777777" w:rsidR="000829C4" w:rsidRDefault="000829C4">
            <w:pPr>
              <w:rPr>
                <w:szCs w:val="21"/>
              </w:rPr>
            </w:pPr>
          </w:p>
        </w:tc>
      </w:tr>
      <w:tr w:rsidR="000829C4" w14:paraId="775EF7E8" w14:textId="77777777">
        <w:tc>
          <w:tcPr>
            <w:tcW w:w="2660" w:type="dxa"/>
          </w:tcPr>
          <w:p w14:paraId="3FADF24A" w14:textId="77777777" w:rsidR="000829C4" w:rsidRDefault="00000000">
            <w:pPr>
              <w:rPr>
                <w:szCs w:val="21"/>
              </w:rPr>
            </w:pPr>
            <w:r>
              <w:rPr>
                <w:rFonts w:hint="eastAsia"/>
                <w:szCs w:val="21"/>
              </w:rPr>
              <w:t>期间截止日期</w:t>
            </w:r>
          </w:p>
        </w:tc>
        <w:tc>
          <w:tcPr>
            <w:tcW w:w="5862" w:type="dxa"/>
            <w:vMerge/>
          </w:tcPr>
          <w:p w14:paraId="0F34CB11" w14:textId="77777777" w:rsidR="000829C4" w:rsidRDefault="000829C4">
            <w:pPr>
              <w:rPr>
                <w:szCs w:val="21"/>
              </w:rPr>
            </w:pPr>
          </w:p>
        </w:tc>
      </w:tr>
      <w:tr w:rsidR="000829C4" w14:paraId="70CB7A9C" w14:textId="77777777">
        <w:tc>
          <w:tcPr>
            <w:tcW w:w="2660" w:type="dxa"/>
          </w:tcPr>
          <w:p w14:paraId="115969FB" w14:textId="77777777" w:rsidR="000829C4" w:rsidRDefault="00000000">
            <w:pPr>
              <w:rPr>
                <w:szCs w:val="21"/>
              </w:rPr>
            </w:pPr>
            <w:r>
              <w:rPr>
                <w:rFonts w:hint="eastAsia"/>
                <w:szCs w:val="21"/>
              </w:rPr>
              <w:t>业务类型</w:t>
            </w:r>
          </w:p>
        </w:tc>
        <w:tc>
          <w:tcPr>
            <w:tcW w:w="5862" w:type="dxa"/>
            <w:vMerge/>
          </w:tcPr>
          <w:p w14:paraId="2E438ED6" w14:textId="77777777" w:rsidR="000829C4" w:rsidRDefault="000829C4">
            <w:pPr>
              <w:rPr>
                <w:szCs w:val="21"/>
              </w:rPr>
            </w:pPr>
          </w:p>
        </w:tc>
      </w:tr>
      <w:tr w:rsidR="000829C4" w14:paraId="1E7BE887" w14:textId="77777777">
        <w:tc>
          <w:tcPr>
            <w:tcW w:w="2660" w:type="dxa"/>
          </w:tcPr>
          <w:p w14:paraId="492BAED4" w14:textId="77777777" w:rsidR="000829C4" w:rsidRDefault="00000000">
            <w:pPr>
              <w:rPr>
                <w:szCs w:val="21"/>
              </w:rPr>
            </w:pPr>
            <w:r>
              <w:rPr>
                <w:rFonts w:hint="eastAsia"/>
                <w:szCs w:val="21"/>
              </w:rPr>
              <w:t>费用项目</w:t>
            </w:r>
          </w:p>
        </w:tc>
        <w:tc>
          <w:tcPr>
            <w:tcW w:w="5862" w:type="dxa"/>
            <w:vMerge/>
          </w:tcPr>
          <w:p w14:paraId="2BDED41B" w14:textId="77777777" w:rsidR="000829C4" w:rsidRDefault="000829C4">
            <w:pPr>
              <w:rPr>
                <w:szCs w:val="21"/>
              </w:rPr>
            </w:pPr>
          </w:p>
        </w:tc>
      </w:tr>
      <w:tr w:rsidR="000829C4" w14:paraId="677BC8CC" w14:textId="77777777">
        <w:tc>
          <w:tcPr>
            <w:tcW w:w="2660" w:type="dxa"/>
          </w:tcPr>
          <w:p w14:paraId="129438EB" w14:textId="77777777" w:rsidR="000829C4" w:rsidRDefault="00000000">
            <w:pPr>
              <w:rPr>
                <w:szCs w:val="21"/>
              </w:rPr>
            </w:pPr>
            <w:r>
              <w:rPr>
                <w:rFonts w:hint="eastAsia"/>
                <w:szCs w:val="21"/>
              </w:rPr>
              <w:t>费用类型</w:t>
            </w:r>
          </w:p>
        </w:tc>
        <w:tc>
          <w:tcPr>
            <w:tcW w:w="5862" w:type="dxa"/>
            <w:vMerge/>
          </w:tcPr>
          <w:p w14:paraId="5B5859D9" w14:textId="77777777" w:rsidR="000829C4" w:rsidRDefault="000829C4">
            <w:pPr>
              <w:rPr>
                <w:szCs w:val="21"/>
              </w:rPr>
            </w:pPr>
          </w:p>
        </w:tc>
      </w:tr>
      <w:tr w:rsidR="000829C4" w14:paraId="48CA7724" w14:textId="77777777">
        <w:tc>
          <w:tcPr>
            <w:tcW w:w="2660" w:type="dxa"/>
          </w:tcPr>
          <w:p w14:paraId="12D33AB0" w14:textId="77777777" w:rsidR="000829C4" w:rsidRDefault="00000000">
            <w:pPr>
              <w:rPr>
                <w:szCs w:val="21"/>
              </w:rPr>
            </w:pPr>
            <w:r>
              <w:rPr>
                <w:rFonts w:hint="eastAsia"/>
                <w:szCs w:val="21"/>
              </w:rPr>
              <w:t>金额</w:t>
            </w:r>
          </w:p>
        </w:tc>
        <w:tc>
          <w:tcPr>
            <w:tcW w:w="5862" w:type="dxa"/>
          </w:tcPr>
          <w:p w14:paraId="4C7F4016" w14:textId="77777777" w:rsidR="000829C4" w:rsidRDefault="00000000">
            <w:pPr>
              <w:rPr>
                <w:szCs w:val="21"/>
              </w:rPr>
            </w:pPr>
            <w:r>
              <w:rPr>
                <w:rFonts w:hint="eastAsia"/>
                <w:szCs w:val="21"/>
              </w:rPr>
              <w:t>原税费台账的金额</w:t>
            </w:r>
            <w:r>
              <w:rPr>
                <w:rFonts w:hint="eastAsia"/>
                <w:szCs w:val="21"/>
              </w:rPr>
              <w:t>*-1</w:t>
            </w:r>
          </w:p>
        </w:tc>
      </w:tr>
      <w:tr w:rsidR="000829C4" w14:paraId="461AFF99" w14:textId="77777777">
        <w:tc>
          <w:tcPr>
            <w:tcW w:w="2660" w:type="dxa"/>
          </w:tcPr>
          <w:p w14:paraId="1A49702E" w14:textId="77777777" w:rsidR="000829C4" w:rsidRDefault="00000000">
            <w:pPr>
              <w:rPr>
                <w:szCs w:val="21"/>
              </w:rPr>
            </w:pPr>
            <w:r>
              <w:rPr>
                <w:rFonts w:hint="eastAsia"/>
                <w:szCs w:val="21"/>
              </w:rPr>
              <w:t>冲正标识</w:t>
            </w:r>
          </w:p>
        </w:tc>
        <w:tc>
          <w:tcPr>
            <w:tcW w:w="5862" w:type="dxa"/>
          </w:tcPr>
          <w:p w14:paraId="0E614EDC" w14:textId="77777777" w:rsidR="000829C4" w:rsidRDefault="00000000">
            <w:pPr>
              <w:rPr>
                <w:szCs w:val="21"/>
              </w:rPr>
            </w:pPr>
            <w:r>
              <w:rPr>
                <w:rFonts w:hint="eastAsia"/>
                <w:szCs w:val="21"/>
              </w:rPr>
              <w:t>是</w:t>
            </w:r>
          </w:p>
        </w:tc>
      </w:tr>
      <w:tr w:rsidR="000829C4" w14:paraId="6DB66DB9" w14:textId="77777777">
        <w:tc>
          <w:tcPr>
            <w:tcW w:w="2660" w:type="dxa"/>
          </w:tcPr>
          <w:p w14:paraId="14CC7AD5" w14:textId="77777777" w:rsidR="000829C4" w:rsidRDefault="00000000">
            <w:pPr>
              <w:rPr>
                <w:szCs w:val="21"/>
              </w:rPr>
            </w:pPr>
            <w:proofErr w:type="gramStart"/>
            <w:r>
              <w:rPr>
                <w:rFonts w:hint="eastAsia"/>
                <w:szCs w:val="21"/>
              </w:rPr>
              <w:t>冲正原日期</w:t>
            </w:r>
            <w:proofErr w:type="gramEnd"/>
          </w:p>
        </w:tc>
        <w:tc>
          <w:tcPr>
            <w:tcW w:w="5862" w:type="dxa"/>
          </w:tcPr>
          <w:p w14:paraId="03910696" w14:textId="77777777" w:rsidR="000829C4" w:rsidRDefault="00000000">
            <w:pPr>
              <w:rPr>
                <w:szCs w:val="21"/>
              </w:rPr>
            </w:pPr>
            <w:r>
              <w:rPr>
                <w:rFonts w:hint="eastAsia"/>
                <w:szCs w:val="21"/>
              </w:rPr>
              <w:t>取原税费台账的入账日期</w:t>
            </w:r>
          </w:p>
        </w:tc>
      </w:tr>
      <w:tr w:rsidR="000829C4" w14:paraId="6DA7E75E" w14:textId="77777777">
        <w:tc>
          <w:tcPr>
            <w:tcW w:w="2660" w:type="dxa"/>
          </w:tcPr>
          <w:p w14:paraId="0A9C4C1E" w14:textId="77777777" w:rsidR="000829C4" w:rsidRDefault="00000000">
            <w:pPr>
              <w:rPr>
                <w:szCs w:val="21"/>
              </w:rPr>
            </w:pPr>
            <w:proofErr w:type="gramStart"/>
            <w:r>
              <w:rPr>
                <w:rFonts w:hint="eastAsia"/>
                <w:szCs w:val="21"/>
              </w:rPr>
              <w:t>冲正原流水号</w:t>
            </w:r>
            <w:proofErr w:type="gramEnd"/>
          </w:p>
        </w:tc>
        <w:tc>
          <w:tcPr>
            <w:tcW w:w="5862" w:type="dxa"/>
          </w:tcPr>
          <w:p w14:paraId="2920E2C2" w14:textId="77777777" w:rsidR="000829C4" w:rsidRDefault="00000000">
            <w:pPr>
              <w:rPr>
                <w:szCs w:val="21"/>
              </w:rPr>
            </w:pPr>
            <w:r>
              <w:rPr>
                <w:rFonts w:hint="eastAsia"/>
                <w:szCs w:val="21"/>
              </w:rPr>
              <w:t>取原税费台账的业务流水号</w:t>
            </w:r>
          </w:p>
        </w:tc>
      </w:tr>
      <w:tr w:rsidR="000829C4" w14:paraId="6E0D1F4F" w14:textId="77777777">
        <w:tc>
          <w:tcPr>
            <w:tcW w:w="2660" w:type="dxa"/>
          </w:tcPr>
          <w:p w14:paraId="5D63F882" w14:textId="77777777" w:rsidR="000829C4" w:rsidRDefault="00000000">
            <w:pPr>
              <w:rPr>
                <w:szCs w:val="21"/>
              </w:rPr>
            </w:pPr>
            <w:r>
              <w:rPr>
                <w:rFonts w:hint="eastAsia"/>
                <w:szCs w:val="21"/>
              </w:rPr>
              <w:t>入账日期</w:t>
            </w:r>
          </w:p>
        </w:tc>
        <w:tc>
          <w:tcPr>
            <w:tcW w:w="5862" w:type="dxa"/>
          </w:tcPr>
          <w:p w14:paraId="5F417AB3" w14:textId="77777777" w:rsidR="000829C4" w:rsidRDefault="00000000">
            <w:pPr>
              <w:rPr>
                <w:szCs w:val="21"/>
              </w:rPr>
            </w:pPr>
            <w:r>
              <w:rPr>
                <w:rFonts w:hint="eastAsia"/>
                <w:szCs w:val="21"/>
              </w:rPr>
              <w:t>空</w:t>
            </w:r>
          </w:p>
        </w:tc>
      </w:tr>
      <w:tr w:rsidR="000829C4" w14:paraId="309C2D9B" w14:textId="77777777">
        <w:tc>
          <w:tcPr>
            <w:tcW w:w="2660" w:type="dxa"/>
          </w:tcPr>
          <w:p w14:paraId="08770453" w14:textId="77777777" w:rsidR="000829C4" w:rsidRDefault="00000000">
            <w:pPr>
              <w:rPr>
                <w:szCs w:val="21"/>
              </w:rPr>
            </w:pPr>
            <w:r>
              <w:rPr>
                <w:rFonts w:hint="eastAsia"/>
                <w:szCs w:val="21"/>
              </w:rPr>
              <w:t>推送状态</w:t>
            </w:r>
          </w:p>
        </w:tc>
        <w:tc>
          <w:tcPr>
            <w:tcW w:w="5862" w:type="dxa"/>
          </w:tcPr>
          <w:p w14:paraId="58EDA9E9" w14:textId="77777777" w:rsidR="000829C4" w:rsidRDefault="00000000">
            <w:pPr>
              <w:rPr>
                <w:szCs w:val="21"/>
              </w:rPr>
            </w:pPr>
            <w:r>
              <w:rPr>
                <w:rFonts w:hint="eastAsia"/>
                <w:szCs w:val="21"/>
              </w:rPr>
              <w:t>默认未推送</w:t>
            </w:r>
          </w:p>
        </w:tc>
      </w:tr>
      <w:tr w:rsidR="000829C4" w14:paraId="003C262E" w14:textId="77777777">
        <w:tc>
          <w:tcPr>
            <w:tcW w:w="2660" w:type="dxa"/>
          </w:tcPr>
          <w:p w14:paraId="728E649A" w14:textId="77777777" w:rsidR="000829C4" w:rsidRDefault="00000000">
            <w:pPr>
              <w:rPr>
                <w:szCs w:val="21"/>
              </w:rPr>
            </w:pPr>
            <w:r>
              <w:rPr>
                <w:rFonts w:hint="eastAsia"/>
                <w:szCs w:val="21"/>
              </w:rPr>
              <w:t>推送日期</w:t>
            </w:r>
          </w:p>
        </w:tc>
        <w:tc>
          <w:tcPr>
            <w:tcW w:w="5862" w:type="dxa"/>
          </w:tcPr>
          <w:p w14:paraId="5BB66B38" w14:textId="77777777" w:rsidR="000829C4" w:rsidRDefault="00000000">
            <w:pPr>
              <w:rPr>
                <w:szCs w:val="21"/>
              </w:rPr>
            </w:pPr>
            <w:r>
              <w:rPr>
                <w:rFonts w:hint="eastAsia"/>
                <w:szCs w:val="21"/>
              </w:rPr>
              <w:t>空</w:t>
            </w:r>
          </w:p>
        </w:tc>
      </w:tr>
      <w:tr w:rsidR="000829C4" w14:paraId="1BA92C3D" w14:textId="77777777">
        <w:tc>
          <w:tcPr>
            <w:tcW w:w="2660" w:type="dxa"/>
          </w:tcPr>
          <w:p w14:paraId="1E91563B" w14:textId="77777777" w:rsidR="000829C4" w:rsidRDefault="00000000">
            <w:pPr>
              <w:rPr>
                <w:szCs w:val="21"/>
              </w:rPr>
            </w:pPr>
            <w:r>
              <w:rPr>
                <w:rFonts w:hint="eastAsia"/>
                <w:szCs w:val="21"/>
              </w:rPr>
              <w:t>时间戳</w:t>
            </w:r>
          </w:p>
        </w:tc>
        <w:tc>
          <w:tcPr>
            <w:tcW w:w="5862" w:type="dxa"/>
          </w:tcPr>
          <w:p w14:paraId="48A5CCA8" w14:textId="77777777" w:rsidR="000829C4" w:rsidRDefault="00000000">
            <w:pPr>
              <w:rPr>
                <w:szCs w:val="21"/>
              </w:rPr>
            </w:pPr>
            <w:r>
              <w:rPr>
                <w:rFonts w:hint="eastAsia"/>
                <w:szCs w:val="21"/>
              </w:rPr>
              <w:t>默认系统时间</w:t>
            </w:r>
          </w:p>
        </w:tc>
      </w:tr>
    </w:tbl>
    <w:p w14:paraId="4412E685" w14:textId="77777777" w:rsidR="000829C4" w:rsidRDefault="00000000">
      <w:pPr>
        <w:pStyle w:val="4"/>
      </w:pPr>
      <w:r>
        <w:rPr>
          <w:rFonts w:hint="eastAsia"/>
        </w:rPr>
        <w:t>非功能性需求</w:t>
      </w:r>
    </w:p>
    <w:p w14:paraId="2422454C" w14:textId="77777777" w:rsidR="000829C4" w:rsidRDefault="00000000">
      <w:r>
        <w:rPr>
          <w:rFonts w:hint="eastAsia"/>
        </w:rPr>
        <w:t>无。</w:t>
      </w:r>
    </w:p>
    <w:p w14:paraId="51C94B4D" w14:textId="77777777" w:rsidR="000829C4" w:rsidRDefault="00000000">
      <w:pPr>
        <w:pStyle w:val="3"/>
      </w:pPr>
      <w:bookmarkStart w:id="152" w:name="_Toc369299893"/>
      <w:r>
        <w:rPr>
          <w:rFonts w:hint="eastAsia"/>
        </w:rPr>
        <w:t>城镇土地使用税计提</w:t>
      </w:r>
      <w:bookmarkEnd w:id="152"/>
    </w:p>
    <w:p w14:paraId="325AA8E2" w14:textId="77777777" w:rsidR="000829C4" w:rsidRDefault="00000000">
      <w:pPr>
        <w:pStyle w:val="4"/>
      </w:pPr>
      <w:r>
        <w:rPr>
          <w:rFonts w:hint="eastAsia"/>
        </w:rPr>
        <w:t>功能描述</w:t>
      </w:r>
    </w:p>
    <w:p w14:paraId="5B0DACC2" w14:textId="77777777" w:rsidR="000829C4" w:rsidRDefault="00000000">
      <w:r>
        <w:rPr>
          <w:rFonts w:hint="eastAsia"/>
        </w:rPr>
        <w:t>本功能为城镇土地使用税税金计提功能。</w:t>
      </w:r>
    </w:p>
    <w:p w14:paraId="36A97355" w14:textId="77777777" w:rsidR="000829C4" w:rsidRDefault="00000000">
      <w:pPr>
        <w:pStyle w:val="4"/>
      </w:pPr>
      <w:r>
        <w:rPr>
          <w:rFonts w:hint="eastAsia"/>
        </w:rPr>
        <w:t>原型界面</w:t>
      </w:r>
    </w:p>
    <w:p w14:paraId="1DBA4A17" w14:textId="77777777" w:rsidR="000829C4" w:rsidRDefault="00000000">
      <w:r>
        <w:rPr>
          <w:rFonts w:hint="eastAsia"/>
        </w:rPr>
        <w:t>列表界面：</w:t>
      </w:r>
    </w:p>
    <w:p w14:paraId="0EB90F67" w14:textId="77777777" w:rsidR="000829C4" w:rsidRDefault="00000000">
      <w:r>
        <w:rPr>
          <w:noProof/>
        </w:rPr>
        <w:lastRenderedPageBreak/>
        <w:drawing>
          <wp:inline distT="0" distB="0" distL="114300" distR="114300" wp14:anchorId="1E14443A" wp14:editId="0A8A2CC8">
            <wp:extent cx="5271770" cy="2322830"/>
            <wp:effectExtent l="0" t="0" r="11430" b="13970"/>
            <wp:docPr id="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9"/>
                    <pic:cNvPicPr>
                      <a:picLocks noChangeAspect="1"/>
                    </pic:cNvPicPr>
                  </pic:nvPicPr>
                  <pic:blipFill>
                    <a:blip r:embed="rId74"/>
                    <a:stretch>
                      <a:fillRect/>
                    </a:stretch>
                  </pic:blipFill>
                  <pic:spPr>
                    <a:xfrm>
                      <a:off x="0" y="0"/>
                      <a:ext cx="5271770" cy="2322830"/>
                    </a:xfrm>
                    <a:prstGeom prst="rect">
                      <a:avLst/>
                    </a:prstGeom>
                    <a:noFill/>
                    <a:ln>
                      <a:noFill/>
                    </a:ln>
                  </pic:spPr>
                </pic:pic>
              </a:graphicData>
            </a:graphic>
          </wp:inline>
        </w:drawing>
      </w:r>
    </w:p>
    <w:p w14:paraId="6C909AFD" w14:textId="77777777" w:rsidR="000829C4" w:rsidRDefault="00000000">
      <w:r>
        <w:rPr>
          <w:rFonts w:hint="eastAsia"/>
        </w:rPr>
        <w:t>新增任务：</w:t>
      </w:r>
    </w:p>
    <w:p w14:paraId="0296BB13" w14:textId="77777777" w:rsidR="000829C4" w:rsidRDefault="00000000">
      <w:r>
        <w:rPr>
          <w:noProof/>
        </w:rPr>
        <w:drawing>
          <wp:inline distT="0" distB="0" distL="114300" distR="114300" wp14:anchorId="71E4A19C" wp14:editId="6B18DD46">
            <wp:extent cx="5267325" cy="1266825"/>
            <wp:effectExtent l="0" t="0" r="15875" b="3175"/>
            <wp:docPr id="6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0"/>
                    <pic:cNvPicPr>
                      <a:picLocks noChangeAspect="1"/>
                    </pic:cNvPicPr>
                  </pic:nvPicPr>
                  <pic:blipFill>
                    <a:blip r:embed="rId75"/>
                    <a:stretch>
                      <a:fillRect/>
                    </a:stretch>
                  </pic:blipFill>
                  <pic:spPr>
                    <a:xfrm>
                      <a:off x="0" y="0"/>
                      <a:ext cx="5267325" cy="1266825"/>
                    </a:xfrm>
                    <a:prstGeom prst="rect">
                      <a:avLst/>
                    </a:prstGeom>
                    <a:noFill/>
                    <a:ln>
                      <a:noFill/>
                    </a:ln>
                  </pic:spPr>
                </pic:pic>
              </a:graphicData>
            </a:graphic>
          </wp:inline>
        </w:drawing>
      </w:r>
    </w:p>
    <w:p w14:paraId="6B936F63" w14:textId="77777777" w:rsidR="000829C4" w:rsidRDefault="00000000">
      <w:r>
        <w:rPr>
          <w:rFonts w:hint="eastAsia"/>
        </w:rPr>
        <w:t>准备界面：</w:t>
      </w:r>
    </w:p>
    <w:p w14:paraId="12251E9C" w14:textId="77777777" w:rsidR="000829C4" w:rsidRDefault="00000000">
      <w:r>
        <w:rPr>
          <w:noProof/>
        </w:rPr>
        <w:drawing>
          <wp:inline distT="0" distB="0" distL="114300" distR="114300" wp14:anchorId="33EDAD28" wp14:editId="4018B292">
            <wp:extent cx="5264785" cy="2299335"/>
            <wp:effectExtent l="0" t="0" r="18415" b="12065"/>
            <wp:docPr id="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
                    <pic:cNvPicPr>
                      <a:picLocks noChangeAspect="1"/>
                    </pic:cNvPicPr>
                  </pic:nvPicPr>
                  <pic:blipFill>
                    <a:blip r:embed="rId76"/>
                    <a:stretch>
                      <a:fillRect/>
                    </a:stretch>
                  </pic:blipFill>
                  <pic:spPr>
                    <a:xfrm>
                      <a:off x="0" y="0"/>
                      <a:ext cx="5264785" cy="2299335"/>
                    </a:xfrm>
                    <a:prstGeom prst="rect">
                      <a:avLst/>
                    </a:prstGeom>
                    <a:noFill/>
                    <a:ln>
                      <a:noFill/>
                    </a:ln>
                  </pic:spPr>
                </pic:pic>
              </a:graphicData>
            </a:graphic>
          </wp:inline>
        </w:drawing>
      </w:r>
    </w:p>
    <w:p w14:paraId="3513F19B" w14:textId="77777777" w:rsidR="000829C4" w:rsidRDefault="00000000">
      <w:r>
        <w:rPr>
          <w:rFonts w:hint="eastAsia"/>
        </w:rPr>
        <w:t>计算界面：</w:t>
      </w:r>
    </w:p>
    <w:p w14:paraId="5928A438" w14:textId="77777777" w:rsidR="000829C4" w:rsidRDefault="00000000">
      <w:r>
        <w:rPr>
          <w:noProof/>
        </w:rPr>
        <w:lastRenderedPageBreak/>
        <w:drawing>
          <wp:inline distT="0" distB="0" distL="114300" distR="114300" wp14:anchorId="0E87591E" wp14:editId="797291B6">
            <wp:extent cx="5267960" cy="2303780"/>
            <wp:effectExtent l="0" t="0" r="15240" b="7620"/>
            <wp:docPr id="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
                    <pic:cNvPicPr>
                      <a:picLocks noChangeAspect="1"/>
                    </pic:cNvPicPr>
                  </pic:nvPicPr>
                  <pic:blipFill>
                    <a:blip r:embed="rId77"/>
                    <a:stretch>
                      <a:fillRect/>
                    </a:stretch>
                  </pic:blipFill>
                  <pic:spPr>
                    <a:xfrm>
                      <a:off x="0" y="0"/>
                      <a:ext cx="5267960" cy="2303780"/>
                    </a:xfrm>
                    <a:prstGeom prst="rect">
                      <a:avLst/>
                    </a:prstGeom>
                    <a:noFill/>
                    <a:ln>
                      <a:noFill/>
                    </a:ln>
                  </pic:spPr>
                </pic:pic>
              </a:graphicData>
            </a:graphic>
          </wp:inline>
        </w:drawing>
      </w:r>
    </w:p>
    <w:p w14:paraId="0730DB2E" w14:textId="77777777" w:rsidR="000829C4" w:rsidRDefault="00000000">
      <w:r>
        <w:rPr>
          <w:rFonts w:hint="eastAsia"/>
        </w:rPr>
        <w:t>计算完成：</w:t>
      </w:r>
    </w:p>
    <w:p w14:paraId="78551739" w14:textId="77777777" w:rsidR="000829C4" w:rsidRDefault="00000000">
      <w:r>
        <w:rPr>
          <w:noProof/>
        </w:rPr>
        <w:drawing>
          <wp:inline distT="0" distB="0" distL="114300" distR="114300" wp14:anchorId="3B4CEDB3" wp14:editId="1147CC2A">
            <wp:extent cx="5269865" cy="2294890"/>
            <wp:effectExtent l="0" t="0" r="13335" b="16510"/>
            <wp:docPr id="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
                    <pic:cNvPicPr>
                      <a:picLocks noChangeAspect="1"/>
                    </pic:cNvPicPr>
                  </pic:nvPicPr>
                  <pic:blipFill>
                    <a:blip r:embed="rId78"/>
                    <a:stretch>
                      <a:fillRect/>
                    </a:stretch>
                  </pic:blipFill>
                  <pic:spPr>
                    <a:xfrm>
                      <a:off x="0" y="0"/>
                      <a:ext cx="5269865" cy="2294890"/>
                    </a:xfrm>
                    <a:prstGeom prst="rect">
                      <a:avLst/>
                    </a:prstGeom>
                    <a:noFill/>
                    <a:ln>
                      <a:noFill/>
                    </a:ln>
                  </pic:spPr>
                </pic:pic>
              </a:graphicData>
            </a:graphic>
          </wp:inline>
        </w:drawing>
      </w:r>
    </w:p>
    <w:p w14:paraId="7368E9A7" w14:textId="77777777" w:rsidR="000829C4" w:rsidRDefault="00000000">
      <w:r>
        <w:rPr>
          <w:rFonts w:hint="eastAsia"/>
        </w:rPr>
        <w:t>计提界面：</w:t>
      </w:r>
    </w:p>
    <w:p w14:paraId="1AD8A6ED" w14:textId="77777777" w:rsidR="000829C4" w:rsidRDefault="00000000">
      <w:r>
        <w:rPr>
          <w:noProof/>
        </w:rPr>
        <w:drawing>
          <wp:inline distT="0" distB="0" distL="114300" distR="114300" wp14:anchorId="0A701C76" wp14:editId="0A008CFF">
            <wp:extent cx="5270500" cy="982345"/>
            <wp:effectExtent l="0" t="0" r="12700" b="8255"/>
            <wp:docPr id="7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8"/>
                    <pic:cNvPicPr>
                      <a:picLocks noChangeAspect="1"/>
                    </pic:cNvPicPr>
                  </pic:nvPicPr>
                  <pic:blipFill>
                    <a:blip r:embed="rId38"/>
                    <a:stretch>
                      <a:fillRect/>
                    </a:stretch>
                  </pic:blipFill>
                  <pic:spPr>
                    <a:xfrm>
                      <a:off x="0" y="0"/>
                      <a:ext cx="5270500" cy="982345"/>
                    </a:xfrm>
                    <a:prstGeom prst="rect">
                      <a:avLst/>
                    </a:prstGeom>
                    <a:noFill/>
                    <a:ln>
                      <a:noFill/>
                    </a:ln>
                  </pic:spPr>
                </pic:pic>
              </a:graphicData>
            </a:graphic>
          </wp:inline>
        </w:drawing>
      </w:r>
    </w:p>
    <w:p w14:paraId="0488A44C" w14:textId="77777777" w:rsidR="000829C4" w:rsidRDefault="00000000">
      <w:pPr>
        <w:pStyle w:val="4"/>
      </w:pPr>
      <w:r>
        <w:rPr>
          <w:rFonts w:hint="eastAsia"/>
        </w:rPr>
        <w:t>输入列表</w:t>
      </w:r>
    </w:p>
    <w:p w14:paraId="0913B50E"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65F671EF" w14:textId="77777777">
        <w:tc>
          <w:tcPr>
            <w:tcW w:w="1561" w:type="dxa"/>
            <w:shd w:val="clear" w:color="auto" w:fill="DEEBF6" w:themeFill="accent1" w:themeFillTint="32"/>
          </w:tcPr>
          <w:p w14:paraId="54158B76"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5994229B"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23006E00"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288B9BC"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324A42EE" w14:textId="77777777" w:rsidR="000829C4" w:rsidRDefault="00000000">
            <w:pPr>
              <w:jc w:val="center"/>
              <w:rPr>
                <w:b/>
                <w:bCs/>
              </w:rPr>
            </w:pPr>
            <w:r>
              <w:rPr>
                <w:rFonts w:hint="eastAsia"/>
                <w:b/>
                <w:bCs/>
              </w:rPr>
              <w:t>备注</w:t>
            </w:r>
          </w:p>
        </w:tc>
      </w:tr>
      <w:tr w:rsidR="000829C4" w14:paraId="0D2AD419" w14:textId="77777777">
        <w:tc>
          <w:tcPr>
            <w:tcW w:w="1561" w:type="dxa"/>
          </w:tcPr>
          <w:p w14:paraId="3A7DD6FC" w14:textId="77777777" w:rsidR="000829C4" w:rsidRDefault="00000000">
            <w:r>
              <w:rPr>
                <w:rFonts w:hint="eastAsia"/>
              </w:rPr>
              <w:t>纳税主体</w:t>
            </w:r>
          </w:p>
        </w:tc>
        <w:tc>
          <w:tcPr>
            <w:tcW w:w="1110" w:type="dxa"/>
          </w:tcPr>
          <w:p w14:paraId="08AD5060" w14:textId="77777777" w:rsidR="000829C4" w:rsidRDefault="00000000">
            <w:pPr>
              <w:jc w:val="center"/>
            </w:pPr>
            <w:r>
              <w:rPr>
                <w:rFonts w:hint="eastAsia"/>
              </w:rPr>
              <w:t>参照</w:t>
            </w:r>
          </w:p>
        </w:tc>
        <w:tc>
          <w:tcPr>
            <w:tcW w:w="1089" w:type="dxa"/>
          </w:tcPr>
          <w:p w14:paraId="7BF129A5" w14:textId="77777777" w:rsidR="000829C4" w:rsidRDefault="00000000">
            <w:pPr>
              <w:jc w:val="center"/>
            </w:pPr>
            <w:r>
              <w:rPr>
                <w:rFonts w:hint="eastAsia"/>
              </w:rPr>
              <w:t>手动选择</w:t>
            </w:r>
          </w:p>
        </w:tc>
        <w:tc>
          <w:tcPr>
            <w:tcW w:w="1429" w:type="dxa"/>
          </w:tcPr>
          <w:p w14:paraId="6DD796AD" w14:textId="77777777" w:rsidR="000829C4" w:rsidRDefault="00000000">
            <w:pPr>
              <w:jc w:val="center"/>
            </w:pPr>
            <w:r>
              <w:rPr>
                <w:rFonts w:hint="eastAsia"/>
              </w:rPr>
              <w:t>否</w:t>
            </w:r>
          </w:p>
        </w:tc>
        <w:tc>
          <w:tcPr>
            <w:tcW w:w="3330" w:type="dxa"/>
          </w:tcPr>
          <w:p w14:paraId="02BC4EE2" w14:textId="77777777" w:rsidR="000829C4" w:rsidRDefault="00000000">
            <w:r>
              <w:rPr>
                <w:rFonts w:hint="eastAsia"/>
              </w:rPr>
              <w:t>参照启用城镇土地使用税计提的纳税主体，增加用户组织权限</w:t>
            </w:r>
          </w:p>
        </w:tc>
      </w:tr>
      <w:tr w:rsidR="000829C4" w14:paraId="30CE4AD3" w14:textId="77777777">
        <w:tc>
          <w:tcPr>
            <w:tcW w:w="1561" w:type="dxa"/>
          </w:tcPr>
          <w:p w14:paraId="3F178C11" w14:textId="77777777" w:rsidR="000829C4" w:rsidRDefault="00000000">
            <w:r>
              <w:rPr>
                <w:rFonts w:hint="eastAsia"/>
              </w:rPr>
              <w:t>计提期间</w:t>
            </w:r>
          </w:p>
        </w:tc>
        <w:tc>
          <w:tcPr>
            <w:tcW w:w="1110" w:type="dxa"/>
          </w:tcPr>
          <w:p w14:paraId="05652F81" w14:textId="77777777" w:rsidR="000829C4" w:rsidRDefault="00000000">
            <w:pPr>
              <w:jc w:val="center"/>
            </w:pPr>
            <w:r>
              <w:rPr>
                <w:rFonts w:hint="eastAsia"/>
              </w:rPr>
              <w:t>参照</w:t>
            </w:r>
          </w:p>
        </w:tc>
        <w:tc>
          <w:tcPr>
            <w:tcW w:w="1089" w:type="dxa"/>
          </w:tcPr>
          <w:p w14:paraId="15DC090F" w14:textId="77777777" w:rsidR="000829C4" w:rsidRDefault="00000000">
            <w:pPr>
              <w:jc w:val="center"/>
            </w:pPr>
            <w:r>
              <w:rPr>
                <w:rFonts w:hint="eastAsia"/>
              </w:rPr>
              <w:t>手动选择</w:t>
            </w:r>
          </w:p>
        </w:tc>
        <w:tc>
          <w:tcPr>
            <w:tcW w:w="1429" w:type="dxa"/>
          </w:tcPr>
          <w:p w14:paraId="355449D5" w14:textId="77777777" w:rsidR="000829C4" w:rsidRDefault="00000000">
            <w:pPr>
              <w:jc w:val="center"/>
            </w:pPr>
            <w:r>
              <w:rPr>
                <w:rFonts w:hint="eastAsia"/>
              </w:rPr>
              <w:t>否</w:t>
            </w:r>
          </w:p>
        </w:tc>
        <w:tc>
          <w:tcPr>
            <w:tcW w:w="3330" w:type="dxa"/>
          </w:tcPr>
          <w:p w14:paraId="7DA151DB" w14:textId="77777777" w:rsidR="000829C4" w:rsidRDefault="00000000">
            <w:r>
              <w:rPr>
                <w:rFonts w:hint="eastAsia"/>
              </w:rPr>
              <w:t>参照该纳税主体税务日历中城镇</w:t>
            </w:r>
            <w:r>
              <w:rPr>
                <w:rFonts w:hint="eastAsia"/>
              </w:rPr>
              <w:lastRenderedPageBreak/>
              <w:t>土地使用税的计提日历。</w:t>
            </w:r>
          </w:p>
        </w:tc>
      </w:tr>
    </w:tbl>
    <w:p w14:paraId="75195BB0" w14:textId="77777777" w:rsidR="000829C4" w:rsidRDefault="00000000">
      <w:r>
        <w:rPr>
          <w:rFonts w:hint="eastAsia"/>
        </w:rPr>
        <w:lastRenderedPageBreak/>
        <w:t>新增计提任务卡片字段：</w:t>
      </w:r>
    </w:p>
    <w:tbl>
      <w:tblPr>
        <w:tblStyle w:val="ab"/>
        <w:tblW w:w="0" w:type="auto"/>
        <w:tblLook w:val="04A0" w:firstRow="1" w:lastRow="0" w:firstColumn="1" w:lastColumn="0" w:noHBand="0" w:noVBand="1"/>
      </w:tblPr>
      <w:tblGrid>
        <w:gridCol w:w="1520"/>
        <w:gridCol w:w="1085"/>
        <w:gridCol w:w="1065"/>
        <w:gridCol w:w="1393"/>
        <w:gridCol w:w="3233"/>
      </w:tblGrid>
      <w:tr w:rsidR="000829C4" w14:paraId="5ED6EFC2" w14:textId="77777777">
        <w:tc>
          <w:tcPr>
            <w:tcW w:w="1561" w:type="dxa"/>
            <w:shd w:val="clear" w:color="auto" w:fill="DEEBF6" w:themeFill="accent1" w:themeFillTint="32"/>
          </w:tcPr>
          <w:p w14:paraId="68DF6360"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5CF43E34"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2103330D"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12CA2B41"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70EA128F" w14:textId="77777777" w:rsidR="000829C4" w:rsidRDefault="00000000">
            <w:pPr>
              <w:jc w:val="center"/>
              <w:rPr>
                <w:b/>
                <w:bCs/>
              </w:rPr>
            </w:pPr>
            <w:r>
              <w:rPr>
                <w:rFonts w:hint="eastAsia"/>
                <w:b/>
                <w:bCs/>
              </w:rPr>
              <w:t>备注</w:t>
            </w:r>
          </w:p>
        </w:tc>
      </w:tr>
      <w:tr w:rsidR="000829C4" w14:paraId="0EA485D0" w14:textId="77777777">
        <w:tc>
          <w:tcPr>
            <w:tcW w:w="1561" w:type="dxa"/>
          </w:tcPr>
          <w:p w14:paraId="76B8D065" w14:textId="77777777" w:rsidR="000829C4" w:rsidRDefault="00000000">
            <w:r>
              <w:rPr>
                <w:rFonts w:hint="eastAsia"/>
              </w:rPr>
              <w:t>纳税主体</w:t>
            </w:r>
          </w:p>
        </w:tc>
        <w:tc>
          <w:tcPr>
            <w:tcW w:w="1110" w:type="dxa"/>
          </w:tcPr>
          <w:p w14:paraId="2B1FBA9D" w14:textId="77777777" w:rsidR="000829C4" w:rsidRDefault="00000000">
            <w:pPr>
              <w:jc w:val="center"/>
            </w:pPr>
            <w:r>
              <w:rPr>
                <w:rFonts w:hint="eastAsia"/>
              </w:rPr>
              <w:t>参照</w:t>
            </w:r>
          </w:p>
        </w:tc>
        <w:tc>
          <w:tcPr>
            <w:tcW w:w="1089" w:type="dxa"/>
          </w:tcPr>
          <w:p w14:paraId="7B46DFB0" w14:textId="77777777" w:rsidR="000829C4" w:rsidRDefault="00000000">
            <w:pPr>
              <w:jc w:val="center"/>
            </w:pPr>
            <w:r>
              <w:rPr>
                <w:rFonts w:hint="eastAsia"/>
              </w:rPr>
              <w:t>手动选择</w:t>
            </w:r>
          </w:p>
        </w:tc>
        <w:tc>
          <w:tcPr>
            <w:tcW w:w="1429" w:type="dxa"/>
          </w:tcPr>
          <w:p w14:paraId="69006E27" w14:textId="77777777" w:rsidR="000829C4" w:rsidRDefault="00000000">
            <w:pPr>
              <w:jc w:val="center"/>
            </w:pPr>
            <w:r>
              <w:rPr>
                <w:rFonts w:hint="eastAsia"/>
              </w:rPr>
              <w:t>是</w:t>
            </w:r>
          </w:p>
        </w:tc>
        <w:tc>
          <w:tcPr>
            <w:tcW w:w="3330" w:type="dxa"/>
          </w:tcPr>
          <w:p w14:paraId="508EBAE3" w14:textId="77777777" w:rsidR="000829C4" w:rsidRDefault="00000000">
            <w:r>
              <w:rPr>
                <w:rFonts w:hint="eastAsia"/>
              </w:rPr>
              <w:t>选择启用城镇土地使用税计提的纳税主体增加用户组织权限。</w:t>
            </w:r>
          </w:p>
        </w:tc>
      </w:tr>
      <w:tr w:rsidR="000829C4" w14:paraId="31EAE332" w14:textId="77777777">
        <w:tc>
          <w:tcPr>
            <w:tcW w:w="1561" w:type="dxa"/>
          </w:tcPr>
          <w:p w14:paraId="58AE2CE4" w14:textId="77777777" w:rsidR="000829C4" w:rsidRDefault="00000000">
            <w:r>
              <w:rPr>
                <w:rFonts w:hint="eastAsia"/>
              </w:rPr>
              <w:t>计提期间</w:t>
            </w:r>
          </w:p>
        </w:tc>
        <w:tc>
          <w:tcPr>
            <w:tcW w:w="1110" w:type="dxa"/>
          </w:tcPr>
          <w:p w14:paraId="2CFD06BD" w14:textId="77777777" w:rsidR="000829C4" w:rsidRDefault="00000000">
            <w:pPr>
              <w:jc w:val="center"/>
            </w:pPr>
            <w:r>
              <w:rPr>
                <w:rFonts w:hint="eastAsia"/>
              </w:rPr>
              <w:t>参照</w:t>
            </w:r>
          </w:p>
        </w:tc>
        <w:tc>
          <w:tcPr>
            <w:tcW w:w="1089" w:type="dxa"/>
          </w:tcPr>
          <w:p w14:paraId="01F84752" w14:textId="77777777" w:rsidR="000829C4" w:rsidRDefault="00000000">
            <w:pPr>
              <w:jc w:val="center"/>
            </w:pPr>
            <w:r>
              <w:rPr>
                <w:rFonts w:hint="eastAsia"/>
              </w:rPr>
              <w:t>手动选择</w:t>
            </w:r>
          </w:p>
        </w:tc>
        <w:tc>
          <w:tcPr>
            <w:tcW w:w="1429" w:type="dxa"/>
          </w:tcPr>
          <w:p w14:paraId="2CD4D348" w14:textId="77777777" w:rsidR="000829C4" w:rsidRDefault="00000000">
            <w:pPr>
              <w:jc w:val="center"/>
            </w:pPr>
            <w:r>
              <w:rPr>
                <w:rFonts w:hint="eastAsia"/>
              </w:rPr>
              <w:t>是</w:t>
            </w:r>
          </w:p>
        </w:tc>
        <w:tc>
          <w:tcPr>
            <w:tcW w:w="3330" w:type="dxa"/>
          </w:tcPr>
          <w:p w14:paraId="7BBA375D" w14:textId="77777777" w:rsidR="000829C4" w:rsidRDefault="00000000">
            <w:r>
              <w:rPr>
                <w:rFonts w:hint="eastAsia"/>
              </w:rPr>
              <w:t>参照税务日历中所选纳税主体城镇土地使用税的计提日历</w:t>
            </w:r>
          </w:p>
        </w:tc>
      </w:tr>
      <w:tr w:rsidR="000829C4" w14:paraId="5264078E" w14:textId="77777777">
        <w:tc>
          <w:tcPr>
            <w:tcW w:w="1561" w:type="dxa"/>
          </w:tcPr>
          <w:p w14:paraId="1B1ACB1C" w14:textId="77777777" w:rsidR="000829C4" w:rsidRDefault="00000000">
            <w:r>
              <w:rPr>
                <w:rFonts w:hint="eastAsia"/>
              </w:rPr>
              <w:t>计提开始日期</w:t>
            </w:r>
          </w:p>
        </w:tc>
        <w:tc>
          <w:tcPr>
            <w:tcW w:w="1110" w:type="dxa"/>
          </w:tcPr>
          <w:p w14:paraId="6DEEB1C2" w14:textId="77777777" w:rsidR="000829C4" w:rsidRDefault="00000000">
            <w:pPr>
              <w:jc w:val="center"/>
            </w:pPr>
            <w:r>
              <w:rPr>
                <w:rFonts w:hint="eastAsia"/>
              </w:rPr>
              <w:t>字符</w:t>
            </w:r>
          </w:p>
        </w:tc>
        <w:tc>
          <w:tcPr>
            <w:tcW w:w="1089" w:type="dxa"/>
          </w:tcPr>
          <w:p w14:paraId="79264F57" w14:textId="77777777" w:rsidR="000829C4" w:rsidRDefault="00000000">
            <w:pPr>
              <w:jc w:val="center"/>
            </w:pPr>
            <w:r>
              <w:rPr>
                <w:rFonts w:hint="eastAsia"/>
              </w:rPr>
              <w:t>自动带出</w:t>
            </w:r>
          </w:p>
        </w:tc>
        <w:tc>
          <w:tcPr>
            <w:tcW w:w="1429" w:type="dxa"/>
          </w:tcPr>
          <w:p w14:paraId="4DBEC426" w14:textId="77777777" w:rsidR="000829C4" w:rsidRDefault="00000000">
            <w:pPr>
              <w:jc w:val="center"/>
            </w:pPr>
            <w:r>
              <w:rPr>
                <w:rFonts w:hint="eastAsia"/>
              </w:rPr>
              <w:t>是</w:t>
            </w:r>
          </w:p>
        </w:tc>
        <w:tc>
          <w:tcPr>
            <w:tcW w:w="3330" w:type="dxa"/>
          </w:tcPr>
          <w:p w14:paraId="2A77D646" w14:textId="77777777" w:rsidR="000829C4" w:rsidRDefault="00000000">
            <w:r>
              <w:rPr>
                <w:rFonts w:hint="eastAsia"/>
              </w:rPr>
              <w:t>默认带出该纳税主体该计提期间的计提起始日期，不可编辑</w:t>
            </w:r>
          </w:p>
        </w:tc>
      </w:tr>
      <w:tr w:rsidR="000829C4" w14:paraId="15E4CFB9" w14:textId="77777777">
        <w:tc>
          <w:tcPr>
            <w:tcW w:w="1561" w:type="dxa"/>
          </w:tcPr>
          <w:p w14:paraId="6282C167" w14:textId="77777777" w:rsidR="000829C4" w:rsidRDefault="00000000">
            <w:r>
              <w:rPr>
                <w:rFonts w:hint="eastAsia"/>
              </w:rPr>
              <w:t>计提结束日期</w:t>
            </w:r>
          </w:p>
        </w:tc>
        <w:tc>
          <w:tcPr>
            <w:tcW w:w="1110" w:type="dxa"/>
          </w:tcPr>
          <w:p w14:paraId="4D427F0F" w14:textId="77777777" w:rsidR="000829C4" w:rsidRDefault="00000000">
            <w:pPr>
              <w:jc w:val="center"/>
            </w:pPr>
            <w:r>
              <w:rPr>
                <w:rFonts w:hint="eastAsia"/>
              </w:rPr>
              <w:t>字符</w:t>
            </w:r>
          </w:p>
        </w:tc>
        <w:tc>
          <w:tcPr>
            <w:tcW w:w="1089" w:type="dxa"/>
          </w:tcPr>
          <w:p w14:paraId="0B1138D8" w14:textId="77777777" w:rsidR="000829C4" w:rsidRDefault="00000000">
            <w:pPr>
              <w:jc w:val="center"/>
            </w:pPr>
            <w:r>
              <w:rPr>
                <w:rFonts w:hint="eastAsia"/>
              </w:rPr>
              <w:t>自动带出</w:t>
            </w:r>
          </w:p>
        </w:tc>
        <w:tc>
          <w:tcPr>
            <w:tcW w:w="1429" w:type="dxa"/>
          </w:tcPr>
          <w:p w14:paraId="2EBE7A81" w14:textId="77777777" w:rsidR="000829C4" w:rsidRDefault="00000000">
            <w:pPr>
              <w:jc w:val="center"/>
            </w:pPr>
            <w:r>
              <w:rPr>
                <w:rFonts w:hint="eastAsia"/>
              </w:rPr>
              <w:t>是</w:t>
            </w:r>
          </w:p>
        </w:tc>
        <w:tc>
          <w:tcPr>
            <w:tcW w:w="3330" w:type="dxa"/>
          </w:tcPr>
          <w:p w14:paraId="5C6E7E01" w14:textId="77777777" w:rsidR="000829C4" w:rsidRDefault="00000000">
            <w:r>
              <w:rPr>
                <w:rFonts w:hint="eastAsia"/>
              </w:rPr>
              <w:t>默认带出该纳税主体该计提期间的计提结束日期，不可编辑</w:t>
            </w:r>
          </w:p>
        </w:tc>
      </w:tr>
    </w:tbl>
    <w:p w14:paraId="06019A24" w14:textId="77777777" w:rsidR="000829C4" w:rsidRDefault="00000000">
      <w:r>
        <w:rPr>
          <w:rFonts w:hint="eastAsia"/>
        </w:rPr>
        <w:t>主表字段：</w:t>
      </w:r>
    </w:p>
    <w:tbl>
      <w:tblPr>
        <w:tblStyle w:val="ab"/>
        <w:tblW w:w="0" w:type="auto"/>
        <w:tblLook w:val="04A0" w:firstRow="1" w:lastRow="0" w:firstColumn="1" w:lastColumn="0" w:noHBand="0" w:noVBand="1"/>
      </w:tblPr>
      <w:tblGrid>
        <w:gridCol w:w="1506"/>
        <w:gridCol w:w="1076"/>
        <w:gridCol w:w="1056"/>
        <w:gridCol w:w="1379"/>
        <w:gridCol w:w="3279"/>
      </w:tblGrid>
      <w:tr w:rsidR="000829C4" w14:paraId="463218D6" w14:textId="77777777">
        <w:tc>
          <w:tcPr>
            <w:tcW w:w="1561" w:type="dxa"/>
            <w:shd w:val="clear" w:color="auto" w:fill="DEEBF6" w:themeFill="accent1" w:themeFillTint="32"/>
          </w:tcPr>
          <w:p w14:paraId="068317D2"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6E35845D"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1623E304"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79C8D469"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2889B6AF" w14:textId="77777777" w:rsidR="000829C4" w:rsidRDefault="00000000">
            <w:pPr>
              <w:jc w:val="center"/>
              <w:rPr>
                <w:b/>
                <w:bCs/>
              </w:rPr>
            </w:pPr>
            <w:r>
              <w:rPr>
                <w:rFonts w:hint="eastAsia"/>
                <w:b/>
                <w:bCs/>
              </w:rPr>
              <w:t>备注</w:t>
            </w:r>
          </w:p>
        </w:tc>
      </w:tr>
      <w:tr w:rsidR="000829C4" w14:paraId="1C3E2224" w14:textId="77777777">
        <w:tc>
          <w:tcPr>
            <w:tcW w:w="1561" w:type="dxa"/>
          </w:tcPr>
          <w:p w14:paraId="0AEFAB9A" w14:textId="77777777" w:rsidR="000829C4" w:rsidRDefault="00000000">
            <w:r>
              <w:rPr>
                <w:rFonts w:hint="eastAsia"/>
              </w:rPr>
              <w:t>单据编号</w:t>
            </w:r>
          </w:p>
        </w:tc>
        <w:tc>
          <w:tcPr>
            <w:tcW w:w="1110" w:type="dxa"/>
          </w:tcPr>
          <w:p w14:paraId="2796EEF7" w14:textId="77777777" w:rsidR="000829C4" w:rsidRDefault="00000000">
            <w:pPr>
              <w:jc w:val="center"/>
            </w:pPr>
            <w:r>
              <w:rPr>
                <w:rFonts w:hint="eastAsia"/>
              </w:rPr>
              <w:t>字符</w:t>
            </w:r>
          </w:p>
        </w:tc>
        <w:tc>
          <w:tcPr>
            <w:tcW w:w="1089" w:type="dxa"/>
          </w:tcPr>
          <w:p w14:paraId="645A4029" w14:textId="77777777" w:rsidR="000829C4" w:rsidRDefault="00000000">
            <w:pPr>
              <w:jc w:val="center"/>
            </w:pPr>
            <w:r>
              <w:rPr>
                <w:rFonts w:hint="eastAsia"/>
              </w:rPr>
              <w:t>自动生成</w:t>
            </w:r>
          </w:p>
        </w:tc>
        <w:tc>
          <w:tcPr>
            <w:tcW w:w="1429" w:type="dxa"/>
          </w:tcPr>
          <w:p w14:paraId="755C5B34" w14:textId="77777777" w:rsidR="000829C4" w:rsidRDefault="00000000">
            <w:pPr>
              <w:jc w:val="center"/>
            </w:pPr>
            <w:r>
              <w:rPr>
                <w:rFonts w:hint="eastAsia"/>
              </w:rPr>
              <w:t>是</w:t>
            </w:r>
          </w:p>
        </w:tc>
        <w:tc>
          <w:tcPr>
            <w:tcW w:w="3330" w:type="dxa"/>
          </w:tcPr>
          <w:p w14:paraId="7323D2D2" w14:textId="77777777" w:rsidR="000829C4" w:rsidRDefault="00000000">
            <w:pPr>
              <w:widowControl/>
              <w:jc w:val="left"/>
            </w:pPr>
            <w:r>
              <w:rPr>
                <w:rFonts w:hint="eastAsia"/>
              </w:rPr>
              <w:t>自动生成，编码规则为</w:t>
            </w:r>
            <w:r>
              <w:rPr>
                <w:rFonts w:hint="eastAsia"/>
              </w:rPr>
              <w:t>CZTDSJT</w:t>
            </w:r>
            <w:r>
              <w:rPr>
                <w:rFonts w:ascii="Times New Roman" w:eastAsia="楷体" w:hint="eastAsia"/>
              </w:rPr>
              <w:t>+</w:t>
            </w:r>
            <w:r>
              <w:rPr>
                <w:rFonts w:hint="eastAsia"/>
              </w:rPr>
              <w:t>日期</w:t>
            </w:r>
            <w:r>
              <w:rPr>
                <w:rFonts w:hint="eastAsia"/>
              </w:rPr>
              <w:t>+</w:t>
            </w:r>
            <w:r>
              <w:rPr>
                <w:rFonts w:hint="eastAsia"/>
              </w:rPr>
              <w:t>序号，如</w:t>
            </w:r>
            <w:r>
              <w:rPr>
                <w:rFonts w:hint="eastAsia"/>
              </w:rPr>
              <w:t>CZTDSJT2021011300001</w:t>
            </w:r>
          </w:p>
          <w:p w14:paraId="405BC916"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27F43548" w14:textId="77777777">
        <w:tc>
          <w:tcPr>
            <w:tcW w:w="1561" w:type="dxa"/>
          </w:tcPr>
          <w:p w14:paraId="16B08E0E" w14:textId="77777777" w:rsidR="000829C4" w:rsidRDefault="00000000">
            <w:r>
              <w:rPr>
                <w:rFonts w:hint="eastAsia"/>
              </w:rPr>
              <w:t>纳税主体</w:t>
            </w:r>
          </w:p>
        </w:tc>
        <w:tc>
          <w:tcPr>
            <w:tcW w:w="1110" w:type="dxa"/>
          </w:tcPr>
          <w:p w14:paraId="0E4673CC" w14:textId="77777777" w:rsidR="000829C4" w:rsidRDefault="00000000">
            <w:pPr>
              <w:jc w:val="center"/>
            </w:pPr>
            <w:r>
              <w:rPr>
                <w:rFonts w:hint="eastAsia"/>
              </w:rPr>
              <w:t>字符</w:t>
            </w:r>
          </w:p>
        </w:tc>
        <w:tc>
          <w:tcPr>
            <w:tcW w:w="1089" w:type="dxa"/>
          </w:tcPr>
          <w:p w14:paraId="3FD5223D" w14:textId="77777777" w:rsidR="000829C4" w:rsidRDefault="00000000">
            <w:pPr>
              <w:jc w:val="center"/>
            </w:pPr>
            <w:r>
              <w:rPr>
                <w:rFonts w:hint="eastAsia"/>
              </w:rPr>
              <w:t>自动带出</w:t>
            </w:r>
          </w:p>
        </w:tc>
        <w:tc>
          <w:tcPr>
            <w:tcW w:w="1429" w:type="dxa"/>
          </w:tcPr>
          <w:p w14:paraId="6E8F62C9" w14:textId="77777777" w:rsidR="000829C4" w:rsidRDefault="00000000">
            <w:pPr>
              <w:jc w:val="center"/>
            </w:pPr>
            <w:r>
              <w:rPr>
                <w:rFonts w:hint="eastAsia"/>
              </w:rPr>
              <w:t>是</w:t>
            </w:r>
          </w:p>
        </w:tc>
        <w:tc>
          <w:tcPr>
            <w:tcW w:w="3330" w:type="dxa"/>
          </w:tcPr>
          <w:p w14:paraId="0DCDB70D" w14:textId="77777777" w:rsidR="000829C4" w:rsidRDefault="00000000">
            <w:r>
              <w:rPr>
                <w:rFonts w:hint="eastAsia"/>
              </w:rPr>
              <w:t>自动带出当前计提任务所属的纳税主体</w:t>
            </w:r>
          </w:p>
        </w:tc>
      </w:tr>
      <w:tr w:rsidR="000829C4" w14:paraId="2ADBDFC6" w14:textId="77777777">
        <w:tc>
          <w:tcPr>
            <w:tcW w:w="1561" w:type="dxa"/>
          </w:tcPr>
          <w:p w14:paraId="5EACD08A" w14:textId="77777777" w:rsidR="000829C4" w:rsidRDefault="00000000">
            <w:r>
              <w:rPr>
                <w:rFonts w:hint="eastAsia"/>
              </w:rPr>
              <w:t>计提年度</w:t>
            </w:r>
          </w:p>
        </w:tc>
        <w:tc>
          <w:tcPr>
            <w:tcW w:w="1110" w:type="dxa"/>
          </w:tcPr>
          <w:p w14:paraId="26C91F9E" w14:textId="77777777" w:rsidR="000829C4" w:rsidRDefault="00000000">
            <w:pPr>
              <w:jc w:val="center"/>
            </w:pPr>
            <w:r>
              <w:rPr>
                <w:rFonts w:hint="eastAsia"/>
              </w:rPr>
              <w:t>字符</w:t>
            </w:r>
          </w:p>
        </w:tc>
        <w:tc>
          <w:tcPr>
            <w:tcW w:w="1089" w:type="dxa"/>
          </w:tcPr>
          <w:p w14:paraId="0CCEAFF1" w14:textId="77777777" w:rsidR="000829C4" w:rsidRDefault="00000000">
            <w:pPr>
              <w:jc w:val="center"/>
            </w:pPr>
            <w:r>
              <w:rPr>
                <w:rFonts w:hint="eastAsia"/>
              </w:rPr>
              <w:t>自动带出</w:t>
            </w:r>
          </w:p>
        </w:tc>
        <w:tc>
          <w:tcPr>
            <w:tcW w:w="1429" w:type="dxa"/>
          </w:tcPr>
          <w:p w14:paraId="70406539" w14:textId="77777777" w:rsidR="000829C4" w:rsidRDefault="00000000">
            <w:pPr>
              <w:jc w:val="center"/>
            </w:pPr>
            <w:r>
              <w:rPr>
                <w:rFonts w:hint="eastAsia"/>
              </w:rPr>
              <w:t>是</w:t>
            </w:r>
          </w:p>
        </w:tc>
        <w:tc>
          <w:tcPr>
            <w:tcW w:w="3330" w:type="dxa"/>
          </w:tcPr>
          <w:p w14:paraId="71783025" w14:textId="77777777" w:rsidR="000829C4" w:rsidRDefault="00000000">
            <w:r>
              <w:rPr>
                <w:rFonts w:hint="eastAsia"/>
              </w:rPr>
              <w:t>自动带出当前计提任务计提期间所在年度</w:t>
            </w:r>
          </w:p>
        </w:tc>
      </w:tr>
      <w:tr w:rsidR="000829C4" w14:paraId="687135B3" w14:textId="77777777">
        <w:tc>
          <w:tcPr>
            <w:tcW w:w="1561" w:type="dxa"/>
          </w:tcPr>
          <w:p w14:paraId="50246ACC" w14:textId="77777777" w:rsidR="000829C4" w:rsidRDefault="00000000">
            <w:r>
              <w:rPr>
                <w:rFonts w:hint="eastAsia"/>
              </w:rPr>
              <w:t>计提期间</w:t>
            </w:r>
          </w:p>
        </w:tc>
        <w:tc>
          <w:tcPr>
            <w:tcW w:w="1110" w:type="dxa"/>
          </w:tcPr>
          <w:p w14:paraId="2021F2F9" w14:textId="77777777" w:rsidR="000829C4" w:rsidRDefault="00000000">
            <w:pPr>
              <w:jc w:val="center"/>
            </w:pPr>
            <w:r>
              <w:rPr>
                <w:rFonts w:hint="eastAsia"/>
              </w:rPr>
              <w:t>字符</w:t>
            </w:r>
          </w:p>
          <w:p w14:paraId="5172EC49" w14:textId="77777777" w:rsidR="000829C4" w:rsidRDefault="000829C4">
            <w:pPr>
              <w:jc w:val="center"/>
            </w:pPr>
          </w:p>
        </w:tc>
        <w:tc>
          <w:tcPr>
            <w:tcW w:w="1089" w:type="dxa"/>
          </w:tcPr>
          <w:p w14:paraId="40DF7E57" w14:textId="77777777" w:rsidR="000829C4" w:rsidRDefault="00000000">
            <w:pPr>
              <w:jc w:val="center"/>
            </w:pPr>
            <w:r>
              <w:rPr>
                <w:rFonts w:hint="eastAsia"/>
              </w:rPr>
              <w:t>自动带出</w:t>
            </w:r>
          </w:p>
        </w:tc>
        <w:tc>
          <w:tcPr>
            <w:tcW w:w="1429" w:type="dxa"/>
          </w:tcPr>
          <w:p w14:paraId="58FEB6EE" w14:textId="77777777" w:rsidR="000829C4" w:rsidRDefault="00000000">
            <w:pPr>
              <w:jc w:val="center"/>
            </w:pPr>
            <w:r>
              <w:rPr>
                <w:rFonts w:hint="eastAsia"/>
              </w:rPr>
              <w:t>是</w:t>
            </w:r>
          </w:p>
        </w:tc>
        <w:tc>
          <w:tcPr>
            <w:tcW w:w="3330" w:type="dxa"/>
          </w:tcPr>
          <w:p w14:paraId="3EBCB4CF" w14:textId="77777777" w:rsidR="000829C4" w:rsidRDefault="00000000">
            <w:r>
              <w:rPr>
                <w:rFonts w:hint="eastAsia"/>
              </w:rPr>
              <w:t>自动带出当前计提任务所属的计提期间</w:t>
            </w:r>
          </w:p>
        </w:tc>
      </w:tr>
      <w:tr w:rsidR="000829C4" w14:paraId="79ABEC82" w14:textId="77777777">
        <w:tc>
          <w:tcPr>
            <w:tcW w:w="1561" w:type="dxa"/>
          </w:tcPr>
          <w:p w14:paraId="5A25FF53" w14:textId="77777777" w:rsidR="000829C4" w:rsidRDefault="00000000">
            <w:r>
              <w:rPr>
                <w:rFonts w:hint="eastAsia"/>
              </w:rPr>
              <w:t>计提开始日期</w:t>
            </w:r>
          </w:p>
        </w:tc>
        <w:tc>
          <w:tcPr>
            <w:tcW w:w="1110" w:type="dxa"/>
          </w:tcPr>
          <w:p w14:paraId="7EC0F12F" w14:textId="77777777" w:rsidR="000829C4" w:rsidRDefault="00000000">
            <w:pPr>
              <w:jc w:val="center"/>
            </w:pPr>
            <w:r>
              <w:rPr>
                <w:rFonts w:hint="eastAsia"/>
              </w:rPr>
              <w:t>字符</w:t>
            </w:r>
          </w:p>
        </w:tc>
        <w:tc>
          <w:tcPr>
            <w:tcW w:w="1089" w:type="dxa"/>
          </w:tcPr>
          <w:p w14:paraId="4AF196B4" w14:textId="77777777" w:rsidR="000829C4" w:rsidRDefault="00000000">
            <w:pPr>
              <w:jc w:val="center"/>
            </w:pPr>
            <w:r>
              <w:rPr>
                <w:rFonts w:hint="eastAsia"/>
              </w:rPr>
              <w:t>自动带出</w:t>
            </w:r>
          </w:p>
        </w:tc>
        <w:tc>
          <w:tcPr>
            <w:tcW w:w="1429" w:type="dxa"/>
          </w:tcPr>
          <w:p w14:paraId="312F5055" w14:textId="77777777" w:rsidR="000829C4" w:rsidRDefault="00000000">
            <w:pPr>
              <w:jc w:val="center"/>
            </w:pPr>
            <w:r>
              <w:rPr>
                <w:rFonts w:hint="eastAsia"/>
              </w:rPr>
              <w:t>否</w:t>
            </w:r>
          </w:p>
        </w:tc>
        <w:tc>
          <w:tcPr>
            <w:tcW w:w="3330" w:type="dxa"/>
          </w:tcPr>
          <w:p w14:paraId="7F2997A7" w14:textId="77777777" w:rsidR="000829C4" w:rsidRDefault="00000000">
            <w:r>
              <w:rPr>
                <w:rFonts w:hint="eastAsia"/>
              </w:rPr>
              <w:t>自动带出该纳税主体该计提期间的计提起始日期</w:t>
            </w:r>
          </w:p>
        </w:tc>
      </w:tr>
      <w:tr w:rsidR="000829C4" w14:paraId="5685F73B" w14:textId="77777777">
        <w:tc>
          <w:tcPr>
            <w:tcW w:w="1561" w:type="dxa"/>
          </w:tcPr>
          <w:p w14:paraId="539D2765" w14:textId="77777777" w:rsidR="000829C4" w:rsidRDefault="00000000">
            <w:r>
              <w:rPr>
                <w:rFonts w:hint="eastAsia"/>
              </w:rPr>
              <w:t>计提结束日期</w:t>
            </w:r>
          </w:p>
        </w:tc>
        <w:tc>
          <w:tcPr>
            <w:tcW w:w="1110" w:type="dxa"/>
          </w:tcPr>
          <w:p w14:paraId="4EFD2462" w14:textId="77777777" w:rsidR="000829C4" w:rsidRDefault="00000000">
            <w:pPr>
              <w:jc w:val="center"/>
            </w:pPr>
            <w:r>
              <w:rPr>
                <w:rFonts w:hint="eastAsia"/>
              </w:rPr>
              <w:t>字符</w:t>
            </w:r>
          </w:p>
        </w:tc>
        <w:tc>
          <w:tcPr>
            <w:tcW w:w="1089" w:type="dxa"/>
          </w:tcPr>
          <w:p w14:paraId="6069A382" w14:textId="77777777" w:rsidR="000829C4" w:rsidRDefault="00000000">
            <w:pPr>
              <w:jc w:val="center"/>
            </w:pPr>
            <w:r>
              <w:rPr>
                <w:rFonts w:hint="eastAsia"/>
              </w:rPr>
              <w:t>自动带出</w:t>
            </w:r>
          </w:p>
        </w:tc>
        <w:tc>
          <w:tcPr>
            <w:tcW w:w="1429" w:type="dxa"/>
          </w:tcPr>
          <w:p w14:paraId="4FB29F3F" w14:textId="77777777" w:rsidR="000829C4" w:rsidRDefault="00000000">
            <w:pPr>
              <w:jc w:val="center"/>
            </w:pPr>
            <w:r>
              <w:rPr>
                <w:rFonts w:hint="eastAsia"/>
              </w:rPr>
              <w:t>否</w:t>
            </w:r>
          </w:p>
        </w:tc>
        <w:tc>
          <w:tcPr>
            <w:tcW w:w="3330" w:type="dxa"/>
          </w:tcPr>
          <w:p w14:paraId="129418BE" w14:textId="77777777" w:rsidR="000829C4" w:rsidRDefault="00000000">
            <w:r>
              <w:rPr>
                <w:rFonts w:hint="eastAsia"/>
              </w:rPr>
              <w:t>自动带出该纳税主体该计提期间的计提结束日期</w:t>
            </w:r>
          </w:p>
        </w:tc>
      </w:tr>
      <w:tr w:rsidR="000829C4" w14:paraId="549E4FA3" w14:textId="77777777">
        <w:tc>
          <w:tcPr>
            <w:tcW w:w="1561" w:type="dxa"/>
          </w:tcPr>
          <w:p w14:paraId="6C6A73D7" w14:textId="77777777" w:rsidR="000829C4" w:rsidRDefault="00000000">
            <w:r>
              <w:rPr>
                <w:rFonts w:hint="eastAsia"/>
              </w:rPr>
              <w:lastRenderedPageBreak/>
              <w:t>任务状态</w:t>
            </w:r>
          </w:p>
        </w:tc>
        <w:tc>
          <w:tcPr>
            <w:tcW w:w="1110" w:type="dxa"/>
          </w:tcPr>
          <w:p w14:paraId="4AEADE0A" w14:textId="77777777" w:rsidR="000829C4" w:rsidRDefault="00000000">
            <w:pPr>
              <w:jc w:val="center"/>
            </w:pPr>
            <w:r>
              <w:rPr>
                <w:rFonts w:hint="eastAsia"/>
              </w:rPr>
              <w:t>枚举</w:t>
            </w:r>
          </w:p>
        </w:tc>
        <w:tc>
          <w:tcPr>
            <w:tcW w:w="1089" w:type="dxa"/>
          </w:tcPr>
          <w:p w14:paraId="2F5504DE" w14:textId="77777777" w:rsidR="000829C4" w:rsidRDefault="00000000">
            <w:pPr>
              <w:jc w:val="center"/>
            </w:pPr>
            <w:r>
              <w:rPr>
                <w:rFonts w:hint="eastAsia"/>
              </w:rPr>
              <w:t>自动带出</w:t>
            </w:r>
          </w:p>
        </w:tc>
        <w:tc>
          <w:tcPr>
            <w:tcW w:w="1429" w:type="dxa"/>
          </w:tcPr>
          <w:p w14:paraId="6BA88D51" w14:textId="77777777" w:rsidR="000829C4" w:rsidRDefault="00000000">
            <w:pPr>
              <w:jc w:val="center"/>
            </w:pPr>
            <w:r>
              <w:rPr>
                <w:rFonts w:hint="eastAsia"/>
              </w:rPr>
              <w:t>否</w:t>
            </w:r>
          </w:p>
        </w:tc>
        <w:tc>
          <w:tcPr>
            <w:tcW w:w="3330" w:type="dxa"/>
          </w:tcPr>
          <w:p w14:paraId="3C424002" w14:textId="77777777" w:rsidR="000829C4" w:rsidRDefault="00000000">
            <w:r>
              <w:rPr>
                <w:rFonts w:hint="eastAsia"/>
              </w:rPr>
              <w:t>未计算</w:t>
            </w:r>
            <w:r>
              <w:rPr>
                <w:rFonts w:hint="eastAsia"/>
              </w:rPr>
              <w:t>\</w:t>
            </w:r>
            <w:r>
              <w:rPr>
                <w:rFonts w:hint="eastAsia"/>
              </w:rPr>
              <w:t>已计算</w:t>
            </w:r>
            <w:r>
              <w:rPr>
                <w:rFonts w:hint="eastAsia"/>
              </w:rPr>
              <w:t>\</w:t>
            </w:r>
            <w:r>
              <w:rPr>
                <w:rFonts w:hint="eastAsia"/>
              </w:rPr>
              <w:t>已计提，不可编辑。默认未计算，计算后，任务状态更新为“已计算”，取消计算</w:t>
            </w:r>
            <w:proofErr w:type="gramStart"/>
            <w:r>
              <w:rPr>
                <w:rFonts w:hint="eastAsia"/>
              </w:rPr>
              <w:t>后任务</w:t>
            </w:r>
            <w:proofErr w:type="gramEnd"/>
            <w:r>
              <w:rPr>
                <w:rFonts w:hint="eastAsia"/>
              </w:rPr>
              <w:t>状态更新为“未计算”，计提</w:t>
            </w:r>
            <w:proofErr w:type="gramStart"/>
            <w:r>
              <w:rPr>
                <w:rFonts w:hint="eastAsia"/>
              </w:rPr>
              <w:t>后任务</w:t>
            </w:r>
            <w:proofErr w:type="gramEnd"/>
            <w:r>
              <w:rPr>
                <w:rFonts w:hint="eastAsia"/>
              </w:rPr>
              <w:t>状态更新为“已计提”，取消计提后，任务状态更新为“已计算”</w:t>
            </w:r>
          </w:p>
        </w:tc>
      </w:tr>
      <w:tr w:rsidR="000829C4" w14:paraId="59282D24" w14:textId="77777777">
        <w:tc>
          <w:tcPr>
            <w:tcW w:w="1561" w:type="dxa"/>
          </w:tcPr>
          <w:p w14:paraId="586201EC" w14:textId="77777777" w:rsidR="000829C4" w:rsidRDefault="00000000">
            <w:r>
              <w:rPr>
                <w:rFonts w:hint="eastAsia"/>
              </w:rPr>
              <w:t>应纳土地税额</w:t>
            </w:r>
          </w:p>
        </w:tc>
        <w:tc>
          <w:tcPr>
            <w:tcW w:w="1110" w:type="dxa"/>
          </w:tcPr>
          <w:p w14:paraId="42F08F2E" w14:textId="77777777" w:rsidR="000829C4" w:rsidRDefault="00000000">
            <w:pPr>
              <w:jc w:val="center"/>
            </w:pPr>
            <w:r>
              <w:rPr>
                <w:rFonts w:hint="eastAsia"/>
              </w:rPr>
              <w:t>数值</w:t>
            </w:r>
          </w:p>
        </w:tc>
        <w:tc>
          <w:tcPr>
            <w:tcW w:w="1089" w:type="dxa"/>
          </w:tcPr>
          <w:p w14:paraId="21B1A663" w14:textId="77777777" w:rsidR="000829C4" w:rsidRDefault="00000000">
            <w:pPr>
              <w:jc w:val="center"/>
            </w:pPr>
            <w:r>
              <w:rPr>
                <w:rFonts w:hint="eastAsia"/>
              </w:rPr>
              <w:t>自动带出</w:t>
            </w:r>
          </w:p>
        </w:tc>
        <w:tc>
          <w:tcPr>
            <w:tcW w:w="1429" w:type="dxa"/>
          </w:tcPr>
          <w:p w14:paraId="3748F32A" w14:textId="77777777" w:rsidR="000829C4" w:rsidRDefault="00000000">
            <w:pPr>
              <w:jc w:val="center"/>
            </w:pPr>
            <w:r>
              <w:rPr>
                <w:rFonts w:hint="eastAsia"/>
              </w:rPr>
              <w:t>否</w:t>
            </w:r>
          </w:p>
        </w:tc>
        <w:tc>
          <w:tcPr>
            <w:tcW w:w="3330" w:type="dxa"/>
          </w:tcPr>
          <w:p w14:paraId="04A56BE0" w14:textId="77777777" w:rsidR="000829C4" w:rsidRDefault="00000000">
            <w:r>
              <w:rPr>
                <w:rFonts w:hint="eastAsia"/>
              </w:rPr>
              <w:t>自动带出计提结果中的“应纳土地税额”</w:t>
            </w:r>
          </w:p>
        </w:tc>
      </w:tr>
      <w:tr w:rsidR="000829C4" w14:paraId="777B0BE3" w14:textId="77777777">
        <w:tc>
          <w:tcPr>
            <w:tcW w:w="1561" w:type="dxa"/>
          </w:tcPr>
          <w:p w14:paraId="7558A3D4" w14:textId="77777777" w:rsidR="000829C4" w:rsidRDefault="00000000">
            <w:r>
              <w:rPr>
                <w:rFonts w:hint="eastAsia"/>
              </w:rPr>
              <w:t>计提土地税额</w:t>
            </w:r>
          </w:p>
        </w:tc>
        <w:tc>
          <w:tcPr>
            <w:tcW w:w="1110" w:type="dxa"/>
          </w:tcPr>
          <w:p w14:paraId="6491EF7A" w14:textId="77777777" w:rsidR="000829C4" w:rsidRDefault="00000000">
            <w:pPr>
              <w:jc w:val="center"/>
            </w:pPr>
            <w:r>
              <w:rPr>
                <w:rFonts w:hint="eastAsia"/>
              </w:rPr>
              <w:t>数值</w:t>
            </w:r>
          </w:p>
        </w:tc>
        <w:tc>
          <w:tcPr>
            <w:tcW w:w="1089" w:type="dxa"/>
          </w:tcPr>
          <w:p w14:paraId="4D9D1813" w14:textId="77777777" w:rsidR="000829C4" w:rsidRDefault="00000000">
            <w:pPr>
              <w:jc w:val="center"/>
            </w:pPr>
            <w:r>
              <w:rPr>
                <w:rFonts w:hint="eastAsia"/>
              </w:rPr>
              <w:t>自动带出</w:t>
            </w:r>
          </w:p>
        </w:tc>
        <w:tc>
          <w:tcPr>
            <w:tcW w:w="1429" w:type="dxa"/>
          </w:tcPr>
          <w:p w14:paraId="1EB17B4E" w14:textId="77777777" w:rsidR="000829C4" w:rsidRDefault="00000000">
            <w:pPr>
              <w:jc w:val="center"/>
            </w:pPr>
            <w:r>
              <w:rPr>
                <w:rFonts w:hint="eastAsia"/>
              </w:rPr>
              <w:t>否</w:t>
            </w:r>
          </w:p>
        </w:tc>
        <w:tc>
          <w:tcPr>
            <w:tcW w:w="3330" w:type="dxa"/>
          </w:tcPr>
          <w:p w14:paraId="19D4101E" w14:textId="77777777" w:rsidR="000829C4" w:rsidRDefault="00000000">
            <w:r>
              <w:rPr>
                <w:rFonts w:hint="eastAsia"/>
              </w:rPr>
              <w:t>自动带出城镇土地使用税计提任务中税费台账中的“金额”</w:t>
            </w:r>
          </w:p>
        </w:tc>
      </w:tr>
      <w:tr w:rsidR="000829C4" w14:paraId="1A906E9C" w14:textId="77777777">
        <w:tc>
          <w:tcPr>
            <w:tcW w:w="1561" w:type="dxa"/>
          </w:tcPr>
          <w:p w14:paraId="4683FE1F" w14:textId="77777777" w:rsidR="000829C4" w:rsidRDefault="00000000">
            <w:r>
              <w:rPr>
                <w:rFonts w:hint="eastAsia"/>
              </w:rPr>
              <w:t>计算日期</w:t>
            </w:r>
          </w:p>
        </w:tc>
        <w:tc>
          <w:tcPr>
            <w:tcW w:w="1110" w:type="dxa"/>
          </w:tcPr>
          <w:p w14:paraId="50B8D270" w14:textId="77777777" w:rsidR="000829C4" w:rsidRDefault="00000000">
            <w:pPr>
              <w:jc w:val="center"/>
            </w:pPr>
            <w:r>
              <w:rPr>
                <w:rFonts w:hint="eastAsia"/>
              </w:rPr>
              <w:t>字符</w:t>
            </w:r>
          </w:p>
        </w:tc>
        <w:tc>
          <w:tcPr>
            <w:tcW w:w="1089" w:type="dxa"/>
          </w:tcPr>
          <w:p w14:paraId="5D6DF118" w14:textId="77777777" w:rsidR="000829C4" w:rsidRDefault="00000000">
            <w:pPr>
              <w:jc w:val="center"/>
            </w:pPr>
            <w:r>
              <w:rPr>
                <w:rFonts w:hint="eastAsia"/>
              </w:rPr>
              <w:t>自动带出</w:t>
            </w:r>
          </w:p>
        </w:tc>
        <w:tc>
          <w:tcPr>
            <w:tcW w:w="1429" w:type="dxa"/>
          </w:tcPr>
          <w:p w14:paraId="5DC720D3" w14:textId="77777777" w:rsidR="000829C4" w:rsidRDefault="00000000">
            <w:pPr>
              <w:jc w:val="center"/>
            </w:pPr>
            <w:r>
              <w:rPr>
                <w:rFonts w:hint="eastAsia"/>
              </w:rPr>
              <w:t>否</w:t>
            </w:r>
          </w:p>
        </w:tc>
        <w:tc>
          <w:tcPr>
            <w:tcW w:w="3330" w:type="dxa"/>
          </w:tcPr>
          <w:p w14:paraId="3B432933" w14:textId="77777777" w:rsidR="000829C4" w:rsidRDefault="00000000">
            <w:r>
              <w:rPr>
                <w:rFonts w:hint="eastAsia"/>
              </w:rPr>
              <w:t>自动带出，计算成功后更新为当前系统日期，取消计算后清空</w:t>
            </w:r>
          </w:p>
        </w:tc>
      </w:tr>
      <w:tr w:rsidR="000829C4" w14:paraId="3AA7B398" w14:textId="77777777">
        <w:tc>
          <w:tcPr>
            <w:tcW w:w="1561" w:type="dxa"/>
          </w:tcPr>
          <w:p w14:paraId="31F00B6C" w14:textId="77777777" w:rsidR="000829C4" w:rsidRDefault="00000000">
            <w:r>
              <w:rPr>
                <w:rFonts w:hint="eastAsia"/>
              </w:rPr>
              <w:t>计提日期</w:t>
            </w:r>
          </w:p>
        </w:tc>
        <w:tc>
          <w:tcPr>
            <w:tcW w:w="1110" w:type="dxa"/>
          </w:tcPr>
          <w:p w14:paraId="60F30347" w14:textId="77777777" w:rsidR="000829C4" w:rsidRDefault="00000000">
            <w:pPr>
              <w:jc w:val="center"/>
            </w:pPr>
            <w:r>
              <w:rPr>
                <w:rFonts w:hint="eastAsia"/>
              </w:rPr>
              <w:t>字符</w:t>
            </w:r>
          </w:p>
        </w:tc>
        <w:tc>
          <w:tcPr>
            <w:tcW w:w="1089" w:type="dxa"/>
          </w:tcPr>
          <w:p w14:paraId="65D19AD9" w14:textId="77777777" w:rsidR="000829C4" w:rsidRDefault="00000000">
            <w:pPr>
              <w:jc w:val="center"/>
            </w:pPr>
            <w:r>
              <w:rPr>
                <w:rFonts w:hint="eastAsia"/>
              </w:rPr>
              <w:t>自动带出</w:t>
            </w:r>
          </w:p>
        </w:tc>
        <w:tc>
          <w:tcPr>
            <w:tcW w:w="1429" w:type="dxa"/>
          </w:tcPr>
          <w:p w14:paraId="352E71CA" w14:textId="77777777" w:rsidR="000829C4" w:rsidRDefault="00000000">
            <w:pPr>
              <w:jc w:val="center"/>
            </w:pPr>
            <w:r>
              <w:rPr>
                <w:rFonts w:hint="eastAsia"/>
              </w:rPr>
              <w:t>否</w:t>
            </w:r>
          </w:p>
        </w:tc>
        <w:tc>
          <w:tcPr>
            <w:tcW w:w="3330" w:type="dxa"/>
          </w:tcPr>
          <w:p w14:paraId="51D02EFE" w14:textId="77777777" w:rsidR="000829C4" w:rsidRDefault="00000000">
            <w:r>
              <w:rPr>
                <w:rFonts w:hint="eastAsia"/>
              </w:rPr>
              <w:t>自动带出，计提成功后更新为当前系统日期，取消计算后清空</w:t>
            </w:r>
          </w:p>
        </w:tc>
      </w:tr>
    </w:tbl>
    <w:p w14:paraId="4EA1A895" w14:textId="77777777" w:rsidR="000829C4" w:rsidRDefault="00000000">
      <w:pPr>
        <w:pStyle w:val="4"/>
      </w:pPr>
      <w:r>
        <w:rPr>
          <w:rFonts w:hint="eastAsia"/>
        </w:rPr>
        <w:t>业务处理</w:t>
      </w:r>
    </w:p>
    <w:p w14:paraId="2ACD3838" w14:textId="77777777" w:rsidR="000829C4" w:rsidRDefault="00000000">
      <w:pPr>
        <w:pStyle w:val="5"/>
      </w:pPr>
      <w:r>
        <w:rPr>
          <w:rFonts w:hint="eastAsia"/>
        </w:rPr>
        <w:t>业务说明与流程</w:t>
      </w:r>
    </w:p>
    <w:p w14:paraId="1DF278E3" w14:textId="77777777" w:rsidR="000829C4" w:rsidRDefault="00000000">
      <w:pPr>
        <w:numPr>
          <w:ilvl w:val="0"/>
          <w:numId w:val="100"/>
        </w:numPr>
      </w:pPr>
      <w:r>
        <w:rPr>
          <w:rFonts w:hint="eastAsia"/>
        </w:rPr>
        <w:t>通过本功能对城镇土地使用税进行税金计提；</w:t>
      </w:r>
    </w:p>
    <w:p w14:paraId="7A146D4F" w14:textId="77777777" w:rsidR="000829C4" w:rsidRDefault="000829C4"/>
    <w:p w14:paraId="7CB26F86" w14:textId="77777777" w:rsidR="000829C4" w:rsidRDefault="00000000">
      <w:pPr>
        <w:pStyle w:val="5"/>
      </w:pPr>
      <w:r>
        <w:rPr>
          <w:rFonts w:hint="eastAsia"/>
        </w:rPr>
        <w:t>功能按钮</w:t>
      </w:r>
    </w:p>
    <w:p w14:paraId="646D6362" w14:textId="77777777" w:rsidR="000829C4" w:rsidRDefault="00000000">
      <w:r>
        <w:rPr>
          <w:rFonts w:hint="eastAsia"/>
        </w:rPr>
        <w:t>列表按钮：</w:t>
      </w:r>
    </w:p>
    <w:p w14:paraId="538AA29B" w14:textId="77777777" w:rsidR="000829C4" w:rsidRDefault="00000000">
      <w:pPr>
        <w:numPr>
          <w:ilvl w:val="0"/>
          <w:numId w:val="101"/>
        </w:numPr>
        <w:ind w:left="0" w:firstLine="0"/>
      </w:pPr>
      <w:r>
        <w:rPr>
          <w:rFonts w:hint="eastAsia"/>
        </w:rPr>
        <w:t>【新增】：点击该按钮，弹出任务新增界面，录入任务信息；</w:t>
      </w:r>
    </w:p>
    <w:p w14:paraId="088D05C1" w14:textId="77777777" w:rsidR="000829C4" w:rsidRDefault="00000000">
      <w:pPr>
        <w:numPr>
          <w:ilvl w:val="0"/>
          <w:numId w:val="101"/>
        </w:numPr>
        <w:ind w:left="0" w:firstLine="0"/>
      </w:pPr>
      <w:r>
        <w:rPr>
          <w:rFonts w:hint="eastAsia"/>
        </w:rPr>
        <w:t>【执行】：点击该按钮，进入任务执行界面，默认进入准备界面；</w:t>
      </w:r>
    </w:p>
    <w:p w14:paraId="252270BE" w14:textId="77777777" w:rsidR="000829C4" w:rsidRDefault="00000000">
      <w:pPr>
        <w:numPr>
          <w:ilvl w:val="0"/>
          <w:numId w:val="101"/>
        </w:numPr>
        <w:ind w:left="0" w:firstLine="0"/>
      </w:pPr>
      <w:r>
        <w:rPr>
          <w:rFonts w:hint="eastAsia"/>
        </w:rPr>
        <w:t>【查看】：点击该按钮，弹出新增卡片界面，界面状态为查看；</w:t>
      </w:r>
    </w:p>
    <w:p w14:paraId="354BE245" w14:textId="77777777" w:rsidR="000829C4" w:rsidRDefault="00000000">
      <w:pPr>
        <w:numPr>
          <w:ilvl w:val="0"/>
          <w:numId w:val="101"/>
        </w:numPr>
        <w:ind w:left="0" w:firstLine="0"/>
      </w:pPr>
      <w:r>
        <w:rPr>
          <w:rFonts w:hint="eastAsia"/>
        </w:rPr>
        <w:t>【修改】：如果任务状态为未计提且未关联凭证，则该按钮显示，点击该按钮弹出卡片</w:t>
      </w:r>
      <w:r>
        <w:rPr>
          <w:rFonts w:hint="eastAsia"/>
        </w:rPr>
        <w:lastRenderedPageBreak/>
        <w:t>录入修改内容；如果任务状态不是未计提，则该按钮隐藏；</w:t>
      </w:r>
    </w:p>
    <w:p w14:paraId="3B344237" w14:textId="77777777" w:rsidR="000829C4" w:rsidRDefault="00000000">
      <w:pPr>
        <w:numPr>
          <w:ilvl w:val="0"/>
          <w:numId w:val="101"/>
        </w:numPr>
        <w:ind w:left="0" w:firstLine="0"/>
      </w:pPr>
      <w:r>
        <w:rPr>
          <w:rFonts w:hint="eastAsia"/>
        </w:rPr>
        <w:t>【删除】：如果任务状态为未计提，则该按钮显示，点击该按钮提示“确定删除该任务？”，选择确定则删除对应的任务，选择取消则不做操作；如果任务状态不是未计提，则该按钮隐藏；如果任务状态为未计算，但该任务下存在凭证（计提后又取消计提，任务状态回退至未计算），则不能删除，提示信息“当前任务存在关联凭证，不能删除。”；</w:t>
      </w:r>
    </w:p>
    <w:p w14:paraId="5EDD06F4" w14:textId="77777777" w:rsidR="000829C4" w:rsidRDefault="00000000">
      <w:r>
        <w:rPr>
          <w:rFonts w:hint="eastAsia"/>
        </w:rPr>
        <w:t>新增卡片按钮：</w:t>
      </w:r>
    </w:p>
    <w:p w14:paraId="6060A9B6" w14:textId="77777777" w:rsidR="000829C4" w:rsidRDefault="00000000">
      <w:pPr>
        <w:numPr>
          <w:ilvl w:val="0"/>
          <w:numId w:val="102"/>
        </w:numPr>
        <w:ind w:left="0" w:firstLine="0"/>
      </w:pPr>
      <w:r>
        <w:rPr>
          <w:rFonts w:hint="eastAsia"/>
        </w:rPr>
        <w:t>【保存】：点击该按钮，保存卡片录入的信息，然后关闭卡片界面返回列表界面，列表界面自动刷新加载新增的任务；编辑状态显示，查看状态隐藏；</w:t>
      </w:r>
    </w:p>
    <w:p w14:paraId="775B9A9C" w14:textId="77777777" w:rsidR="000829C4" w:rsidRDefault="00000000">
      <w:pPr>
        <w:numPr>
          <w:ilvl w:val="0"/>
          <w:numId w:val="102"/>
        </w:numPr>
        <w:ind w:left="0" w:firstLine="0"/>
      </w:pPr>
      <w:r>
        <w:rPr>
          <w:rFonts w:hint="eastAsia"/>
        </w:rPr>
        <w:t>【取消】：点击该按钮，关闭卡片界面返回列表界面；</w:t>
      </w:r>
    </w:p>
    <w:p w14:paraId="1047374E" w14:textId="77777777" w:rsidR="000829C4" w:rsidRDefault="00000000">
      <w:r>
        <w:rPr>
          <w:rFonts w:hint="eastAsia"/>
        </w:rPr>
        <w:t>准备界面按钮：</w:t>
      </w:r>
    </w:p>
    <w:p w14:paraId="17215CB7" w14:textId="77777777" w:rsidR="000829C4" w:rsidRDefault="00000000">
      <w:pPr>
        <w:numPr>
          <w:ilvl w:val="0"/>
          <w:numId w:val="103"/>
        </w:numPr>
        <w:ind w:left="0" w:firstLine="0"/>
      </w:pPr>
      <w:r>
        <w:rPr>
          <w:rFonts w:hint="eastAsia"/>
        </w:rPr>
        <w:t>【下一步】：点击该按钮，进入计算界面；</w:t>
      </w:r>
    </w:p>
    <w:p w14:paraId="75EEA6DA" w14:textId="77777777" w:rsidR="000829C4" w:rsidRDefault="00000000">
      <w:r>
        <w:rPr>
          <w:rFonts w:hint="eastAsia"/>
        </w:rPr>
        <w:t>计算界面按钮：</w:t>
      </w:r>
    </w:p>
    <w:p w14:paraId="5F83F93F" w14:textId="77777777" w:rsidR="000829C4" w:rsidRDefault="00000000">
      <w:pPr>
        <w:numPr>
          <w:ilvl w:val="0"/>
          <w:numId w:val="104"/>
        </w:numPr>
        <w:ind w:left="0" w:firstLine="0"/>
      </w:pPr>
      <w:r>
        <w:rPr>
          <w:rFonts w:hint="eastAsia"/>
        </w:rPr>
        <w:t>【返回】：点击该按钮，返回至列表界面；</w:t>
      </w:r>
    </w:p>
    <w:p w14:paraId="64FDD00F" w14:textId="77777777" w:rsidR="000829C4" w:rsidRDefault="00000000">
      <w:pPr>
        <w:numPr>
          <w:ilvl w:val="0"/>
          <w:numId w:val="104"/>
        </w:numPr>
        <w:ind w:left="0" w:firstLine="0"/>
      </w:pPr>
      <w:r>
        <w:rPr>
          <w:rFonts w:hint="eastAsia"/>
        </w:rPr>
        <w:t>【计算】：任务状态为未计算时可用，否则</w:t>
      </w:r>
      <w:proofErr w:type="gramStart"/>
      <w:r>
        <w:rPr>
          <w:rFonts w:hint="eastAsia"/>
        </w:rPr>
        <w:t>不</w:t>
      </w:r>
      <w:proofErr w:type="gramEnd"/>
      <w:r>
        <w:rPr>
          <w:rFonts w:hint="eastAsia"/>
        </w:rPr>
        <w:t>可用；点击该按钮，计算成功后提示“计算成功”；重新加载任务状态、计算日期、应纳所得税额；计算逻辑见算法章节；</w:t>
      </w:r>
    </w:p>
    <w:p w14:paraId="7823B80C" w14:textId="77777777" w:rsidR="000829C4" w:rsidRDefault="00000000">
      <w:pPr>
        <w:numPr>
          <w:ilvl w:val="0"/>
          <w:numId w:val="104"/>
        </w:numPr>
        <w:ind w:left="0" w:firstLine="0"/>
      </w:pPr>
      <w:r>
        <w:rPr>
          <w:rFonts w:hint="eastAsia"/>
        </w:rPr>
        <w:t>【取消计算】：任务状态为已计算时可用，否则</w:t>
      </w:r>
      <w:proofErr w:type="gramStart"/>
      <w:r>
        <w:rPr>
          <w:rFonts w:hint="eastAsia"/>
        </w:rPr>
        <w:t>不</w:t>
      </w:r>
      <w:proofErr w:type="gramEnd"/>
      <w:r>
        <w:rPr>
          <w:rFonts w:hint="eastAsia"/>
        </w:rPr>
        <w:t>可用；点击该按钮，任务状态更新为未计算，计算日期、应纳所得税额清空，取消完成后提示“取消计算成功”，界面重新加载数据；如果取消计算过程中出现系统错误，则提示“取消计算错误，请联系技术人员处理。”；</w:t>
      </w:r>
    </w:p>
    <w:p w14:paraId="0D589415" w14:textId="77777777" w:rsidR="000829C4" w:rsidRDefault="00000000">
      <w:pPr>
        <w:numPr>
          <w:ilvl w:val="0"/>
          <w:numId w:val="104"/>
        </w:numPr>
        <w:ind w:left="0" w:firstLine="0"/>
      </w:pPr>
      <w:r>
        <w:rPr>
          <w:rFonts w:hint="eastAsia"/>
        </w:rPr>
        <w:t>【上一步】：点击该按钮，进入准备界面；</w:t>
      </w:r>
    </w:p>
    <w:p w14:paraId="1A359683" w14:textId="77777777" w:rsidR="000829C4" w:rsidRDefault="00000000">
      <w:pPr>
        <w:numPr>
          <w:ilvl w:val="0"/>
          <w:numId w:val="104"/>
        </w:numPr>
        <w:ind w:left="0" w:firstLine="0"/>
      </w:pPr>
      <w:r>
        <w:rPr>
          <w:rFonts w:hint="eastAsia"/>
        </w:rPr>
        <w:t>【下一步】：任务状态为“已计算”、“已计提”时可用，否则</w:t>
      </w:r>
      <w:proofErr w:type="gramStart"/>
      <w:r>
        <w:rPr>
          <w:rFonts w:hint="eastAsia"/>
        </w:rPr>
        <w:t>不</w:t>
      </w:r>
      <w:proofErr w:type="gramEnd"/>
      <w:r>
        <w:rPr>
          <w:rFonts w:hint="eastAsia"/>
        </w:rPr>
        <w:t>可用；点击该按钮，进入计提界面；</w:t>
      </w:r>
    </w:p>
    <w:p w14:paraId="14DBF1DD" w14:textId="77777777" w:rsidR="000829C4" w:rsidRDefault="00000000">
      <w:r>
        <w:rPr>
          <w:rFonts w:hint="eastAsia"/>
        </w:rPr>
        <w:t>计提界面按钮：</w:t>
      </w:r>
    </w:p>
    <w:p w14:paraId="54DA6FB2" w14:textId="77777777" w:rsidR="000829C4" w:rsidRDefault="00000000">
      <w:pPr>
        <w:numPr>
          <w:ilvl w:val="0"/>
          <w:numId w:val="105"/>
        </w:numPr>
        <w:ind w:left="0" w:firstLine="0"/>
      </w:pPr>
      <w:r>
        <w:rPr>
          <w:rFonts w:hint="eastAsia"/>
        </w:rPr>
        <w:t>【返回】：点击该按钮，返回至列表界面；</w:t>
      </w:r>
    </w:p>
    <w:p w14:paraId="5AFBD348" w14:textId="77777777" w:rsidR="000829C4" w:rsidRDefault="00000000">
      <w:pPr>
        <w:numPr>
          <w:ilvl w:val="0"/>
          <w:numId w:val="105"/>
        </w:numPr>
        <w:ind w:left="0" w:firstLine="0"/>
      </w:pPr>
      <w:r>
        <w:rPr>
          <w:rFonts w:hint="eastAsia"/>
        </w:rPr>
        <w:t>【计提】：任务状态为“已计算”时可用，否则</w:t>
      </w:r>
      <w:proofErr w:type="gramStart"/>
      <w:r>
        <w:rPr>
          <w:rFonts w:hint="eastAsia"/>
        </w:rPr>
        <w:t>不</w:t>
      </w:r>
      <w:proofErr w:type="gramEnd"/>
      <w:r>
        <w:rPr>
          <w:rFonts w:hint="eastAsia"/>
        </w:rPr>
        <w:t>可用；点击该按钮，根据计提土地税额生成一笔统一税费台</w:t>
      </w:r>
      <w:proofErr w:type="gramStart"/>
      <w:r>
        <w:rPr>
          <w:rFonts w:hint="eastAsia"/>
        </w:rPr>
        <w:t>账数据</w:t>
      </w:r>
      <w:proofErr w:type="gramEnd"/>
      <w:r>
        <w:rPr>
          <w:rFonts w:hint="eastAsia"/>
        </w:rPr>
        <w:t>计提完成后更新任务状态为已计提、计提日期为系统日期，提示“计提成功。”界面展示当前计提任务生成的税费台账（根据业务单据号查询）。</w:t>
      </w:r>
    </w:p>
    <w:p w14:paraId="09E56646" w14:textId="77777777" w:rsidR="000829C4" w:rsidRDefault="00000000">
      <w:pPr>
        <w:numPr>
          <w:ilvl w:val="0"/>
          <w:numId w:val="105"/>
        </w:numPr>
        <w:ind w:left="0" w:firstLine="0"/>
      </w:pPr>
      <w:r>
        <w:rPr>
          <w:rFonts w:hint="eastAsia"/>
        </w:rPr>
        <w:t>【取消计提】：任务状态为“已计提”时可用，否则</w:t>
      </w:r>
      <w:proofErr w:type="gramStart"/>
      <w:r>
        <w:rPr>
          <w:rFonts w:hint="eastAsia"/>
        </w:rPr>
        <w:t>不</w:t>
      </w:r>
      <w:proofErr w:type="gramEnd"/>
      <w:r>
        <w:rPr>
          <w:rFonts w:hint="eastAsia"/>
        </w:rPr>
        <w:t>可用；根据单据编号查询税费台账，如果税费台账的推送状态为未推送，则删除对应的税费台账，如果税费台账的推送状态为已推送，则生成对应的</w:t>
      </w:r>
      <w:proofErr w:type="gramStart"/>
      <w:r>
        <w:rPr>
          <w:rFonts w:hint="eastAsia"/>
        </w:rPr>
        <w:t>红冲台账</w:t>
      </w:r>
      <w:proofErr w:type="gramEnd"/>
      <w:r>
        <w:rPr>
          <w:rFonts w:hint="eastAsia"/>
        </w:rPr>
        <w:t>，取消计提完成后更新任务状态为未计提、计提日期清空，提示“取消计提成功。”</w:t>
      </w:r>
    </w:p>
    <w:p w14:paraId="40913B3C" w14:textId="77777777" w:rsidR="000829C4" w:rsidRDefault="00000000">
      <w:pPr>
        <w:numPr>
          <w:ilvl w:val="0"/>
          <w:numId w:val="105"/>
        </w:numPr>
        <w:ind w:left="0" w:firstLine="0"/>
      </w:pPr>
      <w:r>
        <w:rPr>
          <w:rFonts w:hint="eastAsia"/>
        </w:rPr>
        <w:lastRenderedPageBreak/>
        <w:t>【上一步】：点击该按钮，计入计算界面。</w:t>
      </w:r>
    </w:p>
    <w:p w14:paraId="1E9A424B" w14:textId="77777777" w:rsidR="000829C4" w:rsidRDefault="00000000">
      <w:pPr>
        <w:pStyle w:val="5"/>
      </w:pPr>
      <w:r>
        <w:rPr>
          <w:rFonts w:hint="eastAsia"/>
        </w:rPr>
        <w:t>算法说明</w:t>
      </w:r>
    </w:p>
    <w:p w14:paraId="1EEDF464" w14:textId="77777777" w:rsidR="000829C4" w:rsidRDefault="00000000">
      <w:pPr>
        <w:numPr>
          <w:ilvl w:val="0"/>
          <w:numId w:val="106"/>
        </w:numPr>
      </w:pPr>
      <w:r>
        <w:rPr>
          <w:rFonts w:hint="eastAsia"/>
        </w:rPr>
        <w:t>计算</w:t>
      </w:r>
      <w:proofErr w:type="gramStart"/>
      <w:r>
        <w:rPr>
          <w:rFonts w:hint="eastAsia"/>
        </w:rPr>
        <w:t>视数据</w:t>
      </w:r>
      <w:proofErr w:type="gramEnd"/>
      <w:r>
        <w:rPr>
          <w:rFonts w:hint="eastAsia"/>
        </w:rPr>
        <w:t>来源为城镇土地使用税底稿表，条件为纳税主体对应的机构来源设置中的所有机构，底稿的会计期间为计提期间范围内的期间；</w:t>
      </w:r>
    </w:p>
    <w:p w14:paraId="29C55C33" w14:textId="77777777" w:rsidR="000829C4" w:rsidRDefault="00000000">
      <w:pPr>
        <w:numPr>
          <w:ilvl w:val="0"/>
          <w:numId w:val="106"/>
        </w:numPr>
      </w:pPr>
      <w:r>
        <w:rPr>
          <w:rFonts w:hint="eastAsia"/>
        </w:rPr>
        <w:t>计算时生成应纳土地使用税额，应纳土地使用税额</w:t>
      </w:r>
      <w:r>
        <w:rPr>
          <w:rFonts w:hint="eastAsia"/>
        </w:rPr>
        <w:t>=</w:t>
      </w:r>
      <w:r>
        <w:rPr>
          <w:rFonts w:hint="eastAsia"/>
        </w:rPr>
        <w:t>底稿表的实缴税额；</w:t>
      </w:r>
    </w:p>
    <w:p w14:paraId="136EC907" w14:textId="77777777" w:rsidR="000829C4" w:rsidRDefault="00000000">
      <w:pPr>
        <w:numPr>
          <w:ilvl w:val="0"/>
          <w:numId w:val="106"/>
        </w:numPr>
      </w:pPr>
      <w:r>
        <w:rPr>
          <w:rFonts w:hint="eastAsia"/>
        </w:rPr>
        <w:t>计提土地税额默认</w:t>
      </w:r>
      <w:r>
        <w:rPr>
          <w:rFonts w:hint="eastAsia"/>
        </w:rPr>
        <w:t>=</w:t>
      </w:r>
      <w:r>
        <w:rPr>
          <w:rFonts w:hint="eastAsia"/>
        </w:rPr>
        <w:t>应纳土地税额；</w:t>
      </w:r>
    </w:p>
    <w:p w14:paraId="1C22C35F" w14:textId="77777777" w:rsidR="000829C4" w:rsidRDefault="00000000">
      <w:pPr>
        <w:numPr>
          <w:ilvl w:val="0"/>
          <w:numId w:val="106"/>
        </w:numPr>
      </w:pPr>
      <w:r>
        <w:rPr>
          <w:rFonts w:hint="eastAsia"/>
        </w:rPr>
        <w:t>准备界面默认显示城镇土地使用税计算底稿，点击链接分别打开对应的功能界面，默认显示当期的数据。</w:t>
      </w:r>
    </w:p>
    <w:p w14:paraId="7CADE554" w14:textId="77777777" w:rsidR="000829C4" w:rsidRDefault="00000000">
      <w:pPr>
        <w:pStyle w:val="5"/>
      </w:pPr>
      <w:r>
        <w:rPr>
          <w:rFonts w:hint="eastAsia"/>
        </w:rPr>
        <w:t>逻辑校验</w:t>
      </w:r>
    </w:p>
    <w:p w14:paraId="3643D535" w14:textId="77777777" w:rsidR="000829C4" w:rsidRDefault="00000000">
      <w:pPr>
        <w:numPr>
          <w:ilvl w:val="0"/>
          <w:numId w:val="107"/>
        </w:numPr>
      </w:pPr>
      <w:r>
        <w:rPr>
          <w:rFonts w:hint="eastAsia"/>
        </w:rPr>
        <w:t>新增任务保存时，纳税主体</w:t>
      </w:r>
      <w:r>
        <w:rPr>
          <w:rFonts w:hint="eastAsia"/>
        </w:rPr>
        <w:t>+</w:t>
      </w:r>
      <w:r>
        <w:rPr>
          <w:rFonts w:hint="eastAsia"/>
        </w:rPr>
        <w:t>计提期间不可重复；</w:t>
      </w:r>
    </w:p>
    <w:p w14:paraId="6357184F" w14:textId="77777777" w:rsidR="000829C4" w:rsidRDefault="00000000">
      <w:pPr>
        <w:pStyle w:val="4"/>
      </w:pPr>
      <w:r>
        <w:rPr>
          <w:rFonts w:hint="eastAsia"/>
        </w:rPr>
        <w:t>输出</w:t>
      </w:r>
    </w:p>
    <w:p w14:paraId="1F4C8889" w14:textId="77777777" w:rsidR="000829C4" w:rsidRDefault="00000000">
      <w:r>
        <w:rPr>
          <w:rFonts w:hint="eastAsia"/>
        </w:rPr>
        <w:t>统一税费台</w:t>
      </w:r>
      <w:proofErr w:type="gramStart"/>
      <w:r>
        <w:rPr>
          <w:rFonts w:hint="eastAsia"/>
        </w:rPr>
        <w:t>账数据</w:t>
      </w:r>
      <w:proofErr w:type="gramEnd"/>
      <w:r>
        <w:rPr>
          <w:rFonts w:hint="eastAsia"/>
        </w:rPr>
        <w:t>-</w:t>
      </w:r>
      <w:r>
        <w:rPr>
          <w:rFonts w:hint="eastAsia"/>
        </w:rPr>
        <w:t>计提单据：</w:t>
      </w:r>
    </w:p>
    <w:tbl>
      <w:tblPr>
        <w:tblStyle w:val="ab"/>
        <w:tblW w:w="0" w:type="auto"/>
        <w:tblLook w:val="04A0" w:firstRow="1" w:lastRow="0" w:firstColumn="1" w:lastColumn="0" w:noHBand="0" w:noVBand="1"/>
      </w:tblPr>
      <w:tblGrid>
        <w:gridCol w:w="2583"/>
        <w:gridCol w:w="5713"/>
      </w:tblGrid>
      <w:tr w:rsidR="000829C4" w14:paraId="465EDCE0" w14:textId="77777777">
        <w:tc>
          <w:tcPr>
            <w:tcW w:w="2660" w:type="dxa"/>
            <w:shd w:val="clear" w:color="auto" w:fill="DEEBF6" w:themeFill="accent1" w:themeFillTint="32"/>
          </w:tcPr>
          <w:p w14:paraId="561EB095" w14:textId="77777777" w:rsidR="000829C4" w:rsidRDefault="00000000">
            <w:pPr>
              <w:jc w:val="center"/>
              <w:rPr>
                <w:b/>
                <w:bCs/>
                <w:szCs w:val="21"/>
              </w:rPr>
            </w:pPr>
            <w:r>
              <w:rPr>
                <w:rFonts w:hint="eastAsia"/>
                <w:b/>
                <w:bCs/>
                <w:szCs w:val="21"/>
              </w:rPr>
              <w:t>字段名称</w:t>
            </w:r>
          </w:p>
        </w:tc>
        <w:tc>
          <w:tcPr>
            <w:tcW w:w="5862" w:type="dxa"/>
            <w:shd w:val="clear" w:color="auto" w:fill="DEEBF6" w:themeFill="accent1" w:themeFillTint="32"/>
          </w:tcPr>
          <w:p w14:paraId="72692289" w14:textId="77777777" w:rsidR="000829C4" w:rsidRDefault="00000000">
            <w:pPr>
              <w:jc w:val="center"/>
              <w:rPr>
                <w:b/>
                <w:bCs/>
                <w:szCs w:val="21"/>
              </w:rPr>
            </w:pPr>
            <w:r>
              <w:rPr>
                <w:rFonts w:hint="eastAsia"/>
                <w:b/>
                <w:bCs/>
                <w:szCs w:val="21"/>
              </w:rPr>
              <w:t>规则</w:t>
            </w:r>
          </w:p>
        </w:tc>
      </w:tr>
      <w:tr w:rsidR="000829C4" w14:paraId="50CE4991" w14:textId="77777777">
        <w:tc>
          <w:tcPr>
            <w:tcW w:w="2660" w:type="dxa"/>
          </w:tcPr>
          <w:p w14:paraId="404C6800" w14:textId="77777777" w:rsidR="000829C4" w:rsidRDefault="00000000">
            <w:pPr>
              <w:rPr>
                <w:szCs w:val="21"/>
              </w:rPr>
            </w:pPr>
            <w:r>
              <w:rPr>
                <w:rFonts w:hint="eastAsia"/>
                <w:szCs w:val="21"/>
              </w:rPr>
              <w:t>机构</w:t>
            </w:r>
          </w:p>
        </w:tc>
        <w:tc>
          <w:tcPr>
            <w:tcW w:w="5862" w:type="dxa"/>
          </w:tcPr>
          <w:p w14:paraId="4E3E8DAF" w14:textId="77777777" w:rsidR="000829C4" w:rsidRDefault="00000000">
            <w:pPr>
              <w:rPr>
                <w:szCs w:val="21"/>
              </w:rPr>
            </w:pPr>
            <w:r>
              <w:rPr>
                <w:rFonts w:hint="eastAsia"/>
                <w:szCs w:val="21"/>
              </w:rPr>
              <w:t>纳税主体管理中对应城镇土地使用税计提的入账机构</w:t>
            </w:r>
          </w:p>
        </w:tc>
      </w:tr>
      <w:tr w:rsidR="000829C4" w14:paraId="0BF1A1F8" w14:textId="77777777">
        <w:tc>
          <w:tcPr>
            <w:tcW w:w="2660" w:type="dxa"/>
          </w:tcPr>
          <w:p w14:paraId="14E91519" w14:textId="77777777" w:rsidR="000829C4" w:rsidRDefault="00000000">
            <w:pPr>
              <w:rPr>
                <w:szCs w:val="21"/>
              </w:rPr>
            </w:pPr>
            <w:r>
              <w:rPr>
                <w:rFonts w:hint="eastAsia"/>
                <w:szCs w:val="21"/>
              </w:rPr>
              <w:t>纳税主体</w:t>
            </w:r>
          </w:p>
        </w:tc>
        <w:tc>
          <w:tcPr>
            <w:tcW w:w="5862" w:type="dxa"/>
          </w:tcPr>
          <w:p w14:paraId="4CDB1641" w14:textId="77777777" w:rsidR="000829C4" w:rsidRDefault="00000000">
            <w:pPr>
              <w:rPr>
                <w:szCs w:val="21"/>
              </w:rPr>
            </w:pPr>
            <w:r>
              <w:rPr>
                <w:rFonts w:hint="eastAsia"/>
                <w:szCs w:val="21"/>
              </w:rPr>
              <w:t>当前纳税主体</w:t>
            </w:r>
          </w:p>
        </w:tc>
      </w:tr>
      <w:tr w:rsidR="000829C4" w14:paraId="140C18BB" w14:textId="77777777">
        <w:tc>
          <w:tcPr>
            <w:tcW w:w="2660" w:type="dxa"/>
          </w:tcPr>
          <w:p w14:paraId="4FDF5F37" w14:textId="77777777" w:rsidR="000829C4" w:rsidRDefault="00000000">
            <w:pPr>
              <w:rPr>
                <w:szCs w:val="21"/>
              </w:rPr>
            </w:pPr>
            <w:r>
              <w:rPr>
                <w:rFonts w:hint="eastAsia"/>
                <w:szCs w:val="21"/>
              </w:rPr>
              <w:t>业务单据号</w:t>
            </w:r>
          </w:p>
        </w:tc>
        <w:tc>
          <w:tcPr>
            <w:tcW w:w="5862" w:type="dxa"/>
          </w:tcPr>
          <w:p w14:paraId="47549CB1" w14:textId="77777777" w:rsidR="000829C4" w:rsidRDefault="00000000">
            <w:pPr>
              <w:rPr>
                <w:szCs w:val="21"/>
              </w:rPr>
            </w:pPr>
            <w:r>
              <w:rPr>
                <w:rFonts w:hint="eastAsia"/>
                <w:szCs w:val="21"/>
              </w:rPr>
              <w:t>取当前单据号</w:t>
            </w:r>
          </w:p>
        </w:tc>
      </w:tr>
      <w:tr w:rsidR="000829C4" w14:paraId="7FA63A5D" w14:textId="77777777">
        <w:tc>
          <w:tcPr>
            <w:tcW w:w="2660" w:type="dxa"/>
          </w:tcPr>
          <w:p w14:paraId="2F1D7D06" w14:textId="77777777" w:rsidR="000829C4" w:rsidRDefault="00000000">
            <w:pPr>
              <w:rPr>
                <w:szCs w:val="21"/>
              </w:rPr>
            </w:pPr>
            <w:r>
              <w:rPr>
                <w:rFonts w:hint="eastAsia"/>
                <w:szCs w:val="21"/>
              </w:rPr>
              <w:t>业务流水号</w:t>
            </w:r>
          </w:p>
        </w:tc>
        <w:tc>
          <w:tcPr>
            <w:tcW w:w="5862" w:type="dxa"/>
          </w:tcPr>
          <w:p w14:paraId="195226C6" w14:textId="77777777" w:rsidR="000829C4" w:rsidRDefault="00000000">
            <w:pPr>
              <w:rPr>
                <w:szCs w:val="21"/>
              </w:rPr>
            </w:pPr>
            <w:r>
              <w:rPr>
                <w:rFonts w:hint="eastAsia"/>
                <w:szCs w:val="21"/>
              </w:rPr>
              <w:t>单据号</w:t>
            </w:r>
            <w:r>
              <w:rPr>
                <w:rFonts w:hint="eastAsia"/>
                <w:szCs w:val="21"/>
              </w:rPr>
              <w:t>+</w:t>
            </w:r>
            <w:r>
              <w:rPr>
                <w:rFonts w:hint="eastAsia"/>
                <w:szCs w:val="21"/>
              </w:rPr>
              <w:t>四位序号，序号从</w:t>
            </w:r>
            <w:r>
              <w:rPr>
                <w:rFonts w:hint="eastAsia"/>
                <w:szCs w:val="21"/>
              </w:rPr>
              <w:t>0001</w:t>
            </w:r>
            <w:r>
              <w:rPr>
                <w:rFonts w:hint="eastAsia"/>
                <w:szCs w:val="21"/>
              </w:rPr>
              <w:t>开始编码，不可重复</w:t>
            </w:r>
          </w:p>
        </w:tc>
      </w:tr>
      <w:tr w:rsidR="000829C4" w14:paraId="2F327195" w14:textId="77777777">
        <w:tc>
          <w:tcPr>
            <w:tcW w:w="2660" w:type="dxa"/>
          </w:tcPr>
          <w:p w14:paraId="271A0A15" w14:textId="77777777" w:rsidR="000829C4" w:rsidRDefault="00000000">
            <w:pPr>
              <w:rPr>
                <w:szCs w:val="21"/>
              </w:rPr>
            </w:pPr>
            <w:r>
              <w:rPr>
                <w:rFonts w:hint="eastAsia"/>
                <w:szCs w:val="21"/>
              </w:rPr>
              <w:t>年度</w:t>
            </w:r>
          </w:p>
        </w:tc>
        <w:tc>
          <w:tcPr>
            <w:tcW w:w="5862" w:type="dxa"/>
          </w:tcPr>
          <w:p w14:paraId="2D018AB1" w14:textId="77777777" w:rsidR="000829C4" w:rsidRDefault="00000000">
            <w:pPr>
              <w:rPr>
                <w:szCs w:val="21"/>
              </w:rPr>
            </w:pPr>
            <w:r>
              <w:rPr>
                <w:rFonts w:hint="eastAsia"/>
                <w:szCs w:val="21"/>
              </w:rPr>
              <w:t>计提期间所在年份，四位，如</w:t>
            </w:r>
            <w:r>
              <w:rPr>
                <w:rFonts w:hint="eastAsia"/>
                <w:szCs w:val="21"/>
              </w:rPr>
              <w:t>2024</w:t>
            </w:r>
          </w:p>
        </w:tc>
      </w:tr>
      <w:tr w:rsidR="000829C4" w14:paraId="52A0A97E" w14:textId="77777777">
        <w:tc>
          <w:tcPr>
            <w:tcW w:w="2660" w:type="dxa"/>
          </w:tcPr>
          <w:p w14:paraId="3D3C2D55" w14:textId="77777777" w:rsidR="000829C4" w:rsidRDefault="00000000">
            <w:pPr>
              <w:rPr>
                <w:szCs w:val="21"/>
              </w:rPr>
            </w:pPr>
            <w:r>
              <w:rPr>
                <w:rFonts w:hint="eastAsia"/>
                <w:szCs w:val="21"/>
              </w:rPr>
              <w:t>会计期间</w:t>
            </w:r>
          </w:p>
        </w:tc>
        <w:tc>
          <w:tcPr>
            <w:tcW w:w="5862" w:type="dxa"/>
          </w:tcPr>
          <w:p w14:paraId="48A3E54D" w14:textId="77777777" w:rsidR="000829C4" w:rsidRDefault="00000000">
            <w:pPr>
              <w:rPr>
                <w:szCs w:val="21"/>
              </w:rPr>
            </w:pPr>
            <w:r>
              <w:rPr>
                <w:rFonts w:hint="eastAsia"/>
                <w:szCs w:val="21"/>
              </w:rPr>
              <w:t>取计提期间编码</w:t>
            </w:r>
          </w:p>
        </w:tc>
      </w:tr>
      <w:tr w:rsidR="000829C4" w14:paraId="5D491BB3" w14:textId="77777777">
        <w:tc>
          <w:tcPr>
            <w:tcW w:w="2660" w:type="dxa"/>
          </w:tcPr>
          <w:p w14:paraId="78931D8A" w14:textId="77777777" w:rsidR="000829C4" w:rsidRDefault="00000000">
            <w:pPr>
              <w:rPr>
                <w:szCs w:val="21"/>
              </w:rPr>
            </w:pPr>
            <w:r>
              <w:rPr>
                <w:rFonts w:hint="eastAsia"/>
                <w:szCs w:val="21"/>
              </w:rPr>
              <w:t>期间开始日期</w:t>
            </w:r>
          </w:p>
        </w:tc>
        <w:tc>
          <w:tcPr>
            <w:tcW w:w="5862" w:type="dxa"/>
          </w:tcPr>
          <w:p w14:paraId="3EE11E02" w14:textId="77777777" w:rsidR="000829C4" w:rsidRDefault="00000000">
            <w:pPr>
              <w:rPr>
                <w:szCs w:val="21"/>
              </w:rPr>
            </w:pPr>
            <w:r>
              <w:rPr>
                <w:rFonts w:hint="eastAsia"/>
                <w:szCs w:val="21"/>
              </w:rPr>
              <w:t>取计提期间的开始日期</w:t>
            </w:r>
          </w:p>
        </w:tc>
      </w:tr>
      <w:tr w:rsidR="000829C4" w14:paraId="7C260B63" w14:textId="77777777">
        <w:tc>
          <w:tcPr>
            <w:tcW w:w="2660" w:type="dxa"/>
          </w:tcPr>
          <w:p w14:paraId="58B88E39" w14:textId="77777777" w:rsidR="000829C4" w:rsidRDefault="00000000">
            <w:pPr>
              <w:rPr>
                <w:szCs w:val="21"/>
              </w:rPr>
            </w:pPr>
            <w:r>
              <w:rPr>
                <w:rFonts w:hint="eastAsia"/>
                <w:szCs w:val="21"/>
              </w:rPr>
              <w:t>期间截止日期</w:t>
            </w:r>
          </w:p>
        </w:tc>
        <w:tc>
          <w:tcPr>
            <w:tcW w:w="5862" w:type="dxa"/>
          </w:tcPr>
          <w:p w14:paraId="3B3505A3" w14:textId="77777777" w:rsidR="000829C4" w:rsidRDefault="00000000">
            <w:pPr>
              <w:rPr>
                <w:szCs w:val="21"/>
              </w:rPr>
            </w:pPr>
            <w:r>
              <w:rPr>
                <w:rFonts w:hint="eastAsia"/>
                <w:szCs w:val="21"/>
              </w:rPr>
              <w:t>取计提期间的截止日期</w:t>
            </w:r>
          </w:p>
        </w:tc>
      </w:tr>
      <w:tr w:rsidR="000829C4" w14:paraId="53E2917A" w14:textId="77777777">
        <w:tc>
          <w:tcPr>
            <w:tcW w:w="2660" w:type="dxa"/>
          </w:tcPr>
          <w:p w14:paraId="5A8FD89D" w14:textId="77777777" w:rsidR="000829C4" w:rsidRDefault="00000000">
            <w:pPr>
              <w:rPr>
                <w:szCs w:val="21"/>
              </w:rPr>
            </w:pPr>
            <w:r>
              <w:rPr>
                <w:rFonts w:hint="eastAsia"/>
                <w:szCs w:val="21"/>
              </w:rPr>
              <w:t>业务类型</w:t>
            </w:r>
          </w:p>
        </w:tc>
        <w:tc>
          <w:tcPr>
            <w:tcW w:w="5862" w:type="dxa"/>
          </w:tcPr>
          <w:p w14:paraId="5B75DE6B" w14:textId="77777777" w:rsidR="000829C4" w:rsidRDefault="00000000">
            <w:pPr>
              <w:rPr>
                <w:szCs w:val="21"/>
              </w:rPr>
            </w:pPr>
            <w:r>
              <w:rPr>
                <w:rFonts w:hint="eastAsia"/>
                <w:szCs w:val="21"/>
              </w:rPr>
              <w:t>默认城镇土地使用税计提，编码</w:t>
            </w:r>
            <w:r>
              <w:rPr>
                <w:rFonts w:hint="eastAsia"/>
                <w:szCs w:val="21"/>
              </w:rPr>
              <w:t>TAX_CZTDSYSJT</w:t>
            </w:r>
          </w:p>
        </w:tc>
      </w:tr>
      <w:tr w:rsidR="000829C4" w14:paraId="2C4ABEE1" w14:textId="77777777">
        <w:tc>
          <w:tcPr>
            <w:tcW w:w="2660" w:type="dxa"/>
          </w:tcPr>
          <w:p w14:paraId="35F3D0A9" w14:textId="77777777" w:rsidR="000829C4" w:rsidRDefault="00000000">
            <w:pPr>
              <w:rPr>
                <w:szCs w:val="21"/>
              </w:rPr>
            </w:pPr>
            <w:r>
              <w:rPr>
                <w:rFonts w:hint="eastAsia"/>
                <w:szCs w:val="21"/>
              </w:rPr>
              <w:t>费用项目</w:t>
            </w:r>
          </w:p>
        </w:tc>
        <w:tc>
          <w:tcPr>
            <w:tcW w:w="5862" w:type="dxa"/>
          </w:tcPr>
          <w:p w14:paraId="6598A6FA" w14:textId="77777777" w:rsidR="000829C4" w:rsidRDefault="00000000">
            <w:pPr>
              <w:rPr>
                <w:szCs w:val="21"/>
              </w:rPr>
            </w:pPr>
            <w:r>
              <w:rPr>
                <w:rFonts w:hint="eastAsia"/>
                <w:szCs w:val="21"/>
              </w:rPr>
              <w:t>房产税：</w:t>
            </w:r>
            <w:r>
              <w:rPr>
                <w:rFonts w:hint="eastAsia"/>
                <w:szCs w:val="21"/>
              </w:rPr>
              <w:t>TAX_CZTDSYS</w:t>
            </w:r>
          </w:p>
        </w:tc>
      </w:tr>
      <w:tr w:rsidR="000829C4" w14:paraId="3B101417" w14:textId="77777777">
        <w:tc>
          <w:tcPr>
            <w:tcW w:w="2660" w:type="dxa"/>
          </w:tcPr>
          <w:p w14:paraId="4A899375" w14:textId="77777777" w:rsidR="000829C4" w:rsidRDefault="00000000">
            <w:pPr>
              <w:rPr>
                <w:szCs w:val="21"/>
              </w:rPr>
            </w:pPr>
            <w:r>
              <w:rPr>
                <w:rFonts w:hint="eastAsia"/>
                <w:szCs w:val="21"/>
              </w:rPr>
              <w:t>费用类型</w:t>
            </w:r>
          </w:p>
        </w:tc>
        <w:tc>
          <w:tcPr>
            <w:tcW w:w="5862" w:type="dxa"/>
          </w:tcPr>
          <w:p w14:paraId="1AEAC18E" w14:textId="77777777" w:rsidR="000829C4" w:rsidRDefault="00000000">
            <w:pPr>
              <w:rPr>
                <w:szCs w:val="21"/>
              </w:rPr>
            </w:pPr>
            <w:r>
              <w:rPr>
                <w:rFonts w:hint="eastAsia"/>
                <w:szCs w:val="21"/>
              </w:rPr>
              <w:t>空</w:t>
            </w:r>
          </w:p>
        </w:tc>
      </w:tr>
      <w:tr w:rsidR="000829C4" w14:paraId="76AD992A" w14:textId="77777777">
        <w:tc>
          <w:tcPr>
            <w:tcW w:w="2660" w:type="dxa"/>
          </w:tcPr>
          <w:p w14:paraId="72DF9656" w14:textId="77777777" w:rsidR="000829C4" w:rsidRDefault="00000000">
            <w:pPr>
              <w:rPr>
                <w:szCs w:val="21"/>
              </w:rPr>
            </w:pPr>
            <w:r>
              <w:rPr>
                <w:rFonts w:hint="eastAsia"/>
                <w:szCs w:val="21"/>
              </w:rPr>
              <w:lastRenderedPageBreak/>
              <w:t>金额</w:t>
            </w:r>
          </w:p>
        </w:tc>
        <w:tc>
          <w:tcPr>
            <w:tcW w:w="5862" w:type="dxa"/>
          </w:tcPr>
          <w:p w14:paraId="0697553C" w14:textId="77777777" w:rsidR="000829C4" w:rsidRDefault="00000000">
            <w:pPr>
              <w:rPr>
                <w:szCs w:val="21"/>
              </w:rPr>
            </w:pPr>
            <w:r>
              <w:rPr>
                <w:rFonts w:hint="eastAsia"/>
                <w:szCs w:val="21"/>
              </w:rPr>
              <w:t>取计提土地税额</w:t>
            </w:r>
          </w:p>
        </w:tc>
      </w:tr>
      <w:tr w:rsidR="000829C4" w14:paraId="48FC5970" w14:textId="77777777">
        <w:tc>
          <w:tcPr>
            <w:tcW w:w="2660" w:type="dxa"/>
          </w:tcPr>
          <w:p w14:paraId="7CD9CD33" w14:textId="77777777" w:rsidR="000829C4" w:rsidRDefault="00000000">
            <w:pPr>
              <w:rPr>
                <w:szCs w:val="21"/>
              </w:rPr>
            </w:pPr>
            <w:proofErr w:type="gramStart"/>
            <w:r>
              <w:rPr>
                <w:rFonts w:hint="eastAsia"/>
                <w:szCs w:val="21"/>
              </w:rPr>
              <w:t>冲正原流水号</w:t>
            </w:r>
            <w:proofErr w:type="gramEnd"/>
          </w:p>
        </w:tc>
        <w:tc>
          <w:tcPr>
            <w:tcW w:w="5862" w:type="dxa"/>
          </w:tcPr>
          <w:p w14:paraId="4AA221ED" w14:textId="77777777" w:rsidR="000829C4" w:rsidRDefault="00000000">
            <w:pPr>
              <w:rPr>
                <w:szCs w:val="21"/>
              </w:rPr>
            </w:pPr>
            <w:r>
              <w:rPr>
                <w:rFonts w:hint="eastAsia"/>
                <w:szCs w:val="21"/>
              </w:rPr>
              <w:t>空</w:t>
            </w:r>
          </w:p>
        </w:tc>
      </w:tr>
      <w:tr w:rsidR="000829C4" w14:paraId="5C003E3B" w14:textId="77777777">
        <w:tc>
          <w:tcPr>
            <w:tcW w:w="2660" w:type="dxa"/>
          </w:tcPr>
          <w:p w14:paraId="13FFFD73" w14:textId="77777777" w:rsidR="000829C4" w:rsidRDefault="00000000">
            <w:pPr>
              <w:rPr>
                <w:szCs w:val="21"/>
              </w:rPr>
            </w:pPr>
            <w:r>
              <w:rPr>
                <w:rFonts w:hint="eastAsia"/>
                <w:szCs w:val="21"/>
              </w:rPr>
              <w:t>入账日期</w:t>
            </w:r>
          </w:p>
        </w:tc>
        <w:tc>
          <w:tcPr>
            <w:tcW w:w="5862" w:type="dxa"/>
          </w:tcPr>
          <w:p w14:paraId="5EAADD7F" w14:textId="77777777" w:rsidR="000829C4" w:rsidRDefault="00000000">
            <w:pPr>
              <w:rPr>
                <w:szCs w:val="21"/>
              </w:rPr>
            </w:pPr>
            <w:r>
              <w:rPr>
                <w:rFonts w:hint="eastAsia"/>
                <w:szCs w:val="21"/>
              </w:rPr>
              <w:t>空</w:t>
            </w:r>
          </w:p>
        </w:tc>
      </w:tr>
      <w:tr w:rsidR="000829C4" w14:paraId="376BE698" w14:textId="77777777">
        <w:tc>
          <w:tcPr>
            <w:tcW w:w="2660" w:type="dxa"/>
          </w:tcPr>
          <w:p w14:paraId="10604942" w14:textId="77777777" w:rsidR="000829C4" w:rsidRDefault="00000000">
            <w:pPr>
              <w:rPr>
                <w:szCs w:val="21"/>
              </w:rPr>
            </w:pPr>
            <w:r>
              <w:rPr>
                <w:rFonts w:hint="eastAsia"/>
                <w:szCs w:val="21"/>
              </w:rPr>
              <w:t>推送状态</w:t>
            </w:r>
          </w:p>
        </w:tc>
        <w:tc>
          <w:tcPr>
            <w:tcW w:w="5862" w:type="dxa"/>
          </w:tcPr>
          <w:p w14:paraId="58E72B10" w14:textId="77777777" w:rsidR="000829C4" w:rsidRDefault="00000000">
            <w:pPr>
              <w:rPr>
                <w:szCs w:val="21"/>
              </w:rPr>
            </w:pPr>
            <w:r>
              <w:rPr>
                <w:rFonts w:hint="eastAsia"/>
                <w:szCs w:val="21"/>
              </w:rPr>
              <w:t>默认未推送</w:t>
            </w:r>
          </w:p>
        </w:tc>
      </w:tr>
      <w:tr w:rsidR="000829C4" w14:paraId="6679425A" w14:textId="77777777">
        <w:tc>
          <w:tcPr>
            <w:tcW w:w="2660" w:type="dxa"/>
          </w:tcPr>
          <w:p w14:paraId="417A30A2" w14:textId="77777777" w:rsidR="000829C4" w:rsidRDefault="00000000">
            <w:pPr>
              <w:rPr>
                <w:szCs w:val="21"/>
              </w:rPr>
            </w:pPr>
            <w:r>
              <w:rPr>
                <w:rFonts w:hint="eastAsia"/>
                <w:szCs w:val="21"/>
              </w:rPr>
              <w:t>推送日期</w:t>
            </w:r>
          </w:p>
        </w:tc>
        <w:tc>
          <w:tcPr>
            <w:tcW w:w="5862" w:type="dxa"/>
          </w:tcPr>
          <w:p w14:paraId="07A88169" w14:textId="77777777" w:rsidR="000829C4" w:rsidRDefault="00000000">
            <w:pPr>
              <w:rPr>
                <w:szCs w:val="21"/>
              </w:rPr>
            </w:pPr>
            <w:r>
              <w:rPr>
                <w:rFonts w:hint="eastAsia"/>
                <w:szCs w:val="21"/>
              </w:rPr>
              <w:t>空</w:t>
            </w:r>
          </w:p>
        </w:tc>
      </w:tr>
      <w:tr w:rsidR="000829C4" w14:paraId="719E06ED" w14:textId="77777777">
        <w:tc>
          <w:tcPr>
            <w:tcW w:w="2660" w:type="dxa"/>
          </w:tcPr>
          <w:p w14:paraId="54F37326" w14:textId="77777777" w:rsidR="000829C4" w:rsidRDefault="00000000">
            <w:pPr>
              <w:rPr>
                <w:szCs w:val="21"/>
              </w:rPr>
            </w:pPr>
            <w:r>
              <w:rPr>
                <w:rFonts w:hint="eastAsia"/>
                <w:szCs w:val="21"/>
              </w:rPr>
              <w:t>时间戳</w:t>
            </w:r>
          </w:p>
        </w:tc>
        <w:tc>
          <w:tcPr>
            <w:tcW w:w="5862" w:type="dxa"/>
          </w:tcPr>
          <w:p w14:paraId="1A956DB2" w14:textId="77777777" w:rsidR="000829C4" w:rsidRDefault="00000000">
            <w:pPr>
              <w:rPr>
                <w:szCs w:val="21"/>
              </w:rPr>
            </w:pPr>
            <w:r>
              <w:rPr>
                <w:rFonts w:hint="eastAsia"/>
                <w:szCs w:val="21"/>
              </w:rPr>
              <w:t>默认系统时间</w:t>
            </w:r>
          </w:p>
        </w:tc>
      </w:tr>
    </w:tbl>
    <w:p w14:paraId="567C93F4" w14:textId="77777777" w:rsidR="000829C4" w:rsidRDefault="00000000">
      <w:r>
        <w:rPr>
          <w:rFonts w:hint="eastAsia"/>
        </w:rPr>
        <w:t>统一税费台</w:t>
      </w:r>
      <w:proofErr w:type="gramStart"/>
      <w:r>
        <w:rPr>
          <w:rFonts w:hint="eastAsia"/>
        </w:rPr>
        <w:t>账数据</w:t>
      </w:r>
      <w:proofErr w:type="gramEnd"/>
      <w:r>
        <w:rPr>
          <w:rFonts w:hint="eastAsia"/>
        </w:rPr>
        <w:t>-</w:t>
      </w:r>
      <w:proofErr w:type="gramStart"/>
      <w:r>
        <w:rPr>
          <w:rFonts w:hint="eastAsia"/>
        </w:rPr>
        <w:t>冲正计提单</w:t>
      </w:r>
      <w:proofErr w:type="gramEnd"/>
      <w:r>
        <w:rPr>
          <w:rFonts w:hint="eastAsia"/>
        </w:rPr>
        <w:t>据：</w:t>
      </w:r>
    </w:p>
    <w:tbl>
      <w:tblPr>
        <w:tblStyle w:val="ab"/>
        <w:tblW w:w="0" w:type="auto"/>
        <w:tblLook w:val="04A0" w:firstRow="1" w:lastRow="0" w:firstColumn="1" w:lastColumn="0" w:noHBand="0" w:noVBand="1"/>
      </w:tblPr>
      <w:tblGrid>
        <w:gridCol w:w="2592"/>
        <w:gridCol w:w="5704"/>
      </w:tblGrid>
      <w:tr w:rsidR="000829C4" w14:paraId="2831D0C4" w14:textId="77777777">
        <w:tc>
          <w:tcPr>
            <w:tcW w:w="2660" w:type="dxa"/>
            <w:shd w:val="clear" w:color="auto" w:fill="DEEBF6" w:themeFill="accent1" w:themeFillTint="32"/>
          </w:tcPr>
          <w:p w14:paraId="0444DA2D" w14:textId="77777777" w:rsidR="000829C4" w:rsidRDefault="00000000">
            <w:pPr>
              <w:jc w:val="center"/>
              <w:rPr>
                <w:b/>
                <w:bCs/>
                <w:szCs w:val="21"/>
              </w:rPr>
            </w:pPr>
            <w:r>
              <w:rPr>
                <w:rFonts w:hint="eastAsia"/>
                <w:b/>
                <w:bCs/>
                <w:szCs w:val="21"/>
              </w:rPr>
              <w:t>字段名称</w:t>
            </w:r>
          </w:p>
        </w:tc>
        <w:tc>
          <w:tcPr>
            <w:tcW w:w="5862" w:type="dxa"/>
            <w:shd w:val="clear" w:color="auto" w:fill="DEEBF6" w:themeFill="accent1" w:themeFillTint="32"/>
          </w:tcPr>
          <w:p w14:paraId="60729E5A" w14:textId="77777777" w:rsidR="000829C4" w:rsidRDefault="00000000">
            <w:pPr>
              <w:jc w:val="center"/>
              <w:rPr>
                <w:b/>
                <w:bCs/>
                <w:szCs w:val="21"/>
              </w:rPr>
            </w:pPr>
            <w:r>
              <w:rPr>
                <w:rFonts w:hint="eastAsia"/>
                <w:b/>
                <w:bCs/>
                <w:szCs w:val="21"/>
              </w:rPr>
              <w:t>规则</w:t>
            </w:r>
          </w:p>
        </w:tc>
      </w:tr>
      <w:tr w:rsidR="000829C4" w14:paraId="45D88906" w14:textId="77777777">
        <w:tc>
          <w:tcPr>
            <w:tcW w:w="2660" w:type="dxa"/>
          </w:tcPr>
          <w:p w14:paraId="1A22C287" w14:textId="77777777" w:rsidR="000829C4" w:rsidRDefault="00000000">
            <w:pPr>
              <w:rPr>
                <w:szCs w:val="21"/>
              </w:rPr>
            </w:pPr>
            <w:r>
              <w:rPr>
                <w:rFonts w:hint="eastAsia"/>
                <w:szCs w:val="21"/>
              </w:rPr>
              <w:t>机构</w:t>
            </w:r>
          </w:p>
        </w:tc>
        <w:tc>
          <w:tcPr>
            <w:tcW w:w="5862" w:type="dxa"/>
            <w:vMerge w:val="restart"/>
          </w:tcPr>
          <w:p w14:paraId="428D67EB" w14:textId="77777777" w:rsidR="000829C4" w:rsidRDefault="00000000">
            <w:pPr>
              <w:rPr>
                <w:szCs w:val="21"/>
              </w:rPr>
            </w:pPr>
            <w:r>
              <w:rPr>
                <w:rFonts w:hint="eastAsia"/>
                <w:szCs w:val="21"/>
              </w:rPr>
              <w:t>与原税费台</w:t>
            </w:r>
            <w:proofErr w:type="gramStart"/>
            <w:r>
              <w:rPr>
                <w:rFonts w:hint="eastAsia"/>
                <w:szCs w:val="21"/>
              </w:rPr>
              <w:t>账一致</w:t>
            </w:r>
            <w:proofErr w:type="gramEnd"/>
          </w:p>
        </w:tc>
      </w:tr>
      <w:tr w:rsidR="000829C4" w14:paraId="70ED6B53" w14:textId="77777777">
        <w:tc>
          <w:tcPr>
            <w:tcW w:w="2660" w:type="dxa"/>
          </w:tcPr>
          <w:p w14:paraId="1F0D7F2D" w14:textId="77777777" w:rsidR="000829C4" w:rsidRDefault="00000000">
            <w:pPr>
              <w:rPr>
                <w:szCs w:val="21"/>
              </w:rPr>
            </w:pPr>
            <w:r>
              <w:rPr>
                <w:rFonts w:hint="eastAsia"/>
                <w:szCs w:val="21"/>
              </w:rPr>
              <w:t>纳税主体</w:t>
            </w:r>
          </w:p>
        </w:tc>
        <w:tc>
          <w:tcPr>
            <w:tcW w:w="5862" w:type="dxa"/>
            <w:vMerge/>
          </w:tcPr>
          <w:p w14:paraId="63D4AC93" w14:textId="77777777" w:rsidR="000829C4" w:rsidRDefault="000829C4">
            <w:pPr>
              <w:rPr>
                <w:szCs w:val="21"/>
              </w:rPr>
            </w:pPr>
          </w:p>
        </w:tc>
      </w:tr>
      <w:tr w:rsidR="000829C4" w14:paraId="29D323AD" w14:textId="77777777">
        <w:tc>
          <w:tcPr>
            <w:tcW w:w="2660" w:type="dxa"/>
          </w:tcPr>
          <w:p w14:paraId="5F3B4CE1" w14:textId="77777777" w:rsidR="000829C4" w:rsidRDefault="00000000">
            <w:pPr>
              <w:rPr>
                <w:szCs w:val="21"/>
              </w:rPr>
            </w:pPr>
            <w:r>
              <w:rPr>
                <w:rFonts w:hint="eastAsia"/>
                <w:szCs w:val="21"/>
              </w:rPr>
              <w:t>业务单据号</w:t>
            </w:r>
          </w:p>
        </w:tc>
        <w:tc>
          <w:tcPr>
            <w:tcW w:w="5862" w:type="dxa"/>
            <w:vMerge/>
          </w:tcPr>
          <w:p w14:paraId="01014C27" w14:textId="77777777" w:rsidR="000829C4" w:rsidRDefault="000829C4">
            <w:pPr>
              <w:rPr>
                <w:szCs w:val="21"/>
              </w:rPr>
            </w:pPr>
          </w:p>
        </w:tc>
      </w:tr>
      <w:tr w:rsidR="000829C4" w14:paraId="5A318B39" w14:textId="77777777">
        <w:tc>
          <w:tcPr>
            <w:tcW w:w="2660" w:type="dxa"/>
          </w:tcPr>
          <w:p w14:paraId="240C5D79" w14:textId="77777777" w:rsidR="000829C4" w:rsidRDefault="00000000">
            <w:pPr>
              <w:rPr>
                <w:szCs w:val="21"/>
              </w:rPr>
            </w:pPr>
            <w:r>
              <w:rPr>
                <w:rFonts w:hint="eastAsia"/>
                <w:szCs w:val="21"/>
              </w:rPr>
              <w:t>业务流水号</w:t>
            </w:r>
          </w:p>
        </w:tc>
        <w:tc>
          <w:tcPr>
            <w:tcW w:w="5862" w:type="dxa"/>
          </w:tcPr>
          <w:p w14:paraId="096A9DBA" w14:textId="77777777" w:rsidR="000829C4" w:rsidRDefault="00000000">
            <w:pPr>
              <w:rPr>
                <w:szCs w:val="21"/>
              </w:rPr>
            </w:pPr>
            <w:r>
              <w:rPr>
                <w:rFonts w:hint="eastAsia"/>
                <w:szCs w:val="21"/>
              </w:rPr>
              <w:t>单据号</w:t>
            </w:r>
            <w:r>
              <w:rPr>
                <w:rFonts w:hint="eastAsia"/>
                <w:szCs w:val="21"/>
              </w:rPr>
              <w:t>+</w:t>
            </w:r>
            <w:r>
              <w:rPr>
                <w:rFonts w:hint="eastAsia"/>
                <w:szCs w:val="21"/>
              </w:rPr>
              <w:t>四位序号，序号从当前业务单据生成的最大业务流水号</w:t>
            </w:r>
            <w:r>
              <w:rPr>
                <w:rFonts w:hint="eastAsia"/>
                <w:szCs w:val="21"/>
              </w:rPr>
              <w:t>+1</w:t>
            </w:r>
            <w:r>
              <w:rPr>
                <w:rFonts w:hint="eastAsia"/>
                <w:szCs w:val="21"/>
              </w:rPr>
              <w:t>开始编码，</w:t>
            </w:r>
          </w:p>
        </w:tc>
      </w:tr>
      <w:tr w:rsidR="000829C4" w14:paraId="6484E260" w14:textId="77777777">
        <w:tc>
          <w:tcPr>
            <w:tcW w:w="2660" w:type="dxa"/>
          </w:tcPr>
          <w:p w14:paraId="39B6F711" w14:textId="77777777" w:rsidR="000829C4" w:rsidRDefault="00000000">
            <w:pPr>
              <w:rPr>
                <w:szCs w:val="21"/>
              </w:rPr>
            </w:pPr>
            <w:r>
              <w:rPr>
                <w:rFonts w:hint="eastAsia"/>
                <w:szCs w:val="21"/>
              </w:rPr>
              <w:t>年度</w:t>
            </w:r>
          </w:p>
        </w:tc>
        <w:tc>
          <w:tcPr>
            <w:tcW w:w="5862" w:type="dxa"/>
            <w:vMerge w:val="restart"/>
          </w:tcPr>
          <w:p w14:paraId="3B3111CE" w14:textId="77777777" w:rsidR="000829C4" w:rsidRDefault="00000000">
            <w:pPr>
              <w:rPr>
                <w:szCs w:val="21"/>
              </w:rPr>
            </w:pPr>
            <w:r>
              <w:rPr>
                <w:rFonts w:hint="eastAsia"/>
                <w:szCs w:val="21"/>
              </w:rPr>
              <w:t>与原税费台</w:t>
            </w:r>
            <w:proofErr w:type="gramStart"/>
            <w:r>
              <w:rPr>
                <w:rFonts w:hint="eastAsia"/>
                <w:szCs w:val="21"/>
              </w:rPr>
              <w:t>账一致</w:t>
            </w:r>
            <w:proofErr w:type="gramEnd"/>
          </w:p>
        </w:tc>
      </w:tr>
      <w:tr w:rsidR="000829C4" w14:paraId="78AE170E" w14:textId="77777777">
        <w:tc>
          <w:tcPr>
            <w:tcW w:w="2660" w:type="dxa"/>
          </w:tcPr>
          <w:p w14:paraId="58ED7535" w14:textId="77777777" w:rsidR="000829C4" w:rsidRDefault="00000000">
            <w:pPr>
              <w:rPr>
                <w:szCs w:val="21"/>
              </w:rPr>
            </w:pPr>
            <w:r>
              <w:rPr>
                <w:rFonts w:hint="eastAsia"/>
                <w:szCs w:val="21"/>
              </w:rPr>
              <w:t>会计期间</w:t>
            </w:r>
          </w:p>
        </w:tc>
        <w:tc>
          <w:tcPr>
            <w:tcW w:w="5862" w:type="dxa"/>
            <w:vMerge/>
          </w:tcPr>
          <w:p w14:paraId="28B66785" w14:textId="77777777" w:rsidR="000829C4" w:rsidRDefault="000829C4">
            <w:pPr>
              <w:rPr>
                <w:szCs w:val="21"/>
              </w:rPr>
            </w:pPr>
          </w:p>
        </w:tc>
      </w:tr>
      <w:tr w:rsidR="000829C4" w14:paraId="7EBCDF36" w14:textId="77777777">
        <w:tc>
          <w:tcPr>
            <w:tcW w:w="2660" w:type="dxa"/>
          </w:tcPr>
          <w:p w14:paraId="49B767B3" w14:textId="77777777" w:rsidR="000829C4" w:rsidRDefault="00000000">
            <w:pPr>
              <w:rPr>
                <w:szCs w:val="21"/>
              </w:rPr>
            </w:pPr>
            <w:r>
              <w:rPr>
                <w:rFonts w:hint="eastAsia"/>
                <w:szCs w:val="21"/>
              </w:rPr>
              <w:t>期间开始日期</w:t>
            </w:r>
          </w:p>
        </w:tc>
        <w:tc>
          <w:tcPr>
            <w:tcW w:w="5862" w:type="dxa"/>
            <w:vMerge/>
          </w:tcPr>
          <w:p w14:paraId="1C12225C" w14:textId="77777777" w:rsidR="000829C4" w:rsidRDefault="000829C4">
            <w:pPr>
              <w:rPr>
                <w:szCs w:val="21"/>
              </w:rPr>
            </w:pPr>
          </w:p>
        </w:tc>
      </w:tr>
      <w:tr w:rsidR="000829C4" w14:paraId="2D6CC479" w14:textId="77777777">
        <w:tc>
          <w:tcPr>
            <w:tcW w:w="2660" w:type="dxa"/>
          </w:tcPr>
          <w:p w14:paraId="2ECC18DF" w14:textId="77777777" w:rsidR="000829C4" w:rsidRDefault="00000000">
            <w:pPr>
              <w:rPr>
                <w:szCs w:val="21"/>
              </w:rPr>
            </w:pPr>
            <w:r>
              <w:rPr>
                <w:rFonts w:hint="eastAsia"/>
                <w:szCs w:val="21"/>
              </w:rPr>
              <w:t>期间截止日期</w:t>
            </w:r>
          </w:p>
        </w:tc>
        <w:tc>
          <w:tcPr>
            <w:tcW w:w="5862" w:type="dxa"/>
            <w:vMerge/>
          </w:tcPr>
          <w:p w14:paraId="66E2FF65" w14:textId="77777777" w:rsidR="000829C4" w:rsidRDefault="000829C4">
            <w:pPr>
              <w:rPr>
                <w:szCs w:val="21"/>
              </w:rPr>
            </w:pPr>
          </w:p>
        </w:tc>
      </w:tr>
      <w:tr w:rsidR="000829C4" w14:paraId="4CFD0D38" w14:textId="77777777">
        <w:tc>
          <w:tcPr>
            <w:tcW w:w="2660" w:type="dxa"/>
          </w:tcPr>
          <w:p w14:paraId="40BA1652" w14:textId="77777777" w:rsidR="000829C4" w:rsidRDefault="00000000">
            <w:pPr>
              <w:rPr>
                <w:szCs w:val="21"/>
              </w:rPr>
            </w:pPr>
            <w:r>
              <w:rPr>
                <w:rFonts w:hint="eastAsia"/>
                <w:szCs w:val="21"/>
              </w:rPr>
              <w:t>业务类型</w:t>
            </w:r>
          </w:p>
        </w:tc>
        <w:tc>
          <w:tcPr>
            <w:tcW w:w="5862" w:type="dxa"/>
            <w:vMerge/>
          </w:tcPr>
          <w:p w14:paraId="3DF722C1" w14:textId="77777777" w:rsidR="000829C4" w:rsidRDefault="000829C4">
            <w:pPr>
              <w:rPr>
                <w:szCs w:val="21"/>
              </w:rPr>
            </w:pPr>
          </w:p>
        </w:tc>
      </w:tr>
      <w:tr w:rsidR="000829C4" w14:paraId="25AB28AD" w14:textId="77777777">
        <w:tc>
          <w:tcPr>
            <w:tcW w:w="2660" w:type="dxa"/>
          </w:tcPr>
          <w:p w14:paraId="22F105A5" w14:textId="77777777" w:rsidR="000829C4" w:rsidRDefault="00000000">
            <w:pPr>
              <w:rPr>
                <w:szCs w:val="21"/>
              </w:rPr>
            </w:pPr>
            <w:r>
              <w:rPr>
                <w:rFonts w:hint="eastAsia"/>
                <w:szCs w:val="21"/>
              </w:rPr>
              <w:t>费用项目</w:t>
            </w:r>
          </w:p>
        </w:tc>
        <w:tc>
          <w:tcPr>
            <w:tcW w:w="5862" w:type="dxa"/>
            <w:vMerge/>
          </w:tcPr>
          <w:p w14:paraId="13725ECA" w14:textId="77777777" w:rsidR="000829C4" w:rsidRDefault="000829C4">
            <w:pPr>
              <w:rPr>
                <w:szCs w:val="21"/>
              </w:rPr>
            </w:pPr>
          </w:p>
        </w:tc>
      </w:tr>
      <w:tr w:rsidR="000829C4" w14:paraId="3201C076" w14:textId="77777777">
        <w:tc>
          <w:tcPr>
            <w:tcW w:w="2660" w:type="dxa"/>
          </w:tcPr>
          <w:p w14:paraId="32443EA7" w14:textId="77777777" w:rsidR="000829C4" w:rsidRDefault="00000000">
            <w:pPr>
              <w:rPr>
                <w:szCs w:val="21"/>
              </w:rPr>
            </w:pPr>
            <w:r>
              <w:rPr>
                <w:rFonts w:hint="eastAsia"/>
                <w:szCs w:val="21"/>
              </w:rPr>
              <w:t>费用类型</w:t>
            </w:r>
          </w:p>
        </w:tc>
        <w:tc>
          <w:tcPr>
            <w:tcW w:w="5862" w:type="dxa"/>
            <w:vMerge/>
          </w:tcPr>
          <w:p w14:paraId="7F246348" w14:textId="77777777" w:rsidR="000829C4" w:rsidRDefault="000829C4">
            <w:pPr>
              <w:rPr>
                <w:szCs w:val="21"/>
              </w:rPr>
            </w:pPr>
          </w:p>
        </w:tc>
      </w:tr>
      <w:tr w:rsidR="000829C4" w14:paraId="24CC89DB" w14:textId="77777777">
        <w:tc>
          <w:tcPr>
            <w:tcW w:w="2660" w:type="dxa"/>
          </w:tcPr>
          <w:p w14:paraId="084139B9" w14:textId="77777777" w:rsidR="000829C4" w:rsidRDefault="00000000">
            <w:pPr>
              <w:rPr>
                <w:szCs w:val="21"/>
              </w:rPr>
            </w:pPr>
            <w:r>
              <w:rPr>
                <w:rFonts w:hint="eastAsia"/>
                <w:szCs w:val="21"/>
              </w:rPr>
              <w:t>金额</w:t>
            </w:r>
          </w:p>
        </w:tc>
        <w:tc>
          <w:tcPr>
            <w:tcW w:w="5862" w:type="dxa"/>
          </w:tcPr>
          <w:p w14:paraId="4950334A" w14:textId="77777777" w:rsidR="000829C4" w:rsidRDefault="00000000">
            <w:pPr>
              <w:rPr>
                <w:szCs w:val="21"/>
              </w:rPr>
            </w:pPr>
            <w:r>
              <w:rPr>
                <w:rFonts w:hint="eastAsia"/>
                <w:szCs w:val="21"/>
              </w:rPr>
              <w:t>原税费台账的金额</w:t>
            </w:r>
            <w:r>
              <w:rPr>
                <w:rFonts w:hint="eastAsia"/>
                <w:szCs w:val="21"/>
              </w:rPr>
              <w:t>*-1</w:t>
            </w:r>
          </w:p>
        </w:tc>
      </w:tr>
      <w:tr w:rsidR="000829C4" w14:paraId="4352EB48" w14:textId="77777777">
        <w:tc>
          <w:tcPr>
            <w:tcW w:w="2660" w:type="dxa"/>
          </w:tcPr>
          <w:p w14:paraId="55D16695" w14:textId="77777777" w:rsidR="000829C4" w:rsidRDefault="00000000">
            <w:pPr>
              <w:rPr>
                <w:szCs w:val="21"/>
              </w:rPr>
            </w:pPr>
            <w:r>
              <w:rPr>
                <w:rFonts w:hint="eastAsia"/>
                <w:szCs w:val="21"/>
              </w:rPr>
              <w:t>冲正标识</w:t>
            </w:r>
          </w:p>
        </w:tc>
        <w:tc>
          <w:tcPr>
            <w:tcW w:w="5862" w:type="dxa"/>
          </w:tcPr>
          <w:p w14:paraId="5D593BAB" w14:textId="77777777" w:rsidR="000829C4" w:rsidRDefault="00000000">
            <w:pPr>
              <w:rPr>
                <w:szCs w:val="21"/>
              </w:rPr>
            </w:pPr>
            <w:r>
              <w:rPr>
                <w:rFonts w:hint="eastAsia"/>
                <w:szCs w:val="21"/>
              </w:rPr>
              <w:t>是</w:t>
            </w:r>
          </w:p>
        </w:tc>
      </w:tr>
      <w:tr w:rsidR="000829C4" w14:paraId="5DCBAEB0" w14:textId="77777777">
        <w:tc>
          <w:tcPr>
            <w:tcW w:w="2660" w:type="dxa"/>
          </w:tcPr>
          <w:p w14:paraId="5F191307" w14:textId="77777777" w:rsidR="000829C4" w:rsidRDefault="00000000">
            <w:pPr>
              <w:rPr>
                <w:szCs w:val="21"/>
              </w:rPr>
            </w:pPr>
            <w:proofErr w:type="gramStart"/>
            <w:r>
              <w:rPr>
                <w:rFonts w:hint="eastAsia"/>
                <w:szCs w:val="21"/>
              </w:rPr>
              <w:t>冲正原日期</w:t>
            </w:r>
            <w:proofErr w:type="gramEnd"/>
          </w:p>
        </w:tc>
        <w:tc>
          <w:tcPr>
            <w:tcW w:w="5862" w:type="dxa"/>
          </w:tcPr>
          <w:p w14:paraId="5FFBE6A2" w14:textId="77777777" w:rsidR="000829C4" w:rsidRDefault="00000000">
            <w:pPr>
              <w:rPr>
                <w:szCs w:val="21"/>
              </w:rPr>
            </w:pPr>
            <w:r>
              <w:rPr>
                <w:rFonts w:hint="eastAsia"/>
                <w:szCs w:val="21"/>
              </w:rPr>
              <w:t>取原税费台账的入账日期</w:t>
            </w:r>
          </w:p>
        </w:tc>
      </w:tr>
      <w:tr w:rsidR="000829C4" w14:paraId="1384ED0F" w14:textId="77777777">
        <w:tc>
          <w:tcPr>
            <w:tcW w:w="2660" w:type="dxa"/>
          </w:tcPr>
          <w:p w14:paraId="69F98DF8" w14:textId="77777777" w:rsidR="000829C4" w:rsidRDefault="00000000">
            <w:pPr>
              <w:rPr>
                <w:szCs w:val="21"/>
              </w:rPr>
            </w:pPr>
            <w:proofErr w:type="gramStart"/>
            <w:r>
              <w:rPr>
                <w:rFonts w:hint="eastAsia"/>
                <w:szCs w:val="21"/>
              </w:rPr>
              <w:t>冲正原流水号</w:t>
            </w:r>
            <w:proofErr w:type="gramEnd"/>
          </w:p>
        </w:tc>
        <w:tc>
          <w:tcPr>
            <w:tcW w:w="5862" w:type="dxa"/>
          </w:tcPr>
          <w:p w14:paraId="25C862D9" w14:textId="77777777" w:rsidR="000829C4" w:rsidRDefault="00000000">
            <w:pPr>
              <w:rPr>
                <w:szCs w:val="21"/>
              </w:rPr>
            </w:pPr>
            <w:r>
              <w:rPr>
                <w:rFonts w:hint="eastAsia"/>
                <w:szCs w:val="21"/>
              </w:rPr>
              <w:t>取原税费台账的业务流水号</w:t>
            </w:r>
          </w:p>
        </w:tc>
      </w:tr>
      <w:tr w:rsidR="000829C4" w14:paraId="209BE7AF" w14:textId="77777777">
        <w:tc>
          <w:tcPr>
            <w:tcW w:w="2660" w:type="dxa"/>
          </w:tcPr>
          <w:p w14:paraId="6D872433" w14:textId="77777777" w:rsidR="000829C4" w:rsidRDefault="00000000">
            <w:pPr>
              <w:rPr>
                <w:szCs w:val="21"/>
              </w:rPr>
            </w:pPr>
            <w:r>
              <w:rPr>
                <w:rFonts w:hint="eastAsia"/>
                <w:szCs w:val="21"/>
              </w:rPr>
              <w:t>入账日期</w:t>
            </w:r>
          </w:p>
        </w:tc>
        <w:tc>
          <w:tcPr>
            <w:tcW w:w="5862" w:type="dxa"/>
          </w:tcPr>
          <w:p w14:paraId="7484AADD" w14:textId="77777777" w:rsidR="000829C4" w:rsidRDefault="00000000">
            <w:pPr>
              <w:rPr>
                <w:szCs w:val="21"/>
              </w:rPr>
            </w:pPr>
            <w:r>
              <w:rPr>
                <w:rFonts w:hint="eastAsia"/>
                <w:szCs w:val="21"/>
              </w:rPr>
              <w:t>空</w:t>
            </w:r>
          </w:p>
        </w:tc>
      </w:tr>
      <w:tr w:rsidR="000829C4" w14:paraId="4E85C366" w14:textId="77777777">
        <w:tc>
          <w:tcPr>
            <w:tcW w:w="2660" w:type="dxa"/>
          </w:tcPr>
          <w:p w14:paraId="1813E0BF" w14:textId="77777777" w:rsidR="000829C4" w:rsidRDefault="00000000">
            <w:pPr>
              <w:rPr>
                <w:szCs w:val="21"/>
              </w:rPr>
            </w:pPr>
            <w:r>
              <w:rPr>
                <w:rFonts w:hint="eastAsia"/>
                <w:szCs w:val="21"/>
              </w:rPr>
              <w:t>推送状态</w:t>
            </w:r>
          </w:p>
        </w:tc>
        <w:tc>
          <w:tcPr>
            <w:tcW w:w="5862" w:type="dxa"/>
          </w:tcPr>
          <w:p w14:paraId="4DA1AD64" w14:textId="77777777" w:rsidR="000829C4" w:rsidRDefault="00000000">
            <w:pPr>
              <w:rPr>
                <w:szCs w:val="21"/>
              </w:rPr>
            </w:pPr>
            <w:r>
              <w:rPr>
                <w:rFonts w:hint="eastAsia"/>
                <w:szCs w:val="21"/>
              </w:rPr>
              <w:t>默认未推送</w:t>
            </w:r>
          </w:p>
        </w:tc>
      </w:tr>
      <w:tr w:rsidR="000829C4" w14:paraId="2E90D643" w14:textId="77777777">
        <w:tc>
          <w:tcPr>
            <w:tcW w:w="2660" w:type="dxa"/>
          </w:tcPr>
          <w:p w14:paraId="7CA5F35F" w14:textId="77777777" w:rsidR="000829C4" w:rsidRDefault="00000000">
            <w:pPr>
              <w:rPr>
                <w:szCs w:val="21"/>
              </w:rPr>
            </w:pPr>
            <w:r>
              <w:rPr>
                <w:rFonts w:hint="eastAsia"/>
                <w:szCs w:val="21"/>
              </w:rPr>
              <w:t>推送日期</w:t>
            </w:r>
          </w:p>
        </w:tc>
        <w:tc>
          <w:tcPr>
            <w:tcW w:w="5862" w:type="dxa"/>
          </w:tcPr>
          <w:p w14:paraId="0576831E" w14:textId="77777777" w:rsidR="000829C4" w:rsidRDefault="00000000">
            <w:pPr>
              <w:rPr>
                <w:szCs w:val="21"/>
              </w:rPr>
            </w:pPr>
            <w:r>
              <w:rPr>
                <w:rFonts w:hint="eastAsia"/>
                <w:szCs w:val="21"/>
              </w:rPr>
              <w:t>空</w:t>
            </w:r>
          </w:p>
        </w:tc>
      </w:tr>
      <w:tr w:rsidR="000829C4" w14:paraId="0DBA0D5B" w14:textId="77777777">
        <w:tc>
          <w:tcPr>
            <w:tcW w:w="2660" w:type="dxa"/>
          </w:tcPr>
          <w:p w14:paraId="0578A34F" w14:textId="77777777" w:rsidR="000829C4" w:rsidRDefault="00000000">
            <w:pPr>
              <w:rPr>
                <w:szCs w:val="21"/>
              </w:rPr>
            </w:pPr>
            <w:r>
              <w:rPr>
                <w:rFonts w:hint="eastAsia"/>
                <w:szCs w:val="21"/>
              </w:rPr>
              <w:t>时间戳</w:t>
            </w:r>
          </w:p>
        </w:tc>
        <w:tc>
          <w:tcPr>
            <w:tcW w:w="5862" w:type="dxa"/>
          </w:tcPr>
          <w:p w14:paraId="001DAE72" w14:textId="77777777" w:rsidR="000829C4" w:rsidRDefault="00000000">
            <w:pPr>
              <w:rPr>
                <w:szCs w:val="21"/>
              </w:rPr>
            </w:pPr>
            <w:r>
              <w:rPr>
                <w:rFonts w:hint="eastAsia"/>
                <w:szCs w:val="21"/>
              </w:rPr>
              <w:t>默认系统时间</w:t>
            </w:r>
          </w:p>
        </w:tc>
      </w:tr>
    </w:tbl>
    <w:p w14:paraId="359F098B" w14:textId="77777777" w:rsidR="000829C4" w:rsidRDefault="00000000">
      <w:pPr>
        <w:pStyle w:val="4"/>
      </w:pPr>
      <w:r>
        <w:rPr>
          <w:rFonts w:hint="eastAsia"/>
        </w:rPr>
        <w:lastRenderedPageBreak/>
        <w:t>非功能性需求</w:t>
      </w:r>
    </w:p>
    <w:p w14:paraId="313DE528" w14:textId="77777777" w:rsidR="000829C4" w:rsidRDefault="00000000">
      <w:r>
        <w:rPr>
          <w:rFonts w:hint="eastAsia"/>
        </w:rPr>
        <w:t>无。</w:t>
      </w:r>
    </w:p>
    <w:p w14:paraId="2E8CFC69" w14:textId="77777777" w:rsidR="000829C4" w:rsidRDefault="00000000">
      <w:pPr>
        <w:pStyle w:val="1"/>
      </w:pPr>
      <w:bookmarkStart w:id="153" w:name="_Toc595561821"/>
      <w:bookmarkStart w:id="154" w:name="_Toc20625"/>
      <w:bookmarkStart w:id="155" w:name="_Toc24590"/>
      <w:r>
        <w:rPr>
          <w:rFonts w:hint="eastAsia"/>
        </w:rPr>
        <w:t>环保税</w:t>
      </w:r>
      <w:bookmarkEnd w:id="153"/>
    </w:p>
    <w:p w14:paraId="71BC098E" w14:textId="77777777" w:rsidR="000829C4" w:rsidRDefault="00000000">
      <w:pPr>
        <w:pStyle w:val="2"/>
      </w:pPr>
      <w:bookmarkStart w:id="156" w:name="_Toc186246880"/>
      <w:r>
        <w:rPr>
          <w:rFonts w:hint="eastAsia"/>
        </w:rPr>
        <w:t>业务数据管理</w:t>
      </w:r>
      <w:bookmarkEnd w:id="156"/>
    </w:p>
    <w:p w14:paraId="55C77C61" w14:textId="77777777" w:rsidR="000829C4" w:rsidRDefault="00000000">
      <w:pPr>
        <w:pStyle w:val="3"/>
      </w:pPr>
      <w:bookmarkStart w:id="157" w:name="_Toc1367638481"/>
      <w:r>
        <w:rPr>
          <w:rFonts w:hint="eastAsia"/>
        </w:rPr>
        <w:t>应税污染物台账</w:t>
      </w:r>
      <w:bookmarkEnd w:id="157"/>
    </w:p>
    <w:p w14:paraId="60FB6F60" w14:textId="77777777" w:rsidR="000829C4" w:rsidRDefault="00000000">
      <w:pPr>
        <w:pStyle w:val="4"/>
      </w:pPr>
      <w:r>
        <w:rPr>
          <w:rFonts w:hint="eastAsia"/>
        </w:rPr>
        <w:t>功能描述</w:t>
      </w:r>
    </w:p>
    <w:p w14:paraId="28ECA36C" w14:textId="77777777" w:rsidR="000829C4" w:rsidRDefault="00000000">
      <w:pPr>
        <w:ind w:firstLine="420"/>
      </w:pPr>
      <w:r>
        <w:rPr>
          <w:rFonts w:hint="eastAsia"/>
        </w:rPr>
        <w:t>本功能为应税环保税的污染物台账。机构发生应纳环保税行为时，通过本功能维护对应污染物台账信息，审批通过后可进行计税、申报等。增加机构权限，默认可查询当前机构及下级机构的数据。</w:t>
      </w:r>
    </w:p>
    <w:p w14:paraId="19462F24" w14:textId="77777777" w:rsidR="000829C4" w:rsidRDefault="00000000">
      <w:pPr>
        <w:pStyle w:val="4"/>
      </w:pPr>
      <w:r>
        <w:rPr>
          <w:rFonts w:hint="eastAsia"/>
        </w:rPr>
        <w:t>原型界面</w:t>
      </w:r>
    </w:p>
    <w:p w14:paraId="348B47CE" w14:textId="77777777" w:rsidR="000829C4" w:rsidRDefault="00000000">
      <w:r>
        <w:rPr>
          <w:rFonts w:hint="eastAsia"/>
        </w:rPr>
        <w:t>列表界面，如下图：</w:t>
      </w:r>
    </w:p>
    <w:p w14:paraId="5E4E6780" w14:textId="77777777" w:rsidR="000829C4" w:rsidRDefault="00000000">
      <w:r>
        <w:rPr>
          <w:noProof/>
        </w:rPr>
        <w:drawing>
          <wp:inline distT="0" distB="0" distL="114300" distR="114300" wp14:anchorId="522DD9F8" wp14:editId="440FD5F0">
            <wp:extent cx="5264150" cy="2364740"/>
            <wp:effectExtent l="12700" t="12700" r="31750" b="3556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79"/>
                    <a:stretch>
                      <a:fillRect/>
                    </a:stretch>
                  </pic:blipFill>
                  <pic:spPr>
                    <a:xfrm>
                      <a:off x="0" y="0"/>
                      <a:ext cx="5264150" cy="2364740"/>
                    </a:xfrm>
                    <a:prstGeom prst="rect">
                      <a:avLst/>
                    </a:prstGeom>
                    <a:noFill/>
                    <a:ln>
                      <a:solidFill>
                        <a:schemeClr val="tx1"/>
                      </a:solidFill>
                    </a:ln>
                  </pic:spPr>
                </pic:pic>
              </a:graphicData>
            </a:graphic>
          </wp:inline>
        </w:drawing>
      </w:r>
    </w:p>
    <w:p w14:paraId="00E58626" w14:textId="77777777" w:rsidR="000829C4" w:rsidRDefault="00000000">
      <w:r>
        <w:rPr>
          <w:rFonts w:hint="eastAsia"/>
        </w:rPr>
        <w:t>新增卡片界面，如下图：</w:t>
      </w:r>
    </w:p>
    <w:p w14:paraId="005821D2" w14:textId="77777777" w:rsidR="000829C4" w:rsidRDefault="00000000">
      <w:r>
        <w:rPr>
          <w:noProof/>
        </w:rPr>
        <w:lastRenderedPageBreak/>
        <w:drawing>
          <wp:inline distT="0" distB="0" distL="114300" distR="114300" wp14:anchorId="2E8F1FAC" wp14:editId="43BEC7E6">
            <wp:extent cx="5260340" cy="2160905"/>
            <wp:effectExtent l="12700" t="12700" r="35560" b="3619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80"/>
                    <a:stretch>
                      <a:fillRect/>
                    </a:stretch>
                  </pic:blipFill>
                  <pic:spPr>
                    <a:xfrm>
                      <a:off x="0" y="0"/>
                      <a:ext cx="5260340" cy="2160905"/>
                    </a:xfrm>
                    <a:prstGeom prst="rect">
                      <a:avLst/>
                    </a:prstGeom>
                    <a:noFill/>
                    <a:ln>
                      <a:solidFill>
                        <a:schemeClr val="tx1"/>
                      </a:solidFill>
                    </a:ln>
                  </pic:spPr>
                </pic:pic>
              </a:graphicData>
            </a:graphic>
          </wp:inline>
        </w:drawing>
      </w:r>
    </w:p>
    <w:p w14:paraId="501629BD" w14:textId="77777777" w:rsidR="000829C4" w:rsidRDefault="00000000">
      <w:pPr>
        <w:pStyle w:val="4"/>
      </w:pPr>
      <w:r>
        <w:rPr>
          <w:rFonts w:hint="eastAsia"/>
        </w:rPr>
        <w:t>输入列表</w:t>
      </w:r>
    </w:p>
    <w:p w14:paraId="7D4C22B1"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3FBEFC63" w14:textId="77777777">
        <w:tc>
          <w:tcPr>
            <w:tcW w:w="1561" w:type="dxa"/>
            <w:shd w:val="clear" w:color="auto" w:fill="DEEBF6" w:themeFill="accent1" w:themeFillTint="32"/>
          </w:tcPr>
          <w:p w14:paraId="6CDBCB5F" w14:textId="77777777" w:rsidR="000829C4" w:rsidRDefault="00000000">
            <w:pPr>
              <w:jc w:val="center"/>
              <w:rPr>
                <w:b/>
                <w:bCs/>
                <w:szCs w:val="21"/>
              </w:rPr>
            </w:pPr>
            <w:r>
              <w:rPr>
                <w:rFonts w:hint="eastAsia"/>
                <w:b/>
                <w:bCs/>
                <w:szCs w:val="21"/>
              </w:rPr>
              <w:t>字段名称</w:t>
            </w:r>
          </w:p>
        </w:tc>
        <w:tc>
          <w:tcPr>
            <w:tcW w:w="1110" w:type="dxa"/>
            <w:shd w:val="clear" w:color="auto" w:fill="DEEBF6" w:themeFill="accent1" w:themeFillTint="32"/>
          </w:tcPr>
          <w:p w14:paraId="4715EB14" w14:textId="77777777" w:rsidR="000829C4" w:rsidRDefault="00000000">
            <w:pPr>
              <w:jc w:val="center"/>
              <w:rPr>
                <w:b/>
                <w:bCs/>
                <w:szCs w:val="21"/>
              </w:rPr>
            </w:pPr>
            <w:r>
              <w:rPr>
                <w:rFonts w:hint="eastAsia"/>
                <w:b/>
                <w:bCs/>
                <w:szCs w:val="21"/>
              </w:rPr>
              <w:t>字段类型</w:t>
            </w:r>
          </w:p>
        </w:tc>
        <w:tc>
          <w:tcPr>
            <w:tcW w:w="1089" w:type="dxa"/>
            <w:shd w:val="clear" w:color="auto" w:fill="DEEBF6" w:themeFill="accent1" w:themeFillTint="32"/>
          </w:tcPr>
          <w:p w14:paraId="2EE849F0" w14:textId="77777777" w:rsidR="000829C4" w:rsidRDefault="00000000">
            <w:pPr>
              <w:jc w:val="center"/>
              <w:rPr>
                <w:b/>
                <w:bCs/>
                <w:szCs w:val="21"/>
              </w:rPr>
            </w:pPr>
            <w:r>
              <w:rPr>
                <w:rFonts w:hint="eastAsia"/>
                <w:b/>
                <w:bCs/>
                <w:szCs w:val="21"/>
              </w:rPr>
              <w:t>录入方式</w:t>
            </w:r>
          </w:p>
        </w:tc>
        <w:tc>
          <w:tcPr>
            <w:tcW w:w="1429" w:type="dxa"/>
            <w:shd w:val="clear" w:color="auto" w:fill="DEEBF6" w:themeFill="accent1" w:themeFillTint="32"/>
          </w:tcPr>
          <w:p w14:paraId="206956B4" w14:textId="77777777" w:rsidR="000829C4" w:rsidRDefault="00000000">
            <w:pPr>
              <w:jc w:val="center"/>
              <w:rPr>
                <w:b/>
                <w:bCs/>
                <w:szCs w:val="21"/>
              </w:rPr>
            </w:pPr>
            <w:r>
              <w:rPr>
                <w:rFonts w:hint="eastAsia"/>
                <w:b/>
                <w:bCs/>
                <w:szCs w:val="21"/>
              </w:rPr>
              <w:t>是否必录</w:t>
            </w:r>
          </w:p>
        </w:tc>
        <w:tc>
          <w:tcPr>
            <w:tcW w:w="3330" w:type="dxa"/>
            <w:shd w:val="clear" w:color="auto" w:fill="DEEBF6" w:themeFill="accent1" w:themeFillTint="32"/>
          </w:tcPr>
          <w:p w14:paraId="042FFB0E" w14:textId="77777777" w:rsidR="000829C4" w:rsidRDefault="00000000">
            <w:pPr>
              <w:jc w:val="center"/>
              <w:rPr>
                <w:b/>
                <w:bCs/>
                <w:szCs w:val="21"/>
              </w:rPr>
            </w:pPr>
            <w:r>
              <w:rPr>
                <w:rFonts w:hint="eastAsia"/>
                <w:b/>
                <w:bCs/>
                <w:szCs w:val="21"/>
              </w:rPr>
              <w:t>备注</w:t>
            </w:r>
          </w:p>
        </w:tc>
      </w:tr>
      <w:tr w:rsidR="000829C4" w14:paraId="4D92DB02" w14:textId="77777777">
        <w:tc>
          <w:tcPr>
            <w:tcW w:w="1561" w:type="dxa"/>
          </w:tcPr>
          <w:p w14:paraId="1CE53390" w14:textId="77777777" w:rsidR="000829C4" w:rsidRDefault="00000000">
            <w:pPr>
              <w:rPr>
                <w:szCs w:val="21"/>
              </w:rPr>
            </w:pPr>
            <w:r>
              <w:rPr>
                <w:rFonts w:hint="eastAsia"/>
                <w:szCs w:val="21"/>
              </w:rPr>
              <w:t>机构</w:t>
            </w:r>
          </w:p>
        </w:tc>
        <w:tc>
          <w:tcPr>
            <w:tcW w:w="1110" w:type="dxa"/>
          </w:tcPr>
          <w:p w14:paraId="1FF7EDBC" w14:textId="77777777" w:rsidR="000829C4" w:rsidRDefault="00000000">
            <w:pPr>
              <w:jc w:val="center"/>
              <w:rPr>
                <w:szCs w:val="21"/>
              </w:rPr>
            </w:pPr>
            <w:r>
              <w:rPr>
                <w:rFonts w:hint="eastAsia"/>
                <w:szCs w:val="21"/>
              </w:rPr>
              <w:t>参照</w:t>
            </w:r>
          </w:p>
        </w:tc>
        <w:tc>
          <w:tcPr>
            <w:tcW w:w="1089" w:type="dxa"/>
          </w:tcPr>
          <w:p w14:paraId="056817A6" w14:textId="77777777" w:rsidR="000829C4" w:rsidRDefault="00000000">
            <w:pPr>
              <w:jc w:val="center"/>
              <w:rPr>
                <w:szCs w:val="21"/>
              </w:rPr>
            </w:pPr>
            <w:r>
              <w:rPr>
                <w:rFonts w:hint="eastAsia"/>
                <w:szCs w:val="21"/>
              </w:rPr>
              <w:t>手动选择</w:t>
            </w:r>
          </w:p>
        </w:tc>
        <w:tc>
          <w:tcPr>
            <w:tcW w:w="1429" w:type="dxa"/>
          </w:tcPr>
          <w:p w14:paraId="055FE053" w14:textId="77777777" w:rsidR="000829C4" w:rsidRDefault="00000000">
            <w:pPr>
              <w:jc w:val="center"/>
              <w:rPr>
                <w:szCs w:val="21"/>
              </w:rPr>
            </w:pPr>
            <w:r>
              <w:rPr>
                <w:rFonts w:hint="eastAsia"/>
                <w:szCs w:val="21"/>
              </w:rPr>
              <w:t>否</w:t>
            </w:r>
          </w:p>
        </w:tc>
        <w:tc>
          <w:tcPr>
            <w:tcW w:w="3330" w:type="dxa"/>
          </w:tcPr>
          <w:p w14:paraId="4A2D794A" w14:textId="77777777" w:rsidR="000829C4" w:rsidRDefault="00000000">
            <w:pPr>
              <w:rPr>
                <w:szCs w:val="21"/>
              </w:rPr>
            </w:pPr>
            <w:r>
              <w:rPr>
                <w:rFonts w:hint="eastAsia"/>
                <w:szCs w:val="21"/>
              </w:rPr>
              <w:t>默认登录机构，增加用户权限</w:t>
            </w:r>
          </w:p>
        </w:tc>
      </w:tr>
      <w:tr w:rsidR="000829C4" w14:paraId="1E57713A" w14:textId="77777777">
        <w:tc>
          <w:tcPr>
            <w:tcW w:w="1561" w:type="dxa"/>
          </w:tcPr>
          <w:p w14:paraId="15E8AE60" w14:textId="77777777" w:rsidR="000829C4" w:rsidRDefault="00000000">
            <w:pPr>
              <w:rPr>
                <w:szCs w:val="21"/>
              </w:rPr>
            </w:pPr>
            <w:r>
              <w:rPr>
                <w:rFonts w:hint="eastAsia"/>
                <w:szCs w:val="21"/>
              </w:rPr>
              <w:t>项目名称</w:t>
            </w:r>
          </w:p>
        </w:tc>
        <w:tc>
          <w:tcPr>
            <w:tcW w:w="1110" w:type="dxa"/>
          </w:tcPr>
          <w:p w14:paraId="1A7659C4" w14:textId="77777777" w:rsidR="000829C4" w:rsidRDefault="00000000">
            <w:pPr>
              <w:jc w:val="center"/>
              <w:rPr>
                <w:szCs w:val="21"/>
              </w:rPr>
            </w:pPr>
            <w:r>
              <w:rPr>
                <w:rFonts w:hint="eastAsia"/>
                <w:szCs w:val="21"/>
              </w:rPr>
              <w:t>字符</w:t>
            </w:r>
          </w:p>
        </w:tc>
        <w:tc>
          <w:tcPr>
            <w:tcW w:w="1089" w:type="dxa"/>
          </w:tcPr>
          <w:p w14:paraId="495E7338" w14:textId="77777777" w:rsidR="000829C4" w:rsidRDefault="00000000">
            <w:pPr>
              <w:jc w:val="center"/>
              <w:rPr>
                <w:szCs w:val="21"/>
              </w:rPr>
            </w:pPr>
            <w:r>
              <w:rPr>
                <w:rFonts w:hint="eastAsia"/>
                <w:szCs w:val="21"/>
              </w:rPr>
              <w:t>手工录入</w:t>
            </w:r>
          </w:p>
        </w:tc>
        <w:tc>
          <w:tcPr>
            <w:tcW w:w="1429" w:type="dxa"/>
          </w:tcPr>
          <w:p w14:paraId="4776FBF7" w14:textId="77777777" w:rsidR="000829C4" w:rsidRDefault="00000000">
            <w:pPr>
              <w:jc w:val="center"/>
              <w:rPr>
                <w:szCs w:val="21"/>
              </w:rPr>
            </w:pPr>
            <w:r>
              <w:rPr>
                <w:rFonts w:hint="eastAsia"/>
                <w:szCs w:val="21"/>
              </w:rPr>
              <w:t>否</w:t>
            </w:r>
          </w:p>
        </w:tc>
        <w:tc>
          <w:tcPr>
            <w:tcW w:w="3330" w:type="dxa"/>
          </w:tcPr>
          <w:p w14:paraId="3AAD1DA7" w14:textId="77777777" w:rsidR="000829C4" w:rsidRDefault="000829C4">
            <w:pPr>
              <w:rPr>
                <w:szCs w:val="21"/>
              </w:rPr>
            </w:pPr>
          </w:p>
        </w:tc>
      </w:tr>
      <w:tr w:rsidR="000829C4" w14:paraId="15F945DA" w14:textId="77777777">
        <w:tc>
          <w:tcPr>
            <w:tcW w:w="1561" w:type="dxa"/>
          </w:tcPr>
          <w:p w14:paraId="1B9F8495" w14:textId="77777777" w:rsidR="000829C4" w:rsidRDefault="00000000">
            <w:pPr>
              <w:rPr>
                <w:szCs w:val="21"/>
              </w:rPr>
            </w:pPr>
            <w:r>
              <w:rPr>
                <w:rFonts w:hint="eastAsia"/>
                <w:szCs w:val="21"/>
              </w:rPr>
              <w:t>税目</w:t>
            </w:r>
          </w:p>
        </w:tc>
        <w:tc>
          <w:tcPr>
            <w:tcW w:w="1110" w:type="dxa"/>
          </w:tcPr>
          <w:p w14:paraId="51ADF8AF" w14:textId="77777777" w:rsidR="000829C4" w:rsidRDefault="00000000">
            <w:pPr>
              <w:jc w:val="center"/>
              <w:rPr>
                <w:szCs w:val="21"/>
              </w:rPr>
            </w:pPr>
            <w:r>
              <w:rPr>
                <w:rFonts w:hint="eastAsia"/>
                <w:szCs w:val="21"/>
              </w:rPr>
              <w:t>参照</w:t>
            </w:r>
          </w:p>
        </w:tc>
        <w:tc>
          <w:tcPr>
            <w:tcW w:w="1089" w:type="dxa"/>
          </w:tcPr>
          <w:p w14:paraId="1A2A2007" w14:textId="77777777" w:rsidR="000829C4" w:rsidRDefault="00000000">
            <w:pPr>
              <w:jc w:val="center"/>
              <w:rPr>
                <w:szCs w:val="21"/>
              </w:rPr>
            </w:pPr>
            <w:r>
              <w:rPr>
                <w:rFonts w:hint="eastAsia"/>
                <w:szCs w:val="21"/>
              </w:rPr>
              <w:t>手动选择</w:t>
            </w:r>
          </w:p>
        </w:tc>
        <w:tc>
          <w:tcPr>
            <w:tcW w:w="1429" w:type="dxa"/>
          </w:tcPr>
          <w:p w14:paraId="5D1B66D6" w14:textId="77777777" w:rsidR="000829C4" w:rsidRDefault="00000000">
            <w:pPr>
              <w:jc w:val="center"/>
              <w:rPr>
                <w:szCs w:val="21"/>
              </w:rPr>
            </w:pPr>
            <w:r>
              <w:rPr>
                <w:rFonts w:hint="eastAsia"/>
                <w:szCs w:val="21"/>
              </w:rPr>
              <w:t>否</w:t>
            </w:r>
          </w:p>
        </w:tc>
        <w:tc>
          <w:tcPr>
            <w:tcW w:w="3330" w:type="dxa"/>
          </w:tcPr>
          <w:p w14:paraId="7F4505B7" w14:textId="77777777" w:rsidR="000829C4" w:rsidRDefault="00000000">
            <w:pPr>
              <w:rPr>
                <w:szCs w:val="21"/>
              </w:rPr>
            </w:pPr>
            <w:r>
              <w:rPr>
                <w:rFonts w:hint="eastAsia"/>
                <w:szCs w:val="21"/>
              </w:rPr>
              <w:t>参照环保税税目</w:t>
            </w:r>
          </w:p>
        </w:tc>
      </w:tr>
    </w:tbl>
    <w:p w14:paraId="16F98627" w14:textId="77777777" w:rsidR="000829C4" w:rsidRDefault="00000000">
      <w:r>
        <w:rPr>
          <w:rFonts w:hint="eastAsia"/>
        </w:rPr>
        <w:t>主表字段：</w:t>
      </w:r>
    </w:p>
    <w:tbl>
      <w:tblPr>
        <w:tblW w:w="8492" w:type="dxa"/>
        <w:jc w:val="center"/>
        <w:tblLayout w:type="fixed"/>
        <w:tblCellMar>
          <w:left w:w="0" w:type="dxa"/>
          <w:right w:w="0" w:type="dxa"/>
        </w:tblCellMar>
        <w:tblLook w:val="04A0" w:firstRow="1" w:lastRow="0" w:firstColumn="1" w:lastColumn="0" w:noHBand="0" w:noVBand="1"/>
      </w:tblPr>
      <w:tblGrid>
        <w:gridCol w:w="1516"/>
        <w:gridCol w:w="990"/>
        <w:gridCol w:w="1095"/>
        <w:gridCol w:w="960"/>
        <w:gridCol w:w="3931"/>
      </w:tblGrid>
      <w:tr w:rsidR="000829C4" w14:paraId="572A9879" w14:textId="77777777">
        <w:trPr>
          <w:trHeight w:val="216"/>
          <w:jc w:val="center"/>
        </w:trPr>
        <w:tc>
          <w:tcPr>
            <w:tcW w:w="1516"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7D9C445B"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字段名称</w:t>
            </w:r>
          </w:p>
        </w:tc>
        <w:tc>
          <w:tcPr>
            <w:tcW w:w="990" w:type="dxa"/>
            <w:tcBorders>
              <w:top w:val="single" w:sz="4" w:space="0" w:color="auto"/>
              <w:left w:val="single" w:sz="4" w:space="0" w:color="auto"/>
              <w:bottom w:val="single" w:sz="4" w:space="0" w:color="auto"/>
              <w:right w:val="single" w:sz="4" w:space="0" w:color="auto"/>
            </w:tcBorders>
            <w:shd w:val="clear" w:color="auto" w:fill="DEEBF6" w:themeFill="accent1" w:themeFillTint="32"/>
            <w:vAlign w:val="center"/>
          </w:tcPr>
          <w:p w14:paraId="6EF74E1E"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字段类型</w:t>
            </w:r>
          </w:p>
        </w:tc>
        <w:tc>
          <w:tcPr>
            <w:tcW w:w="1095"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207CC6DE"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录入方式</w:t>
            </w:r>
          </w:p>
        </w:tc>
        <w:tc>
          <w:tcPr>
            <w:tcW w:w="960"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6DE5F0C3"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是否必录</w:t>
            </w:r>
          </w:p>
        </w:tc>
        <w:tc>
          <w:tcPr>
            <w:tcW w:w="3931"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295258EF"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字段规则</w:t>
            </w:r>
          </w:p>
        </w:tc>
      </w:tr>
      <w:tr w:rsidR="000829C4" w14:paraId="6ADA6CD5" w14:textId="77777777">
        <w:trPr>
          <w:trHeight w:val="432"/>
          <w:jc w:val="center"/>
        </w:trPr>
        <w:tc>
          <w:tcPr>
            <w:tcW w:w="151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tcPr>
          <w:p w14:paraId="18283705" w14:textId="77777777" w:rsidR="000829C4" w:rsidRDefault="00000000">
            <w:pPr>
              <w:rPr>
                <w:szCs w:val="21"/>
              </w:rPr>
            </w:pPr>
            <w:r>
              <w:rPr>
                <w:rFonts w:hint="eastAsia"/>
              </w:rPr>
              <w:t>单据编号</w:t>
            </w:r>
          </w:p>
        </w:tc>
        <w:tc>
          <w:tcPr>
            <w:tcW w:w="990" w:type="dxa"/>
            <w:tcBorders>
              <w:top w:val="single" w:sz="4" w:space="0" w:color="auto"/>
              <w:left w:val="single" w:sz="4" w:space="0" w:color="auto"/>
              <w:bottom w:val="single" w:sz="4" w:space="0" w:color="auto"/>
              <w:right w:val="single" w:sz="4" w:space="0" w:color="auto"/>
            </w:tcBorders>
          </w:tcPr>
          <w:p w14:paraId="59D38538" w14:textId="77777777" w:rsidR="000829C4" w:rsidRDefault="00000000">
            <w:pPr>
              <w:jc w:val="center"/>
              <w:rPr>
                <w:rFonts w:ascii="宋体" w:hAnsi="宋体" w:cs="宋体" w:hint="eastAsia"/>
                <w:iCs/>
                <w:szCs w:val="21"/>
              </w:rPr>
            </w:pPr>
            <w:r>
              <w:rPr>
                <w:rFonts w:hint="eastAsia"/>
              </w:rPr>
              <w:t>字符</w:t>
            </w:r>
          </w:p>
        </w:tc>
        <w:tc>
          <w:tcPr>
            <w:tcW w:w="1095"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tcPr>
          <w:p w14:paraId="22AA9D59" w14:textId="77777777" w:rsidR="000829C4" w:rsidRDefault="00000000">
            <w:pPr>
              <w:jc w:val="center"/>
              <w:rPr>
                <w:rFonts w:ascii="宋体" w:hAnsi="宋体" w:cs="宋体" w:hint="eastAsia"/>
                <w:iCs/>
                <w:szCs w:val="21"/>
              </w:rPr>
            </w:pPr>
            <w:r>
              <w:rPr>
                <w:rFonts w:hint="eastAsia"/>
              </w:rPr>
              <w:t>自动生成</w:t>
            </w:r>
          </w:p>
        </w:tc>
        <w:tc>
          <w:tcPr>
            <w:tcW w:w="96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tcPr>
          <w:p w14:paraId="0663174F" w14:textId="77777777" w:rsidR="000829C4" w:rsidRDefault="00000000">
            <w:pPr>
              <w:jc w:val="center"/>
              <w:rPr>
                <w:rFonts w:ascii="宋体" w:hAnsi="宋体" w:cs="宋体" w:hint="eastAsia"/>
                <w:iCs/>
                <w:szCs w:val="21"/>
              </w:rPr>
            </w:pPr>
            <w:r>
              <w:rPr>
                <w:rFonts w:hint="eastAsia"/>
              </w:rPr>
              <w:t>是</w:t>
            </w:r>
          </w:p>
        </w:tc>
        <w:tc>
          <w:tcPr>
            <w:tcW w:w="3931"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tcPr>
          <w:p w14:paraId="2281D91D" w14:textId="77777777" w:rsidR="000829C4" w:rsidRDefault="00000000">
            <w:pPr>
              <w:widowControl/>
              <w:jc w:val="left"/>
            </w:pPr>
            <w:r>
              <w:rPr>
                <w:rFonts w:hint="eastAsia"/>
              </w:rPr>
              <w:t>自动生成，编码规则为</w:t>
            </w:r>
            <w:r>
              <w:rPr>
                <w:rFonts w:hint="eastAsia"/>
              </w:rPr>
              <w:t>HBSTZ</w:t>
            </w:r>
          </w:p>
          <w:p w14:paraId="6A72F5D7" w14:textId="77777777" w:rsidR="000829C4" w:rsidRDefault="00000000">
            <w:pPr>
              <w:widowControl/>
              <w:jc w:val="left"/>
            </w:pPr>
            <w:r>
              <w:rPr>
                <w:rFonts w:ascii="Times New Roman" w:eastAsia="楷体" w:hint="eastAsia"/>
              </w:rPr>
              <w:t>+</w:t>
            </w:r>
            <w:r>
              <w:rPr>
                <w:rFonts w:hint="eastAsia"/>
              </w:rPr>
              <w:t>日期</w:t>
            </w:r>
            <w:r>
              <w:rPr>
                <w:rFonts w:hint="eastAsia"/>
              </w:rPr>
              <w:t>+</w:t>
            </w:r>
            <w:r>
              <w:rPr>
                <w:rFonts w:hint="eastAsia"/>
              </w:rPr>
              <w:t>序号，如</w:t>
            </w:r>
            <w:r>
              <w:rPr>
                <w:rFonts w:hint="eastAsia"/>
              </w:rPr>
              <w:t>HBSTZ2021011300001</w:t>
            </w:r>
          </w:p>
          <w:p w14:paraId="574E1DCF" w14:textId="77777777" w:rsidR="000829C4" w:rsidRDefault="00000000">
            <w:pPr>
              <w:rPr>
                <w:rFonts w:ascii="宋体" w:hAnsi="宋体" w:cs="宋体" w:hint="eastAsia"/>
                <w:iCs/>
                <w:szCs w:val="21"/>
              </w:rPr>
            </w:pPr>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675309D8" w14:textId="77777777">
        <w:trPr>
          <w:trHeight w:val="432"/>
          <w:jc w:val="center"/>
        </w:trPr>
        <w:tc>
          <w:tcPr>
            <w:tcW w:w="151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tcPr>
          <w:p w14:paraId="588E1107"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机构</w:t>
            </w:r>
          </w:p>
        </w:tc>
        <w:tc>
          <w:tcPr>
            <w:tcW w:w="990" w:type="dxa"/>
            <w:tcBorders>
              <w:top w:val="single" w:sz="4" w:space="0" w:color="auto"/>
              <w:left w:val="single" w:sz="4" w:space="0" w:color="auto"/>
              <w:bottom w:val="single" w:sz="4" w:space="0" w:color="auto"/>
              <w:right w:val="single" w:sz="4" w:space="0" w:color="auto"/>
            </w:tcBorders>
            <w:vAlign w:val="center"/>
          </w:tcPr>
          <w:p w14:paraId="5D3017E0"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095"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910E084" w14:textId="77777777" w:rsidR="000829C4" w:rsidRDefault="00000000">
            <w:pPr>
              <w:widowControl/>
              <w:jc w:val="center"/>
              <w:textAlignment w:val="center"/>
              <w:rPr>
                <w:rFonts w:ascii="宋体" w:hAnsi="宋体" w:cs="宋体" w:hint="eastAsia"/>
                <w:iCs/>
                <w:szCs w:val="21"/>
              </w:rPr>
            </w:pPr>
            <w:r>
              <w:rPr>
                <w:rFonts w:hint="eastAsia"/>
                <w:szCs w:val="21"/>
              </w:rPr>
              <w:t>手动选择</w:t>
            </w:r>
          </w:p>
        </w:tc>
        <w:tc>
          <w:tcPr>
            <w:tcW w:w="96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781F04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931"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tcPr>
          <w:p w14:paraId="0EEAF8AF"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参照机构，增加组织权限</w:t>
            </w:r>
          </w:p>
        </w:tc>
      </w:tr>
      <w:tr w:rsidR="000829C4" w14:paraId="7B46709A" w14:textId="77777777">
        <w:trPr>
          <w:trHeight w:val="432"/>
          <w:jc w:val="center"/>
        </w:trPr>
        <w:tc>
          <w:tcPr>
            <w:tcW w:w="1516" w:type="dxa"/>
            <w:tcBorders>
              <w:top w:val="single" w:sz="4" w:space="0" w:color="auto"/>
              <w:left w:val="single" w:sz="4" w:space="0" w:color="auto"/>
              <w:bottom w:val="single" w:sz="4" w:space="0" w:color="auto"/>
              <w:right w:val="single" w:sz="4" w:space="0" w:color="auto"/>
            </w:tcBorders>
          </w:tcPr>
          <w:p w14:paraId="77AD8D1D"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项目名称</w:t>
            </w:r>
          </w:p>
        </w:tc>
        <w:tc>
          <w:tcPr>
            <w:tcW w:w="990" w:type="dxa"/>
            <w:tcBorders>
              <w:top w:val="single" w:sz="4" w:space="0" w:color="auto"/>
              <w:left w:val="single" w:sz="4" w:space="0" w:color="auto"/>
              <w:bottom w:val="single" w:sz="4" w:space="0" w:color="auto"/>
              <w:right w:val="single" w:sz="4" w:space="0" w:color="auto"/>
            </w:tcBorders>
          </w:tcPr>
          <w:p w14:paraId="580B9615"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r>
              <w:rPr>
                <w:rFonts w:hint="eastAsia"/>
                <w:szCs w:val="21"/>
              </w:rPr>
              <w:t>（</w:t>
            </w:r>
            <w:r>
              <w:rPr>
                <w:rFonts w:hint="eastAsia"/>
                <w:szCs w:val="21"/>
              </w:rPr>
              <w:t>200</w:t>
            </w:r>
            <w:r>
              <w:rPr>
                <w:rFonts w:hint="eastAsia"/>
                <w:szCs w:val="21"/>
              </w:rPr>
              <w:t>）</w:t>
            </w:r>
          </w:p>
        </w:tc>
        <w:tc>
          <w:tcPr>
            <w:tcW w:w="1095" w:type="dxa"/>
            <w:tcBorders>
              <w:top w:val="single" w:sz="4" w:space="0" w:color="auto"/>
              <w:left w:val="single" w:sz="4" w:space="0" w:color="auto"/>
              <w:bottom w:val="single" w:sz="4" w:space="0" w:color="auto"/>
              <w:right w:val="single" w:sz="4" w:space="0" w:color="auto"/>
            </w:tcBorders>
          </w:tcPr>
          <w:p w14:paraId="4F8989E8"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960" w:type="dxa"/>
            <w:tcBorders>
              <w:top w:val="single" w:sz="4" w:space="0" w:color="auto"/>
              <w:left w:val="single" w:sz="4" w:space="0" w:color="auto"/>
              <w:bottom w:val="single" w:sz="4" w:space="0" w:color="auto"/>
              <w:right w:val="single" w:sz="4" w:space="0" w:color="auto"/>
            </w:tcBorders>
          </w:tcPr>
          <w:p w14:paraId="6A7C60CC"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931" w:type="dxa"/>
            <w:tcBorders>
              <w:top w:val="single" w:sz="4" w:space="0" w:color="auto"/>
              <w:left w:val="single" w:sz="4" w:space="0" w:color="auto"/>
              <w:bottom w:val="single" w:sz="4" w:space="0" w:color="auto"/>
              <w:right w:val="single" w:sz="4" w:space="0" w:color="auto"/>
            </w:tcBorders>
          </w:tcPr>
          <w:p w14:paraId="409A51F1" w14:textId="77777777" w:rsidR="000829C4" w:rsidRDefault="000829C4">
            <w:pPr>
              <w:widowControl/>
              <w:jc w:val="left"/>
              <w:textAlignment w:val="center"/>
              <w:rPr>
                <w:rFonts w:ascii="宋体" w:hAnsi="宋体" w:cs="宋体" w:hint="eastAsia"/>
                <w:iCs/>
                <w:szCs w:val="21"/>
              </w:rPr>
            </w:pPr>
          </w:p>
        </w:tc>
      </w:tr>
      <w:tr w:rsidR="000829C4" w14:paraId="240F468F" w14:textId="77777777">
        <w:trPr>
          <w:trHeight w:val="432"/>
          <w:jc w:val="center"/>
        </w:trPr>
        <w:tc>
          <w:tcPr>
            <w:tcW w:w="1516" w:type="dxa"/>
            <w:tcBorders>
              <w:top w:val="single" w:sz="4" w:space="0" w:color="auto"/>
              <w:left w:val="single" w:sz="4" w:space="0" w:color="auto"/>
              <w:bottom w:val="single" w:sz="4" w:space="0" w:color="auto"/>
              <w:right w:val="single" w:sz="4" w:space="0" w:color="auto"/>
            </w:tcBorders>
          </w:tcPr>
          <w:p w14:paraId="585AACEB"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税目</w:t>
            </w:r>
          </w:p>
        </w:tc>
        <w:tc>
          <w:tcPr>
            <w:tcW w:w="990" w:type="dxa"/>
            <w:tcBorders>
              <w:top w:val="single" w:sz="4" w:space="0" w:color="auto"/>
              <w:left w:val="single" w:sz="4" w:space="0" w:color="auto"/>
              <w:bottom w:val="single" w:sz="4" w:space="0" w:color="auto"/>
              <w:right w:val="single" w:sz="4" w:space="0" w:color="auto"/>
            </w:tcBorders>
          </w:tcPr>
          <w:p w14:paraId="29A89FA5"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095" w:type="dxa"/>
            <w:tcBorders>
              <w:top w:val="single" w:sz="4" w:space="0" w:color="auto"/>
              <w:left w:val="single" w:sz="4" w:space="0" w:color="auto"/>
              <w:bottom w:val="single" w:sz="4" w:space="0" w:color="auto"/>
              <w:right w:val="single" w:sz="4" w:space="0" w:color="auto"/>
            </w:tcBorders>
          </w:tcPr>
          <w:p w14:paraId="4501427A" w14:textId="77777777" w:rsidR="000829C4" w:rsidRDefault="00000000">
            <w:pPr>
              <w:widowControl/>
              <w:jc w:val="center"/>
              <w:textAlignment w:val="center"/>
              <w:rPr>
                <w:rFonts w:ascii="宋体" w:hAnsi="宋体" w:cs="宋体" w:hint="eastAsia"/>
                <w:iCs/>
                <w:szCs w:val="21"/>
              </w:rPr>
            </w:pPr>
            <w:r>
              <w:rPr>
                <w:rFonts w:hint="eastAsia"/>
                <w:szCs w:val="21"/>
              </w:rPr>
              <w:t>手动选择</w:t>
            </w:r>
          </w:p>
        </w:tc>
        <w:tc>
          <w:tcPr>
            <w:tcW w:w="960" w:type="dxa"/>
            <w:tcBorders>
              <w:top w:val="single" w:sz="4" w:space="0" w:color="auto"/>
              <w:left w:val="single" w:sz="4" w:space="0" w:color="auto"/>
              <w:bottom w:val="single" w:sz="4" w:space="0" w:color="auto"/>
              <w:right w:val="single" w:sz="4" w:space="0" w:color="auto"/>
            </w:tcBorders>
          </w:tcPr>
          <w:p w14:paraId="5C600B60"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931" w:type="dxa"/>
            <w:tcBorders>
              <w:top w:val="single" w:sz="4" w:space="0" w:color="auto"/>
              <w:left w:val="single" w:sz="4" w:space="0" w:color="auto"/>
              <w:bottom w:val="single" w:sz="4" w:space="0" w:color="auto"/>
              <w:right w:val="single" w:sz="4" w:space="0" w:color="auto"/>
            </w:tcBorders>
          </w:tcPr>
          <w:p w14:paraId="6BA13F88"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参照税目档案大气污染下启用状态的税目</w:t>
            </w:r>
          </w:p>
        </w:tc>
      </w:tr>
      <w:tr w:rsidR="000829C4" w14:paraId="569D4267" w14:textId="77777777">
        <w:trPr>
          <w:trHeight w:val="432"/>
          <w:jc w:val="center"/>
        </w:trPr>
        <w:tc>
          <w:tcPr>
            <w:tcW w:w="1516" w:type="dxa"/>
            <w:tcBorders>
              <w:top w:val="single" w:sz="4" w:space="0" w:color="auto"/>
              <w:left w:val="single" w:sz="4" w:space="0" w:color="auto"/>
              <w:bottom w:val="single" w:sz="4" w:space="0" w:color="auto"/>
              <w:right w:val="single" w:sz="4" w:space="0" w:color="auto"/>
            </w:tcBorders>
          </w:tcPr>
          <w:p w14:paraId="7912A30E"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建筑工程施工许可证号</w:t>
            </w:r>
          </w:p>
        </w:tc>
        <w:tc>
          <w:tcPr>
            <w:tcW w:w="990" w:type="dxa"/>
            <w:tcBorders>
              <w:top w:val="single" w:sz="4" w:space="0" w:color="auto"/>
              <w:left w:val="single" w:sz="4" w:space="0" w:color="auto"/>
              <w:bottom w:val="single" w:sz="4" w:space="0" w:color="auto"/>
              <w:right w:val="single" w:sz="4" w:space="0" w:color="auto"/>
            </w:tcBorders>
          </w:tcPr>
          <w:p w14:paraId="5B06386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r>
              <w:rPr>
                <w:rFonts w:hint="eastAsia"/>
                <w:szCs w:val="21"/>
              </w:rPr>
              <w:t>（</w:t>
            </w:r>
            <w:r>
              <w:rPr>
                <w:rFonts w:hint="eastAsia"/>
                <w:szCs w:val="21"/>
              </w:rPr>
              <w:t>100</w:t>
            </w:r>
            <w:r>
              <w:rPr>
                <w:rFonts w:hint="eastAsia"/>
                <w:szCs w:val="21"/>
              </w:rPr>
              <w:t>）</w:t>
            </w:r>
          </w:p>
        </w:tc>
        <w:tc>
          <w:tcPr>
            <w:tcW w:w="1095" w:type="dxa"/>
            <w:tcBorders>
              <w:top w:val="single" w:sz="4" w:space="0" w:color="auto"/>
              <w:left w:val="single" w:sz="4" w:space="0" w:color="auto"/>
              <w:bottom w:val="single" w:sz="4" w:space="0" w:color="auto"/>
              <w:right w:val="single" w:sz="4" w:space="0" w:color="auto"/>
            </w:tcBorders>
          </w:tcPr>
          <w:p w14:paraId="18AE01D0"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960" w:type="dxa"/>
            <w:tcBorders>
              <w:top w:val="single" w:sz="4" w:space="0" w:color="auto"/>
              <w:left w:val="single" w:sz="4" w:space="0" w:color="auto"/>
              <w:bottom w:val="single" w:sz="4" w:space="0" w:color="auto"/>
              <w:right w:val="single" w:sz="4" w:space="0" w:color="auto"/>
            </w:tcBorders>
          </w:tcPr>
          <w:p w14:paraId="668845D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931" w:type="dxa"/>
            <w:tcBorders>
              <w:top w:val="single" w:sz="4" w:space="0" w:color="auto"/>
              <w:left w:val="single" w:sz="4" w:space="0" w:color="auto"/>
              <w:bottom w:val="single" w:sz="4" w:space="0" w:color="auto"/>
              <w:right w:val="single" w:sz="4" w:space="0" w:color="auto"/>
            </w:tcBorders>
          </w:tcPr>
          <w:p w14:paraId="14ECAC5E" w14:textId="77777777" w:rsidR="000829C4" w:rsidRDefault="000829C4">
            <w:pPr>
              <w:widowControl/>
              <w:jc w:val="left"/>
              <w:textAlignment w:val="center"/>
              <w:rPr>
                <w:rFonts w:ascii="宋体" w:hAnsi="宋体" w:cs="宋体" w:hint="eastAsia"/>
                <w:iCs/>
                <w:szCs w:val="21"/>
              </w:rPr>
            </w:pPr>
          </w:p>
        </w:tc>
      </w:tr>
      <w:tr w:rsidR="000829C4" w14:paraId="6B8C7565" w14:textId="77777777">
        <w:trPr>
          <w:trHeight w:val="432"/>
          <w:jc w:val="center"/>
        </w:trPr>
        <w:tc>
          <w:tcPr>
            <w:tcW w:w="1516" w:type="dxa"/>
            <w:tcBorders>
              <w:top w:val="single" w:sz="4" w:space="0" w:color="auto"/>
              <w:left w:val="single" w:sz="4" w:space="0" w:color="auto"/>
              <w:bottom w:val="single" w:sz="4" w:space="0" w:color="auto"/>
              <w:right w:val="single" w:sz="4" w:space="0" w:color="auto"/>
            </w:tcBorders>
          </w:tcPr>
          <w:p w14:paraId="6A09425B"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lastRenderedPageBreak/>
              <w:t>发证日期/开工日期</w:t>
            </w:r>
          </w:p>
        </w:tc>
        <w:tc>
          <w:tcPr>
            <w:tcW w:w="990" w:type="dxa"/>
            <w:tcBorders>
              <w:top w:val="single" w:sz="4" w:space="0" w:color="auto"/>
              <w:left w:val="single" w:sz="4" w:space="0" w:color="auto"/>
              <w:bottom w:val="single" w:sz="4" w:space="0" w:color="auto"/>
              <w:right w:val="single" w:sz="4" w:space="0" w:color="auto"/>
            </w:tcBorders>
          </w:tcPr>
          <w:p w14:paraId="00438E34"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日历控件</w:t>
            </w:r>
          </w:p>
        </w:tc>
        <w:tc>
          <w:tcPr>
            <w:tcW w:w="1095" w:type="dxa"/>
            <w:tcBorders>
              <w:top w:val="single" w:sz="4" w:space="0" w:color="auto"/>
              <w:left w:val="single" w:sz="4" w:space="0" w:color="auto"/>
              <w:bottom w:val="single" w:sz="4" w:space="0" w:color="auto"/>
              <w:right w:val="single" w:sz="4" w:space="0" w:color="auto"/>
            </w:tcBorders>
          </w:tcPr>
          <w:p w14:paraId="3AB31F02" w14:textId="77777777" w:rsidR="000829C4" w:rsidRDefault="00000000">
            <w:pPr>
              <w:widowControl/>
              <w:jc w:val="center"/>
              <w:textAlignment w:val="center"/>
              <w:rPr>
                <w:rFonts w:ascii="宋体" w:hAnsi="宋体" w:cs="宋体" w:hint="eastAsia"/>
                <w:iCs/>
                <w:szCs w:val="21"/>
              </w:rPr>
            </w:pPr>
            <w:r>
              <w:rPr>
                <w:rFonts w:hint="eastAsia"/>
                <w:szCs w:val="21"/>
              </w:rPr>
              <w:t>手动选择</w:t>
            </w:r>
          </w:p>
        </w:tc>
        <w:tc>
          <w:tcPr>
            <w:tcW w:w="960" w:type="dxa"/>
            <w:tcBorders>
              <w:top w:val="single" w:sz="4" w:space="0" w:color="auto"/>
              <w:left w:val="single" w:sz="4" w:space="0" w:color="auto"/>
              <w:bottom w:val="single" w:sz="4" w:space="0" w:color="auto"/>
              <w:right w:val="single" w:sz="4" w:space="0" w:color="auto"/>
            </w:tcBorders>
          </w:tcPr>
          <w:p w14:paraId="04B95976"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931" w:type="dxa"/>
            <w:tcBorders>
              <w:top w:val="single" w:sz="4" w:space="0" w:color="auto"/>
              <w:left w:val="single" w:sz="4" w:space="0" w:color="auto"/>
              <w:bottom w:val="single" w:sz="4" w:space="0" w:color="auto"/>
              <w:right w:val="single" w:sz="4" w:space="0" w:color="auto"/>
            </w:tcBorders>
          </w:tcPr>
          <w:p w14:paraId="55A9BB8A" w14:textId="77777777" w:rsidR="000829C4" w:rsidRDefault="000829C4">
            <w:pPr>
              <w:widowControl/>
              <w:jc w:val="left"/>
              <w:textAlignment w:val="center"/>
              <w:rPr>
                <w:rFonts w:ascii="宋体" w:hAnsi="宋体" w:cs="宋体" w:hint="eastAsia"/>
                <w:iCs/>
                <w:szCs w:val="21"/>
              </w:rPr>
            </w:pPr>
          </w:p>
        </w:tc>
      </w:tr>
      <w:tr w:rsidR="000829C4" w14:paraId="767F0AAF" w14:textId="77777777">
        <w:trPr>
          <w:trHeight w:val="432"/>
          <w:jc w:val="center"/>
        </w:trPr>
        <w:tc>
          <w:tcPr>
            <w:tcW w:w="1516" w:type="dxa"/>
            <w:tcBorders>
              <w:top w:val="single" w:sz="4" w:space="0" w:color="auto"/>
              <w:left w:val="single" w:sz="4" w:space="0" w:color="auto"/>
              <w:bottom w:val="single" w:sz="4" w:space="0" w:color="auto"/>
              <w:right w:val="single" w:sz="4" w:space="0" w:color="auto"/>
            </w:tcBorders>
          </w:tcPr>
          <w:p w14:paraId="0680A2D9"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完工日期</w:t>
            </w:r>
          </w:p>
        </w:tc>
        <w:tc>
          <w:tcPr>
            <w:tcW w:w="990" w:type="dxa"/>
            <w:tcBorders>
              <w:top w:val="single" w:sz="4" w:space="0" w:color="auto"/>
              <w:left w:val="single" w:sz="4" w:space="0" w:color="auto"/>
              <w:bottom w:val="single" w:sz="4" w:space="0" w:color="auto"/>
              <w:right w:val="single" w:sz="4" w:space="0" w:color="auto"/>
            </w:tcBorders>
          </w:tcPr>
          <w:p w14:paraId="0FF41BC1"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日历控件</w:t>
            </w:r>
          </w:p>
        </w:tc>
        <w:tc>
          <w:tcPr>
            <w:tcW w:w="1095" w:type="dxa"/>
            <w:tcBorders>
              <w:top w:val="single" w:sz="4" w:space="0" w:color="auto"/>
              <w:left w:val="single" w:sz="4" w:space="0" w:color="auto"/>
              <w:bottom w:val="single" w:sz="4" w:space="0" w:color="auto"/>
              <w:right w:val="single" w:sz="4" w:space="0" w:color="auto"/>
            </w:tcBorders>
          </w:tcPr>
          <w:p w14:paraId="22D96214" w14:textId="77777777" w:rsidR="000829C4" w:rsidRDefault="00000000">
            <w:pPr>
              <w:widowControl/>
              <w:jc w:val="center"/>
              <w:textAlignment w:val="center"/>
              <w:rPr>
                <w:rFonts w:ascii="宋体" w:hAnsi="宋体" w:cs="宋体" w:hint="eastAsia"/>
                <w:iCs/>
                <w:szCs w:val="21"/>
              </w:rPr>
            </w:pPr>
            <w:r>
              <w:rPr>
                <w:rFonts w:hint="eastAsia"/>
                <w:szCs w:val="21"/>
              </w:rPr>
              <w:t>手动选择</w:t>
            </w:r>
          </w:p>
        </w:tc>
        <w:tc>
          <w:tcPr>
            <w:tcW w:w="960" w:type="dxa"/>
            <w:tcBorders>
              <w:top w:val="single" w:sz="4" w:space="0" w:color="auto"/>
              <w:left w:val="single" w:sz="4" w:space="0" w:color="auto"/>
              <w:bottom w:val="single" w:sz="4" w:space="0" w:color="auto"/>
              <w:right w:val="single" w:sz="4" w:space="0" w:color="auto"/>
            </w:tcBorders>
          </w:tcPr>
          <w:p w14:paraId="08945E21"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931" w:type="dxa"/>
            <w:tcBorders>
              <w:top w:val="single" w:sz="4" w:space="0" w:color="auto"/>
              <w:left w:val="single" w:sz="4" w:space="0" w:color="auto"/>
              <w:bottom w:val="single" w:sz="4" w:space="0" w:color="auto"/>
              <w:right w:val="single" w:sz="4" w:space="0" w:color="auto"/>
            </w:tcBorders>
          </w:tcPr>
          <w:p w14:paraId="3EEBC8B1" w14:textId="77777777" w:rsidR="000829C4" w:rsidRDefault="000829C4">
            <w:pPr>
              <w:widowControl/>
              <w:jc w:val="left"/>
              <w:textAlignment w:val="center"/>
              <w:rPr>
                <w:rFonts w:ascii="宋体" w:hAnsi="宋体" w:cs="宋体" w:hint="eastAsia"/>
                <w:iCs/>
                <w:szCs w:val="21"/>
              </w:rPr>
            </w:pPr>
          </w:p>
        </w:tc>
      </w:tr>
      <w:tr w:rsidR="000829C4" w14:paraId="76BE9571" w14:textId="77777777">
        <w:trPr>
          <w:trHeight w:val="432"/>
          <w:jc w:val="center"/>
        </w:trPr>
        <w:tc>
          <w:tcPr>
            <w:tcW w:w="1516" w:type="dxa"/>
            <w:tcBorders>
              <w:top w:val="single" w:sz="4" w:space="0" w:color="auto"/>
              <w:left w:val="single" w:sz="4" w:space="0" w:color="auto"/>
              <w:bottom w:val="single" w:sz="4" w:space="0" w:color="auto"/>
              <w:right w:val="single" w:sz="4" w:space="0" w:color="auto"/>
            </w:tcBorders>
          </w:tcPr>
          <w:p w14:paraId="02C9DA5B"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项目所在地</w:t>
            </w:r>
          </w:p>
        </w:tc>
        <w:tc>
          <w:tcPr>
            <w:tcW w:w="990" w:type="dxa"/>
            <w:tcBorders>
              <w:top w:val="single" w:sz="4" w:space="0" w:color="auto"/>
              <w:left w:val="single" w:sz="4" w:space="0" w:color="auto"/>
              <w:bottom w:val="single" w:sz="4" w:space="0" w:color="auto"/>
              <w:right w:val="single" w:sz="4" w:space="0" w:color="auto"/>
            </w:tcBorders>
          </w:tcPr>
          <w:p w14:paraId="14CA956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095" w:type="dxa"/>
            <w:tcBorders>
              <w:top w:val="single" w:sz="4" w:space="0" w:color="auto"/>
              <w:left w:val="single" w:sz="4" w:space="0" w:color="auto"/>
              <w:bottom w:val="single" w:sz="4" w:space="0" w:color="auto"/>
              <w:right w:val="single" w:sz="4" w:space="0" w:color="auto"/>
            </w:tcBorders>
          </w:tcPr>
          <w:p w14:paraId="3AD32B33" w14:textId="77777777" w:rsidR="000829C4" w:rsidRDefault="00000000">
            <w:pPr>
              <w:widowControl/>
              <w:jc w:val="center"/>
              <w:textAlignment w:val="center"/>
              <w:rPr>
                <w:rFonts w:ascii="宋体" w:hAnsi="宋体" w:cs="宋体" w:hint="eastAsia"/>
                <w:iCs/>
                <w:szCs w:val="21"/>
              </w:rPr>
            </w:pPr>
            <w:r>
              <w:rPr>
                <w:rFonts w:hint="eastAsia"/>
                <w:szCs w:val="21"/>
              </w:rPr>
              <w:t>手动选择</w:t>
            </w:r>
          </w:p>
        </w:tc>
        <w:tc>
          <w:tcPr>
            <w:tcW w:w="960" w:type="dxa"/>
            <w:tcBorders>
              <w:top w:val="single" w:sz="4" w:space="0" w:color="auto"/>
              <w:left w:val="single" w:sz="4" w:space="0" w:color="auto"/>
              <w:bottom w:val="single" w:sz="4" w:space="0" w:color="auto"/>
              <w:right w:val="single" w:sz="4" w:space="0" w:color="auto"/>
            </w:tcBorders>
          </w:tcPr>
          <w:p w14:paraId="522D21A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931" w:type="dxa"/>
            <w:tcBorders>
              <w:top w:val="single" w:sz="4" w:space="0" w:color="auto"/>
              <w:left w:val="single" w:sz="4" w:space="0" w:color="auto"/>
              <w:bottom w:val="single" w:sz="4" w:space="0" w:color="auto"/>
              <w:right w:val="single" w:sz="4" w:space="0" w:color="auto"/>
            </w:tcBorders>
          </w:tcPr>
          <w:p w14:paraId="28704973"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需选择至区（县）</w:t>
            </w:r>
          </w:p>
        </w:tc>
      </w:tr>
      <w:tr w:rsidR="000829C4" w14:paraId="3BA1AAAC" w14:textId="77777777">
        <w:trPr>
          <w:trHeight w:val="432"/>
          <w:jc w:val="center"/>
        </w:trPr>
        <w:tc>
          <w:tcPr>
            <w:tcW w:w="1516" w:type="dxa"/>
            <w:tcBorders>
              <w:top w:val="single" w:sz="4" w:space="0" w:color="auto"/>
              <w:left w:val="single" w:sz="4" w:space="0" w:color="auto"/>
              <w:bottom w:val="single" w:sz="4" w:space="0" w:color="auto"/>
              <w:right w:val="single" w:sz="4" w:space="0" w:color="auto"/>
            </w:tcBorders>
          </w:tcPr>
          <w:p w14:paraId="087819FF"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建筑工程工地用地面积（月）</w:t>
            </w:r>
          </w:p>
        </w:tc>
        <w:tc>
          <w:tcPr>
            <w:tcW w:w="990" w:type="dxa"/>
            <w:tcBorders>
              <w:top w:val="single" w:sz="4" w:space="0" w:color="auto"/>
              <w:left w:val="single" w:sz="4" w:space="0" w:color="auto"/>
              <w:bottom w:val="single" w:sz="4" w:space="0" w:color="auto"/>
              <w:right w:val="single" w:sz="4" w:space="0" w:color="auto"/>
            </w:tcBorders>
          </w:tcPr>
          <w:p w14:paraId="028A0E8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数值（30,10）</w:t>
            </w:r>
          </w:p>
        </w:tc>
        <w:tc>
          <w:tcPr>
            <w:tcW w:w="1095" w:type="dxa"/>
            <w:tcBorders>
              <w:top w:val="single" w:sz="4" w:space="0" w:color="auto"/>
              <w:left w:val="single" w:sz="4" w:space="0" w:color="auto"/>
              <w:bottom w:val="single" w:sz="4" w:space="0" w:color="auto"/>
              <w:right w:val="single" w:sz="4" w:space="0" w:color="auto"/>
            </w:tcBorders>
          </w:tcPr>
          <w:p w14:paraId="055CF292"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960" w:type="dxa"/>
            <w:tcBorders>
              <w:top w:val="single" w:sz="4" w:space="0" w:color="auto"/>
              <w:left w:val="single" w:sz="4" w:space="0" w:color="auto"/>
              <w:bottom w:val="single" w:sz="4" w:space="0" w:color="auto"/>
              <w:right w:val="single" w:sz="4" w:space="0" w:color="auto"/>
            </w:tcBorders>
          </w:tcPr>
          <w:p w14:paraId="59D2791F"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931" w:type="dxa"/>
            <w:tcBorders>
              <w:top w:val="single" w:sz="4" w:space="0" w:color="auto"/>
              <w:left w:val="single" w:sz="4" w:space="0" w:color="auto"/>
              <w:bottom w:val="single" w:sz="4" w:space="0" w:color="auto"/>
              <w:right w:val="single" w:sz="4" w:space="0" w:color="auto"/>
            </w:tcBorders>
          </w:tcPr>
          <w:p w14:paraId="7A7D7FED" w14:textId="77777777" w:rsidR="000829C4" w:rsidRDefault="000829C4">
            <w:pPr>
              <w:widowControl/>
              <w:jc w:val="left"/>
              <w:textAlignment w:val="center"/>
              <w:rPr>
                <w:rFonts w:ascii="宋体" w:hAnsi="宋体" w:cs="宋体" w:hint="eastAsia"/>
                <w:iCs/>
                <w:szCs w:val="21"/>
              </w:rPr>
            </w:pPr>
          </w:p>
        </w:tc>
      </w:tr>
      <w:tr w:rsidR="000829C4" w14:paraId="4031B5B7" w14:textId="77777777">
        <w:trPr>
          <w:trHeight w:val="432"/>
          <w:jc w:val="center"/>
        </w:trPr>
        <w:tc>
          <w:tcPr>
            <w:tcW w:w="1516" w:type="dxa"/>
            <w:tcBorders>
              <w:top w:val="single" w:sz="4" w:space="0" w:color="auto"/>
              <w:left w:val="single" w:sz="4" w:space="0" w:color="auto"/>
              <w:bottom w:val="single" w:sz="4" w:space="0" w:color="auto"/>
              <w:right w:val="single" w:sz="4" w:space="0" w:color="auto"/>
            </w:tcBorders>
          </w:tcPr>
          <w:p w14:paraId="441D60D3"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削减系数（%）</w:t>
            </w:r>
          </w:p>
        </w:tc>
        <w:tc>
          <w:tcPr>
            <w:tcW w:w="990" w:type="dxa"/>
            <w:tcBorders>
              <w:top w:val="single" w:sz="4" w:space="0" w:color="auto"/>
              <w:left w:val="single" w:sz="4" w:space="0" w:color="auto"/>
              <w:bottom w:val="single" w:sz="4" w:space="0" w:color="auto"/>
              <w:right w:val="single" w:sz="4" w:space="0" w:color="auto"/>
            </w:tcBorders>
          </w:tcPr>
          <w:p w14:paraId="36185E69"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数值（12,10）</w:t>
            </w:r>
          </w:p>
        </w:tc>
        <w:tc>
          <w:tcPr>
            <w:tcW w:w="1095" w:type="dxa"/>
            <w:tcBorders>
              <w:top w:val="single" w:sz="4" w:space="0" w:color="auto"/>
              <w:left w:val="single" w:sz="4" w:space="0" w:color="auto"/>
              <w:bottom w:val="single" w:sz="4" w:space="0" w:color="auto"/>
              <w:right w:val="single" w:sz="4" w:space="0" w:color="auto"/>
            </w:tcBorders>
          </w:tcPr>
          <w:p w14:paraId="5FEAC13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960" w:type="dxa"/>
            <w:tcBorders>
              <w:top w:val="single" w:sz="4" w:space="0" w:color="auto"/>
              <w:left w:val="single" w:sz="4" w:space="0" w:color="auto"/>
              <w:bottom w:val="single" w:sz="4" w:space="0" w:color="auto"/>
              <w:right w:val="single" w:sz="4" w:space="0" w:color="auto"/>
            </w:tcBorders>
          </w:tcPr>
          <w:p w14:paraId="4C03BB2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931" w:type="dxa"/>
            <w:tcBorders>
              <w:top w:val="single" w:sz="4" w:space="0" w:color="auto"/>
              <w:left w:val="single" w:sz="4" w:space="0" w:color="auto"/>
              <w:bottom w:val="single" w:sz="4" w:space="0" w:color="auto"/>
              <w:right w:val="single" w:sz="4" w:space="0" w:color="auto"/>
            </w:tcBorders>
          </w:tcPr>
          <w:p w14:paraId="46302614" w14:textId="77777777" w:rsidR="000829C4" w:rsidRDefault="000829C4">
            <w:pPr>
              <w:widowControl/>
              <w:jc w:val="left"/>
              <w:textAlignment w:val="center"/>
              <w:rPr>
                <w:rFonts w:ascii="宋体" w:hAnsi="宋体" w:cs="宋体" w:hint="eastAsia"/>
                <w:iCs/>
                <w:szCs w:val="21"/>
              </w:rPr>
            </w:pPr>
          </w:p>
        </w:tc>
      </w:tr>
      <w:tr w:rsidR="000829C4" w14:paraId="5E47A800" w14:textId="77777777">
        <w:trPr>
          <w:trHeight w:val="432"/>
          <w:jc w:val="center"/>
        </w:trPr>
        <w:tc>
          <w:tcPr>
            <w:tcW w:w="1516" w:type="dxa"/>
            <w:tcBorders>
              <w:top w:val="single" w:sz="4" w:space="0" w:color="auto"/>
              <w:left w:val="single" w:sz="4" w:space="0" w:color="auto"/>
              <w:bottom w:val="single" w:sz="4" w:space="0" w:color="auto"/>
              <w:right w:val="single" w:sz="4" w:space="0" w:color="auto"/>
            </w:tcBorders>
          </w:tcPr>
          <w:p w14:paraId="4E150F43"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排放调节系数</w:t>
            </w:r>
          </w:p>
        </w:tc>
        <w:tc>
          <w:tcPr>
            <w:tcW w:w="990" w:type="dxa"/>
            <w:tcBorders>
              <w:top w:val="single" w:sz="4" w:space="0" w:color="auto"/>
              <w:left w:val="single" w:sz="4" w:space="0" w:color="auto"/>
              <w:bottom w:val="single" w:sz="4" w:space="0" w:color="auto"/>
              <w:right w:val="single" w:sz="4" w:space="0" w:color="auto"/>
            </w:tcBorders>
          </w:tcPr>
          <w:p w14:paraId="18F758C1"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枚举</w:t>
            </w:r>
          </w:p>
        </w:tc>
        <w:tc>
          <w:tcPr>
            <w:tcW w:w="1095" w:type="dxa"/>
            <w:tcBorders>
              <w:top w:val="single" w:sz="4" w:space="0" w:color="auto"/>
              <w:left w:val="single" w:sz="4" w:space="0" w:color="auto"/>
              <w:bottom w:val="single" w:sz="4" w:space="0" w:color="auto"/>
              <w:right w:val="single" w:sz="4" w:space="0" w:color="auto"/>
            </w:tcBorders>
          </w:tcPr>
          <w:p w14:paraId="6414AEAA" w14:textId="77777777" w:rsidR="000829C4" w:rsidRDefault="00000000">
            <w:pPr>
              <w:widowControl/>
              <w:jc w:val="center"/>
              <w:textAlignment w:val="center"/>
              <w:rPr>
                <w:rFonts w:ascii="宋体" w:hAnsi="宋体" w:cs="宋体" w:hint="eastAsia"/>
                <w:iCs/>
                <w:szCs w:val="21"/>
              </w:rPr>
            </w:pPr>
            <w:r>
              <w:rPr>
                <w:rFonts w:hint="eastAsia"/>
                <w:szCs w:val="21"/>
              </w:rPr>
              <w:t>手动选择</w:t>
            </w:r>
          </w:p>
        </w:tc>
        <w:tc>
          <w:tcPr>
            <w:tcW w:w="960" w:type="dxa"/>
            <w:tcBorders>
              <w:top w:val="single" w:sz="4" w:space="0" w:color="auto"/>
              <w:left w:val="single" w:sz="4" w:space="0" w:color="auto"/>
              <w:bottom w:val="single" w:sz="4" w:space="0" w:color="auto"/>
              <w:right w:val="single" w:sz="4" w:space="0" w:color="auto"/>
            </w:tcBorders>
          </w:tcPr>
          <w:p w14:paraId="087DA5B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931" w:type="dxa"/>
            <w:tcBorders>
              <w:top w:val="single" w:sz="4" w:space="0" w:color="auto"/>
              <w:left w:val="single" w:sz="4" w:space="0" w:color="auto"/>
              <w:bottom w:val="single" w:sz="4" w:space="0" w:color="auto"/>
              <w:right w:val="single" w:sz="4" w:space="0" w:color="auto"/>
            </w:tcBorders>
          </w:tcPr>
          <w:p w14:paraId="574A73C1"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0.8/1.5，单选</w:t>
            </w:r>
          </w:p>
        </w:tc>
      </w:tr>
      <w:tr w:rsidR="000829C4" w14:paraId="44F5A43D" w14:textId="77777777">
        <w:trPr>
          <w:trHeight w:val="432"/>
          <w:jc w:val="center"/>
        </w:trPr>
        <w:tc>
          <w:tcPr>
            <w:tcW w:w="1516" w:type="dxa"/>
            <w:tcBorders>
              <w:top w:val="single" w:sz="4" w:space="0" w:color="auto"/>
              <w:left w:val="single" w:sz="4" w:space="0" w:color="auto"/>
              <w:bottom w:val="single" w:sz="4" w:space="0" w:color="auto"/>
              <w:right w:val="single" w:sz="4" w:space="0" w:color="auto"/>
            </w:tcBorders>
          </w:tcPr>
          <w:p w14:paraId="7E04EF9F"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备注</w:t>
            </w:r>
          </w:p>
        </w:tc>
        <w:tc>
          <w:tcPr>
            <w:tcW w:w="990" w:type="dxa"/>
            <w:tcBorders>
              <w:top w:val="single" w:sz="4" w:space="0" w:color="auto"/>
              <w:left w:val="single" w:sz="4" w:space="0" w:color="auto"/>
              <w:bottom w:val="single" w:sz="4" w:space="0" w:color="auto"/>
              <w:right w:val="single" w:sz="4" w:space="0" w:color="auto"/>
            </w:tcBorders>
          </w:tcPr>
          <w:p w14:paraId="1E69AEFC"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r>
              <w:rPr>
                <w:rFonts w:hint="eastAsia"/>
                <w:szCs w:val="21"/>
              </w:rPr>
              <w:t>（</w:t>
            </w:r>
            <w:r>
              <w:rPr>
                <w:rFonts w:hint="eastAsia"/>
                <w:szCs w:val="21"/>
              </w:rPr>
              <w:t>500</w:t>
            </w:r>
            <w:r>
              <w:rPr>
                <w:rFonts w:hint="eastAsia"/>
                <w:szCs w:val="21"/>
              </w:rPr>
              <w:t>）</w:t>
            </w:r>
          </w:p>
        </w:tc>
        <w:tc>
          <w:tcPr>
            <w:tcW w:w="1095" w:type="dxa"/>
            <w:tcBorders>
              <w:top w:val="single" w:sz="4" w:space="0" w:color="auto"/>
              <w:left w:val="single" w:sz="4" w:space="0" w:color="auto"/>
              <w:bottom w:val="single" w:sz="4" w:space="0" w:color="auto"/>
              <w:right w:val="single" w:sz="4" w:space="0" w:color="auto"/>
            </w:tcBorders>
          </w:tcPr>
          <w:p w14:paraId="576AB5B7"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960" w:type="dxa"/>
            <w:tcBorders>
              <w:top w:val="single" w:sz="4" w:space="0" w:color="auto"/>
              <w:left w:val="single" w:sz="4" w:space="0" w:color="auto"/>
              <w:bottom w:val="single" w:sz="4" w:space="0" w:color="auto"/>
              <w:right w:val="single" w:sz="4" w:space="0" w:color="auto"/>
            </w:tcBorders>
          </w:tcPr>
          <w:p w14:paraId="33CA01D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否</w:t>
            </w:r>
          </w:p>
        </w:tc>
        <w:tc>
          <w:tcPr>
            <w:tcW w:w="3931" w:type="dxa"/>
            <w:tcBorders>
              <w:top w:val="single" w:sz="4" w:space="0" w:color="auto"/>
              <w:left w:val="single" w:sz="4" w:space="0" w:color="auto"/>
              <w:bottom w:val="single" w:sz="4" w:space="0" w:color="auto"/>
              <w:right w:val="single" w:sz="4" w:space="0" w:color="auto"/>
            </w:tcBorders>
          </w:tcPr>
          <w:p w14:paraId="67B5CFE6" w14:textId="77777777" w:rsidR="000829C4" w:rsidRDefault="000829C4">
            <w:pPr>
              <w:widowControl/>
              <w:jc w:val="left"/>
              <w:textAlignment w:val="center"/>
              <w:rPr>
                <w:rFonts w:ascii="宋体" w:hAnsi="宋体" w:cs="宋体" w:hint="eastAsia"/>
                <w:iCs/>
                <w:szCs w:val="21"/>
              </w:rPr>
            </w:pPr>
          </w:p>
        </w:tc>
      </w:tr>
      <w:tr w:rsidR="000829C4" w14:paraId="7D4B07D3" w14:textId="77777777">
        <w:trPr>
          <w:trHeight w:val="432"/>
          <w:jc w:val="center"/>
        </w:trPr>
        <w:tc>
          <w:tcPr>
            <w:tcW w:w="1516" w:type="dxa"/>
            <w:tcBorders>
              <w:top w:val="single" w:sz="4" w:space="0" w:color="auto"/>
              <w:left w:val="single" w:sz="4" w:space="0" w:color="auto"/>
              <w:bottom w:val="single" w:sz="4" w:space="0" w:color="auto"/>
              <w:right w:val="single" w:sz="4" w:space="0" w:color="auto"/>
            </w:tcBorders>
            <w:vAlign w:val="center"/>
          </w:tcPr>
          <w:p w14:paraId="1EAA9167" w14:textId="77777777" w:rsidR="000829C4" w:rsidRDefault="00000000">
            <w:pPr>
              <w:jc w:val="left"/>
              <w:rPr>
                <w:rFonts w:ascii="宋体" w:hAnsi="宋体" w:cs="宋体" w:hint="eastAsia"/>
                <w:iCs/>
                <w:szCs w:val="21"/>
              </w:rPr>
            </w:pPr>
            <w:r>
              <w:rPr>
                <w:rFonts w:ascii="宋体" w:hAnsi="宋体" w:cs="宋体" w:hint="eastAsia"/>
                <w:iCs/>
                <w:szCs w:val="21"/>
              </w:rPr>
              <w:t>单据状态</w:t>
            </w:r>
          </w:p>
        </w:tc>
        <w:tc>
          <w:tcPr>
            <w:tcW w:w="990" w:type="dxa"/>
            <w:tcBorders>
              <w:top w:val="single" w:sz="4" w:space="0" w:color="auto"/>
              <w:left w:val="single" w:sz="4" w:space="0" w:color="auto"/>
              <w:bottom w:val="single" w:sz="4" w:space="0" w:color="auto"/>
              <w:right w:val="single" w:sz="4" w:space="0" w:color="auto"/>
            </w:tcBorders>
          </w:tcPr>
          <w:p w14:paraId="1098DCB6"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095" w:type="dxa"/>
            <w:tcBorders>
              <w:top w:val="single" w:sz="4" w:space="0" w:color="auto"/>
              <w:left w:val="single" w:sz="4" w:space="0" w:color="auto"/>
              <w:bottom w:val="single" w:sz="4" w:space="0" w:color="auto"/>
              <w:right w:val="single" w:sz="4" w:space="0" w:color="auto"/>
            </w:tcBorders>
          </w:tcPr>
          <w:p w14:paraId="5357DFBF"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960" w:type="dxa"/>
            <w:tcBorders>
              <w:top w:val="single" w:sz="4" w:space="0" w:color="auto"/>
              <w:left w:val="single" w:sz="4" w:space="0" w:color="auto"/>
              <w:bottom w:val="single" w:sz="4" w:space="0" w:color="auto"/>
              <w:right w:val="single" w:sz="4" w:space="0" w:color="auto"/>
            </w:tcBorders>
          </w:tcPr>
          <w:p w14:paraId="6D2F93F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931" w:type="dxa"/>
            <w:tcBorders>
              <w:top w:val="single" w:sz="4" w:space="0" w:color="auto"/>
              <w:left w:val="single" w:sz="4" w:space="0" w:color="auto"/>
              <w:bottom w:val="single" w:sz="4" w:space="0" w:color="auto"/>
              <w:right w:val="single" w:sz="4" w:space="0" w:color="auto"/>
            </w:tcBorders>
          </w:tcPr>
          <w:p w14:paraId="554CC5BF" w14:textId="77777777" w:rsidR="000829C4" w:rsidRDefault="000829C4">
            <w:pPr>
              <w:widowControl/>
              <w:jc w:val="left"/>
              <w:textAlignment w:val="center"/>
              <w:rPr>
                <w:rFonts w:ascii="宋体" w:hAnsi="宋体" w:cs="宋体" w:hint="eastAsia"/>
                <w:iCs/>
                <w:szCs w:val="21"/>
              </w:rPr>
            </w:pPr>
          </w:p>
        </w:tc>
      </w:tr>
      <w:tr w:rsidR="000829C4" w14:paraId="1341D1B5" w14:textId="77777777">
        <w:trPr>
          <w:trHeight w:val="432"/>
          <w:jc w:val="center"/>
        </w:trPr>
        <w:tc>
          <w:tcPr>
            <w:tcW w:w="1516" w:type="dxa"/>
            <w:tcBorders>
              <w:top w:val="single" w:sz="4" w:space="0" w:color="auto"/>
              <w:left w:val="single" w:sz="4" w:space="0" w:color="auto"/>
              <w:bottom w:val="single" w:sz="4" w:space="0" w:color="auto"/>
              <w:right w:val="single" w:sz="4" w:space="0" w:color="auto"/>
            </w:tcBorders>
          </w:tcPr>
          <w:p w14:paraId="427828E1" w14:textId="77777777" w:rsidR="000829C4" w:rsidRDefault="00000000">
            <w:pPr>
              <w:jc w:val="left"/>
              <w:rPr>
                <w:rFonts w:ascii="宋体" w:hAnsi="宋体" w:cs="宋体" w:hint="eastAsia"/>
                <w:iCs/>
                <w:szCs w:val="21"/>
              </w:rPr>
            </w:pPr>
            <w:r>
              <w:rPr>
                <w:rFonts w:ascii="宋体" w:hAnsi="宋体" w:cs="宋体" w:hint="eastAsia"/>
                <w:iCs/>
                <w:szCs w:val="21"/>
              </w:rPr>
              <w:t>制单日期</w:t>
            </w:r>
          </w:p>
        </w:tc>
        <w:tc>
          <w:tcPr>
            <w:tcW w:w="990" w:type="dxa"/>
            <w:tcBorders>
              <w:top w:val="single" w:sz="4" w:space="0" w:color="auto"/>
              <w:left w:val="single" w:sz="4" w:space="0" w:color="auto"/>
              <w:bottom w:val="single" w:sz="4" w:space="0" w:color="auto"/>
              <w:right w:val="single" w:sz="4" w:space="0" w:color="auto"/>
            </w:tcBorders>
          </w:tcPr>
          <w:p w14:paraId="16C52A10"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095" w:type="dxa"/>
            <w:tcBorders>
              <w:top w:val="single" w:sz="4" w:space="0" w:color="auto"/>
              <w:left w:val="single" w:sz="4" w:space="0" w:color="auto"/>
              <w:bottom w:val="single" w:sz="4" w:space="0" w:color="auto"/>
              <w:right w:val="single" w:sz="4" w:space="0" w:color="auto"/>
            </w:tcBorders>
          </w:tcPr>
          <w:p w14:paraId="24EB77F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960" w:type="dxa"/>
            <w:tcBorders>
              <w:top w:val="single" w:sz="4" w:space="0" w:color="auto"/>
              <w:left w:val="single" w:sz="4" w:space="0" w:color="auto"/>
              <w:bottom w:val="single" w:sz="4" w:space="0" w:color="auto"/>
              <w:right w:val="single" w:sz="4" w:space="0" w:color="auto"/>
            </w:tcBorders>
          </w:tcPr>
          <w:p w14:paraId="7866E605"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931" w:type="dxa"/>
            <w:tcBorders>
              <w:top w:val="single" w:sz="4" w:space="0" w:color="auto"/>
              <w:left w:val="single" w:sz="4" w:space="0" w:color="auto"/>
              <w:bottom w:val="single" w:sz="4" w:space="0" w:color="auto"/>
              <w:right w:val="single" w:sz="4" w:space="0" w:color="auto"/>
            </w:tcBorders>
          </w:tcPr>
          <w:p w14:paraId="1E93481A" w14:textId="77777777" w:rsidR="000829C4" w:rsidRDefault="000829C4">
            <w:pPr>
              <w:widowControl/>
              <w:jc w:val="left"/>
              <w:textAlignment w:val="center"/>
              <w:rPr>
                <w:rFonts w:ascii="宋体" w:hAnsi="宋体" w:cs="宋体" w:hint="eastAsia"/>
                <w:iCs/>
                <w:szCs w:val="21"/>
              </w:rPr>
            </w:pPr>
          </w:p>
        </w:tc>
      </w:tr>
      <w:tr w:rsidR="000829C4" w14:paraId="76C2C1E3" w14:textId="77777777">
        <w:trPr>
          <w:trHeight w:val="432"/>
          <w:jc w:val="center"/>
        </w:trPr>
        <w:tc>
          <w:tcPr>
            <w:tcW w:w="1516" w:type="dxa"/>
            <w:tcBorders>
              <w:top w:val="single" w:sz="4" w:space="0" w:color="auto"/>
              <w:left w:val="single" w:sz="4" w:space="0" w:color="auto"/>
              <w:bottom w:val="single" w:sz="4" w:space="0" w:color="auto"/>
              <w:right w:val="single" w:sz="4" w:space="0" w:color="auto"/>
            </w:tcBorders>
          </w:tcPr>
          <w:p w14:paraId="5F16D270" w14:textId="77777777" w:rsidR="000829C4" w:rsidRDefault="00000000">
            <w:pPr>
              <w:jc w:val="left"/>
              <w:rPr>
                <w:rFonts w:ascii="宋体" w:hAnsi="宋体" w:cs="宋体" w:hint="eastAsia"/>
                <w:iCs/>
                <w:szCs w:val="21"/>
              </w:rPr>
            </w:pPr>
            <w:r>
              <w:rPr>
                <w:rFonts w:ascii="宋体" w:hAnsi="宋体" w:cs="宋体" w:hint="eastAsia"/>
                <w:iCs/>
                <w:szCs w:val="21"/>
              </w:rPr>
              <w:t>制单人</w:t>
            </w:r>
          </w:p>
        </w:tc>
        <w:tc>
          <w:tcPr>
            <w:tcW w:w="990" w:type="dxa"/>
            <w:tcBorders>
              <w:top w:val="single" w:sz="4" w:space="0" w:color="auto"/>
              <w:left w:val="single" w:sz="4" w:space="0" w:color="auto"/>
              <w:bottom w:val="single" w:sz="4" w:space="0" w:color="auto"/>
              <w:right w:val="single" w:sz="4" w:space="0" w:color="auto"/>
            </w:tcBorders>
          </w:tcPr>
          <w:p w14:paraId="0993E9AF"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095" w:type="dxa"/>
            <w:tcBorders>
              <w:top w:val="single" w:sz="4" w:space="0" w:color="auto"/>
              <w:left w:val="single" w:sz="4" w:space="0" w:color="auto"/>
              <w:bottom w:val="single" w:sz="4" w:space="0" w:color="auto"/>
              <w:right w:val="single" w:sz="4" w:space="0" w:color="auto"/>
            </w:tcBorders>
          </w:tcPr>
          <w:p w14:paraId="0A788DA2"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960" w:type="dxa"/>
            <w:tcBorders>
              <w:top w:val="single" w:sz="4" w:space="0" w:color="auto"/>
              <w:left w:val="single" w:sz="4" w:space="0" w:color="auto"/>
              <w:bottom w:val="single" w:sz="4" w:space="0" w:color="auto"/>
              <w:right w:val="single" w:sz="4" w:space="0" w:color="auto"/>
            </w:tcBorders>
          </w:tcPr>
          <w:p w14:paraId="4DDE3606"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931" w:type="dxa"/>
            <w:tcBorders>
              <w:top w:val="single" w:sz="4" w:space="0" w:color="auto"/>
              <w:left w:val="single" w:sz="4" w:space="0" w:color="auto"/>
              <w:bottom w:val="single" w:sz="4" w:space="0" w:color="auto"/>
              <w:right w:val="single" w:sz="4" w:space="0" w:color="auto"/>
            </w:tcBorders>
          </w:tcPr>
          <w:p w14:paraId="60CB6A88" w14:textId="77777777" w:rsidR="000829C4" w:rsidRDefault="000829C4">
            <w:pPr>
              <w:widowControl/>
              <w:jc w:val="left"/>
              <w:textAlignment w:val="center"/>
              <w:rPr>
                <w:rFonts w:ascii="宋体" w:hAnsi="宋体" w:cs="宋体" w:hint="eastAsia"/>
                <w:iCs/>
                <w:szCs w:val="21"/>
              </w:rPr>
            </w:pPr>
          </w:p>
        </w:tc>
      </w:tr>
      <w:tr w:rsidR="000829C4" w14:paraId="2FE910C2" w14:textId="77777777">
        <w:trPr>
          <w:trHeight w:val="432"/>
          <w:jc w:val="center"/>
        </w:trPr>
        <w:tc>
          <w:tcPr>
            <w:tcW w:w="1516" w:type="dxa"/>
            <w:tcBorders>
              <w:top w:val="single" w:sz="4" w:space="0" w:color="auto"/>
              <w:left w:val="single" w:sz="4" w:space="0" w:color="auto"/>
              <w:bottom w:val="single" w:sz="4" w:space="0" w:color="auto"/>
              <w:right w:val="single" w:sz="4" w:space="0" w:color="auto"/>
            </w:tcBorders>
          </w:tcPr>
          <w:p w14:paraId="2895238B" w14:textId="77777777" w:rsidR="000829C4" w:rsidRDefault="00000000">
            <w:pPr>
              <w:jc w:val="left"/>
              <w:rPr>
                <w:rFonts w:ascii="宋体" w:hAnsi="宋体" w:cs="宋体" w:hint="eastAsia"/>
                <w:iCs/>
                <w:szCs w:val="21"/>
              </w:rPr>
            </w:pPr>
            <w:r>
              <w:rPr>
                <w:rFonts w:ascii="宋体" w:hAnsi="宋体" w:cs="宋体" w:hint="eastAsia"/>
                <w:iCs/>
                <w:szCs w:val="21"/>
              </w:rPr>
              <w:t>审批日期</w:t>
            </w:r>
          </w:p>
        </w:tc>
        <w:tc>
          <w:tcPr>
            <w:tcW w:w="990" w:type="dxa"/>
            <w:tcBorders>
              <w:top w:val="single" w:sz="4" w:space="0" w:color="auto"/>
              <w:left w:val="single" w:sz="4" w:space="0" w:color="auto"/>
              <w:bottom w:val="single" w:sz="4" w:space="0" w:color="auto"/>
              <w:right w:val="single" w:sz="4" w:space="0" w:color="auto"/>
            </w:tcBorders>
          </w:tcPr>
          <w:p w14:paraId="7C814B8E"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095" w:type="dxa"/>
            <w:tcBorders>
              <w:top w:val="single" w:sz="4" w:space="0" w:color="auto"/>
              <w:left w:val="single" w:sz="4" w:space="0" w:color="auto"/>
              <w:bottom w:val="single" w:sz="4" w:space="0" w:color="auto"/>
              <w:right w:val="single" w:sz="4" w:space="0" w:color="auto"/>
            </w:tcBorders>
          </w:tcPr>
          <w:p w14:paraId="073C9268"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960" w:type="dxa"/>
            <w:tcBorders>
              <w:top w:val="single" w:sz="4" w:space="0" w:color="auto"/>
              <w:left w:val="single" w:sz="4" w:space="0" w:color="auto"/>
              <w:bottom w:val="single" w:sz="4" w:space="0" w:color="auto"/>
              <w:right w:val="single" w:sz="4" w:space="0" w:color="auto"/>
            </w:tcBorders>
          </w:tcPr>
          <w:p w14:paraId="39C95129"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931" w:type="dxa"/>
            <w:tcBorders>
              <w:top w:val="single" w:sz="4" w:space="0" w:color="auto"/>
              <w:left w:val="single" w:sz="4" w:space="0" w:color="auto"/>
              <w:bottom w:val="single" w:sz="4" w:space="0" w:color="auto"/>
              <w:right w:val="single" w:sz="4" w:space="0" w:color="auto"/>
            </w:tcBorders>
          </w:tcPr>
          <w:p w14:paraId="7B3B6044" w14:textId="77777777" w:rsidR="000829C4" w:rsidRDefault="000829C4">
            <w:pPr>
              <w:widowControl/>
              <w:jc w:val="left"/>
              <w:textAlignment w:val="center"/>
              <w:rPr>
                <w:rFonts w:ascii="宋体" w:hAnsi="宋体" w:cs="宋体" w:hint="eastAsia"/>
                <w:iCs/>
                <w:szCs w:val="21"/>
              </w:rPr>
            </w:pPr>
          </w:p>
        </w:tc>
      </w:tr>
      <w:tr w:rsidR="000829C4" w14:paraId="3216F180" w14:textId="77777777">
        <w:trPr>
          <w:trHeight w:val="432"/>
          <w:jc w:val="center"/>
        </w:trPr>
        <w:tc>
          <w:tcPr>
            <w:tcW w:w="1516" w:type="dxa"/>
            <w:tcBorders>
              <w:top w:val="single" w:sz="4" w:space="0" w:color="auto"/>
              <w:left w:val="single" w:sz="4" w:space="0" w:color="auto"/>
              <w:bottom w:val="single" w:sz="4" w:space="0" w:color="auto"/>
              <w:right w:val="single" w:sz="4" w:space="0" w:color="auto"/>
            </w:tcBorders>
          </w:tcPr>
          <w:p w14:paraId="1B34A64A" w14:textId="77777777" w:rsidR="000829C4" w:rsidRDefault="00000000">
            <w:pPr>
              <w:jc w:val="left"/>
              <w:rPr>
                <w:rFonts w:ascii="宋体" w:hAnsi="宋体" w:cs="宋体" w:hint="eastAsia"/>
                <w:iCs/>
                <w:szCs w:val="21"/>
              </w:rPr>
            </w:pPr>
            <w:r>
              <w:rPr>
                <w:rFonts w:ascii="宋体" w:hAnsi="宋体" w:cs="宋体" w:hint="eastAsia"/>
                <w:iCs/>
                <w:szCs w:val="21"/>
              </w:rPr>
              <w:t>审批人</w:t>
            </w:r>
          </w:p>
        </w:tc>
        <w:tc>
          <w:tcPr>
            <w:tcW w:w="990" w:type="dxa"/>
            <w:tcBorders>
              <w:top w:val="single" w:sz="4" w:space="0" w:color="auto"/>
              <w:left w:val="single" w:sz="4" w:space="0" w:color="auto"/>
              <w:bottom w:val="single" w:sz="4" w:space="0" w:color="auto"/>
              <w:right w:val="single" w:sz="4" w:space="0" w:color="auto"/>
            </w:tcBorders>
          </w:tcPr>
          <w:p w14:paraId="4DDC271E"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095" w:type="dxa"/>
            <w:tcBorders>
              <w:top w:val="single" w:sz="4" w:space="0" w:color="auto"/>
              <w:left w:val="single" w:sz="4" w:space="0" w:color="auto"/>
              <w:bottom w:val="single" w:sz="4" w:space="0" w:color="auto"/>
              <w:right w:val="single" w:sz="4" w:space="0" w:color="auto"/>
            </w:tcBorders>
          </w:tcPr>
          <w:p w14:paraId="11D5999F"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960" w:type="dxa"/>
            <w:tcBorders>
              <w:top w:val="single" w:sz="4" w:space="0" w:color="auto"/>
              <w:left w:val="single" w:sz="4" w:space="0" w:color="auto"/>
              <w:bottom w:val="single" w:sz="4" w:space="0" w:color="auto"/>
              <w:right w:val="single" w:sz="4" w:space="0" w:color="auto"/>
            </w:tcBorders>
          </w:tcPr>
          <w:p w14:paraId="4A731592"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931" w:type="dxa"/>
            <w:tcBorders>
              <w:top w:val="single" w:sz="4" w:space="0" w:color="auto"/>
              <w:left w:val="single" w:sz="4" w:space="0" w:color="auto"/>
              <w:bottom w:val="single" w:sz="4" w:space="0" w:color="auto"/>
              <w:right w:val="single" w:sz="4" w:space="0" w:color="auto"/>
            </w:tcBorders>
          </w:tcPr>
          <w:p w14:paraId="3C0F4D58" w14:textId="77777777" w:rsidR="000829C4" w:rsidRDefault="000829C4">
            <w:pPr>
              <w:widowControl/>
              <w:jc w:val="left"/>
              <w:textAlignment w:val="center"/>
              <w:rPr>
                <w:rFonts w:ascii="宋体" w:hAnsi="宋体" w:cs="宋体" w:hint="eastAsia"/>
                <w:iCs/>
                <w:szCs w:val="21"/>
              </w:rPr>
            </w:pPr>
          </w:p>
        </w:tc>
      </w:tr>
    </w:tbl>
    <w:p w14:paraId="353B8EBF" w14:textId="77777777" w:rsidR="000829C4" w:rsidRDefault="000829C4"/>
    <w:p w14:paraId="48E007A8" w14:textId="77777777" w:rsidR="000829C4" w:rsidRDefault="00000000">
      <w:pPr>
        <w:pStyle w:val="4"/>
      </w:pPr>
      <w:r>
        <w:rPr>
          <w:rFonts w:hint="eastAsia"/>
        </w:rPr>
        <w:t>业务处理</w:t>
      </w:r>
    </w:p>
    <w:p w14:paraId="5592A2CE" w14:textId="77777777" w:rsidR="000829C4" w:rsidRDefault="00000000">
      <w:pPr>
        <w:pStyle w:val="5"/>
      </w:pPr>
      <w:r>
        <w:rPr>
          <w:rFonts w:hint="eastAsia"/>
        </w:rPr>
        <w:t>业务处理与说明</w:t>
      </w:r>
    </w:p>
    <w:p w14:paraId="757C8C74" w14:textId="77777777" w:rsidR="000829C4" w:rsidRDefault="00000000">
      <w:pPr>
        <w:pStyle w:val="5"/>
      </w:pPr>
      <w:r>
        <w:rPr>
          <w:rFonts w:hint="eastAsia"/>
        </w:rPr>
        <w:t>功能按钮</w:t>
      </w:r>
    </w:p>
    <w:p w14:paraId="46253341" w14:textId="77777777" w:rsidR="000829C4" w:rsidRDefault="00000000">
      <w:r>
        <w:rPr>
          <w:rFonts w:hint="eastAsia"/>
        </w:rPr>
        <w:t>列表按钮：</w:t>
      </w:r>
    </w:p>
    <w:tbl>
      <w:tblPr>
        <w:tblStyle w:val="ab"/>
        <w:tblW w:w="0" w:type="auto"/>
        <w:tblLook w:val="04A0" w:firstRow="1" w:lastRow="0" w:firstColumn="1" w:lastColumn="0" w:noHBand="0" w:noVBand="1"/>
      </w:tblPr>
      <w:tblGrid>
        <w:gridCol w:w="1064"/>
        <w:gridCol w:w="1110"/>
        <w:gridCol w:w="6122"/>
      </w:tblGrid>
      <w:tr w:rsidR="000829C4" w14:paraId="46216A22" w14:textId="77777777">
        <w:tc>
          <w:tcPr>
            <w:tcW w:w="1086" w:type="dxa"/>
            <w:shd w:val="clear" w:color="auto" w:fill="DEEBF6" w:themeFill="accent1" w:themeFillTint="32"/>
          </w:tcPr>
          <w:p w14:paraId="1C2C1ADC" w14:textId="77777777" w:rsidR="000829C4" w:rsidRDefault="00000000">
            <w:pPr>
              <w:jc w:val="center"/>
              <w:rPr>
                <w:b/>
                <w:bCs/>
                <w:szCs w:val="21"/>
              </w:rPr>
            </w:pPr>
            <w:r>
              <w:rPr>
                <w:rFonts w:hint="eastAsia"/>
                <w:b/>
                <w:bCs/>
                <w:szCs w:val="21"/>
              </w:rPr>
              <w:t>按钮名称</w:t>
            </w:r>
          </w:p>
        </w:tc>
        <w:tc>
          <w:tcPr>
            <w:tcW w:w="1133" w:type="dxa"/>
            <w:shd w:val="clear" w:color="auto" w:fill="DEEBF6" w:themeFill="accent1" w:themeFillTint="32"/>
          </w:tcPr>
          <w:p w14:paraId="630F2005" w14:textId="77777777" w:rsidR="000829C4" w:rsidRDefault="00000000">
            <w:pPr>
              <w:jc w:val="center"/>
              <w:rPr>
                <w:b/>
                <w:bCs/>
                <w:szCs w:val="21"/>
              </w:rPr>
            </w:pPr>
            <w:r>
              <w:rPr>
                <w:rFonts w:hint="eastAsia"/>
                <w:b/>
                <w:bCs/>
                <w:szCs w:val="21"/>
              </w:rPr>
              <w:t>实现功能</w:t>
            </w:r>
          </w:p>
        </w:tc>
        <w:tc>
          <w:tcPr>
            <w:tcW w:w="6303" w:type="dxa"/>
            <w:shd w:val="clear" w:color="auto" w:fill="DEEBF6" w:themeFill="accent1" w:themeFillTint="32"/>
          </w:tcPr>
          <w:p w14:paraId="564C3F33" w14:textId="77777777" w:rsidR="000829C4" w:rsidRDefault="00000000">
            <w:pPr>
              <w:jc w:val="center"/>
              <w:rPr>
                <w:b/>
                <w:bCs/>
                <w:szCs w:val="21"/>
              </w:rPr>
            </w:pPr>
            <w:r>
              <w:rPr>
                <w:rFonts w:hint="eastAsia"/>
                <w:b/>
                <w:bCs/>
                <w:szCs w:val="21"/>
              </w:rPr>
              <w:t>规则</w:t>
            </w:r>
          </w:p>
        </w:tc>
      </w:tr>
      <w:tr w:rsidR="000829C4" w14:paraId="02040CB1" w14:textId="77777777">
        <w:tc>
          <w:tcPr>
            <w:tcW w:w="1086" w:type="dxa"/>
          </w:tcPr>
          <w:p w14:paraId="0AF175B1" w14:textId="77777777" w:rsidR="000829C4" w:rsidRDefault="00000000">
            <w:pPr>
              <w:rPr>
                <w:szCs w:val="21"/>
              </w:rPr>
            </w:pPr>
            <w:r>
              <w:rPr>
                <w:rFonts w:hint="eastAsia"/>
                <w:szCs w:val="21"/>
              </w:rPr>
              <w:t>新增</w:t>
            </w:r>
          </w:p>
        </w:tc>
        <w:tc>
          <w:tcPr>
            <w:tcW w:w="1133" w:type="dxa"/>
          </w:tcPr>
          <w:p w14:paraId="6C3CCAE2" w14:textId="77777777" w:rsidR="000829C4" w:rsidRDefault="00000000">
            <w:pPr>
              <w:rPr>
                <w:szCs w:val="21"/>
              </w:rPr>
            </w:pPr>
            <w:r>
              <w:rPr>
                <w:rFonts w:hint="eastAsia"/>
                <w:szCs w:val="21"/>
              </w:rPr>
              <w:t>新增操作</w:t>
            </w:r>
          </w:p>
        </w:tc>
        <w:tc>
          <w:tcPr>
            <w:tcW w:w="6303" w:type="dxa"/>
          </w:tcPr>
          <w:p w14:paraId="73403A28" w14:textId="77777777" w:rsidR="000829C4" w:rsidRDefault="00000000">
            <w:pPr>
              <w:numPr>
                <w:ilvl w:val="255"/>
                <w:numId w:val="0"/>
              </w:numPr>
              <w:rPr>
                <w:szCs w:val="21"/>
              </w:rPr>
            </w:pPr>
            <w:r>
              <w:rPr>
                <w:rFonts w:hint="eastAsia"/>
                <w:szCs w:val="21"/>
              </w:rPr>
              <w:t>点击该按钮，弹出卡片界面，录入新增信息；</w:t>
            </w:r>
          </w:p>
        </w:tc>
      </w:tr>
      <w:tr w:rsidR="000829C4" w14:paraId="40F7A3CC" w14:textId="77777777">
        <w:tc>
          <w:tcPr>
            <w:tcW w:w="1086" w:type="dxa"/>
          </w:tcPr>
          <w:p w14:paraId="70679506" w14:textId="77777777" w:rsidR="000829C4" w:rsidRDefault="00000000">
            <w:pPr>
              <w:rPr>
                <w:szCs w:val="21"/>
              </w:rPr>
            </w:pPr>
            <w:r>
              <w:rPr>
                <w:rFonts w:hint="eastAsia"/>
                <w:szCs w:val="21"/>
              </w:rPr>
              <w:t>修改</w:t>
            </w:r>
          </w:p>
        </w:tc>
        <w:tc>
          <w:tcPr>
            <w:tcW w:w="1133" w:type="dxa"/>
          </w:tcPr>
          <w:p w14:paraId="50CD0642" w14:textId="77777777" w:rsidR="000829C4" w:rsidRDefault="00000000">
            <w:pPr>
              <w:rPr>
                <w:szCs w:val="21"/>
              </w:rPr>
            </w:pPr>
            <w:r>
              <w:rPr>
                <w:rFonts w:hint="eastAsia"/>
                <w:szCs w:val="21"/>
              </w:rPr>
              <w:t>修改操作</w:t>
            </w:r>
          </w:p>
        </w:tc>
        <w:tc>
          <w:tcPr>
            <w:tcW w:w="6303" w:type="dxa"/>
          </w:tcPr>
          <w:p w14:paraId="6476054A" w14:textId="77777777" w:rsidR="000829C4" w:rsidRDefault="00000000">
            <w:pPr>
              <w:numPr>
                <w:ilvl w:val="0"/>
                <w:numId w:val="108"/>
              </w:numPr>
              <w:rPr>
                <w:szCs w:val="21"/>
              </w:rPr>
            </w:pPr>
            <w:r>
              <w:rPr>
                <w:rFonts w:hint="eastAsia"/>
                <w:szCs w:val="21"/>
              </w:rPr>
              <w:t>点击该按钮，弹出卡片界面，修改相关信息；</w:t>
            </w:r>
          </w:p>
          <w:p w14:paraId="1EB5D6A1" w14:textId="77777777" w:rsidR="000829C4" w:rsidRDefault="00000000">
            <w:pPr>
              <w:numPr>
                <w:ilvl w:val="0"/>
                <w:numId w:val="108"/>
              </w:numPr>
              <w:rPr>
                <w:szCs w:val="21"/>
              </w:rPr>
            </w:pPr>
            <w:r>
              <w:rPr>
                <w:rFonts w:hint="eastAsia"/>
                <w:szCs w:val="21"/>
              </w:rPr>
              <w:t>只有待确认状态的数据可修改。</w:t>
            </w:r>
          </w:p>
        </w:tc>
      </w:tr>
      <w:tr w:rsidR="000829C4" w14:paraId="7BFA1871" w14:textId="77777777">
        <w:tc>
          <w:tcPr>
            <w:tcW w:w="1086" w:type="dxa"/>
          </w:tcPr>
          <w:p w14:paraId="7753A39F" w14:textId="77777777" w:rsidR="000829C4" w:rsidRDefault="00000000">
            <w:pPr>
              <w:rPr>
                <w:szCs w:val="21"/>
              </w:rPr>
            </w:pPr>
            <w:r>
              <w:rPr>
                <w:rFonts w:hint="eastAsia"/>
                <w:szCs w:val="21"/>
              </w:rPr>
              <w:lastRenderedPageBreak/>
              <w:t>删除</w:t>
            </w:r>
          </w:p>
        </w:tc>
        <w:tc>
          <w:tcPr>
            <w:tcW w:w="1133" w:type="dxa"/>
          </w:tcPr>
          <w:p w14:paraId="5EB8F4C9" w14:textId="77777777" w:rsidR="000829C4" w:rsidRDefault="00000000">
            <w:pPr>
              <w:rPr>
                <w:szCs w:val="21"/>
              </w:rPr>
            </w:pPr>
            <w:r>
              <w:rPr>
                <w:rFonts w:hint="eastAsia"/>
                <w:szCs w:val="21"/>
              </w:rPr>
              <w:t>删除操作</w:t>
            </w:r>
          </w:p>
        </w:tc>
        <w:tc>
          <w:tcPr>
            <w:tcW w:w="6303" w:type="dxa"/>
          </w:tcPr>
          <w:p w14:paraId="78939DC1" w14:textId="77777777" w:rsidR="000829C4" w:rsidRDefault="00000000">
            <w:pPr>
              <w:numPr>
                <w:ilvl w:val="0"/>
                <w:numId w:val="109"/>
              </w:numPr>
              <w:rPr>
                <w:szCs w:val="21"/>
              </w:rPr>
            </w:pPr>
            <w:r>
              <w:rPr>
                <w:rFonts w:hint="eastAsia"/>
                <w:szCs w:val="21"/>
              </w:rPr>
              <w:t>选择数据，点击该按钮，删除所选数据；</w:t>
            </w:r>
          </w:p>
          <w:p w14:paraId="5217F40B" w14:textId="77777777" w:rsidR="000829C4" w:rsidRDefault="00000000">
            <w:pPr>
              <w:numPr>
                <w:ilvl w:val="0"/>
                <w:numId w:val="109"/>
              </w:numPr>
              <w:rPr>
                <w:szCs w:val="21"/>
              </w:rPr>
            </w:pPr>
            <w:r>
              <w:rPr>
                <w:rFonts w:hint="eastAsia"/>
                <w:szCs w:val="21"/>
              </w:rPr>
              <w:t>只有待确认状态的数据可删除；</w:t>
            </w:r>
          </w:p>
        </w:tc>
      </w:tr>
      <w:tr w:rsidR="000829C4" w14:paraId="119530C0" w14:textId="77777777">
        <w:tc>
          <w:tcPr>
            <w:tcW w:w="1086" w:type="dxa"/>
          </w:tcPr>
          <w:p w14:paraId="4488AE12" w14:textId="77777777" w:rsidR="000829C4" w:rsidRDefault="00000000">
            <w:pPr>
              <w:rPr>
                <w:szCs w:val="21"/>
              </w:rPr>
            </w:pPr>
            <w:r>
              <w:rPr>
                <w:rFonts w:hint="eastAsia"/>
                <w:szCs w:val="21"/>
              </w:rPr>
              <w:t>提交</w:t>
            </w:r>
          </w:p>
        </w:tc>
        <w:tc>
          <w:tcPr>
            <w:tcW w:w="1133" w:type="dxa"/>
          </w:tcPr>
          <w:p w14:paraId="4A8ACEAA" w14:textId="77777777" w:rsidR="000829C4" w:rsidRDefault="00000000">
            <w:pPr>
              <w:rPr>
                <w:szCs w:val="21"/>
              </w:rPr>
            </w:pPr>
            <w:r>
              <w:rPr>
                <w:rFonts w:hint="eastAsia"/>
                <w:szCs w:val="21"/>
              </w:rPr>
              <w:t>提交审批流</w:t>
            </w:r>
          </w:p>
        </w:tc>
        <w:tc>
          <w:tcPr>
            <w:tcW w:w="6303" w:type="dxa"/>
          </w:tcPr>
          <w:p w14:paraId="4A273FB3" w14:textId="77777777" w:rsidR="000829C4" w:rsidRDefault="00000000">
            <w:pPr>
              <w:numPr>
                <w:ilvl w:val="0"/>
                <w:numId w:val="110"/>
              </w:numPr>
              <w:rPr>
                <w:szCs w:val="21"/>
              </w:rPr>
            </w:pPr>
            <w:r>
              <w:rPr>
                <w:rFonts w:hint="eastAsia"/>
                <w:szCs w:val="21"/>
              </w:rPr>
              <w:t>选择待确认状态的数据，点击该按钮，提交至下一审批人进行审批；</w:t>
            </w:r>
          </w:p>
          <w:p w14:paraId="5EC39E1A" w14:textId="77777777" w:rsidR="000829C4" w:rsidRDefault="00000000">
            <w:pPr>
              <w:numPr>
                <w:ilvl w:val="0"/>
                <w:numId w:val="110"/>
              </w:numPr>
              <w:rPr>
                <w:szCs w:val="21"/>
              </w:rPr>
            </w:pPr>
            <w:r>
              <w:rPr>
                <w:rFonts w:hint="eastAsia"/>
                <w:szCs w:val="21"/>
              </w:rPr>
              <w:t>只有待确认状态的数据可提交；</w:t>
            </w:r>
          </w:p>
        </w:tc>
      </w:tr>
      <w:tr w:rsidR="000829C4" w14:paraId="18D8D5C1" w14:textId="77777777">
        <w:tc>
          <w:tcPr>
            <w:tcW w:w="1086" w:type="dxa"/>
          </w:tcPr>
          <w:p w14:paraId="237BFF68" w14:textId="77777777" w:rsidR="000829C4" w:rsidRDefault="00000000">
            <w:pPr>
              <w:rPr>
                <w:szCs w:val="21"/>
              </w:rPr>
            </w:pPr>
            <w:r>
              <w:rPr>
                <w:rFonts w:hint="eastAsia"/>
                <w:szCs w:val="21"/>
              </w:rPr>
              <w:t>收回</w:t>
            </w:r>
          </w:p>
        </w:tc>
        <w:tc>
          <w:tcPr>
            <w:tcW w:w="1133" w:type="dxa"/>
          </w:tcPr>
          <w:p w14:paraId="67020176" w14:textId="77777777" w:rsidR="000829C4" w:rsidRDefault="00000000">
            <w:pPr>
              <w:rPr>
                <w:szCs w:val="21"/>
              </w:rPr>
            </w:pPr>
            <w:r>
              <w:rPr>
                <w:rFonts w:hint="eastAsia"/>
                <w:szCs w:val="21"/>
              </w:rPr>
              <w:t>提交后收回</w:t>
            </w:r>
          </w:p>
        </w:tc>
        <w:tc>
          <w:tcPr>
            <w:tcW w:w="6303" w:type="dxa"/>
          </w:tcPr>
          <w:p w14:paraId="52FEED0C" w14:textId="77777777" w:rsidR="000829C4" w:rsidRDefault="00000000">
            <w:pPr>
              <w:rPr>
                <w:szCs w:val="21"/>
              </w:rPr>
            </w:pPr>
            <w:r>
              <w:rPr>
                <w:rFonts w:hint="eastAsia"/>
                <w:szCs w:val="21"/>
              </w:rPr>
              <w:t>收回执行中状态的单据，更新单据状态为待确认，如果单据已开始审批，则不可收回。</w:t>
            </w:r>
          </w:p>
        </w:tc>
      </w:tr>
      <w:tr w:rsidR="000829C4" w14:paraId="31332667" w14:textId="77777777">
        <w:tc>
          <w:tcPr>
            <w:tcW w:w="1086" w:type="dxa"/>
          </w:tcPr>
          <w:p w14:paraId="518D1245" w14:textId="77777777" w:rsidR="000829C4" w:rsidRDefault="00000000">
            <w:pPr>
              <w:rPr>
                <w:szCs w:val="21"/>
              </w:rPr>
            </w:pPr>
            <w:r>
              <w:rPr>
                <w:rFonts w:hint="eastAsia"/>
                <w:szCs w:val="21"/>
              </w:rPr>
              <w:t>审批</w:t>
            </w:r>
          </w:p>
        </w:tc>
        <w:tc>
          <w:tcPr>
            <w:tcW w:w="1133" w:type="dxa"/>
          </w:tcPr>
          <w:p w14:paraId="2C02D402" w14:textId="77777777" w:rsidR="000829C4" w:rsidRDefault="00000000">
            <w:pPr>
              <w:rPr>
                <w:szCs w:val="21"/>
              </w:rPr>
            </w:pPr>
            <w:r>
              <w:rPr>
                <w:rFonts w:hint="eastAsia"/>
                <w:szCs w:val="21"/>
              </w:rPr>
              <w:t>审批</w:t>
            </w:r>
          </w:p>
        </w:tc>
        <w:tc>
          <w:tcPr>
            <w:tcW w:w="6303" w:type="dxa"/>
          </w:tcPr>
          <w:p w14:paraId="038C1CA2" w14:textId="77777777" w:rsidR="000829C4" w:rsidRDefault="00000000">
            <w:pPr>
              <w:rPr>
                <w:szCs w:val="21"/>
              </w:rPr>
            </w:pPr>
            <w:r>
              <w:rPr>
                <w:rFonts w:hint="eastAsia"/>
                <w:szCs w:val="21"/>
              </w:rPr>
              <w:t>审批所选执行中状态的数据，更新单据状态和审批日期；</w:t>
            </w:r>
          </w:p>
        </w:tc>
      </w:tr>
      <w:tr w:rsidR="000829C4" w14:paraId="3AA33CA5" w14:textId="77777777">
        <w:tc>
          <w:tcPr>
            <w:tcW w:w="1086" w:type="dxa"/>
          </w:tcPr>
          <w:p w14:paraId="12551610" w14:textId="77777777" w:rsidR="000829C4" w:rsidRDefault="00000000">
            <w:pPr>
              <w:rPr>
                <w:szCs w:val="21"/>
              </w:rPr>
            </w:pPr>
            <w:proofErr w:type="gramStart"/>
            <w:r>
              <w:rPr>
                <w:rFonts w:hint="eastAsia"/>
                <w:szCs w:val="21"/>
              </w:rPr>
              <w:t>弃审</w:t>
            </w:r>
            <w:proofErr w:type="gramEnd"/>
          </w:p>
        </w:tc>
        <w:tc>
          <w:tcPr>
            <w:tcW w:w="1133" w:type="dxa"/>
          </w:tcPr>
          <w:p w14:paraId="653C12B7" w14:textId="77777777" w:rsidR="000829C4" w:rsidRDefault="00000000">
            <w:pPr>
              <w:rPr>
                <w:szCs w:val="21"/>
              </w:rPr>
            </w:pPr>
            <w:proofErr w:type="gramStart"/>
            <w:r>
              <w:rPr>
                <w:rFonts w:hint="eastAsia"/>
                <w:szCs w:val="21"/>
              </w:rPr>
              <w:t>弃审</w:t>
            </w:r>
            <w:proofErr w:type="gramEnd"/>
          </w:p>
        </w:tc>
        <w:tc>
          <w:tcPr>
            <w:tcW w:w="6303" w:type="dxa"/>
          </w:tcPr>
          <w:p w14:paraId="4CA6EB71" w14:textId="77777777" w:rsidR="000829C4" w:rsidRDefault="00000000">
            <w:pPr>
              <w:numPr>
                <w:ilvl w:val="255"/>
                <w:numId w:val="0"/>
              </w:numPr>
              <w:rPr>
                <w:szCs w:val="21"/>
              </w:rPr>
            </w:pPr>
            <w:proofErr w:type="gramStart"/>
            <w:r>
              <w:rPr>
                <w:rFonts w:hint="eastAsia"/>
                <w:szCs w:val="21"/>
              </w:rPr>
              <w:t>弃审所选</w:t>
            </w:r>
            <w:proofErr w:type="gramEnd"/>
            <w:r>
              <w:rPr>
                <w:rFonts w:hint="eastAsia"/>
                <w:szCs w:val="21"/>
              </w:rPr>
              <w:t>已审批的数据，更新单据状态；</w:t>
            </w:r>
          </w:p>
        </w:tc>
      </w:tr>
      <w:tr w:rsidR="000829C4" w14:paraId="1F1DA50D" w14:textId="77777777">
        <w:tc>
          <w:tcPr>
            <w:tcW w:w="1086" w:type="dxa"/>
          </w:tcPr>
          <w:p w14:paraId="235A63AE" w14:textId="77777777" w:rsidR="000829C4" w:rsidRDefault="00000000">
            <w:pPr>
              <w:rPr>
                <w:szCs w:val="21"/>
              </w:rPr>
            </w:pPr>
            <w:r>
              <w:rPr>
                <w:rFonts w:hint="eastAsia"/>
                <w:szCs w:val="21"/>
              </w:rPr>
              <w:t>详情</w:t>
            </w:r>
          </w:p>
        </w:tc>
        <w:tc>
          <w:tcPr>
            <w:tcW w:w="1133" w:type="dxa"/>
          </w:tcPr>
          <w:p w14:paraId="5DAEC69A" w14:textId="77777777" w:rsidR="000829C4" w:rsidRDefault="00000000">
            <w:pPr>
              <w:rPr>
                <w:szCs w:val="21"/>
              </w:rPr>
            </w:pPr>
            <w:r>
              <w:rPr>
                <w:rFonts w:hint="eastAsia"/>
                <w:szCs w:val="21"/>
              </w:rPr>
              <w:t>详情操作</w:t>
            </w:r>
          </w:p>
        </w:tc>
        <w:tc>
          <w:tcPr>
            <w:tcW w:w="6303" w:type="dxa"/>
          </w:tcPr>
          <w:p w14:paraId="1505EB39" w14:textId="77777777" w:rsidR="000829C4" w:rsidRDefault="00000000">
            <w:pPr>
              <w:rPr>
                <w:szCs w:val="21"/>
              </w:rPr>
            </w:pPr>
            <w:r>
              <w:rPr>
                <w:rFonts w:hint="eastAsia"/>
                <w:szCs w:val="21"/>
              </w:rPr>
              <w:t>选择一笔数据，点击该按钮，弹出卡片界面，显示相关信息；</w:t>
            </w:r>
          </w:p>
        </w:tc>
      </w:tr>
      <w:tr w:rsidR="000829C4" w14:paraId="4F17E0D0" w14:textId="77777777">
        <w:tc>
          <w:tcPr>
            <w:tcW w:w="1086" w:type="dxa"/>
          </w:tcPr>
          <w:p w14:paraId="4F51B82B" w14:textId="77777777" w:rsidR="000829C4" w:rsidRDefault="00000000">
            <w:pPr>
              <w:rPr>
                <w:szCs w:val="21"/>
              </w:rPr>
            </w:pPr>
            <w:r>
              <w:rPr>
                <w:rFonts w:hint="eastAsia"/>
                <w:szCs w:val="21"/>
              </w:rPr>
              <w:t>查询</w:t>
            </w:r>
          </w:p>
        </w:tc>
        <w:tc>
          <w:tcPr>
            <w:tcW w:w="1133" w:type="dxa"/>
          </w:tcPr>
          <w:p w14:paraId="0D13184D" w14:textId="77777777" w:rsidR="000829C4" w:rsidRDefault="00000000">
            <w:pPr>
              <w:rPr>
                <w:szCs w:val="21"/>
              </w:rPr>
            </w:pPr>
            <w:r>
              <w:rPr>
                <w:rFonts w:hint="eastAsia"/>
                <w:szCs w:val="21"/>
              </w:rPr>
              <w:t>查询数据</w:t>
            </w:r>
          </w:p>
        </w:tc>
        <w:tc>
          <w:tcPr>
            <w:tcW w:w="6303" w:type="dxa"/>
          </w:tcPr>
          <w:p w14:paraId="3097EACF" w14:textId="77777777" w:rsidR="000829C4" w:rsidRDefault="00000000">
            <w:pPr>
              <w:rPr>
                <w:szCs w:val="21"/>
              </w:rPr>
            </w:pPr>
            <w:r>
              <w:rPr>
                <w:rFonts w:hint="eastAsia"/>
                <w:szCs w:val="21"/>
              </w:rPr>
              <w:t>根据录入的查询条件查询数据，默认只查询用户所属机构的数据。</w:t>
            </w:r>
          </w:p>
        </w:tc>
      </w:tr>
      <w:tr w:rsidR="000829C4" w14:paraId="50BB87C1" w14:textId="77777777">
        <w:tc>
          <w:tcPr>
            <w:tcW w:w="1086" w:type="dxa"/>
          </w:tcPr>
          <w:p w14:paraId="62186EB1" w14:textId="77777777" w:rsidR="000829C4" w:rsidRDefault="00000000">
            <w:pPr>
              <w:rPr>
                <w:szCs w:val="21"/>
              </w:rPr>
            </w:pPr>
            <w:r>
              <w:rPr>
                <w:rFonts w:hint="eastAsia"/>
                <w:szCs w:val="21"/>
              </w:rPr>
              <w:t>清空</w:t>
            </w:r>
          </w:p>
        </w:tc>
        <w:tc>
          <w:tcPr>
            <w:tcW w:w="1133" w:type="dxa"/>
          </w:tcPr>
          <w:p w14:paraId="5E5B620D" w14:textId="77777777" w:rsidR="000829C4" w:rsidRDefault="00000000">
            <w:pPr>
              <w:rPr>
                <w:szCs w:val="21"/>
              </w:rPr>
            </w:pPr>
            <w:r>
              <w:rPr>
                <w:rFonts w:hint="eastAsia"/>
                <w:szCs w:val="21"/>
              </w:rPr>
              <w:t>清空查询</w:t>
            </w:r>
          </w:p>
        </w:tc>
        <w:tc>
          <w:tcPr>
            <w:tcW w:w="6303" w:type="dxa"/>
          </w:tcPr>
          <w:p w14:paraId="72CD802F" w14:textId="77777777" w:rsidR="000829C4" w:rsidRDefault="00000000">
            <w:pPr>
              <w:rPr>
                <w:szCs w:val="21"/>
              </w:rPr>
            </w:pPr>
            <w:r>
              <w:rPr>
                <w:rFonts w:hint="eastAsia"/>
                <w:szCs w:val="21"/>
              </w:rPr>
              <w:t>点击该按钮，清空查询条件。</w:t>
            </w:r>
          </w:p>
        </w:tc>
      </w:tr>
    </w:tbl>
    <w:p w14:paraId="4553DA8B" w14:textId="77777777" w:rsidR="000829C4" w:rsidRDefault="00000000">
      <w:r>
        <w:rPr>
          <w:rFonts w:hint="eastAsia"/>
        </w:rPr>
        <w:t>卡片按钮：</w:t>
      </w:r>
    </w:p>
    <w:tbl>
      <w:tblPr>
        <w:tblStyle w:val="ab"/>
        <w:tblW w:w="0" w:type="auto"/>
        <w:tblLook w:val="04A0" w:firstRow="1" w:lastRow="0" w:firstColumn="1" w:lastColumn="0" w:noHBand="0" w:noVBand="1"/>
      </w:tblPr>
      <w:tblGrid>
        <w:gridCol w:w="1257"/>
        <w:gridCol w:w="1421"/>
        <w:gridCol w:w="5618"/>
      </w:tblGrid>
      <w:tr w:rsidR="000829C4" w14:paraId="3BBFC122" w14:textId="77777777">
        <w:tc>
          <w:tcPr>
            <w:tcW w:w="1284" w:type="dxa"/>
            <w:shd w:val="clear" w:color="auto" w:fill="DEEBF6" w:themeFill="accent1" w:themeFillTint="32"/>
          </w:tcPr>
          <w:p w14:paraId="3CF3E1C2" w14:textId="77777777" w:rsidR="000829C4" w:rsidRDefault="00000000">
            <w:pPr>
              <w:jc w:val="center"/>
              <w:rPr>
                <w:b/>
                <w:bCs/>
                <w:szCs w:val="21"/>
              </w:rPr>
            </w:pPr>
            <w:r>
              <w:rPr>
                <w:rFonts w:hint="eastAsia"/>
                <w:b/>
                <w:bCs/>
                <w:szCs w:val="21"/>
              </w:rPr>
              <w:t>按钮名称</w:t>
            </w:r>
          </w:p>
        </w:tc>
        <w:tc>
          <w:tcPr>
            <w:tcW w:w="1455" w:type="dxa"/>
            <w:shd w:val="clear" w:color="auto" w:fill="DEEBF6" w:themeFill="accent1" w:themeFillTint="32"/>
          </w:tcPr>
          <w:p w14:paraId="7328B274" w14:textId="77777777" w:rsidR="000829C4" w:rsidRDefault="00000000">
            <w:pPr>
              <w:jc w:val="center"/>
              <w:rPr>
                <w:b/>
                <w:bCs/>
                <w:szCs w:val="21"/>
              </w:rPr>
            </w:pPr>
            <w:r>
              <w:rPr>
                <w:rFonts w:hint="eastAsia"/>
                <w:b/>
                <w:bCs/>
                <w:szCs w:val="21"/>
              </w:rPr>
              <w:t>实现功能</w:t>
            </w:r>
          </w:p>
        </w:tc>
        <w:tc>
          <w:tcPr>
            <w:tcW w:w="5783" w:type="dxa"/>
            <w:shd w:val="clear" w:color="auto" w:fill="DEEBF6" w:themeFill="accent1" w:themeFillTint="32"/>
          </w:tcPr>
          <w:p w14:paraId="7B530A51" w14:textId="77777777" w:rsidR="000829C4" w:rsidRDefault="00000000">
            <w:pPr>
              <w:jc w:val="center"/>
              <w:rPr>
                <w:b/>
                <w:bCs/>
                <w:szCs w:val="21"/>
              </w:rPr>
            </w:pPr>
            <w:r>
              <w:rPr>
                <w:rFonts w:hint="eastAsia"/>
                <w:b/>
                <w:bCs/>
                <w:szCs w:val="21"/>
              </w:rPr>
              <w:t>规则</w:t>
            </w:r>
          </w:p>
        </w:tc>
      </w:tr>
      <w:tr w:rsidR="000829C4" w14:paraId="461F500A" w14:textId="77777777">
        <w:tc>
          <w:tcPr>
            <w:tcW w:w="1284" w:type="dxa"/>
          </w:tcPr>
          <w:p w14:paraId="46610AFF" w14:textId="77777777" w:rsidR="000829C4" w:rsidRDefault="00000000">
            <w:pPr>
              <w:rPr>
                <w:szCs w:val="21"/>
              </w:rPr>
            </w:pPr>
            <w:r>
              <w:rPr>
                <w:rFonts w:hint="eastAsia"/>
                <w:szCs w:val="21"/>
              </w:rPr>
              <w:t>保存</w:t>
            </w:r>
          </w:p>
        </w:tc>
        <w:tc>
          <w:tcPr>
            <w:tcW w:w="1455" w:type="dxa"/>
          </w:tcPr>
          <w:p w14:paraId="13EFA3B8" w14:textId="77777777" w:rsidR="000829C4" w:rsidRDefault="00000000">
            <w:pPr>
              <w:rPr>
                <w:szCs w:val="21"/>
              </w:rPr>
            </w:pPr>
            <w:r>
              <w:rPr>
                <w:rFonts w:hint="eastAsia"/>
                <w:szCs w:val="21"/>
              </w:rPr>
              <w:t>保存</w:t>
            </w:r>
          </w:p>
        </w:tc>
        <w:tc>
          <w:tcPr>
            <w:tcW w:w="5783" w:type="dxa"/>
          </w:tcPr>
          <w:p w14:paraId="6B687D78" w14:textId="77777777" w:rsidR="000829C4" w:rsidRDefault="00000000">
            <w:pPr>
              <w:numPr>
                <w:ilvl w:val="0"/>
                <w:numId w:val="111"/>
              </w:numPr>
              <w:rPr>
                <w:szCs w:val="21"/>
              </w:rPr>
            </w:pPr>
            <w:r>
              <w:rPr>
                <w:rFonts w:hint="eastAsia"/>
                <w:szCs w:val="21"/>
              </w:rPr>
              <w:t>编辑状态下显示该按钮；</w:t>
            </w:r>
          </w:p>
          <w:p w14:paraId="22A24434" w14:textId="77777777" w:rsidR="000829C4" w:rsidRDefault="00000000">
            <w:pPr>
              <w:numPr>
                <w:ilvl w:val="0"/>
                <w:numId w:val="111"/>
              </w:numPr>
              <w:rPr>
                <w:szCs w:val="21"/>
              </w:rPr>
            </w:pPr>
            <w:r>
              <w:rPr>
                <w:rFonts w:hint="eastAsia"/>
                <w:szCs w:val="21"/>
              </w:rPr>
              <w:t>点击该按钮，保存修改或新增的信息；</w:t>
            </w:r>
          </w:p>
        </w:tc>
      </w:tr>
      <w:tr w:rsidR="000829C4" w14:paraId="494E1CFA" w14:textId="77777777">
        <w:tc>
          <w:tcPr>
            <w:tcW w:w="1284" w:type="dxa"/>
          </w:tcPr>
          <w:p w14:paraId="3A4E5E9C" w14:textId="77777777" w:rsidR="000829C4" w:rsidRDefault="00000000">
            <w:pPr>
              <w:rPr>
                <w:szCs w:val="21"/>
              </w:rPr>
            </w:pPr>
            <w:r>
              <w:rPr>
                <w:rFonts w:hint="eastAsia"/>
                <w:szCs w:val="21"/>
              </w:rPr>
              <w:t>取消</w:t>
            </w:r>
          </w:p>
        </w:tc>
        <w:tc>
          <w:tcPr>
            <w:tcW w:w="1455" w:type="dxa"/>
          </w:tcPr>
          <w:p w14:paraId="6B904B61" w14:textId="77777777" w:rsidR="000829C4" w:rsidRDefault="00000000">
            <w:pPr>
              <w:rPr>
                <w:szCs w:val="21"/>
              </w:rPr>
            </w:pPr>
            <w:r>
              <w:rPr>
                <w:rFonts w:hint="eastAsia"/>
                <w:szCs w:val="21"/>
              </w:rPr>
              <w:t>取消</w:t>
            </w:r>
          </w:p>
        </w:tc>
        <w:tc>
          <w:tcPr>
            <w:tcW w:w="5783" w:type="dxa"/>
          </w:tcPr>
          <w:p w14:paraId="19A8B7BC" w14:textId="77777777" w:rsidR="000829C4" w:rsidRDefault="00000000">
            <w:pPr>
              <w:numPr>
                <w:ilvl w:val="0"/>
                <w:numId w:val="112"/>
              </w:numPr>
              <w:rPr>
                <w:szCs w:val="21"/>
              </w:rPr>
            </w:pPr>
            <w:r>
              <w:rPr>
                <w:rFonts w:hint="eastAsia"/>
                <w:szCs w:val="21"/>
              </w:rPr>
              <w:t>编辑状态下显示该按钮；</w:t>
            </w:r>
          </w:p>
          <w:p w14:paraId="789D658F" w14:textId="77777777" w:rsidR="000829C4" w:rsidRDefault="00000000">
            <w:pPr>
              <w:numPr>
                <w:ilvl w:val="0"/>
                <w:numId w:val="112"/>
              </w:numPr>
              <w:rPr>
                <w:szCs w:val="21"/>
              </w:rPr>
            </w:pPr>
            <w:r>
              <w:rPr>
                <w:rFonts w:hint="eastAsia"/>
                <w:szCs w:val="21"/>
              </w:rPr>
              <w:t>点击该按钮，取消修改或新增的信息；</w:t>
            </w:r>
          </w:p>
        </w:tc>
      </w:tr>
      <w:tr w:rsidR="000829C4" w14:paraId="06BD8A91" w14:textId="77777777">
        <w:tc>
          <w:tcPr>
            <w:tcW w:w="1284" w:type="dxa"/>
          </w:tcPr>
          <w:p w14:paraId="54BA90BD" w14:textId="77777777" w:rsidR="000829C4" w:rsidRDefault="00000000">
            <w:pPr>
              <w:rPr>
                <w:szCs w:val="21"/>
              </w:rPr>
            </w:pPr>
            <w:r>
              <w:rPr>
                <w:rFonts w:hint="eastAsia"/>
                <w:szCs w:val="21"/>
              </w:rPr>
              <w:t>关闭</w:t>
            </w:r>
          </w:p>
        </w:tc>
        <w:tc>
          <w:tcPr>
            <w:tcW w:w="1455" w:type="dxa"/>
          </w:tcPr>
          <w:p w14:paraId="144F8E69" w14:textId="77777777" w:rsidR="000829C4" w:rsidRDefault="00000000">
            <w:pPr>
              <w:rPr>
                <w:szCs w:val="21"/>
              </w:rPr>
            </w:pPr>
            <w:r>
              <w:rPr>
                <w:rFonts w:hint="eastAsia"/>
                <w:szCs w:val="21"/>
              </w:rPr>
              <w:t>关闭</w:t>
            </w:r>
          </w:p>
        </w:tc>
        <w:tc>
          <w:tcPr>
            <w:tcW w:w="5783" w:type="dxa"/>
          </w:tcPr>
          <w:p w14:paraId="4B170D43" w14:textId="77777777" w:rsidR="000829C4" w:rsidRDefault="00000000">
            <w:pPr>
              <w:numPr>
                <w:ilvl w:val="0"/>
                <w:numId w:val="113"/>
              </w:numPr>
              <w:rPr>
                <w:szCs w:val="21"/>
              </w:rPr>
            </w:pPr>
            <w:r>
              <w:rPr>
                <w:rFonts w:hint="eastAsia"/>
                <w:szCs w:val="21"/>
              </w:rPr>
              <w:t>浏览状态下显示该按钮；</w:t>
            </w:r>
          </w:p>
          <w:p w14:paraId="4E64A93E" w14:textId="77777777" w:rsidR="000829C4" w:rsidRDefault="00000000">
            <w:pPr>
              <w:numPr>
                <w:ilvl w:val="0"/>
                <w:numId w:val="113"/>
              </w:numPr>
              <w:rPr>
                <w:szCs w:val="21"/>
              </w:rPr>
            </w:pPr>
            <w:r>
              <w:rPr>
                <w:rFonts w:hint="eastAsia"/>
                <w:szCs w:val="21"/>
              </w:rPr>
              <w:t>点击该按钮，关闭卡片界面；</w:t>
            </w:r>
          </w:p>
        </w:tc>
      </w:tr>
    </w:tbl>
    <w:p w14:paraId="30798464" w14:textId="77777777" w:rsidR="000829C4" w:rsidRDefault="000829C4"/>
    <w:p w14:paraId="40D8AE25" w14:textId="77777777" w:rsidR="000829C4" w:rsidRDefault="00000000">
      <w:pPr>
        <w:pStyle w:val="5"/>
      </w:pPr>
      <w:r>
        <w:rPr>
          <w:rFonts w:hint="eastAsia"/>
        </w:rPr>
        <w:t>算法说明</w:t>
      </w:r>
    </w:p>
    <w:p w14:paraId="539D95A9" w14:textId="77777777" w:rsidR="000829C4" w:rsidRDefault="00000000">
      <w:pPr>
        <w:numPr>
          <w:ilvl w:val="0"/>
          <w:numId w:val="114"/>
        </w:numPr>
      </w:pPr>
      <w:r>
        <w:rPr>
          <w:rFonts w:hint="eastAsia"/>
        </w:rPr>
        <w:t>界面所有金额型字段保留两位小数，以千分位显示；</w:t>
      </w:r>
    </w:p>
    <w:p w14:paraId="5F835487" w14:textId="77777777" w:rsidR="000829C4" w:rsidRDefault="00000000">
      <w:pPr>
        <w:pStyle w:val="5"/>
      </w:pPr>
      <w:r>
        <w:rPr>
          <w:rFonts w:hint="eastAsia"/>
        </w:rPr>
        <w:lastRenderedPageBreak/>
        <w:t>逻辑校验</w:t>
      </w:r>
    </w:p>
    <w:p w14:paraId="4C4E9A9B" w14:textId="77777777" w:rsidR="000829C4" w:rsidRDefault="00000000">
      <w:pPr>
        <w:pStyle w:val="4"/>
      </w:pPr>
      <w:r>
        <w:rPr>
          <w:rFonts w:hint="eastAsia"/>
        </w:rPr>
        <w:t>输出</w:t>
      </w:r>
    </w:p>
    <w:p w14:paraId="7E8E04CC" w14:textId="77777777" w:rsidR="000829C4" w:rsidRDefault="00000000">
      <w:r>
        <w:rPr>
          <w:rFonts w:hint="eastAsia"/>
        </w:rPr>
        <w:t>无。</w:t>
      </w:r>
    </w:p>
    <w:p w14:paraId="295AF3CE" w14:textId="77777777" w:rsidR="000829C4" w:rsidRDefault="00000000">
      <w:pPr>
        <w:pStyle w:val="4"/>
      </w:pPr>
      <w:r>
        <w:rPr>
          <w:rFonts w:hint="eastAsia"/>
        </w:rPr>
        <w:t>非功能性需求</w:t>
      </w:r>
    </w:p>
    <w:p w14:paraId="2147FCAE" w14:textId="77777777" w:rsidR="000829C4" w:rsidRDefault="00000000">
      <w:r>
        <w:rPr>
          <w:rFonts w:hint="eastAsia"/>
        </w:rPr>
        <w:t>无。</w:t>
      </w:r>
    </w:p>
    <w:p w14:paraId="61B566B1" w14:textId="77777777" w:rsidR="000829C4" w:rsidRDefault="00000000">
      <w:pPr>
        <w:pStyle w:val="2"/>
      </w:pPr>
      <w:bookmarkStart w:id="158" w:name="_Toc1382476326"/>
      <w:r>
        <w:rPr>
          <w:rFonts w:hint="eastAsia"/>
        </w:rPr>
        <w:t>环保税计算</w:t>
      </w:r>
      <w:bookmarkEnd w:id="158"/>
    </w:p>
    <w:p w14:paraId="07317915" w14:textId="77777777" w:rsidR="000829C4" w:rsidRDefault="00000000">
      <w:pPr>
        <w:pStyle w:val="3"/>
      </w:pPr>
      <w:bookmarkStart w:id="159" w:name="_Toc1654034189"/>
      <w:r>
        <w:rPr>
          <w:rFonts w:hint="eastAsia"/>
        </w:rPr>
        <w:t>环保税计算</w:t>
      </w:r>
      <w:bookmarkEnd w:id="159"/>
    </w:p>
    <w:p w14:paraId="0FFED9DF" w14:textId="77777777" w:rsidR="000829C4" w:rsidRDefault="00000000">
      <w:pPr>
        <w:pStyle w:val="4"/>
      </w:pPr>
      <w:r>
        <w:rPr>
          <w:rFonts w:hint="eastAsia"/>
        </w:rPr>
        <w:t>功能描述</w:t>
      </w:r>
    </w:p>
    <w:p w14:paraId="3EF8FF2D" w14:textId="77777777" w:rsidR="000829C4" w:rsidRDefault="00000000">
      <w:pPr>
        <w:ind w:firstLine="420"/>
      </w:pPr>
      <w:r>
        <w:rPr>
          <w:rFonts w:hint="eastAsia"/>
        </w:rPr>
        <w:t>环保税申报前，通过本功能计算申报期所有月份的环保税底稿。增加用户权限。</w:t>
      </w:r>
    </w:p>
    <w:p w14:paraId="71623FE8" w14:textId="77777777" w:rsidR="000829C4" w:rsidRDefault="00000000">
      <w:pPr>
        <w:pStyle w:val="4"/>
      </w:pPr>
      <w:r>
        <w:rPr>
          <w:rFonts w:hint="eastAsia"/>
        </w:rPr>
        <w:t>原型界面</w:t>
      </w:r>
    </w:p>
    <w:p w14:paraId="613A89F6" w14:textId="77777777" w:rsidR="000829C4" w:rsidRDefault="00000000">
      <w:r>
        <w:rPr>
          <w:noProof/>
        </w:rPr>
        <w:drawing>
          <wp:inline distT="0" distB="0" distL="114300" distR="114300" wp14:anchorId="0907A829" wp14:editId="05CAEC10">
            <wp:extent cx="5266690" cy="2317750"/>
            <wp:effectExtent l="0" t="0" r="16510" b="1905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81"/>
                    <a:stretch>
                      <a:fillRect/>
                    </a:stretch>
                  </pic:blipFill>
                  <pic:spPr>
                    <a:xfrm>
                      <a:off x="0" y="0"/>
                      <a:ext cx="5266690" cy="2317750"/>
                    </a:xfrm>
                    <a:prstGeom prst="rect">
                      <a:avLst/>
                    </a:prstGeom>
                    <a:noFill/>
                    <a:ln>
                      <a:noFill/>
                    </a:ln>
                  </pic:spPr>
                </pic:pic>
              </a:graphicData>
            </a:graphic>
          </wp:inline>
        </w:drawing>
      </w:r>
    </w:p>
    <w:p w14:paraId="1DCB84C0" w14:textId="77777777" w:rsidR="000829C4" w:rsidRDefault="00000000">
      <w:r>
        <w:rPr>
          <w:rFonts w:hint="eastAsia"/>
        </w:rPr>
        <w:t>页面标签为环保税计算。</w:t>
      </w:r>
    </w:p>
    <w:p w14:paraId="23B0802F" w14:textId="77777777" w:rsidR="000829C4" w:rsidRDefault="00000000">
      <w:pPr>
        <w:pStyle w:val="4"/>
      </w:pPr>
      <w:r>
        <w:rPr>
          <w:rFonts w:hint="eastAsia"/>
        </w:rPr>
        <w:lastRenderedPageBreak/>
        <w:t>输入列表</w:t>
      </w:r>
    </w:p>
    <w:p w14:paraId="45325B06" w14:textId="77777777" w:rsidR="000829C4" w:rsidRDefault="00000000">
      <w:r>
        <w:rPr>
          <w:rFonts w:hint="eastAsia"/>
        </w:rPr>
        <w:t>查询条件：</w:t>
      </w:r>
    </w:p>
    <w:tbl>
      <w:tblPr>
        <w:tblStyle w:val="ab"/>
        <w:tblW w:w="0" w:type="auto"/>
        <w:tblLook w:val="04A0" w:firstRow="1" w:lastRow="0" w:firstColumn="1" w:lastColumn="0" w:noHBand="0" w:noVBand="1"/>
      </w:tblPr>
      <w:tblGrid>
        <w:gridCol w:w="1519"/>
        <w:gridCol w:w="1085"/>
        <w:gridCol w:w="1065"/>
        <w:gridCol w:w="1392"/>
        <w:gridCol w:w="3235"/>
      </w:tblGrid>
      <w:tr w:rsidR="000829C4" w14:paraId="4E9BFA3F" w14:textId="77777777">
        <w:tc>
          <w:tcPr>
            <w:tcW w:w="1561" w:type="dxa"/>
            <w:shd w:val="clear" w:color="auto" w:fill="DEEBF6" w:themeFill="accent1" w:themeFillTint="32"/>
          </w:tcPr>
          <w:p w14:paraId="37DAC7C0" w14:textId="77777777" w:rsidR="000829C4" w:rsidRDefault="00000000">
            <w:pPr>
              <w:jc w:val="center"/>
              <w:rPr>
                <w:b/>
                <w:bCs/>
                <w:szCs w:val="21"/>
              </w:rPr>
            </w:pPr>
            <w:r>
              <w:rPr>
                <w:rFonts w:hint="eastAsia"/>
                <w:b/>
                <w:bCs/>
                <w:szCs w:val="21"/>
              </w:rPr>
              <w:t>字段名称</w:t>
            </w:r>
          </w:p>
        </w:tc>
        <w:tc>
          <w:tcPr>
            <w:tcW w:w="1110" w:type="dxa"/>
            <w:shd w:val="clear" w:color="auto" w:fill="DEEBF6" w:themeFill="accent1" w:themeFillTint="32"/>
          </w:tcPr>
          <w:p w14:paraId="5F2DF108" w14:textId="77777777" w:rsidR="000829C4" w:rsidRDefault="00000000">
            <w:pPr>
              <w:jc w:val="center"/>
              <w:rPr>
                <w:b/>
                <w:bCs/>
                <w:szCs w:val="21"/>
              </w:rPr>
            </w:pPr>
            <w:r>
              <w:rPr>
                <w:rFonts w:hint="eastAsia"/>
                <w:b/>
                <w:bCs/>
                <w:szCs w:val="21"/>
              </w:rPr>
              <w:t>字段类型</w:t>
            </w:r>
          </w:p>
        </w:tc>
        <w:tc>
          <w:tcPr>
            <w:tcW w:w="1089" w:type="dxa"/>
            <w:shd w:val="clear" w:color="auto" w:fill="DEEBF6" w:themeFill="accent1" w:themeFillTint="32"/>
          </w:tcPr>
          <w:p w14:paraId="0084A969" w14:textId="77777777" w:rsidR="000829C4" w:rsidRDefault="00000000">
            <w:pPr>
              <w:jc w:val="center"/>
              <w:rPr>
                <w:b/>
                <w:bCs/>
                <w:szCs w:val="21"/>
              </w:rPr>
            </w:pPr>
            <w:r>
              <w:rPr>
                <w:rFonts w:hint="eastAsia"/>
                <w:b/>
                <w:bCs/>
                <w:szCs w:val="21"/>
              </w:rPr>
              <w:t>录入方式</w:t>
            </w:r>
          </w:p>
        </w:tc>
        <w:tc>
          <w:tcPr>
            <w:tcW w:w="1429" w:type="dxa"/>
            <w:shd w:val="clear" w:color="auto" w:fill="DEEBF6" w:themeFill="accent1" w:themeFillTint="32"/>
          </w:tcPr>
          <w:p w14:paraId="7C63CB07" w14:textId="77777777" w:rsidR="000829C4" w:rsidRDefault="00000000">
            <w:pPr>
              <w:jc w:val="center"/>
              <w:rPr>
                <w:b/>
                <w:bCs/>
                <w:szCs w:val="21"/>
              </w:rPr>
            </w:pPr>
            <w:r>
              <w:rPr>
                <w:rFonts w:hint="eastAsia"/>
                <w:b/>
                <w:bCs/>
                <w:szCs w:val="21"/>
              </w:rPr>
              <w:t>是否必录</w:t>
            </w:r>
          </w:p>
        </w:tc>
        <w:tc>
          <w:tcPr>
            <w:tcW w:w="3330" w:type="dxa"/>
            <w:shd w:val="clear" w:color="auto" w:fill="DEEBF6" w:themeFill="accent1" w:themeFillTint="32"/>
          </w:tcPr>
          <w:p w14:paraId="1B70B9FE" w14:textId="77777777" w:rsidR="000829C4" w:rsidRDefault="00000000">
            <w:pPr>
              <w:jc w:val="center"/>
              <w:rPr>
                <w:b/>
                <w:bCs/>
                <w:szCs w:val="21"/>
              </w:rPr>
            </w:pPr>
            <w:r>
              <w:rPr>
                <w:rFonts w:hint="eastAsia"/>
                <w:b/>
                <w:bCs/>
                <w:szCs w:val="21"/>
              </w:rPr>
              <w:t>备注</w:t>
            </w:r>
          </w:p>
        </w:tc>
      </w:tr>
      <w:tr w:rsidR="000829C4" w14:paraId="6C896D13" w14:textId="77777777">
        <w:tc>
          <w:tcPr>
            <w:tcW w:w="1561" w:type="dxa"/>
          </w:tcPr>
          <w:p w14:paraId="50DC2CD6" w14:textId="77777777" w:rsidR="000829C4" w:rsidRDefault="00000000">
            <w:pPr>
              <w:rPr>
                <w:szCs w:val="21"/>
              </w:rPr>
            </w:pPr>
            <w:r>
              <w:rPr>
                <w:rFonts w:hint="eastAsia"/>
                <w:szCs w:val="21"/>
              </w:rPr>
              <w:t>年份</w:t>
            </w:r>
          </w:p>
        </w:tc>
        <w:tc>
          <w:tcPr>
            <w:tcW w:w="1110" w:type="dxa"/>
          </w:tcPr>
          <w:p w14:paraId="29B0E170" w14:textId="77777777" w:rsidR="000829C4" w:rsidRDefault="00000000">
            <w:pPr>
              <w:jc w:val="center"/>
              <w:rPr>
                <w:szCs w:val="21"/>
              </w:rPr>
            </w:pPr>
            <w:r>
              <w:rPr>
                <w:rFonts w:hint="eastAsia"/>
                <w:szCs w:val="21"/>
              </w:rPr>
              <w:t>年度控件</w:t>
            </w:r>
          </w:p>
        </w:tc>
        <w:tc>
          <w:tcPr>
            <w:tcW w:w="1089" w:type="dxa"/>
          </w:tcPr>
          <w:p w14:paraId="01C55B69" w14:textId="77777777" w:rsidR="000829C4" w:rsidRDefault="00000000">
            <w:pPr>
              <w:jc w:val="center"/>
              <w:rPr>
                <w:szCs w:val="21"/>
              </w:rPr>
            </w:pPr>
            <w:r>
              <w:rPr>
                <w:rFonts w:hint="eastAsia"/>
                <w:szCs w:val="21"/>
              </w:rPr>
              <w:t>手动选择</w:t>
            </w:r>
          </w:p>
        </w:tc>
        <w:tc>
          <w:tcPr>
            <w:tcW w:w="1429" w:type="dxa"/>
          </w:tcPr>
          <w:p w14:paraId="0B5076D5" w14:textId="77777777" w:rsidR="000829C4" w:rsidRDefault="00000000">
            <w:pPr>
              <w:jc w:val="center"/>
              <w:rPr>
                <w:szCs w:val="21"/>
              </w:rPr>
            </w:pPr>
            <w:r>
              <w:rPr>
                <w:rFonts w:hint="eastAsia"/>
                <w:szCs w:val="21"/>
              </w:rPr>
              <w:t>否</w:t>
            </w:r>
          </w:p>
        </w:tc>
        <w:tc>
          <w:tcPr>
            <w:tcW w:w="3330" w:type="dxa"/>
          </w:tcPr>
          <w:p w14:paraId="28EB78E3" w14:textId="77777777" w:rsidR="000829C4" w:rsidRDefault="00000000">
            <w:pPr>
              <w:rPr>
                <w:szCs w:val="21"/>
              </w:rPr>
            </w:pPr>
            <w:r>
              <w:rPr>
                <w:rFonts w:hint="eastAsia"/>
                <w:szCs w:val="21"/>
              </w:rPr>
              <w:t>默认当前年份</w:t>
            </w:r>
          </w:p>
        </w:tc>
      </w:tr>
      <w:tr w:rsidR="000829C4" w14:paraId="51338F18" w14:textId="77777777">
        <w:tc>
          <w:tcPr>
            <w:tcW w:w="1561" w:type="dxa"/>
          </w:tcPr>
          <w:p w14:paraId="6F2A73F0" w14:textId="77777777" w:rsidR="000829C4" w:rsidRDefault="00000000">
            <w:pPr>
              <w:rPr>
                <w:szCs w:val="21"/>
              </w:rPr>
            </w:pPr>
            <w:r>
              <w:rPr>
                <w:rFonts w:hint="eastAsia"/>
                <w:szCs w:val="21"/>
              </w:rPr>
              <w:t>会计月份</w:t>
            </w:r>
          </w:p>
        </w:tc>
        <w:tc>
          <w:tcPr>
            <w:tcW w:w="1110" w:type="dxa"/>
          </w:tcPr>
          <w:p w14:paraId="4AAEB459" w14:textId="77777777" w:rsidR="000829C4" w:rsidRDefault="00000000">
            <w:pPr>
              <w:jc w:val="center"/>
              <w:rPr>
                <w:szCs w:val="21"/>
              </w:rPr>
            </w:pPr>
            <w:r>
              <w:rPr>
                <w:rFonts w:hint="eastAsia"/>
                <w:szCs w:val="21"/>
              </w:rPr>
              <w:t>参照</w:t>
            </w:r>
          </w:p>
        </w:tc>
        <w:tc>
          <w:tcPr>
            <w:tcW w:w="1089" w:type="dxa"/>
          </w:tcPr>
          <w:p w14:paraId="2B49A568" w14:textId="77777777" w:rsidR="000829C4" w:rsidRDefault="00000000">
            <w:pPr>
              <w:jc w:val="center"/>
              <w:rPr>
                <w:szCs w:val="21"/>
              </w:rPr>
            </w:pPr>
            <w:r>
              <w:rPr>
                <w:rFonts w:hint="eastAsia"/>
                <w:szCs w:val="21"/>
              </w:rPr>
              <w:t>手动选择</w:t>
            </w:r>
          </w:p>
        </w:tc>
        <w:tc>
          <w:tcPr>
            <w:tcW w:w="1429" w:type="dxa"/>
          </w:tcPr>
          <w:p w14:paraId="435B4FE9" w14:textId="77777777" w:rsidR="000829C4" w:rsidRDefault="00000000">
            <w:pPr>
              <w:jc w:val="center"/>
              <w:rPr>
                <w:szCs w:val="21"/>
              </w:rPr>
            </w:pPr>
            <w:r>
              <w:rPr>
                <w:rFonts w:hint="eastAsia"/>
                <w:szCs w:val="21"/>
              </w:rPr>
              <w:t>否</w:t>
            </w:r>
          </w:p>
        </w:tc>
        <w:tc>
          <w:tcPr>
            <w:tcW w:w="3330" w:type="dxa"/>
          </w:tcPr>
          <w:p w14:paraId="21158247" w14:textId="77777777" w:rsidR="000829C4" w:rsidRDefault="00000000">
            <w:pPr>
              <w:rPr>
                <w:szCs w:val="21"/>
              </w:rPr>
            </w:pPr>
            <w:r>
              <w:rPr>
                <w:rFonts w:hint="eastAsia"/>
                <w:szCs w:val="21"/>
              </w:rPr>
              <w:t>参照年份对应的月份，默认系统月份上一月份</w:t>
            </w:r>
          </w:p>
        </w:tc>
      </w:tr>
      <w:tr w:rsidR="000829C4" w14:paraId="03638382" w14:textId="77777777">
        <w:tc>
          <w:tcPr>
            <w:tcW w:w="1561" w:type="dxa"/>
          </w:tcPr>
          <w:p w14:paraId="4205797D" w14:textId="77777777" w:rsidR="000829C4" w:rsidRDefault="00000000">
            <w:pPr>
              <w:rPr>
                <w:szCs w:val="21"/>
              </w:rPr>
            </w:pPr>
            <w:r>
              <w:rPr>
                <w:rFonts w:hint="eastAsia"/>
                <w:szCs w:val="21"/>
              </w:rPr>
              <w:t>仅本级</w:t>
            </w:r>
          </w:p>
        </w:tc>
        <w:tc>
          <w:tcPr>
            <w:tcW w:w="1110" w:type="dxa"/>
          </w:tcPr>
          <w:p w14:paraId="67128E38" w14:textId="77777777" w:rsidR="000829C4" w:rsidRDefault="00000000">
            <w:pPr>
              <w:jc w:val="center"/>
              <w:rPr>
                <w:szCs w:val="21"/>
              </w:rPr>
            </w:pPr>
            <w:r>
              <w:rPr>
                <w:rFonts w:hint="eastAsia"/>
                <w:szCs w:val="21"/>
              </w:rPr>
              <w:t>单选钮</w:t>
            </w:r>
          </w:p>
        </w:tc>
        <w:tc>
          <w:tcPr>
            <w:tcW w:w="1089" w:type="dxa"/>
          </w:tcPr>
          <w:p w14:paraId="4DE6E411" w14:textId="77777777" w:rsidR="000829C4" w:rsidRDefault="00000000">
            <w:pPr>
              <w:jc w:val="center"/>
              <w:rPr>
                <w:szCs w:val="21"/>
              </w:rPr>
            </w:pPr>
            <w:r>
              <w:rPr>
                <w:rFonts w:hint="eastAsia"/>
                <w:szCs w:val="21"/>
              </w:rPr>
              <w:t>手动选择</w:t>
            </w:r>
          </w:p>
        </w:tc>
        <w:tc>
          <w:tcPr>
            <w:tcW w:w="1429" w:type="dxa"/>
          </w:tcPr>
          <w:p w14:paraId="2DC84555" w14:textId="77777777" w:rsidR="000829C4" w:rsidRDefault="00000000">
            <w:pPr>
              <w:jc w:val="center"/>
              <w:rPr>
                <w:szCs w:val="21"/>
              </w:rPr>
            </w:pPr>
            <w:r>
              <w:rPr>
                <w:rFonts w:hint="eastAsia"/>
                <w:szCs w:val="21"/>
              </w:rPr>
              <w:t>否</w:t>
            </w:r>
          </w:p>
        </w:tc>
        <w:tc>
          <w:tcPr>
            <w:tcW w:w="3330" w:type="dxa"/>
          </w:tcPr>
          <w:p w14:paraId="77188998" w14:textId="77777777" w:rsidR="000829C4" w:rsidRDefault="00000000">
            <w:pPr>
              <w:rPr>
                <w:szCs w:val="21"/>
              </w:rPr>
            </w:pPr>
            <w:r>
              <w:rPr>
                <w:rFonts w:hint="eastAsia"/>
                <w:szCs w:val="21"/>
              </w:rPr>
              <w:t>默认为“仅本级”，与“包含下级”互斥</w:t>
            </w:r>
          </w:p>
        </w:tc>
      </w:tr>
      <w:tr w:rsidR="000829C4" w14:paraId="301A2C6A" w14:textId="77777777">
        <w:tc>
          <w:tcPr>
            <w:tcW w:w="1561" w:type="dxa"/>
          </w:tcPr>
          <w:p w14:paraId="1BB8CC4C" w14:textId="77777777" w:rsidR="000829C4" w:rsidRDefault="00000000">
            <w:pPr>
              <w:rPr>
                <w:szCs w:val="21"/>
              </w:rPr>
            </w:pPr>
            <w:r>
              <w:rPr>
                <w:rFonts w:hint="eastAsia"/>
                <w:szCs w:val="21"/>
              </w:rPr>
              <w:t>包含下级</w:t>
            </w:r>
          </w:p>
        </w:tc>
        <w:tc>
          <w:tcPr>
            <w:tcW w:w="1110" w:type="dxa"/>
          </w:tcPr>
          <w:p w14:paraId="1B8250AF" w14:textId="77777777" w:rsidR="000829C4" w:rsidRDefault="00000000">
            <w:pPr>
              <w:jc w:val="center"/>
              <w:rPr>
                <w:szCs w:val="21"/>
              </w:rPr>
            </w:pPr>
            <w:r>
              <w:rPr>
                <w:rFonts w:hint="eastAsia"/>
                <w:szCs w:val="21"/>
              </w:rPr>
              <w:t>单选钮</w:t>
            </w:r>
          </w:p>
        </w:tc>
        <w:tc>
          <w:tcPr>
            <w:tcW w:w="1089" w:type="dxa"/>
          </w:tcPr>
          <w:p w14:paraId="715E1194" w14:textId="77777777" w:rsidR="000829C4" w:rsidRDefault="00000000">
            <w:pPr>
              <w:jc w:val="center"/>
              <w:rPr>
                <w:szCs w:val="21"/>
              </w:rPr>
            </w:pPr>
            <w:r>
              <w:rPr>
                <w:rFonts w:hint="eastAsia"/>
                <w:szCs w:val="21"/>
              </w:rPr>
              <w:t>手动选择</w:t>
            </w:r>
          </w:p>
        </w:tc>
        <w:tc>
          <w:tcPr>
            <w:tcW w:w="1429" w:type="dxa"/>
          </w:tcPr>
          <w:p w14:paraId="40D549F6" w14:textId="77777777" w:rsidR="000829C4" w:rsidRDefault="00000000">
            <w:pPr>
              <w:jc w:val="center"/>
              <w:rPr>
                <w:szCs w:val="21"/>
              </w:rPr>
            </w:pPr>
            <w:r>
              <w:rPr>
                <w:rFonts w:hint="eastAsia"/>
                <w:szCs w:val="21"/>
              </w:rPr>
              <w:t>否</w:t>
            </w:r>
          </w:p>
        </w:tc>
        <w:tc>
          <w:tcPr>
            <w:tcW w:w="3330" w:type="dxa"/>
          </w:tcPr>
          <w:p w14:paraId="51832B1F" w14:textId="77777777" w:rsidR="000829C4" w:rsidRDefault="00000000">
            <w:pPr>
              <w:rPr>
                <w:szCs w:val="21"/>
              </w:rPr>
            </w:pPr>
            <w:r>
              <w:rPr>
                <w:rFonts w:hint="eastAsia"/>
                <w:szCs w:val="21"/>
              </w:rPr>
              <w:t>与“仅本级”互斥</w:t>
            </w:r>
          </w:p>
        </w:tc>
      </w:tr>
    </w:tbl>
    <w:p w14:paraId="7726A46A" w14:textId="77777777" w:rsidR="000829C4" w:rsidRDefault="000829C4"/>
    <w:p w14:paraId="207E6268" w14:textId="77777777" w:rsidR="000829C4" w:rsidRDefault="00000000">
      <w:r>
        <w:rPr>
          <w:rFonts w:hint="eastAsia"/>
        </w:rPr>
        <w:t>列表字段：</w:t>
      </w:r>
    </w:p>
    <w:tbl>
      <w:tblPr>
        <w:tblStyle w:val="ab"/>
        <w:tblW w:w="0" w:type="auto"/>
        <w:tblLook w:val="04A0" w:firstRow="1" w:lastRow="0" w:firstColumn="1" w:lastColumn="0" w:noHBand="0" w:noVBand="1"/>
      </w:tblPr>
      <w:tblGrid>
        <w:gridCol w:w="1519"/>
        <w:gridCol w:w="1085"/>
        <w:gridCol w:w="1065"/>
        <w:gridCol w:w="1392"/>
        <w:gridCol w:w="3235"/>
      </w:tblGrid>
      <w:tr w:rsidR="000829C4" w14:paraId="0237162A" w14:textId="77777777">
        <w:tc>
          <w:tcPr>
            <w:tcW w:w="1561" w:type="dxa"/>
            <w:shd w:val="clear" w:color="auto" w:fill="DEEBF6" w:themeFill="accent1" w:themeFillTint="32"/>
          </w:tcPr>
          <w:p w14:paraId="2B91F8D7" w14:textId="77777777" w:rsidR="000829C4" w:rsidRDefault="00000000">
            <w:pPr>
              <w:jc w:val="center"/>
              <w:rPr>
                <w:b/>
                <w:bCs/>
                <w:szCs w:val="21"/>
              </w:rPr>
            </w:pPr>
            <w:r>
              <w:rPr>
                <w:rFonts w:hint="eastAsia"/>
                <w:b/>
                <w:bCs/>
                <w:szCs w:val="21"/>
              </w:rPr>
              <w:t>字段名称</w:t>
            </w:r>
          </w:p>
        </w:tc>
        <w:tc>
          <w:tcPr>
            <w:tcW w:w="1110" w:type="dxa"/>
            <w:shd w:val="clear" w:color="auto" w:fill="DEEBF6" w:themeFill="accent1" w:themeFillTint="32"/>
          </w:tcPr>
          <w:p w14:paraId="1A040768" w14:textId="77777777" w:rsidR="000829C4" w:rsidRDefault="00000000">
            <w:pPr>
              <w:jc w:val="center"/>
              <w:rPr>
                <w:b/>
                <w:bCs/>
                <w:szCs w:val="21"/>
              </w:rPr>
            </w:pPr>
            <w:r>
              <w:rPr>
                <w:rFonts w:hint="eastAsia"/>
                <w:b/>
                <w:bCs/>
                <w:szCs w:val="21"/>
              </w:rPr>
              <w:t>字段类型</w:t>
            </w:r>
          </w:p>
        </w:tc>
        <w:tc>
          <w:tcPr>
            <w:tcW w:w="1089" w:type="dxa"/>
            <w:shd w:val="clear" w:color="auto" w:fill="DEEBF6" w:themeFill="accent1" w:themeFillTint="32"/>
          </w:tcPr>
          <w:p w14:paraId="279CD635" w14:textId="77777777" w:rsidR="000829C4" w:rsidRDefault="00000000">
            <w:pPr>
              <w:jc w:val="center"/>
              <w:rPr>
                <w:b/>
                <w:bCs/>
                <w:szCs w:val="21"/>
              </w:rPr>
            </w:pPr>
            <w:r>
              <w:rPr>
                <w:rFonts w:hint="eastAsia"/>
                <w:b/>
                <w:bCs/>
                <w:szCs w:val="21"/>
              </w:rPr>
              <w:t>录入方式</w:t>
            </w:r>
          </w:p>
        </w:tc>
        <w:tc>
          <w:tcPr>
            <w:tcW w:w="1429" w:type="dxa"/>
            <w:shd w:val="clear" w:color="auto" w:fill="DEEBF6" w:themeFill="accent1" w:themeFillTint="32"/>
          </w:tcPr>
          <w:p w14:paraId="46D27649" w14:textId="77777777" w:rsidR="000829C4" w:rsidRDefault="00000000">
            <w:pPr>
              <w:jc w:val="center"/>
              <w:rPr>
                <w:b/>
                <w:bCs/>
                <w:szCs w:val="21"/>
              </w:rPr>
            </w:pPr>
            <w:r>
              <w:rPr>
                <w:rFonts w:hint="eastAsia"/>
                <w:b/>
                <w:bCs/>
                <w:szCs w:val="21"/>
              </w:rPr>
              <w:t>是否必录</w:t>
            </w:r>
          </w:p>
        </w:tc>
        <w:tc>
          <w:tcPr>
            <w:tcW w:w="3330" w:type="dxa"/>
            <w:shd w:val="clear" w:color="auto" w:fill="DEEBF6" w:themeFill="accent1" w:themeFillTint="32"/>
          </w:tcPr>
          <w:p w14:paraId="1310AFDB" w14:textId="77777777" w:rsidR="000829C4" w:rsidRDefault="00000000">
            <w:pPr>
              <w:jc w:val="center"/>
              <w:rPr>
                <w:b/>
                <w:bCs/>
                <w:szCs w:val="21"/>
              </w:rPr>
            </w:pPr>
            <w:r>
              <w:rPr>
                <w:rFonts w:hint="eastAsia"/>
                <w:b/>
                <w:bCs/>
                <w:szCs w:val="21"/>
              </w:rPr>
              <w:t>备注</w:t>
            </w:r>
          </w:p>
        </w:tc>
      </w:tr>
      <w:tr w:rsidR="000829C4" w14:paraId="3EE61B83" w14:textId="77777777">
        <w:tc>
          <w:tcPr>
            <w:tcW w:w="1561" w:type="dxa"/>
          </w:tcPr>
          <w:p w14:paraId="165A062D" w14:textId="77777777" w:rsidR="000829C4" w:rsidRDefault="00000000">
            <w:pPr>
              <w:rPr>
                <w:szCs w:val="21"/>
              </w:rPr>
            </w:pPr>
            <w:r>
              <w:rPr>
                <w:rFonts w:hint="eastAsia"/>
                <w:szCs w:val="21"/>
              </w:rPr>
              <w:t>机构</w:t>
            </w:r>
          </w:p>
        </w:tc>
        <w:tc>
          <w:tcPr>
            <w:tcW w:w="1110" w:type="dxa"/>
          </w:tcPr>
          <w:p w14:paraId="16ABB9AE" w14:textId="77777777" w:rsidR="000829C4" w:rsidRDefault="00000000">
            <w:pPr>
              <w:jc w:val="center"/>
              <w:rPr>
                <w:szCs w:val="21"/>
              </w:rPr>
            </w:pPr>
            <w:r>
              <w:rPr>
                <w:rFonts w:hint="eastAsia"/>
                <w:szCs w:val="21"/>
              </w:rPr>
              <w:t>字符</w:t>
            </w:r>
          </w:p>
        </w:tc>
        <w:tc>
          <w:tcPr>
            <w:tcW w:w="1089" w:type="dxa"/>
          </w:tcPr>
          <w:p w14:paraId="54FEFDB5" w14:textId="77777777" w:rsidR="000829C4" w:rsidRDefault="00000000">
            <w:pPr>
              <w:jc w:val="center"/>
              <w:rPr>
                <w:szCs w:val="21"/>
              </w:rPr>
            </w:pPr>
            <w:r>
              <w:rPr>
                <w:rFonts w:hint="eastAsia"/>
                <w:szCs w:val="21"/>
              </w:rPr>
              <w:t>自动带出</w:t>
            </w:r>
          </w:p>
        </w:tc>
        <w:tc>
          <w:tcPr>
            <w:tcW w:w="1429" w:type="dxa"/>
          </w:tcPr>
          <w:p w14:paraId="5557FD1E" w14:textId="77777777" w:rsidR="000829C4" w:rsidRDefault="00000000">
            <w:pPr>
              <w:jc w:val="center"/>
              <w:rPr>
                <w:szCs w:val="21"/>
              </w:rPr>
            </w:pPr>
            <w:r>
              <w:rPr>
                <w:rFonts w:hint="eastAsia"/>
                <w:szCs w:val="21"/>
              </w:rPr>
              <w:t>是</w:t>
            </w:r>
          </w:p>
        </w:tc>
        <w:tc>
          <w:tcPr>
            <w:tcW w:w="3330" w:type="dxa"/>
          </w:tcPr>
          <w:p w14:paraId="2B96451C" w14:textId="77777777" w:rsidR="000829C4" w:rsidRDefault="00000000">
            <w:pPr>
              <w:rPr>
                <w:szCs w:val="21"/>
              </w:rPr>
            </w:pPr>
            <w:r>
              <w:rPr>
                <w:rFonts w:hint="eastAsia"/>
              </w:rPr>
              <w:t>缴纳环保税的纳税主体，用户权限控制</w:t>
            </w:r>
          </w:p>
        </w:tc>
      </w:tr>
      <w:tr w:rsidR="000829C4" w14:paraId="20CE4A9A" w14:textId="77777777">
        <w:tc>
          <w:tcPr>
            <w:tcW w:w="1561" w:type="dxa"/>
          </w:tcPr>
          <w:p w14:paraId="1CBA505A" w14:textId="77777777" w:rsidR="000829C4" w:rsidRDefault="00000000">
            <w:r>
              <w:rPr>
                <w:rFonts w:hint="eastAsia"/>
              </w:rPr>
              <w:t>会计期间</w:t>
            </w:r>
          </w:p>
        </w:tc>
        <w:tc>
          <w:tcPr>
            <w:tcW w:w="1110" w:type="dxa"/>
          </w:tcPr>
          <w:p w14:paraId="32A9456B" w14:textId="77777777" w:rsidR="000829C4" w:rsidRDefault="00000000">
            <w:pPr>
              <w:jc w:val="center"/>
            </w:pPr>
            <w:r>
              <w:rPr>
                <w:rFonts w:hint="eastAsia"/>
              </w:rPr>
              <w:t>字符</w:t>
            </w:r>
          </w:p>
        </w:tc>
        <w:tc>
          <w:tcPr>
            <w:tcW w:w="1089" w:type="dxa"/>
          </w:tcPr>
          <w:p w14:paraId="22D8E09B" w14:textId="77777777" w:rsidR="000829C4" w:rsidRDefault="00000000">
            <w:pPr>
              <w:jc w:val="center"/>
            </w:pPr>
            <w:r>
              <w:rPr>
                <w:rFonts w:hint="eastAsia"/>
              </w:rPr>
              <w:t>自动带出</w:t>
            </w:r>
          </w:p>
        </w:tc>
        <w:tc>
          <w:tcPr>
            <w:tcW w:w="1429" w:type="dxa"/>
          </w:tcPr>
          <w:p w14:paraId="752D5FC4" w14:textId="77777777" w:rsidR="000829C4" w:rsidRDefault="00000000">
            <w:pPr>
              <w:jc w:val="center"/>
            </w:pPr>
            <w:r>
              <w:rPr>
                <w:rFonts w:hint="eastAsia"/>
              </w:rPr>
              <w:t>是</w:t>
            </w:r>
          </w:p>
        </w:tc>
        <w:tc>
          <w:tcPr>
            <w:tcW w:w="3330" w:type="dxa"/>
          </w:tcPr>
          <w:p w14:paraId="68BFCAA7" w14:textId="77777777" w:rsidR="000829C4" w:rsidRDefault="00000000">
            <w:r>
              <w:rPr>
                <w:rFonts w:hint="eastAsia"/>
              </w:rPr>
              <w:t>自动带出，不可编辑</w:t>
            </w:r>
          </w:p>
        </w:tc>
      </w:tr>
      <w:tr w:rsidR="000829C4" w14:paraId="084F1792" w14:textId="77777777">
        <w:tc>
          <w:tcPr>
            <w:tcW w:w="1561" w:type="dxa"/>
          </w:tcPr>
          <w:p w14:paraId="2510B8EF" w14:textId="77777777" w:rsidR="000829C4" w:rsidRDefault="00000000">
            <w:pPr>
              <w:rPr>
                <w:szCs w:val="21"/>
              </w:rPr>
            </w:pPr>
            <w:r>
              <w:rPr>
                <w:rFonts w:hint="eastAsia"/>
                <w:szCs w:val="21"/>
              </w:rPr>
              <w:t>计算状态</w:t>
            </w:r>
          </w:p>
        </w:tc>
        <w:tc>
          <w:tcPr>
            <w:tcW w:w="1110" w:type="dxa"/>
          </w:tcPr>
          <w:p w14:paraId="0D936B24" w14:textId="77777777" w:rsidR="000829C4" w:rsidRDefault="00000000">
            <w:pPr>
              <w:jc w:val="center"/>
              <w:rPr>
                <w:szCs w:val="21"/>
              </w:rPr>
            </w:pPr>
            <w:r>
              <w:rPr>
                <w:rFonts w:hint="eastAsia"/>
                <w:szCs w:val="21"/>
              </w:rPr>
              <w:t>字符</w:t>
            </w:r>
          </w:p>
        </w:tc>
        <w:tc>
          <w:tcPr>
            <w:tcW w:w="1089" w:type="dxa"/>
          </w:tcPr>
          <w:p w14:paraId="6B81EE09" w14:textId="77777777" w:rsidR="000829C4" w:rsidRDefault="00000000">
            <w:pPr>
              <w:jc w:val="center"/>
              <w:rPr>
                <w:szCs w:val="21"/>
              </w:rPr>
            </w:pPr>
            <w:r>
              <w:rPr>
                <w:rFonts w:hint="eastAsia"/>
                <w:szCs w:val="21"/>
              </w:rPr>
              <w:t>自动带出</w:t>
            </w:r>
          </w:p>
        </w:tc>
        <w:tc>
          <w:tcPr>
            <w:tcW w:w="1429" w:type="dxa"/>
          </w:tcPr>
          <w:p w14:paraId="7295C4AE" w14:textId="77777777" w:rsidR="000829C4" w:rsidRDefault="00000000">
            <w:pPr>
              <w:jc w:val="center"/>
              <w:rPr>
                <w:szCs w:val="21"/>
              </w:rPr>
            </w:pPr>
            <w:r>
              <w:rPr>
                <w:rFonts w:hint="eastAsia"/>
                <w:szCs w:val="21"/>
              </w:rPr>
              <w:t>是</w:t>
            </w:r>
          </w:p>
        </w:tc>
        <w:tc>
          <w:tcPr>
            <w:tcW w:w="3330" w:type="dxa"/>
          </w:tcPr>
          <w:p w14:paraId="76A73953" w14:textId="77777777" w:rsidR="000829C4" w:rsidRDefault="00000000">
            <w:pPr>
              <w:rPr>
                <w:szCs w:val="21"/>
              </w:rPr>
            </w:pPr>
            <w:r>
              <w:rPr>
                <w:rFonts w:hint="eastAsia"/>
              </w:rPr>
              <w:t>自动带出，不可编辑，默认为“未计算”，计算成功后更新为“已计算”，回退计算后更新为“未计算”</w:t>
            </w:r>
          </w:p>
        </w:tc>
      </w:tr>
      <w:tr w:rsidR="000829C4" w14:paraId="07AAC49F" w14:textId="77777777">
        <w:tc>
          <w:tcPr>
            <w:tcW w:w="1561" w:type="dxa"/>
          </w:tcPr>
          <w:p w14:paraId="5D47FD9A" w14:textId="77777777" w:rsidR="000829C4" w:rsidRDefault="00000000">
            <w:pPr>
              <w:rPr>
                <w:szCs w:val="21"/>
              </w:rPr>
            </w:pPr>
            <w:r>
              <w:rPr>
                <w:rFonts w:hint="eastAsia"/>
                <w:szCs w:val="21"/>
              </w:rPr>
              <w:t>计算日期</w:t>
            </w:r>
          </w:p>
        </w:tc>
        <w:tc>
          <w:tcPr>
            <w:tcW w:w="1110" w:type="dxa"/>
          </w:tcPr>
          <w:p w14:paraId="2DD8D450" w14:textId="77777777" w:rsidR="000829C4" w:rsidRDefault="00000000">
            <w:pPr>
              <w:jc w:val="center"/>
              <w:rPr>
                <w:szCs w:val="21"/>
              </w:rPr>
            </w:pPr>
            <w:r>
              <w:rPr>
                <w:rFonts w:hint="eastAsia"/>
                <w:szCs w:val="21"/>
              </w:rPr>
              <w:t>字符</w:t>
            </w:r>
          </w:p>
        </w:tc>
        <w:tc>
          <w:tcPr>
            <w:tcW w:w="1089" w:type="dxa"/>
          </w:tcPr>
          <w:p w14:paraId="7255D2F5" w14:textId="77777777" w:rsidR="000829C4" w:rsidRDefault="00000000">
            <w:pPr>
              <w:jc w:val="center"/>
              <w:rPr>
                <w:szCs w:val="21"/>
              </w:rPr>
            </w:pPr>
            <w:r>
              <w:rPr>
                <w:rFonts w:hint="eastAsia"/>
                <w:szCs w:val="21"/>
              </w:rPr>
              <w:t>自动带出</w:t>
            </w:r>
          </w:p>
        </w:tc>
        <w:tc>
          <w:tcPr>
            <w:tcW w:w="1429" w:type="dxa"/>
          </w:tcPr>
          <w:p w14:paraId="618AEF4C" w14:textId="77777777" w:rsidR="000829C4" w:rsidRDefault="00000000">
            <w:pPr>
              <w:jc w:val="center"/>
              <w:rPr>
                <w:szCs w:val="21"/>
              </w:rPr>
            </w:pPr>
            <w:r>
              <w:rPr>
                <w:rFonts w:hint="eastAsia"/>
                <w:szCs w:val="21"/>
              </w:rPr>
              <w:t>是</w:t>
            </w:r>
          </w:p>
        </w:tc>
        <w:tc>
          <w:tcPr>
            <w:tcW w:w="3330" w:type="dxa"/>
          </w:tcPr>
          <w:p w14:paraId="2A0B1ED6" w14:textId="77777777" w:rsidR="000829C4" w:rsidRDefault="00000000">
            <w:pPr>
              <w:rPr>
                <w:szCs w:val="21"/>
              </w:rPr>
            </w:pPr>
            <w:r>
              <w:rPr>
                <w:rFonts w:hint="eastAsia"/>
              </w:rPr>
              <w:t>自动带出，不可编辑，计算成功后更新为当前系统日期，回退计算后清空</w:t>
            </w:r>
          </w:p>
        </w:tc>
      </w:tr>
      <w:tr w:rsidR="000829C4" w14:paraId="273374D2" w14:textId="77777777">
        <w:tc>
          <w:tcPr>
            <w:tcW w:w="1561" w:type="dxa"/>
          </w:tcPr>
          <w:p w14:paraId="3D45C92D" w14:textId="77777777" w:rsidR="000829C4" w:rsidRDefault="00000000">
            <w:pPr>
              <w:rPr>
                <w:szCs w:val="21"/>
              </w:rPr>
            </w:pPr>
            <w:r>
              <w:rPr>
                <w:rFonts w:hint="eastAsia"/>
                <w:szCs w:val="21"/>
              </w:rPr>
              <w:t>操作人</w:t>
            </w:r>
          </w:p>
        </w:tc>
        <w:tc>
          <w:tcPr>
            <w:tcW w:w="1110" w:type="dxa"/>
          </w:tcPr>
          <w:p w14:paraId="39438CC7" w14:textId="77777777" w:rsidR="000829C4" w:rsidRDefault="00000000">
            <w:pPr>
              <w:jc w:val="center"/>
              <w:rPr>
                <w:szCs w:val="21"/>
              </w:rPr>
            </w:pPr>
            <w:r>
              <w:rPr>
                <w:rFonts w:hint="eastAsia"/>
                <w:szCs w:val="21"/>
              </w:rPr>
              <w:t>字符</w:t>
            </w:r>
          </w:p>
        </w:tc>
        <w:tc>
          <w:tcPr>
            <w:tcW w:w="1089" w:type="dxa"/>
          </w:tcPr>
          <w:p w14:paraId="6F7C886E" w14:textId="77777777" w:rsidR="000829C4" w:rsidRDefault="00000000">
            <w:pPr>
              <w:jc w:val="center"/>
              <w:rPr>
                <w:szCs w:val="21"/>
              </w:rPr>
            </w:pPr>
            <w:r>
              <w:rPr>
                <w:rFonts w:hint="eastAsia"/>
                <w:szCs w:val="21"/>
              </w:rPr>
              <w:t>自动带出</w:t>
            </w:r>
          </w:p>
        </w:tc>
        <w:tc>
          <w:tcPr>
            <w:tcW w:w="1429" w:type="dxa"/>
          </w:tcPr>
          <w:p w14:paraId="178AD182" w14:textId="77777777" w:rsidR="000829C4" w:rsidRDefault="00000000">
            <w:pPr>
              <w:jc w:val="center"/>
              <w:rPr>
                <w:szCs w:val="21"/>
              </w:rPr>
            </w:pPr>
            <w:r>
              <w:rPr>
                <w:rFonts w:hint="eastAsia"/>
                <w:szCs w:val="21"/>
              </w:rPr>
              <w:t>是</w:t>
            </w:r>
          </w:p>
        </w:tc>
        <w:tc>
          <w:tcPr>
            <w:tcW w:w="3330" w:type="dxa"/>
          </w:tcPr>
          <w:p w14:paraId="43943148" w14:textId="77777777" w:rsidR="000829C4" w:rsidRDefault="00000000">
            <w:pPr>
              <w:rPr>
                <w:szCs w:val="21"/>
              </w:rPr>
            </w:pPr>
            <w:r>
              <w:rPr>
                <w:rFonts w:hint="eastAsia"/>
              </w:rPr>
              <w:t>自动带出，不可编辑，计算成功后更新为当前用户，回退计算后清空</w:t>
            </w:r>
          </w:p>
        </w:tc>
      </w:tr>
    </w:tbl>
    <w:p w14:paraId="7C1551B6" w14:textId="77777777" w:rsidR="000829C4" w:rsidRDefault="00000000">
      <w:pPr>
        <w:pStyle w:val="4"/>
      </w:pPr>
      <w:r>
        <w:rPr>
          <w:rFonts w:hint="eastAsia"/>
        </w:rPr>
        <w:lastRenderedPageBreak/>
        <w:t>业务处理</w:t>
      </w:r>
    </w:p>
    <w:p w14:paraId="58ECA083" w14:textId="77777777" w:rsidR="000829C4" w:rsidRDefault="00000000">
      <w:pPr>
        <w:pStyle w:val="5"/>
      </w:pPr>
      <w:r>
        <w:rPr>
          <w:rFonts w:hint="eastAsia"/>
        </w:rPr>
        <w:t>业务处理与说明</w:t>
      </w:r>
    </w:p>
    <w:p w14:paraId="08D6A2ED" w14:textId="77777777" w:rsidR="000829C4" w:rsidRDefault="00000000">
      <w:pPr>
        <w:numPr>
          <w:ilvl w:val="0"/>
          <w:numId w:val="115"/>
        </w:numPr>
      </w:pPr>
      <w:r>
        <w:rPr>
          <w:rFonts w:hint="eastAsia"/>
        </w:rPr>
        <w:t>企业对环保税申报前，先通过本功能计算申报期所有月份的环保税额；</w:t>
      </w:r>
    </w:p>
    <w:p w14:paraId="2D350FB4" w14:textId="77777777" w:rsidR="000829C4" w:rsidRDefault="00000000">
      <w:pPr>
        <w:numPr>
          <w:ilvl w:val="0"/>
          <w:numId w:val="115"/>
        </w:numPr>
      </w:pPr>
      <w:r>
        <w:rPr>
          <w:rFonts w:hint="eastAsia"/>
        </w:rPr>
        <w:t>如重新计算可通过回退计算完成，回退计算后，</w:t>
      </w:r>
      <w:proofErr w:type="gramStart"/>
      <w:r>
        <w:rPr>
          <w:rFonts w:hint="eastAsia"/>
        </w:rPr>
        <w:t>申报表需重新</w:t>
      </w:r>
      <w:proofErr w:type="gramEnd"/>
      <w:r>
        <w:rPr>
          <w:rFonts w:hint="eastAsia"/>
        </w:rPr>
        <w:t>计算。</w:t>
      </w:r>
    </w:p>
    <w:p w14:paraId="67A8294E" w14:textId="77777777" w:rsidR="000829C4" w:rsidRDefault="00000000">
      <w:pPr>
        <w:pStyle w:val="5"/>
      </w:pPr>
      <w:r>
        <w:rPr>
          <w:rFonts w:hint="eastAsia"/>
        </w:rPr>
        <w:t>功能按钮</w:t>
      </w:r>
    </w:p>
    <w:tbl>
      <w:tblPr>
        <w:tblStyle w:val="ab"/>
        <w:tblW w:w="0" w:type="auto"/>
        <w:tblLook w:val="04A0" w:firstRow="1" w:lastRow="0" w:firstColumn="1" w:lastColumn="0" w:noHBand="0" w:noVBand="1"/>
      </w:tblPr>
      <w:tblGrid>
        <w:gridCol w:w="1091"/>
        <w:gridCol w:w="1058"/>
        <w:gridCol w:w="6147"/>
      </w:tblGrid>
      <w:tr w:rsidR="000829C4" w14:paraId="6352A56E" w14:textId="77777777">
        <w:tc>
          <w:tcPr>
            <w:tcW w:w="1113" w:type="dxa"/>
            <w:shd w:val="clear" w:color="auto" w:fill="DEEBF6" w:themeFill="accent1" w:themeFillTint="32"/>
          </w:tcPr>
          <w:p w14:paraId="39458907" w14:textId="77777777" w:rsidR="000829C4" w:rsidRDefault="00000000">
            <w:pPr>
              <w:jc w:val="center"/>
              <w:rPr>
                <w:b/>
                <w:bCs/>
                <w:szCs w:val="21"/>
              </w:rPr>
            </w:pPr>
            <w:r>
              <w:rPr>
                <w:rFonts w:hint="eastAsia"/>
                <w:b/>
                <w:bCs/>
                <w:szCs w:val="21"/>
              </w:rPr>
              <w:t>按钮名称</w:t>
            </w:r>
          </w:p>
        </w:tc>
        <w:tc>
          <w:tcPr>
            <w:tcW w:w="1080" w:type="dxa"/>
            <w:shd w:val="clear" w:color="auto" w:fill="DEEBF6" w:themeFill="accent1" w:themeFillTint="32"/>
          </w:tcPr>
          <w:p w14:paraId="3BA69667" w14:textId="77777777" w:rsidR="000829C4" w:rsidRDefault="00000000">
            <w:pPr>
              <w:jc w:val="center"/>
              <w:rPr>
                <w:b/>
                <w:bCs/>
                <w:szCs w:val="21"/>
              </w:rPr>
            </w:pPr>
            <w:r>
              <w:rPr>
                <w:rFonts w:hint="eastAsia"/>
                <w:b/>
                <w:bCs/>
                <w:szCs w:val="21"/>
              </w:rPr>
              <w:t>实现功能</w:t>
            </w:r>
          </w:p>
        </w:tc>
        <w:tc>
          <w:tcPr>
            <w:tcW w:w="6329" w:type="dxa"/>
            <w:shd w:val="clear" w:color="auto" w:fill="DEEBF6" w:themeFill="accent1" w:themeFillTint="32"/>
          </w:tcPr>
          <w:p w14:paraId="00E4C47D" w14:textId="77777777" w:rsidR="000829C4" w:rsidRDefault="00000000">
            <w:pPr>
              <w:jc w:val="center"/>
              <w:rPr>
                <w:b/>
                <w:bCs/>
                <w:szCs w:val="21"/>
              </w:rPr>
            </w:pPr>
            <w:r>
              <w:rPr>
                <w:rFonts w:hint="eastAsia"/>
                <w:b/>
                <w:bCs/>
                <w:szCs w:val="21"/>
              </w:rPr>
              <w:t>规则</w:t>
            </w:r>
          </w:p>
        </w:tc>
      </w:tr>
      <w:tr w:rsidR="000829C4" w14:paraId="6FF926DE" w14:textId="77777777">
        <w:tc>
          <w:tcPr>
            <w:tcW w:w="1113" w:type="dxa"/>
          </w:tcPr>
          <w:p w14:paraId="74A16BBD" w14:textId="77777777" w:rsidR="000829C4" w:rsidRDefault="00000000">
            <w:pPr>
              <w:rPr>
                <w:szCs w:val="21"/>
              </w:rPr>
            </w:pPr>
            <w:r>
              <w:rPr>
                <w:rFonts w:hint="eastAsia"/>
                <w:szCs w:val="21"/>
              </w:rPr>
              <w:t>计算</w:t>
            </w:r>
          </w:p>
        </w:tc>
        <w:tc>
          <w:tcPr>
            <w:tcW w:w="1080" w:type="dxa"/>
          </w:tcPr>
          <w:p w14:paraId="6FAF23D9" w14:textId="77777777" w:rsidR="000829C4" w:rsidRDefault="00000000">
            <w:pPr>
              <w:rPr>
                <w:szCs w:val="21"/>
              </w:rPr>
            </w:pPr>
            <w:r>
              <w:rPr>
                <w:rFonts w:hint="eastAsia"/>
                <w:szCs w:val="21"/>
              </w:rPr>
              <w:t>计算操作</w:t>
            </w:r>
          </w:p>
        </w:tc>
        <w:tc>
          <w:tcPr>
            <w:tcW w:w="6329" w:type="dxa"/>
          </w:tcPr>
          <w:p w14:paraId="2CFF3524" w14:textId="77777777" w:rsidR="000829C4" w:rsidRDefault="00000000">
            <w:pPr>
              <w:numPr>
                <w:ilvl w:val="0"/>
                <w:numId w:val="116"/>
              </w:numPr>
              <w:rPr>
                <w:szCs w:val="21"/>
              </w:rPr>
            </w:pPr>
            <w:r>
              <w:rPr>
                <w:rFonts w:hint="eastAsia"/>
                <w:szCs w:val="21"/>
              </w:rPr>
              <w:t>如果所选任务的计算状态包含已计算的任务，则提示“所选任务存在已计算的任务，不能进行计算，请重新选择。”；</w:t>
            </w:r>
          </w:p>
          <w:p w14:paraId="55A682EA" w14:textId="77777777" w:rsidR="000829C4" w:rsidRDefault="00000000">
            <w:pPr>
              <w:numPr>
                <w:ilvl w:val="0"/>
                <w:numId w:val="116"/>
              </w:numPr>
              <w:rPr>
                <w:szCs w:val="21"/>
              </w:rPr>
            </w:pPr>
            <w:r>
              <w:rPr>
                <w:rFonts w:hint="eastAsia"/>
                <w:szCs w:val="21"/>
              </w:rPr>
              <w:t>如果计算状态为未计算，则根据机构、会计月份计算生成环保税底稿，计算逻辑见算法说明章节。</w:t>
            </w:r>
          </w:p>
        </w:tc>
      </w:tr>
      <w:tr w:rsidR="000829C4" w14:paraId="48A5CC93" w14:textId="77777777">
        <w:tc>
          <w:tcPr>
            <w:tcW w:w="1113" w:type="dxa"/>
          </w:tcPr>
          <w:p w14:paraId="44550703" w14:textId="77777777" w:rsidR="000829C4" w:rsidRDefault="00000000">
            <w:pPr>
              <w:rPr>
                <w:szCs w:val="21"/>
              </w:rPr>
            </w:pPr>
            <w:r>
              <w:rPr>
                <w:rFonts w:hint="eastAsia"/>
                <w:szCs w:val="21"/>
              </w:rPr>
              <w:t>回退计算</w:t>
            </w:r>
          </w:p>
        </w:tc>
        <w:tc>
          <w:tcPr>
            <w:tcW w:w="1080" w:type="dxa"/>
          </w:tcPr>
          <w:p w14:paraId="0CFADB61" w14:textId="77777777" w:rsidR="000829C4" w:rsidRDefault="00000000">
            <w:pPr>
              <w:rPr>
                <w:szCs w:val="21"/>
              </w:rPr>
            </w:pPr>
            <w:r>
              <w:rPr>
                <w:rFonts w:hint="eastAsia"/>
                <w:szCs w:val="21"/>
              </w:rPr>
              <w:t>取消计算操作</w:t>
            </w:r>
          </w:p>
        </w:tc>
        <w:tc>
          <w:tcPr>
            <w:tcW w:w="6329" w:type="dxa"/>
          </w:tcPr>
          <w:p w14:paraId="0EBED130" w14:textId="77777777" w:rsidR="000829C4" w:rsidRDefault="00000000">
            <w:pPr>
              <w:numPr>
                <w:ilvl w:val="0"/>
                <w:numId w:val="117"/>
              </w:numPr>
              <w:rPr>
                <w:szCs w:val="21"/>
              </w:rPr>
            </w:pPr>
            <w:r>
              <w:rPr>
                <w:rFonts w:hint="eastAsia"/>
                <w:szCs w:val="21"/>
              </w:rPr>
              <w:t>如果所选任务的计算状态包含未计算的任务，则提示“所选任务存在未计算的任务，不能回退计算，请重新选择。”；</w:t>
            </w:r>
          </w:p>
          <w:p w14:paraId="496BD3B6" w14:textId="77777777" w:rsidR="000829C4" w:rsidRDefault="00000000">
            <w:pPr>
              <w:numPr>
                <w:ilvl w:val="0"/>
                <w:numId w:val="117"/>
              </w:numPr>
              <w:rPr>
                <w:szCs w:val="21"/>
              </w:rPr>
            </w:pPr>
            <w:r>
              <w:rPr>
                <w:rFonts w:hint="eastAsia"/>
                <w:szCs w:val="21"/>
              </w:rPr>
              <w:t>如果计算状态为已计算，则删除对应机构、会计期间的消费税底稿。</w:t>
            </w:r>
          </w:p>
        </w:tc>
      </w:tr>
    </w:tbl>
    <w:p w14:paraId="1BA60CFB" w14:textId="77777777" w:rsidR="000829C4" w:rsidRDefault="00000000">
      <w:pPr>
        <w:pStyle w:val="5"/>
      </w:pPr>
      <w:r>
        <w:rPr>
          <w:rFonts w:hint="eastAsia"/>
        </w:rPr>
        <w:t>算法说明</w:t>
      </w:r>
    </w:p>
    <w:p w14:paraId="4C4CAA09" w14:textId="77777777" w:rsidR="000829C4" w:rsidRDefault="00000000">
      <w:pPr>
        <w:numPr>
          <w:ilvl w:val="0"/>
          <w:numId w:val="118"/>
        </w:numPr>
      </w:pPr>
      <w:proofErr w:type="gramStart"/>
      <w:r>
        <w:rPr>
          <w:rFonts w:hint="eastAsia"/>
        </w:rPr>
        <w:t>左侧树</w:t>
      </w:r>
      <w:proofErr w:type="gramEnd"/>
      <w:r>
        <w:rPr>
          <w:rFonts w:hint="eastAsia"/>
        </w:rPr>
        <w:t>按用户权限显示，只显示当前用户所属机构及下级机构；</w:t>
      </w:r>
    </w:p>
    <w:p w14:paraId="34240598" w14:textId="77777777" w:rsidR="000829C4" w:rsidRDefault="00000000">
      <w:pPr>
        <w:numPr>
          <w:ilvl w:val="0"/>
          <w:numId w:val="118"/>
        </w:numPr>
      </w:pPr>
      <w:r>
        <w:rPr>
          <w:rFonts w:hint="eastAsia"/>
        </w:rPr>
        <w:t>选择机构树节点时，右侧根据选择的会计月份、包含下级条件自动显示计算任务，如果未选择会计月份，则默认显示年度下</w:t>
      </w:r>
      <w:r>
        <w:rPr>
          <w:rFonts w:hint="eastAsia"/>
        </w:rPr>
        <w:t>12</w:t>
      </w:r>
      <w:r>
        <w:rPr>
          <w:rFonts w:hint="eastAsia"/>
        </w:rPr>
        <w:t>月份的任务；如果未选择年份，</w:t>
      </w:r>
      <w:proofErr w:type="gramStart"/>
      <w:r>
        <w:rPr>
          <w:rFonts w:hint="eastAsia"/>
        </w:rPr>
        <w:t>则任务</w:t>
      </w:r>
      <w:proofErr w:type="gramEnd"/>
      <w:r>
        <w:rPr>
          <w:rFonts w:hint="eastAsia"/>
        </w:rPr>
        <w:t>列表不显示数据；如果“包含所有下级”</w:t>
      </w:r>
      <w:proofErr w:type="gramStart"/>
      <w:r>
        <w:rPr>
          <w:rFonts w:hint="eastAsia"/>
        </w:rPr>
        <w:t>为勾选状态</w:t>
      </w:r>
      <w:proofErr w:type="gramEnd"/>
      <w:r>
        <w:rPr>
          <w:rFonts w:hint="eastAsia"/>
        </w:rPr>
        <w:t>，则查询所选机构及下级机构的任务，</w:t>
      </w:r>
      <w:proofErr w:type="gramStart"/>
      <w:r>
        <w:rPr>
          <w:rFonts w:hint="eastAsia"/>
        </w:rPr>
        <w:t>如果勾选“仅本级</w:t>
      </w:r>
      <w:r>
        <w:t>”</w:t>
      </w:r>
      <w:proofErr w:type="gramEnd"/>
      <w:r>
        <w:rPr>
          <w:rFonts w:hint="eastAsia"/>
        </w:rPr>
        <w:t>只查询所选机构的任务；</w:t>
      </w:r>
    </w:p>
    <w:p w14:paraId="64F76864" w14:textId="77777777" w:rsidR="000829C4" w:rsidRDefault="00000000">
      <w:pPr>
        <w:numPr>
          <w:ilvl w:val="0"/>
          <w:numId w:val="118"/>
        </w:numPr>
      </w:pPr>
      <w:r>
        <w:rPr>
          <w:rFonts w:hint="eastAsia"/>
        </w:rPr>
        <w:t>列表任务默认按照机构、月份升序排列；</w:t>
      </w:r>
    </w:p>
    <w:p w14:paraId="026CABCF" w14:textId="77777777" w:rsidR="000829C4" w:rsidRDefault="00000000">
      <w:pPr>
        <w:numPr>
          <w:ilvl w:val="0"/>
          <w:numId w:val="118"/>
        </w:numPr>
      </w:pPr>
      <w:r>
        <w:rPr>
          <w:rFonts w:hint="eastAsia"/>
        </w:rPr>
        <w:t>计算时，</w:t>
      </w:r>
      <w:r>
        <w:t>按会计月份计算</w:t>
      </w:r>
      <w:r>
        <w:rPr>
          <w:rFonts w:hint="eastAsia"/>
        </w:rPr>
        <w:t>生成环保税计算</w:t>
      </w:r>
      <w:r>
        <w:t>底稿表，申报时根据申报期间匹配会计月份取数</w:t>
      </w:r>
      <w:r>
        <w:rPr>
          <w:rFonts w:hint="eastAsia"/>
        </w:rPr>
        <w:t>，</w:t>
      </w:r>
      <w:r>
        <w:t>只计算</w:t>
      </w:r>
      <w:r>
        <w:rPr>
          <w:rFonts w:hint="eastAsia"/>
        </w:rPr>
        <w:t>已审批且应税污染物台账</w:t>
      </w:r>
      <w:proofErr w:type="gramStart"/>
      <w:r>
        <w:rPr>
          <w:rFonts w:hint="eastAsia"/>
        </w:rPr>
        <w:t>账</w:t>
      </w:r>
      <w:proofErr w:type="gramEnd"/>
      <w:r>
        <w:rPr>
          <w:rFonts w:hint="eastAsia"/>
        </w:rPr>
        <w:t>的开工日期≤会计月份结束日期，完工日期≥会计月</w:t>
      </w:r>
      <w:r>
        <w:rPr>
          <w:rFonts w:hint="eastAsia"/>
        </w:rPr>
        <w:lastRenderedPageBreak/>
        <w:t>份开始日期的</w:t>
      </w:r>
      <w:r>
        <w:t>数据</w:t>
      </w:r>
      <w:r>
        <w:rPr>
          <w:rFonts w:hint="eastAsia"/>
        </w:rPr>
        <w:t>；</w:t>
      </w:r>
    </w:p>
    <w:p w14:paraId="1E07D1C2" w14:textId="77777777" w:rsidR="000829C4" w:rsidRDefault="00000000">
      <w:pPr>
        <w:numPr>
          <w:ilvl w:val="0"/>
          <w:numId w:val="118"/>
        </w:numPr>
      </w:pPr>
      <w:r>
        <w:rPr>
          <w:rFonts w:hint="eastAsia"/>
        </w:rPr>
        <w:t>计算后，根据应税污染物台账一对一生成环保税计算底稿数据，</w:t>
      </w:r>
    </w:p>
    <w:p w14:paraId="2D06C3BD" w14:textId="77777777" w:rsidR="000829C4" w:rsidRDefault="00000000">
      <w:pPr>
        <w:numPr>
          <w:ilvl w:val="1"/>
          <w:numId w:val="119"/>
        </w:numPr>
        <w:rPr>
          <w:szCs w:val="21"/>
        </w:rPr>
      </w:pPr>
      <w:r>
        <w:rPr>
          <w:rFonts w:hint="eastAsia"/>
          <w:szCs w:val="21"/>
        </w:rPr>
        <w:t>会计月份为计算任务对应的会计月份；</w:t>
      </w:r>
    </w:p>
    <w:p w14:paraId="77900658" w14:textId="77777777" w:rsidR="000829C4" w:rsidRDefault="00000000">
      <w:pPr>
        <w:numPr>
          <w:ilvl w:val="1"/>
          <w:numId w:val="119"/>
        </w:numPr>
        <w:rPr>
          <w:szCs w:val="21"/>
        </w:rPr>
      </w:pPr>
      <w:r>
        <w:rPr>
          <w:rFonts w:hint="eastAsia"/>
          <w:szCs w:val="21"/>
        </w:rPr>
        <w:t>机构、单据编号、项目名称、税目、发证日期</w:t>
      </w:r>
      <w:r>
        <w:rPr>
          <w:rFonts w:hint="eastAsia"/>
          <w:szCs w:val="21"/>
        </w:rPr>
        <w:t>/</w:t>
      </w:r>
      <w:r>
        <w:rPr>
          <w:rFonts w:hint="eastAsia"/>
          <w:szCs w:val="21"/>
        </w:rPr>
        <w:t>开工日期、完工日期、项目所在地、</w:t>
      </w:r>
      <w:r>
        <w:rPr>
          <w:rFonts w:ascii="宋体" w:hAnsi="宋体" w:cs="宋体" w:hint="eastAsia"/>
          <w:iCs/>
          <w:szCs w:val="21"/>
        </w:rPr>
        <w:t>建筑工程工地用地面积（月）、削减系数</w:t>
      </w:r>
      <w:r>
        <w:rPr>
          <w:rFonts w:hint="eastAsia"/>
          <w:szCs w:val="21"/>
        </w:rPr>
        <w:t>分别取应税环</w:t>
      </w:r>
      <w:proofErr w:type="gramStart"/>
      <w:r>
        <w:rPr>
          <w:rFonts w:hint="eastAsia"/>
          <w:szCs w:val="21"/>
        </w:rPr>
        <w:t>保税台</w:t>
      </w:r>
      <w:proofErr w:type="gramEnd"/>
      <w:r>
        <w:rPr>
          <w:rFonts w:hint="eastAsia"/>
          <w:szCs w:val="21"/>
        </w:rPr>
        <w:t>账对应的字段；</w:t>
      </w:r>
    </w:p>
    <w:p w14:paraId="6B505241" w14:textId="77777777" w:rsidR="000829C4" w:rsidRDefault="00000000">
      <w:pPr>
        <w:numPr>
          <w:ilvl w:val="1"/>
          <w:numId w:val="119"/>
        </w:numPr>
        <w:rPr>
          <w:szCs w:val="21"/>
        </w:rPr>
      </w:pPr>
      <w:r>
        <w:rPr>
          <w:rFonts w:hint="eastAsia"/>
          <w:szCs w:val="21"/>
        </w:rPr>
        <w:t>税额、排放系数取税种税目中对应税目的税额、排放系数，按照会计月份、项目所在地取，项目所在区</w:t>
      </w:r>
      <w:r>
        <w:rPr>
          <w:rFonts w:hint="eastAsia"/>
          <w:szCs w:val="21"/>
        </w:rPr>
        <w:t>/</w:t>
      </w:r>
      <w:r>
        <w:rPr>
          <w:rFonts w:hint="eastAsia"/>
          <w:szCs w:val="21"/>
        </w:rPr>
        <w:t>县未取到时，</w:t>
      </w:r>
      <w:proofErr w:type="gramStart"/>
      <w:r>
        <w:rPr>
          <w:rFonts w:hint="eastAsia"/>
          <w:szCs w:val="21"/>
        </w:rPr>
        <w:t>取城市</w:t>
      </w:r>
      <w:proofErr w:type="gramEnd"/>
      <w:r>
        <w:rPr>
          <w:rFonts w:hint="eastAsia"/>
          <w:szCs w:val="21"/>
        </w:rPr>
        <w:t>的值，城市未取到时取省份的值，都未取到进异常表，异常原因“未设置税率值。”；会计月份在税率有效期间内；</w:t>
      </w:r>
    </w:p>
    <w:p w14:paraId="03708439" w14:textId="77777777" w:rsidR="000829C4" w:rsidRDefault="00000000">
      <w:pPr>
        <w:numPr>
          <w:ilvl w:val="1"/>
          <w:numId w:val="119"/>
        </w:numPr>
        <w:rPr>
          <w:szCs w:val="21"/>
        </w:rPr>
      </w:pPr>
      <w:r>
        <w:rPr>
          <w:rFonts w:hint="eastAsia"/>
          <w:szCs w:val="21"/>
        </w:rPr>
        <w:t>应纳税额</w:t>
      </w:r>
      <w:r>
        <w:rPr>
          <w:rFonts w:hint="eastAsia"/>
          <w:szCs w:val="21"/>
        </w:rPr>
        <w:t>=</w:t>
      </w:r>
      <w:r>
        <w:rPr>
          <w:rFonts w:hint="eastAsia"/>
          <w:szCs w:val="21"/>
        </w:rPr>
        <w:t>（建筑工程工地用地面积（月）</w:t>
      </w:r>
      <w:r>
        <w:rPr>
          <w:rFonts w:hint="eastAsia"/>
          <w:szCs w:val="21"/>
        </w:rPr>
        <w:t>*0.065*</w:t>
      </w:r>
      <w:r>
        <w:rPr>
          <w:rFonts w:hint="eastAsia"/>
          <w:szCs w:val="21"/>
        </w:rPr>
        <w:t>排放系数</w:t>
      </w:r>
      <w:r>
        <w:rPr>
          <w:rFonts w:hint="eastAsia"/>
          <w:szCs w:val="21"/>
        </w:rPr>
        <w:t>*</w:t>
      </w:r>
      <w:r>
        <w:rPr>
          <w:rFonts w:hint="eastAsia"/>
          <w:szCs w:val="21"/>
        </w:rPr>
        <w:t>税额</w:t>
      </w:r>
      <w:r>
        <w:rPr>
          <w:rFonts w:hint="eastAsia"/>
          <w:szCs w:val="21"/>
        </w:rPr>
        <w:t>*</w:t>
      </w:r>
      <w:r>
        <w:rPr>
          <w:rFonts w:hint="eastAsia"/>
          <w:szCs w:val="21"/>
        </w:rPr>
        <w:t>天数</w:t>
      </w:r>
      <w:r>
        <w:rPr>
          <w:rFonts w:hint="eastAsia"/>
          <w:szCs w:val="21"/>
        </w:rPr>
        <w:t>/</w:t>
      </w:r>
      <w:r>
        <w:rPr>
          <w:rFonts w:hint="eastAsia"/>
          <w:szCs w:val="21"/>
        </w:rPr>
        <w:t>期间天数）</w:t>
      </w:r>
      <w:r>
        <w:rPr>
          <w:rFonts w:hint="eastAsia"/>
          <w:szCs w:val="21"/>
        </w:rPr>
        <w:t>*</w:t>
      </w:r>
      <w:r>
        <w:rPr>
          <w:rFonts w:hint="eastAsia"/>
          <w:szCs w:val="21"/>
        </w:rPr>
        <w:t>削减系数；天数为当前计算月份区间与开工日期、完工日期区间的交集天数，完工日期为空时，按照</w:t>
      </w:r>
      <w:r>
        <w:rPr>
          <w:rFonts w:hint="eastAsia"/>
          <w:szCs w:val="21"/>
        </w:rPr>
        <w:t>9999-12-31</w:t>
      </w:r>
      <w:r>
        <w:rPr>
          <w:rFonts w:hint="eastAsia"/>
          <w:szCs w:val="21"/>
        </w:rPr>
        <w:t>处理；期间天数为当前计算月份的实际天数；</w:t>
      </w:r>
      <w:r>
        <w:rPr>
          <w:rFonts w:hint="eastAsia"/>
          <w:szCs w:val="21"/>
        </w:rPr>
        <w:t>0.065</w:t>
      </w:r>
      <w:r>
        <w:rPr>
          <w:rFonts w:hint="eastAsia"/>
          <w:szCs w:val="21"/>
        </w:rPr>
        <w:t>是折算系数，环保税法规定中的，按照固定值处理；</w:t>
      </w:r>
    </w:p>
    <w:p w14:paraId="0E8D34E2" w14:textId="77777777" w:rsidR="000829C4" w:rsidRDefault="00000000">
      <w:pPr>
        <w:numPr>
          <w:ilvl w:val="1"/>
          <w:numId w:val="119"/>
        </w:numPr>
        <w:rPr>
          <w:szCs w:val="21"/>
        </w:rPr>
      </w:pPr>
      <w:r>
        <w:rPr>
          <w:rFonts w:hint="eastAsia"/>
          <w:szCs w:val="21"/>
        </w:rPr>
        <w:t>计算日期为系统日期；</w:t>
      </w:r>
    </w:p>
    <w:p w14:paraId="5A328217" w14:textId="77777777" w:rsidR="000829C4" w:rsidRDefault="00000000">
      <w:pPr>
        <w:numPr>
          <w:ilvl w:val="0"/>
          <w:numId w:val="118"/>
        </w:numPr>
        <w:rPr>
          <w:szCs w:val="21"/>
        </w:rPr>
      </w:pPr>
      <w:r>
        <w:rPr>
          <w:rFonts w:hint="eastAsia"/>
          <w:szCs w:val="21"/>
        </w:rPr>
        <w:t>计算时，如果应税污染物台账的税目信息为空，则该笔凭证写入环保税异常表；</w:t>
      </w:r>
    </w:p>
    <w:p w14:paraId="5EB58AD7" w14:textId="77777777" w:rsidR="000829C4" w:rsidRDefault="00000000">
      <w:pPr>
        <w:numPr>
          <w:ilvl w:val="0"/>
          <w:numId w:val="118"/>
        </w:numPr>
      </w:pPr>
      <w:r>
        <w:rPr>
          <w:rFonts w:hint="eastAsia"/>
        </w:rPr>
        <w:t>回退计算时，将对应的环保税计算底稿、异常表数据删除。</w:t>
      </w:r>
    </w:p>
    <w:p w14:paraId="759C35D1" w14:textId="77777777" w:rsidR="000829C4" w:rsidRDefault="00000000">
      <w:pPr>
        <w:pStyle w:val="5"/>
      </w:pPr>
      <w:r>
        <w:rPr>
          <w:rFonts w:hint="eastAsia"/>
        </w:rPr>
        <w:t>逻辑校验</w:t>
      </w:r>
    </w:p>
    <w:p w14:paraId="04C9795B" w14:textId="77777777" w:rsidR="000829C4" w:rsidRDefault="00000000">
      <w:r>
        <w:rPr>
          <w:rFonts w:hint="eastAsia"/>
        </w:rPr>
        <w:t>无。</w:t>
      </w:r>
    </w:p>
    <w:p w14:paraId="40415739" w14:textId="77777777" w:rsidR="000829C4" w:rsidRDefault="00000000">
      <w:pPr>
        <w:pStyle w:val="4"/>
      </w:pPr>
      <w:r>
        <w:rPr>
          <w:rFonts w:hint="eastAsia"/>
        </w:rPr>
        <w:t>输出</w:t>
      </w:r>
    </w:p>
    <w:p w14:paraId="25BC0445" w14:textId="77777777" w:rsidR="000829C4" w:rsidRDefault="00000000">
      <w:r>
        <w:rPr>
          <w:rFonts w:hint="eastAsia"/>
        </w:rPr>
        <w:t>计算后生成环保税计算底稿和异常表。</w:t>
      </w:r>
    </w:p>
    <w:p w14:paraId="38FC8762" w14:textId="77777777" w:rsidR="000829C4" w:rsidRDefault="00000000">
      <w:r>
        <w:rPr>
          <w:rFonts w:hint="eastAsia"/>
        </w:rPr>
        <w:t>环保税计算底稿：</w:t>
      </w:r>
    </w:p>
    <w:tbl>
      <w:tblPr>
        <w:tblStyle w:val="ab"/>
        <w:tblW w:w="0" w:type="auto"/>
        <w:tblLook w:val="04A0" w:firstRow="1" w:lastRow="0" w:firstColumn="1" w:lastColumn="0" w:noHBand="0" w:noVBand="1"/>
      </w:tblPr>
      <w:tblGrid>
        <w:gridCol w:w="2142"/>
        <w:gridCol w:w="1211"/>
        <w:gridCol w:w="4943"/>
      </w:tblGrid>
      <w:tr w:rsidR="000829C4" w14:paraId="6A64D0DE" w14:textId="77777777">
        <w:tc>
          <w:tcPr>
            <w:tcW w:w="2170" w:type="dxa"/>
            <w:shd w:val="clear" w:color="auto" w:fill="DEEBF6" w:themeFill="accent1" w:themeFillTint="32"/>
          </w:tcPr>
          <w:p w14:paraId="4AE29CE8" w14:textId="77777777" w:rsidR="000829C4" w:rsidRDefault="00000000">
            <w:pPr>
              <w:jc w:val="center"/>
              <w:rPr>
                <w:b/>
                <w:bCs/>
                <w:szCs w:val="21"/>
              </w:rPr>
            </w:pPr>
            <w:r>
              <w:rPr>
                <w:rFonts w:hint="eastAsia"/>
                <w:b/>
                <w:bCs/>
                <w:szCs w:val="21"/>
              </w:rPr>
              <w:t>字段名称</w:t>
            </w:r>
          </w:p>
        </w:tc>
        <w:tc>
          <w:tcPr>
            <w:tcW w:w="1227" w:type="dxa"/>
            <w:shd w:val="clear" w:color="auto" w:fill="DEEBF6" w:themeFill="accent1" w:themeFillTint="32"/>
          </w:tcPr>
          <w:p w14:paraId="72AA561B" w14:textId="77777777" w:rsidR="000829C4" w:rsidRDefault="00000000">
            <w:pPr>
              <w:jc w:val="center"/>
              <w:rPr>
                <w:b/>
                <w:bCs/>
                <w:szCs w:val="21"/>
              </w:rPr>
            </w:pPr>
            <w:r>
              <w:rPr>
                <w:rFonts w:hint="eastAsia"/>
                <w:b/>
                <w:bCs/>
                <w:szCs w:val="21"/>
              </w:rPr>
              <w:t>字段类型</w:t>
            </w:r>
          </w:p>
        </w:tc>
        <w:tc>
          <w:tcPr>
            <w:tcW w:w="5031" w:type="dxa"/>
            <w:shd w:val="clear" w:color="auto" w:fill="DEEBF6" w:themeFill="accent1" w:themeFillTint="32"/>
          </w:tcPr>
          <w:p w14:paraId="0BB6443F" w14:textId="77777777" w:rsidR="000829C4" w:rsidRDefault="00000000">
            <w:pPr>
              <w:jc w:val="center"/>
              <w:rPr>
                <w:b/>
                <w:bCs/>
                <w:szCs w:val="21"/>
              </w:rPr>
            </w:pPr>
            <w:r>
              <w:rPr>
                <w:rFonts w:hint="eastAsia"/>
                <w:b/>
                <w:bCs/>
                <w:szCs w:val="21"/>
              </w:rPr>
              <w:t>备注</w:t>
            </w:r>
          </w:p>
        </w:tc>
      </w:tr>
      <w:tr w:rsidR="000829C4" w14:paraId="6B023CB9" w14:textId="77777777">
        <w:tc>
          <w:tcPr>
            <w:tcW w:w="2170" w:type="dxa"/>
          </w:tcPr>
          <w:p w14:paraId="38ADC664" w14:textId="77777777" w:rsidR="000829C4" w:rsidRDefault="00000000">
            <w:pPr>
              <w:rPr>
                <w:rFonts w:ascii="宋体" w:eastAsia="宋体" w:hAnsi="宋体" w:cs="宋体" w:hint="eastAsia"/>
                <w:szCs w:val="21"/>
              </w:rPr>
            </w:pPr>
            <w:r>
              <w:rPr>
                <w:rFonts w:ascii="宋体" w:eastAsia="宋体" w:hAnsi="宋体" w:cs="宋体" w:hint="eastAsia"/>
                <w:szCs w:val="21"/>
              </w:rPr>
              <w:t>会计月份</w:t>
            </w:r>
          </w:p>
        </w:tc>
        <w:tc>
          <w:tcPr>
            <w:tcW w:w="1227" w:type="dxa"/>
          </w:tcPr>
          <w:p w14:paraId="7DA0B9D3" w14:textId="77777777" w:rsidR="000829C4" w:rsidRDefault="00000000">
            <w:pPr>
              <w:rPr>
                <w:rFonts w:ascii="宋体" w:eastAsia="宋体" w:hAnsi="宋体" w:cs="宋体" w:hint="eastAsia"/>
                <w:szCs w:val="21"/>
              </w:rPr>
            </w:pPr>
            <w:r>
              <w:rPr>
                <w:rFonts w:ascii="宋体" w:eastAsia="宋体" w:hAnsi="宋体" w:cs="宋体" w:hint="eastAsia"/>
                <w:szCs w:val="21"/>
              </w:rPr>
              <w:t>字符</w:t>
            </w:r>
          </w:p>
        </w:tc>
        <w:tc>
          <w:tcPr>
            <w:tcW w:w="5031" w:type="dxa"/>
          </w:tcPr>
          <w:p w14:paraId="1A05C924" w14:textId="77777777" w:rsidR="000829C4" w:rsidRDefault="000829C4">
            <w:pPr>
              <w:rPr>
                <w:rFonts w:ascii="宋体" w:eastAsia="宋体" w:hAnsi="宋体" w:cs="宋体" w:hint="eastAsia"/>
                <w:szCs w:val="21"/>
              </w:rPr>
            </w:pPr>
          </w:p>
        </w:tc>
      </w:tr>
      <w:tr w:rsidR="000829C4" w14:paraId="419D5F10" w14:textId="77777777">
        <w:tc>
          <w:tcPr>
            <w:tcW w:w="2170" w:type="dxa"/>
          </w:tcPr>
          <w:p w14:paraId="4FE06C75" w14:textId="77777777" w:rsidR="000829C4" w:rsidRDefault="00000000">
            <w:pPr>
              <w:rPr>
                <w:rFonts w:ascii="宋体" w:eastAsia="宋体" w:hAnsi="宋体" w:cs="宋体" w:hint="eastAsia"/>
                <w:szCs w:val="21"/>
              </w:rPr>
            </w:pPr>
            <w:r>
              <w:rPr>
                <w:rFonts w:ascii="宋体" w:eastAsia="宋体" w:hAnsi="宋体" w:cs="宋体" w:hint="eastAsia"/>
                <w:szCs w:val="21"/>
              </w:rPr>
              <w:t>机构</w:t>
            </w:r>
          </w:p>
        </w:tc>
        <w:tc>
          <w:tcPr>
            <w:tcW w:w="1227" w:type="dxa"/>
          </w:tcPr>
          <w:p w14:paraId="6FADAA07" w14:textId="77777777" w:rsidR="000829C4" w:rsidRDefault="00000000">
            <w:pPr>
              <w:rPr>
                <w:rFonts w:ascii="宋体" w:eastAsia="宋体" w:hAnsi="宋体" w:cs="宋体" w:hint="eastAsia"/>
                <w:szCs w:val="21"/>
              </w:rPr>
            </w:pPr>
            <w:r>
              <w:rPr>
                <w:rFonts w:ascii="宋体" w:eastAsia="宋体" w:hAnsi="宋体" w:cs="宋体" w:hint="eastAsia"/>
                <w:szCs w:val="21"/>
              </w:rPr>
              <w:t>字符</w:t>
            </w:r>
          </w:p>
        </w:tc>
        <w:tc>
          <w:tcPr>
            <w:tcW w:w="5031" w:type="dxa"/>
          </w:tcPr>
          <w:p w14:paraId="7460D377" w14:textId="77777777" w:rsidR="000829C4" w:rsidRDefault="000829C4">
            <w:pPr>
              <w:rPr>
                <w:rFonts w:ascii="宋体" w:eastAsia="宋体" w:hAnsi="宋体" w:cs="宋体" w:hint="eastAsia"/>
                <w:szCs w:val="21"/>
              </w:rPr>
            </w:pPr>
          </w:p>
        </w:tc>
      </w:tr>
      <w:tr w:rsidR="000829C4" w14:paraId="195A15E1" w14:textId="77777777">
        <w:tc>
          <w:tcPr>
            <w:tcW w:w="2170" w:type="dxa"/>
          </w:tcPr>
          <w:p w14:paraId="4D54B2C4" w14:textId="77777777" w:rsidR="000829C4" w:rsidRDefault="00000000">
            <w:pPr>
              <w:jc w:val="left"/>
              <w:rPr>
                <w:rFonts w:ascii="宋体" w:eastAsia="宋体" w:hAnsi="宋体" w:cs="宋体" w:hint="eastAsia"/>
                <w:szCs w:val="21"/>
              </w:rPr>
            </w:pPr>
            <w:r>
              <w:rPr>
                <w:rFonts w:ascii="宋体" w:eastAsia="宋体" w:hAnsi="宋体" w:cs="宋体" w:hint="eastAsia"/>
                <w:iCs/>
                <w:szCs w:val="21"/>
              </w:rPr>
              <w:t>单据编号</w:t>
            </w:r>
          </w:p>
        </w:tc>
        <w:tc>
          <w:tcPr>
            <w:tcW w:w="1227" w:type="dxa"/>
          </w:tcPr>
          <w:p w14:paraId="455AEDC2" w14:textId="77777777" w:rsidR="000829C4" w:rsidRDefault="00000000">
            <w:pPr>
              <w:rPr>
                <w:rFonts w:ascii="宋体" w:eastAsia="宋体" w:hAnsi="宋体" w:cs="宋体" w:hint="eastAsia"/>
                <w:szCs w:val="21"/>
              </w:rPr>
            </w:pPr>
            <w:r>
              <w:rPr>
                <w:rFonts w:ascii="宋体" w:eastAsia="宋体" w:hAnsi="宋体" w:cs="宋体" w:hint="eastAsia"/>
                <w:szCs w:val="21"/>
              </w:rPr>
              <w:t>字符</w:t>
            </w:r>
          </w:p>
        </w:tc>
        <w:tc>
          <w:tcPr>
            <w:tcW w:w="5031" w:type="dxa"/>
          </w:tcPr>
          <w:p w14:paraId="4C5FFC2D" w14:textId="77777777" w:rsidR="000829C4" w:rsidRDefault="000829C4">
            <w:pPr>
              <w:rPr>
                <w:rFonts w:ascii="宋体" w:eastAsia="宋体" w:hAnsi="宋体" w:cs="宋体" w:hint="eastAsia"/>
                <w:szCs w:val="21"/>
              </w:rPr>
            </w:pPr>
          </w:p>
        </w:tc>
      </w:tr>
      <w:tr w:rsidR="000829C4" w14:paraId="437A7A7B" w14:textId="77777777">
        <w:tc>
          <w:tcPr>
            <w:tcW w:w="2170" w:type="dxa"/>
          </w:tcPr>
          <w:p w14:paraId="30060FD0" w14:textId="77777777" w:rsidR="000829C4" w:rsidRDefault="00000000">
            <w:pPr>
              <w:widowControl/>
              <w:jc w:val="left"/>
              <w:textAlignment w:val="center"/>
              <w:rPr>
                <w:rFonts w:ascii="宋体" w:eastAsia="宋体" w:hAnsi="宋体" w:cs="宋体" w:hint="eastAsia"/>
                <w:iCs/>
                <w:szCs w:val="21"/>
              </w:rPr>
            </w:pPr>
            <w:r>
              <w:rPr>
                <w:rFonts w:ascii="宋体" w:eastAsia="宋体" w:hAnsi="宋体" w:cs="宋体" w:hint="eastAsia"/>
                <w:iCs/>
                <w:szCs w:val="21"/>
              </w:rPr>
              <w:t>项目名称</w:t>
            </w:r>
          </w:p>
        </w:tc>
        <w:tc>
          <w:tcPr>
            <w:tcW w:w="1227" w:type="dxa"/>
          </w:tcPr>
          <w:p w14:paraId="73996571" w14:textId="77777777" w:rsidR="000829C4" w:rsidRDefault="00000000">
            <w:pPr>
              <w:rPr>
                <w:rFonts w:ascii="宋体" w:eastAsia="宋体" w:hAnsi="宋体" w:cs="宋体" w:hint="eastAsia"/>
                <w:szCs w:val="21"/>
              </w:rPr>
            </w:pPr>
            <w:r>
              <w:rPr>
                <w:rFonts w:ascii="宋体" w:eastAsia="宋体" w:hAnsi="宋体" w:cs="宋体" w:hint="eastAsia"/>
                <w:szCs w:val="21"/>
              </w:rPr>
              <w:t>字符</w:t>
            </w:r>
          </w:p>
        </w:tc>
        <w:tc>
          <w:tcPr>
            <w:tcW w:w="5031" w:type="dxa"/>
          </w:tcPr>
          <w:p w14:paraId="5ED599CF" w14:textId="77777777" w:rsidR="000829C4" w:rsidRDefault="000829C4">
            <w:pPr>
              <w:rPr>
                <w:rFonts w:ascii="宋体" w:eastAsia="宋体" w:hAnsi="宋体" w:cs="宋体" w:hint="eastAsia"/>
                <w:szCs w:val="21"/>
              </w:rPr>
            </w:pPr>
          </w:p>
        </w:tc>
      </w:tr>
      <w:tr w:rsidR="000829C4" w14:paraId="2C456A99" w14:textId="77777777">
        <w:tc>
          <w:tcPr>
            <w:tcW w:w="2170" w:type="dxa"/>
          </w:tcPr>
          <w:p w14:paraId="4CB9AA2F" w14:textId="77777777" w:rsidR="000829C4" w:rsidRDefault="00000000">
            <w:pPr>
              <w:widowControl/>
              <w:jc w:val="left"/>
              <w:textAlignment w:val="center"/>
              <w:rPr>
                <w:rFonts w:ascii="宋体" w:eastAsia="宋体" w:hAnsi="宋体" w:cs="宋体" w:hint="eastAsia"/>
                <w:iCs/>
                <w:szCs w:val="21"/>
              </w:rPr>
            </w:pPr>
            <w:r>
              <w:rPr>
                <w:rFonts w:ascii="宋体" w:eastAsia="宋体" w:hAnsi="宋体" w:cs="宋体" w:hint="eastAsia"/>
                <w:iCs/>
                <w:szCs w:val="21"/>
              </w:rPr>
              <w:t>税目</w:t>
            </w:r>
          </w:p>
        </w:tc>
        <w:tc>
          <w:tcPr>
            <w:tcW w:w="1227" w:type="dxa"/>
          </w:tcPr>
          <w:p w14:paraId="09C29D53" w14:textId="77777777" w:rsidR="000829C4" w:rsidRDefault="00000000">
            <w:pPr>
              <w:rPr>
                <w:rFonts w:ascii="宋体" w:eastAsia="宋体" w:hAnsi="宋体" w:cs="宋体" w:hint="eastAsia"/>
                <w:szCs w:val="21"/>
              </w:rPr>
            </w:pPr>
            <w:r>
              <w:rPr>
                <w:rFonts w:ascii="宋体" w:eastAsia="宋体" w:hAnsi="宋体" w:cs="宋体" w:hint="eastAsia"/>
                <w:szCs w:val="21"/>
              </w:rPr>
              <w:t>字符</w:t>
            </w:r>
          </w:p>
        </w:tc>
        <w:tc>
          <w:tcPr>
            <w:tcW w:w="5031" w:type="dxa"/>
          </w:tcPr>
          <w:p w14:paraId="0A1A413D" w14:textId="77777777" w:rsidR="000829C4" w:rsidRDefault="000829C4">
            <w:pPr>
              <w:rPr>
                <w:rFonts w:ascii="宋体" w:eastAsia="宋体" w:hAnsi="宋体" w:cs="宋体" w:hint="eastAsia"/>
                <w:szCs w:val="21"/>
              </w:rPr>
            </w:pPr>
          </w:p>
        </w:tc>
      </w:tr>
      <w:tr w:rsidR="000829C4" w14:paraId="6CA84132" w14:textId="77777777">
        <w:tc>
          <w:tcPr>
            <w:tcW w:w="2170" w:type="dxa"/>
          </w:tcPr>
          <w:p w14:paraId="7E173436" w14:textId="77777777" w:rsidR="000829C4" w:rsidRDefault="00000000">
            <w:pPr>
              <w:widowControl/>
              <w:jc w:val="left"/>
              <w:textAlignment w:val="center"/>
              <w:rPr>
                <w:rFonts w:ascii="宋体" w:eastAsia="宋体" w:hAnsi="宋体" w:cs="宋体" w:hint="eastAsia"/>
                <w:iCs/>
                <w:szCs w:val="21"/>
              </w:rPr>
            </w:pPr>
            <w:r>
              <w:rPr>
                <w:rFonts w:ascii="宋体" w:eastAsia="宋体" w:hAnsi="宋体" w:cs="宋体" w:hint="eastAsia"/>
                <w:iCs/>
                <w:szCs w:val="21"/>
              </w:rPr>
              <w:lastRenderedPageBreak/>
              <w:t>发证日期/开工日期</w:t>
            </w:r>
          </w:p>
        </w:tc>
        <w:tc>
          <w:tcPr>
            <w:tcW w:w="1227" w:type="dxa"/>
          </w:tcPr>
          <w:p w14:paraId="5B3B0A81" w14:textId="77777777" w:rsidR="000829C4" w:rsidRDefault="00000000">
            <w:pPr>
              <w:rPr>
                <w:rFonts w:ascii="宋体" w:eastAsia="宋体" w:hAnsi="宋体" w:cs="宋体" w:hint="eastAsia"/>
                <w:szCs w:val="21"/>
              </w:rPr>
            </w:pPr>
            <w:r>
              <w:rPr>
                <w:rFonts w:ascii="宋体" w:eastAsia="宋体" w:hAnsi="宋体" w:cs="宋体" w:hint="eastAsia"/>
                <w:szCs w:val="21"/>
              </w:rPr>
              <w:t>字符</w:t>
            </w:r>
          </w:p>
        </w:tc>
        <w:tc>
          <w:tcPr>
            <w:tcW w:w="5031" w:type="dxa"/>
          </w:tcPr>
          <w:p w14:paraId="030EDFB1" w14:textId="77777777" w:rsidR="000829C4" w:rsidRDefault="000829C4">
            <w:pPr>
              <w:rPr>
                <w:rFonts w:ascii="宋体" w:eastAsia="宋体" w:hAnsi="宋体" w:cs="宋体" w:hint="eastAsia"/>
                <w:szCs w:val="21"/>
              </w:rPr>
            </w:pPr>
          </w:p>
        </w:tc>
      </w:tr>
      <w:tr w:rsidR="000829C4" w14:paraId="70049D5E" w14:textId="77777777">
        <w:tc>
          <w:tcPr>
            <w:tcW w:w="2170" w:type="dxa"/>
          </w:tcPr>
          <w:p w14:paraId="0DDA0857" w14:textId="77777777" w:rsidR="000829C4" w:rsidRDefault="00000000">
            <w:pPr>
              <w:widowControl/>
              <w:jc w:val="left"/>
              <w:textAlignment w:val="center"/>
              <w:rPr>
                <w:rFonts w:ascii="宋体" w:eastAsia="宋体" w:hAnsi="宋体" w:cs="宋体" w:hint="eastAsia"/>
                <w:iCs/>
                <w:szCs w:val="21"/>
              </w:rPr>
            </w:pPr>
            <w:r>
              <w:rPr>
                <w:rFonts w:ascii="宋体" w:eastAsia="宋体" w:hAnsi="宋体" w:cs="宋体" w:hint="eastAsia"/>
                <w:iCs/>
                <w:szCs w:val="21"/>
              </w:rPr>
              <w:t>完工日期</w:t>
            </w:r>
          </w:p>
        </w:tc>
        <w:tc>
          <w:tcPr>
            <w:tcW w:w="1227" w:type="dxa"/>
          </w:tcPr>
          <w:p w14:paraId="007EAEAD" w14:textId="77777777" w:rsidR="000829C4" w:rsidRDefault="00000000">
            <w:pPr>
              <w:rPr>
                <w:rFonts w:ascii="宋体" w:eastAsia="宋体" w:hAnsi="宋体" w:cs="宋体" w:hint="eastAsia"/>
                <w:szCs w:val="21"/>
              </w:rPr>
            </w:pPr>
            <w:r>
              <w:rPr>
                <w:rFonts w:ascii="宋体" w:eastAsia="宋体" w:hAnsi="宋体" w:cs="宋体" w:hint="eastAsia"/>
                <w:szCs w:val="21"/>
              </w:rPr>
              <w:t>字符</w:t>
            </w:r>
          </w:p>
        </w:tc>
        <w:tc>
          <w:tcPr>
            <w:tcW w:w="5031" w:type="dxa"/>
          </w:tcPr>
          <w:p w14:paraId="16FFD7C0" w14:textId="77777777" w:rsidR="000829C4" w:rsidRDefault="000829C4">
            <w:pPr>
              <w:rPr>
                <w:rFonts w:ascii="宋体" w:eastAsia="宋体" w:hAnsi="宋体" w:cs="宋体" w:hint="eastAsia"/>
                <w:szCs w:val="21"/>
              </w:rPr>
            </w:pPr>
          </w:p>
        </w:tc>
      </w:tr>
      <w:tr w:rsidR="000829C4" w14:paraId="1A037716" w14:textId="77777777">
        <w:tc>
          <w:tcPr>
            <w:tcW w:w="2170" w:type="dxa"/>
          </w:tcPr>
          <w:p w14:paraId="7C160276" w14:textId="77777777" w:rsidR="000829C4" w:rsidRDefault="00000000">
            <w:pPr>
              <w:widowControl/>
              <w:jc w:val="left"/>
              <w:textAlignment w:val="center"/>
              <w:rPr>
                <w:rFonts w:ascii="宋体" w:eastAsia="宋体" w:hAnsi="宋体" w:cs="宋体" w:hint="eastAsia"/>
                <w:iCs/>
                <w:szCs w:val="21"/>
              </w:rPr>
            </w:pPr>
            <w:r>
              <w:rPr>
                <w:rFonts w:ascii="宋体" w:eastAsia="宋体" w:hAnsi="宋体" w:cs="宋体" w:hint="eastAsia"/>
                <w:iCs/>
                <w:szCs w:val="21"/>
              </w:rPr>
              <w:t>项目所在地</w:t>
            </w:r>
          </w:p>
        </w:tc>
        <w:tc>
          <w:tcPr>
            <w:tcW w:w="1227" w:type="dxa"/>
          </w:tcPr>
          <w:p w14:paraId="73697342" w14:textId="77777777" w:rsidR="000829C4" w:rsidRDefault="00000000">
            <w:pPr>
              <w:rPr>
                <w:rFonts w:ascii="宋体" w:eastAsia="宋体" w:hAnsi="宋体" w:cs="宋体" w:hint="eastAsia"/>
                <w:szCs w:val="21"/>
              </w:rPr>
            </w:pPr>
            <w:r>
              <w:rPr>
                <w:rFonts w:ascii="宋体" w:eastAsia="宋体" w:hAnsi="宋体" w:cs="宋体" w:hint="eastAsia"/>
                <w:szCs w:val="21"/>
              </w:rPr>
              <w:t>字符</w:t>
            </w:r>
          </w:p>
        </w:tc>
        <w:tc>
          <w:tcPr>
            <w:tcW w:w="5031" w:type="dxa"/>
          </w:tcPr>
          <w:p w14:paraId="2F7797B3" w14:textId="77777777" w:rsidR="000829C4" w:rsidRDefault="000829C4">
            <w:pPr>
              <w:rPr>
                <w:rFonts w:ascii="宋体" w:eastAsia="宋体" w:hAnsi="宋体" w:cs="宋体" w:hint="eastAsia"/>
                <w:szCs w:val="21"/>
              </w:rPr>
            </w:pPr>
          </w:p>
        </w:tc>
      </w:tr>
      <w:tr w:rsidR="000829C4" w14:paraId="36E41A49" w14:textId="77777777">
        <w:tc>
          <w:tcPr>
            <w:tcW w:w="2170" w:type="dxa"/>
          </w:tcPr>
          <w:p w14:paraId="11FC3E4B" w14:textId="77777777" w:rsidR="000829C4" w:rsidRDefault="00000000">
            <w:pPr>
              <w:widowControl/>
              <w:jc w:val="left"/>
              <w:textAlignment w:val="center"/>
              <w:rPr>
                <w:rFonts w:ascii="宋体" w:eastAsia="宋体" w:hAnsi="宋体" w:cs="宋体" w:hint="eastAsia"/>
                <w:iCs/>
                <w:szCs w:val="21"/>
              </w:rPr>
            </w:pPr>
            <w:r>
              <w:rPr>
                <w:rFonts w:ascii="宋体" w:eastAsia="宋体" w:hAnsi="宋体" w:cs="宋体" w:hint="eastAsia"/>
                <w:iCs/>
                <w:szCs w:val="21"/>
              </w:rPr>
              <w:t>建筑工程工地用地面积（月）</w:t>
            </w:r>
          </w:p>
        </w:tc>
        <w:tc>
          <w:tcPr>
            <w:tcW w:w="1227" w:type="dxa"/>
          </w:tcPr>
          <w:p w14:paraId="14EE78AC" w14:textId="77777777" w:rsidR="000829C4" w:rsidRDefault="00000000">
            <w:pPr>
              <w:rPr>
                <w:rFonts w:ascii="宋体" w:eastAsia="宋体" w:hAnsi="宋体" w:cs="宋体" w:hint="eastAsia"/>
                <w:szCs w:val="21"/>
              </w:rPr>
            </w:pPr>
            <w:r>
              <w:rPr>
                <w:rFonts w:ascii="宋体" w:eastAsia="宋体" w:hAnsi="宋体" w:cs="宋体" w:hint="eastAsia"/>
                <w:szCs w:val="21"/>
              </w:rPr>
              <w:t>数值</w:t>
            </w:r>
          </w:p>
        </w:tc>
        <w:tc>
          <w:tcPr>
            <w:tcW w:w="5031" w:type="dxa"/>
          </w:tcPr>
          <w:p w14:paraId="1B982585" w14:textId="77777777" w:rsidR="000829C4" w:rsidRDefault="000829C4">
            <w:pPr>
              <w:rPr>
                <w:rFonts w:ascii="宋体" w:eastAsia="宋体" w:hAnsi="宋体" w:cs="宋体" w:hint="eastAsia"/>
                <w:szCs w:val="21"/>
              </w:rPr>
            </w:pPr>
          </w:p>
        </w:tc>
      </w:tr>
      <w:tr w:rsidR="000829C4" w14:paraId="11CB7455" w14:textId="77777777">
        <w:trPr>
          <w:ins w:id="160" w:author="殷淑娟" w:date="2022-07-07T15:57:00Z"/>
        </w:trPr>
        <w:tc>
          <w:tcPr>
            <w:tcW w:w="2170" w:type="dxa"/>
          </w:tcPr>
          <w:p w14:paraId="67D13A7C" w14:textId="77777777" w:rsidR="000829C4" w:rsidRDefault="00000000">
            <w:pPr>
              <w:widowControl/>
              <w:jc w:val="left"/>
              <w:textAlignment w:val="center"/>
              <w:rPr>
                <w:rFonts w:ascii="宋体" w:eastAsia="宋体" w:hAnsi="宋体" w:cs="宋体" w:hint="eastAsia"/>
                <w:iCs/>
                <w:szCs w:val="21"/>
              </w:rPr>
            </w:pPr>
            <w:r>
              <w:rPr>
                <w:rFonts w:ascii="宋体" w:eastAsia="宋体" w:hAnsi="宋体" w:cs="宋体" w:hint="eastAsia"/>
                <w:iCs/>
                <w:szCs w:val="21"/>
              </w:rPr>
              <w:t>折算系数</w:t>
            </w:r>
          </w:p>
        </w:tc>
        <w:tc>
          <w:tcPr>
            <w:tcW w:w="1227" w:type="dxa"/>
          </w:tcPr>
          <w:p w14:paraId="60BD8A53" w14:textId="77777777" w:rsidR="000829C4" w:rsidRDefault="00000000">
            <w:pPr>
              <w:rPr>
                <w:rFonts w:ascii="宋体" w:eastAsia="宋体" w:hAnsi="宋体" w:cs="宋体" w:hint="eastAsia"/>
                <w:szCs w:val="21"/>
              </w:rPr>
            </w:pPr>
            <w:r>
              <w:rPr>
                <w:rFonts w:ascii="宋体" w:eastAsia="宋体" w:hAnsi="宋体" w:cs="宋体" w:hint="eastAsia"/>
                <w:szCs w:val="21"/>
              </w:rPr>
              <w:t>数值</w:t>
            </w:r>
          </w:p>
        </w:tc>
        <w:tc>
          <w:tcPr>
            <w:tcW w:w="5031" w:type="dxa"/>
          </w:tcPr>
          <w:p w14:paraId="627085D7" w14:textId="77777777" w:rsidR="000829C4" w:rsidRDefault="00000000">
            <w:pPr>
              <w:rPr>
                <w:rFonts w:ascii="宋体" w:eastAsia="宋体" w:hAnsi="宋体" w:cs="宋体" w:hint="eastAsia"/>
                <w:szCs w:val="21"/>
              </w:rPr>
            </w:pPr>
            <w:r>
              <w:rPr>
                <w:rFonts w:ascii="宋体" w:eastAsia="宋体" w:hAnsi="宋体" w:cs="宋体" w:hint="eastAsia"/>
                <w:szCs w:val="21"/>
              </w:rPr>
              <w:t>默认0.065</w:t>
            </w:r>
          </w:p>
        </w:tc>
      </w:tr>
      <w:tr w:rsidR="000829C4" w14:paraId="0532A1E1" w14:textId="77777777">
        <w:tc>
          <w:tcPr>
            <w:tcW w:w="2170" w:type="dxa"/>
          </w:tcPr>
          <w:p w14:paraId="453A9195" w14:textId="77777777" w:rsidR="000829C4" w:rsidRDefault="00000000">
            <w:pPr>
              <w:widowControl/>
              <w:jc w:val="left"/>
              <w:textAlignment w:val="center"/>
              <w:rPr>
                <w:rFonts w:ascii="宋体" w:eastAsia="宋体" w:hAnsi="宋体" w:cs="宋体" w:hint="eastAsia"/>
                <w:iCs/>
                <w:szCs w:val="21"/>
              </w:rPr>
            </w:pPr>
            <w:r>
              <w:rPr>
                <w:rFonts w:ascii="宋体" w:eastAsia="宋体" w:hAnsi="宋体" w:cs="宋体" w:hint="eastAsia"/>
                <w:iCs/>
                <w:szCs w:val="21"/>
              </w:rPr>
              <w:t>削减系数</w:t>
            </w:r>
          </w:p>
        </w:tc>
        <w:tc>
          <w:tcPr>
            <w:tcW w:w="1227" w:type="dxa"/>
          </w:tcPr>
          <w:p w14:paraId="72EFDD83" w14:textId="77777777" w:rsidR="000829C4" w:rsidRDefault="00000000">
            <w:pPr>
              <w:rPr>
                <w:rFonts w:ascii="宋体" w:eastAsia="宋体" w:hAnsi="宋体" w:cs="宋体" w:hint="eastAsia"/>
                <w:szCs w:val="21"/>
              </w:rPr>
            </w:pPr>
            <w:r>
              <w:rPr>
                <w:rFonts w:ascii="宋体" w:eastAsia="宋体" w:hAnsi="宋体" w:cs="宋体" w:hint="eastAsia"/>
                <w:szCs w:val="21"/>
              </w:rPr>
              <w:t>数值</w:t>
            </w:r>
          </w:p>
        </w:tc>
        <w:tc>
          <w:tcPr>
            <w:tcW w:w="5031" w:type="dxa"/>
          </w:tcPr>
          <w:p w14:paraId="7711E95E" w14:textId="77777777" w:rsidR="000829C4" w:rsidRDefault="000829C4">
            <w:pPr>
              <w:rPr>
                <w:rFonts w:ascii="宋体" w:eastAsia="宋体" w:hAnsi="宋体" w:cs="宋体" w:hint="eastAsia"/>
                <w:szCs w:val="21"/>
              </w:rPr>
            </w:pPr>
          </w:p>
        </w:tc>
      </w:tr>
      <w:tr w:rsidR="000829C4" w14:paraId="060ED6ED" w14:textId="77777777">
        <w:tc>
          <w:tcPr>
            <w:tcW w:w="2170" w:type="dxa"/>
          </w:tcPr>
          <w:p w14:paraId="0278E96B" w14:textId="77777777" w:rsidR="000829C4" w:rsidRDefault="00000000">
            <w:pPr>
              <w:widowControl/>
              <w:jc w:val="left"/>
              <w:textAlignment w:val="center"/>
              <w:rPr>
                <w:rFonts w:ascii="宋体" w:eastAsia="宋体" w:hAnsi="宋体" w:cs="宋体" w:hint="eastAsia"/>
                <w:iCs/>
                <w:szCs w:val="21"/>
              </w:rPr>
            </w:pPr>
            <w:r>
              <w:rPr>
                <w:rFonts w:ascii="宋体" w:eastAsia="宋体" w:hAnsi="宋体" w:cs="宋体" w:hint="eastAsia"/>
                <w:iCs/>
                <w:szCs w:val="21"/>
              </w:rPr>
              <w:t>税额</w:t>
            </w:r>
          </w:p>
        </w:tc>
        <w:tc>
          <w:tcPr>
            <w:tcW w:w="1227" w:type="dxa"/>
          </w:tcPr>
          <w:p w14:paraId="739F5595" w14:textId="77777777" w:rsidR="000829C4" w:rsidRDefault="00000000">
            <w:pPr>
              <w:rPr>
                <w:rFonts w:ascii="宋体" w:eastAsia="宋体" w:hAnsi="宋体" w:cs="宋体" w:hint="eastAsia"/>
                <w:szCs w:val="21"/>
              </w:rPr>
            </w:pPr>
            <w:r>
              <w:rPr>
                <w:rFonts w:ascii="宋体" w:eastAsia="宋体" w:hAnsi="宋体" w:cs="宋体" w:hint="eastAsia"/>
                <w:szCs w:val="21"/>
              </w:rPr>
              <w:t>数值</w:t>
            </w:r>
          </w:p>
        </w:tc>
        <w:tc>
          <w:tcPr>
            <w:tcW w:w="5031" w:type="dxa"/>
          </w:tcPr>
          <w:p w14:paraId="42A3194F" w14:textId="77777777" w:rsidR="000829C4" w:rsidRDefault="000829C4">
            <w:pPr>
              <w:rPr>
                <w:rFonts w:ascii="宋体" w:eastAsia="宋体" w:hAnsi="宋体" w:cs="宋体" w:hint="eastAsia"/>
                <w:szCs w:val="21"/>
              </w:rPr>
            </w:pPr>
          </w:p>
        </w:tc>
      </w:tr>
      <w:tr w:rsidR="000829C4" w14:paraId="6BE15EF7" w14:textId="77777777">
        <w:trPr>
          <w:ins w:id="161" w:author="殷淑娟" w:date="2022-07-07T15:57:00Z"/>
        </w:trPr>
        <w:tc>
          <w:tcPr>
            <w:tcW w:w="2170" w:type="dxa"/>
          </w:tcPr>
          <w:p w14:paraId="0257F2CE" w14:textId="77777777" w:rsidR="000829C4" w:rsidRDefault="00000000">
            <w:pPr>
              <w:widowControl/>
              <w:jc w:val="left"/>
              <w:textAlignment w:val="center"/>
              <w:rPr>
                <w:rFonts w:ascii="宋体" w:eastAsia="宋体" w:hAnsi="宋体" w:cs="宋体" w:hint="eastAsia"/>
                <w:iCs/>
                <w:szCs w:val="21"/>
              </w:rPr>
            </w:pPr>
            <w:r>
              <w:rPr>
                <w:rFonts w:ascii="宋体" w:eastAsia="宋体" w:hAnsi="宋体" w:cs="宋体" w:hint="eastAsia"/>
                <w:iCs/>
                <w:szCs w:val="21"/>
              </w:rPr>
              <w:t>排放系数</w:t>
            </w:r>
          </w:p>
        </w:tc>
        <w:tc>
          <w:tcPr>
            <w:tcW w:w="1227" w:type="dxa"/>
          </w:tcPr>
          <w:p w14:paraId="030A7EDD" w14:textId="77777777" w:rsidR="000829C4" w:rsidRDefault="00000000">
            <w:pPr>
              <w:rPr>
                <w:rFonts w:ascii="宋体" w:eastAsia="宋体" w:hAnsi="宋体" w:cs="宋体" w:hint="eastAsia"/>
                <w:szCs w:val="21"/>
              </w:rPr>
            </w:pPr>
            <w:r>
              <w:rPr>
                <w:rFonts w:ascii="宋体" w:eastAsia="宋体" w:hAnsi="宋体" w:cs="宋体" w:hint="eastAsia"/>
                <w:szCs w:val="21"/>
              </w:rPr>
              <w:t>数值</w:t>
            </w:r>
          </w:p>
        </w:tc>
        <w:tc>
          <w:tcPr>
            <w:tcW w:w="5031" w:type="dxa"/>
          </w:tcPr>
          <w:p w14:paraId="44B19657" w14:textId="77777777" w:rsidR="000829C4" w:rsidRDefault="000829C4">
            <w:pPr>
              <w:rPr>
                <w:rFonts w:ascii="宋体" w:eastAsia="宋体" w:hAnsi="宋体" w:cs="宋体" w:hint="eastAsia"/>
                <w:szCs w:val="21"/>
              </w:rPr>
            </w:pPr>
          </w:p>
        </w:tc>
      </w:tr>
      <w:tr w:rsidR="000829C4" w14:paraId="234C04FC" w14:textId="77777777">
        <w:tc>
          <w:tcPr>
            <w:tcW w:w="2170" w:type="dxa"/>
          </w:tcPr>
          <w:p w14:paraId="40051A59" w14:textId="77777777" w:rsidR="000829C4" w:rsidRDefault="00000000">
            <w:pPr>
              <w:rPr>
                <w:rFonts w:ascii="宋体" w:eastAsia="宋体" w:hAnsi="宋体" w:cs="宋体" w:hint="eastAsia"/>
                <w:szCs w:val="21"/>
              </w:rPr>
            </w:pPr>
            <w:r>
              <w:rPr>
                <w:rFonts w:ascii="宋体" w:eastAsia="宋体" w:hAnsi="宋体" w:cs="宋体" w:hint="eastAsia"/>
                <w:szCs w:val="21"/>
              </w:rPr>
              <w:t>应纳税额</w:t>
            </w:r>
          </w:p>
        </w:tc>
        <w:tc>
          <w:tcPr>
            <w:tcW w:w="1227" w:type="dxa"/>
          </w:tcPr>
          <w:p w14:paraId="1ED0A279" w14:textId="77777777" w:rsidR="000829C4" w:rsidRDefault="00000000">
            <w:pPr>
              <w:rPr>
                <w:rFonts w:ascii="宋体" w:eastAsia="宋体" w:hAnsi="宋体" w:cs="宋体" w:hint="eastAsia"/>
                <w:szCs w:val="21"/>
              </w:rPr>
            </w:pPr>
            <w:r>
              <w:rPr>
                <w:rFonts w:ascii="宋体" w:eastAsia="宋体" w:hAnsi="宋体" w:cs="宋体" w:hint="eastAsia"/>
                <w:szCs w:val="21"/>
              </w:rPr>
              <w:t>数值</w:t>
            </w:r>
          </w:p>
        </w:tc>
        <w:tc>
          <w:tcPr>
            <w:tcW w:w="5031" w:type="dxa"/>
          </w:tcPr>
          <w:p w14:paraId="44F5C324" w14:textId="77777777" w:rsidR="000829C4" w:rsidRDefault="000829C4">
            <w:pPr>
              <w:rPr>
                <w:rFonts w:ascii="宋体" w:eastAsia="宋体" w:hAnsi="宋体" w:cs="宋体" w:hint="eastAsia"/>
                <w:szCs w:val="21"/>
              </w:rPr>
            </w:pPr>
          </w:p>
        </w:tc>
      </w:tr>
      <w:tr w:rsidR="000829C4" w14:paraId="6F259F28" w14:textId="77777777">
        <w:tc>
          <w:tcPr>
            <w:tcW w:w="2170" w:type="dxa"/>
          </w:tcPr>
          <w:p w14:paraId="36680746" w14:textId="77777777" w:rsidR="000829C4" w:rsidRDefault="00000000">
            <w:pPr>
              <w:rPr>
                <w:rFonts w:ascii="宋体" w:eastAsia="宋体" w:hAnsi="宋体" w:cs="宋体" w:hint="eastAsia"/>
                <w:szCs w:val="21"/>
              </w:rPr>
            </w:pPr>
            <w:r>
              <w:rPr>
                <w:rFonts w:ascii="宋体" w:eastAsia="宋体" w:hAnsi="宋体" w:cs="宋体" w:hint="eastAsia"/>
                <w:szCs w:val="21"/>
              </w:rPr>
              <w:t>计算日期</w:t>
            </w:r>
          </w:p>
        </w:tc>
        <w:tc>
          <w:tcPr>
            <w:tcW w:w="1227" w:type="dxa"/>
          </w:tcPr>
          <w:p w14:paraId="4FEBC618" w14:textId="77777777" w:rsidR="000829C4" w:rsidRDefault="00000000">
            <w:pPr>
              <w:rPr>
                <w:rFonts w:ascii="宋体" w:eastAsia="宋体" w:hAnsi="宋体" w:cs="宋体" w:hint="eastAsia"/>
                <w:szCs w:val="21"/>
              </w:rPr>
            </w:pPr>
            <w:r>
              <w:rPr>
                <w:rFonts w:ascii="宋体" w:eastAsia="宋体" w:hAnsi="宋体" w:cs="宋体" w:hint="eastAsia"/>
                <w:szCs w:val="21"/>
              </w:rPr>
              <w:t>字符</w:t>
            </w:r>
          </w:p>
        </w:tc>
        <w:tc>
          <w:tcPr>
            <w:tcW w:w="5031" w:type="dxa"/>
          </w:tcPr>
          <w:p w14:paraId="231B735E" w14:textId="77777777" w:rsidR="000829C4" w:rsidRDefault="000829C4">
            <w:pPr>
              <w:rPr>
                <w:rFonts w:ascii="宋体" w:eastAsia="宋体" w:hAnsi="宋体" w:cs="宋体" w:hint="eastAsia"/>
                <w:szCs w:val="21"/>
              </w:rPr>
            </w:pPr>
          </w:p>
        </w:tc>
      </w:tr>
    </w:tbl>
    <w:p w14:paraId="1157C2B6" w14:textId="77777777" w:rsidR="000829C4" w:rsidRDefault="00000000">
      <w:r>
        <w:rPr>
          <w:rFonts w:hint="eastAsia"/>
        </w:rPr>
        <w:t>异常表：</w:t>
      </w:r>
    </w:p>
    <w:tbl>
      <w:tblPr>
        <w:tblStyle w:val="ab"/>
        <w:tblW w:w="0" w:type="auto"/>
        <w:tblLook w:val="04A0" w:firstRow="1" w:lastRow="0" w:firstColumn="1" w:lastColumn="0" w:noHBand="0" w:noVBand="1"/>
      </w:tblPr>
      <w:tblGrid>
        <w:gridCol w:w="2138"/>
        <w:gridCol w:w="1212"/>
        <w:gridCol w:w="4946"/>
      </w:tblGrid>
      <w:tr w:rsidR="000829C4" w14:paraId="239CCCB9" w14:textId="77777777">
        <w:tc>
          <w:tcPr>
            <w:tcW w:w="2170" w:type="dxa"/>
            <w:shd w:val="clear" w:color="auto" w:fill="DEEBF6" w:themeFill="accent1" w:themeFillTint="32"/>
          </w:tcPr>
          <w:p w14:paraId="6ED57949" w14:textId="77777777" w:rsidR="000829C4" w:rsidRDefault="00000000">
            <w:pPr>
              <w:jc w:val="center"/>
              <w:rPr>
                <w:b/>
                <w:bCs/>
                <w:szCs w:val="21"/>
              </w:rPr>
            </w:pPr>
            <w:r>
              <w:rPr>
                <w:rFonts w:hint="eastAsia"/>
                <w:b/>
                <w:bCs/>
                <w:szCs w:val="21"/>
              </w:rPr>
              <w:t>字段名称</w:t>
            </w:r>
          </w:p>
        </w:tc>
        <w:tc>
          <w:tcPr>
            <w:tcW w:w="1227" w:type="dxa"/>
            <w:shd w:val="clear" w:color="auto" w:fill="DEEBF6" w:themeFill="accent1" w:themeFillTint="32"/>
          </w:tcPr>
          <w:p w14:paraId="0E9AD611" w14:textId="77777777" w:rsidR="000829C4" w:rsidRDefault="00000000">
            <w:pPr>
              <w:jc w:val="center"/>
              <w:rPr>
                <w:b/>
                <w:bCs/>
                <w:szCs w:val="21"/>
              </w:rPr>
            </w:pPr>
            <w:r>
              <w:rPr>
                <w:rFonts w:hint="eastAsia"/>
                <w:b/>
                <w:bCs/>
                <w:szCs w:val="21"/>
              </w:rPr>
              <w:t>字段类型</w:t>
            </w:r>
          </w:p>
        </w:tc>
        <w:tc>
          <w:tcPr>
            <w:tcW w:w="5031" w:type="dxa"/>
            <w:shd w:val="clear" w:color="auto" w:fill="DEEBF6" w:themeFill="accent1" w:themeFillTint="32"/>
          </w:tcPr>
          <w:p w14:paraId="6512F70E" w14:textId="77777777" w:rsidR="000829C4" w:rsidRDefault="00000000">
            <w:pPr>
              <w:jc w:val="center"/>
              <w:rPr>
                <w:b/>
                <w:bCs/>
                <w:szCs w:val="21"/>
              </w:rPr>
            </w:pPr>
            <w:r>
              <w:rPr>
                <w:rFonts w:hint="eastAsia"/>
                <w:b/>
                <w:bCs/>
                <w:szCs w:val="21"/>
              </w:rPr>
              <w:t>备注</w:t>
            </w:r>
          </w:p>
        </w:tc>
      </w:tr>
      <w:tr w:rsidR="000829C4" w14:paraId="4D926CD8" w14:textId="77777777">
        <w:tc>
          <w:tcPr>
            <w:tcW w:w="2170" w:type="dxa"/>
          </w:tcPr>
          <w:p w14:paraId="5166999E" w14:textId="77777777" w:rsidR="000829C4" w:rsidRDefault="00000000">
            <w:pPr>
              <w:rPr>
                <w:szCs w:val="21"/>
              </w:rPr>
            </w:pPr>
            <w:r>
              <w:rPr>
                <w:rFonts w:hint="eastAsia"/>
                <w:szCs w:val="21"/>
              </w:rPr>
              <w:t>会计月份</w:t>
            </w:r>
          </w:p>
        </w:tc>
        <w:tc>
          <w:tcPr>
            <w:tcW w:w="1227" w:type="dxa"/>
          </w:tcPr>
          <w:p w14:paraId="68201604" w14:textId="77777777" w:rsidR="000829C4" w:rsidRDefault="00000000">
            <w:pPr>
              <w:rPr>
                <w:szCs w:val="21"/>
              </w:rPr>
            </w:pPr>
            <w:r>
              <w:rPr>
                <w:rFonts w:hint="eastAsia"/>
                <w:szCs w:val="21"/>
              </w:rPr>
              <w:t>字符</w:t>
            </w:r>
          </w:p>
        </w:tc>
        <w:tc>
          <w:tcPr>
            <w:tcW w:w="5031" w:type="dxa"/>
          </w:tcPr>
          <w:p w14:paraId="31F98C91" w14:textId="77777777" w:rsidR="000829C4" w:rsidRDefault="000829C4">
            <w:pPr>
              <w:rPr>
                <w:szCs w:val="21"/>
              </w:rPr>
            </w:pPr>
          </w:p>
        </w:tc>
      </w:tr>
      <w:tr w:rsidR="000829C4" w14:paraId="4DDE0D62" w14:textId="77777777">
        <w:tc>
          <w:tcPr>
            <w:tcW w:w="2170" w:type="dxa"/>
          </w:tcPr>
          <w:p w14:paraId="05666FF7" w14:textId="77777777" w:rsidR="000829C4" w:rsidRDefault="00000000">
            <w:pPr>
              <w:rPr>
                <w:szCs w:val="21"/>
              </w:rPr>
            </w:pPr>
            <w:r>
              <w:rPr>
                <w:rFonts w:hint="eastAsia"/>
                <w:szCs w:val="21"/>
              </w:rPr>
              <w:t>机构</w:t>
            </w:r>
          </w:p>
        </w:tc>
        <w:tc>
          <w:tcPr>
            <w:tcW w:w="1227" w:type="dxa"/>
          </w:tcPr>
          <w:p w14:paraId="45E213DF" w14:textId="77777777" w:rsidR="000829C4" w:rsidRDefault="00000000">
            <w:pPr>
              <w:rPr>
                <w:szCs w:val="21"/>
              </w:rPr>
            </w:pPr>
            <w:r>
              <w:rPr>
                <w:rFonts w:hint="eastAsia"/>
                <w:szCs w:val="21"/>
              </w:rPr>
              <w:t>字符</w:t>
            </w:r>
          </w:p>
        </w:tc>
        <w:tc>
          <w:tcPr>
            <w:tcW w:w="5031" w:type="dxa"/>
          </w:tcPr>
          <w:p w14:paraId="0D21343F" w14:textId="77777777" w:rsidR="000829C4" w:rsidRDefault="000829C4">
            <w:pPr>
              <w:rPr>
                <w:szCs w:val="21"/>
              </w:rPr>
            </w:pPr>
          </w:p>
        </w:tc>
      </w:tr>
      <w:tr w:rsidR="000829C4" w14:paraId="362EEB59" w14:textId="77777777">
        <w:tc>
          <w:tcPr>
            <w:tcW w:w="2170" w:type="dxa"/>
          </w:tcPr>
          <w:p w14:paraId="5AB440CA" w14:textId="77777777" w:rsidR="000829C4" w:rsidRDefault="00000000">
            <w:pPr>
              <w:rPr>
                <w:szCs w:val="21"/>
              </w:rPr>
            </w:pPr>
            <w:r>
              <w:rPr>
                <w:rFonts w:ascii="宋体" w:hAnsi="宋体" w:cs="宋体" w:hint="eastAsia"/>
                <w:iCs/>
                <w:szCs w:val="21"/>
              </w:rPr>
              <w:t>单据编号</w:t>
            </w:r>
          </w:p>
        </w:tc>
        <w:tc>
          <w:tcPr>
            <w:tcW w:w="1227" w:type="dxa"/>
          </w:tcPr>
          <w:p w14:paraId="50267D91" w14:textId="77777777" w:rsidR="000829C4" w:rsidRDefault="00000000">
            <w:pPr>
              <w:rPr>
                <w:szCs w:val="21"/>
              </w:rPr>
            </w:pPr>
            <w:r>
              <w:rPr>
                <w:rFonts w:hint="eastAsia"/>
                <w:szCs w:val="21"/>
              </w:rPr>
              <w:t>字符</w:t>
            </w:r>
          </w:p>
        </w:tc>
        <w:tc>
          <w:tcPr>
            <w:tcW w:w="5031" w:type="dxa"/>
          </w:tcPr>
          <w:p w14:paraId="6FAC0B00" w14:textId="77777777" w:rsidR="000829C4" w:rsidRDefault="000829C4">
            <w:pPr>
              <w:rPr>
                <w:szCs w:val="21"/>
              </w:rPr>
            </w:pPr>
          </w:p>
        </w:tc>
      </w:tr>
      <w:tr w:rsidR="000829C4" w14:paraId="4FFA43C6" w14:textId="77777777">
        <w:tc>
          <w:tcPr>
            <w:tcW w:w="2170" w:type="dxa"/>
          </w:tcPr>
          <w:p w14:paraId="410781FC" w14:textId="77777777" w:rsidR="000829C4" w:rsidRDefault="00000000">
            <w:pPr>
              <w:rPr>
                <w:szCs w:val="21"/>
              </w:rPr>
            </w:pPr>
            <w:r>
              <w:rPr>
                <w:rFonts w:hint="eastAsia"/>
                <w:szCs w:val="21"/>
              </w:rPr>
              <w:t>异常原因</w:t>
            </w:r>
          </w:p>
        </w:tc>
        <w:tc>
          <w:tcPr>
            <w:tcW w:w="1227" w:type="dxa"/>
          </w:tcPr>
          <w:p w14:paraId="5812736B" w14:textId="77777777" w:rsidR="000829C4" w:rsidRDefault="000829C4">
            <w:pPr>
              <w:rPr>
                <w:szCs w:val="21"/>
              </w:rPr>
            </w:pPr>
          </w:p>
        </w:tc>
        <w:tc>
          <w:tcPr>
            <w:tcW w:w="5031" w:type="dxa"/>
          </w:tcPr>
          <w:p w14:paraId="56E2A5AA" w14:textId="77777777" w:rsidR="000829C4" w:rsidRDefault="000829C4">
            <w:pPr>
              <w:rPr>
                <w:szCs w:val="21"/>
              </w:rPr>
            </w:pPr>
          </w:p>
        </w:tc>
      </w:tr>
    </w:tbl>
    <w:p w14:paraId="4F06D4AD" w14:textId="77777777" w:rsidR="000829C4" w:rsidRDefault="000829C4"/>
    <w:p w14:paraId="5419D134" w14:textId="77777777" w:rsidR="000829C4" w:rsidRDefault="00000000">
      <w:pPr>
        <w:pStyle w:val="4"/>
      </w:pPr>
      <w:r>
        <w:rPr>
          <w:rFonts w:hint="eastAsia"/>
        </w:rPr>
        <w:t>非功能性需求</w:t>
      </w:r>
    </w:p>
    <w:p w14:paraId="7D7BA85B" w14:textId="77777777" w:rsidR="000829C4" w:rsidRDefault="00000000">
      <w:r>
        <w:rPr>
          <w:rFonts w:hint="eastAsia"/>
        </w:rPr>
        <w:t>无。</w:t>
      </w:r>
    </w:p>
    <w:p w14:paraId="0BF69D8D" w14:textId="77777777" w:rsidR="000829C4" w:rsidRDefault="000829C4"/>
    <w:p w14:paraId="0F06F2AE" w14:textId="77777777" w:rsidR="000829C4" w:rsidRDefault="00000000">
      <w:pPr>
        <w:pStyle w:val="3"/>
      </w:pPr>
      <w:bookmarkStart w:id="162" w:name="_Toc176804108"/>
      <w:r>
        <w:rPr>
          <w:rFonts w:hint="eastAsia"/>
        </w:rPr>
        <w:t>环保税计算底稿</w:t>
      </w:r>
      <w:bookmarkEnd w:id="162"/>
    </w:p>
    <w:p w14:paraId="1898C97E" w14:textId="77777777" w:rsidR="000829C4" w:rsidRDefault="00000000">
      <w:pPr>
        <w:pStyle w:val="4"/>
      </w:pPr>
      <w:r>
        <w:rPr>
          <w:rFonts w:hint="eastAsia"/>
        </w:rPr>
        <w:t>功能描述</w:t>
      </w:r>
    </w:p>
    <w:p w14:paraId="387696CE" w14:textId="77777777" w:rsidR="000829C4" w:rsidRDefault="00000000">
      <w:pPr>
        <w:ind w:firstLine="420"/>
      </w:pPr>
      <w:r>
        <w:rPr>
          <w:rFonts w:hint="eastAsia"/>
        </w:rPr>
        <w:t>环保税计算完成后，通过本功能查询环保税计算明细信息。增加用户权限。</w:t>
      </w:r>
    </w:p>
    <w:p w14:paraId="388420DF" w14:textId="77777777" w:rsidR="000829C4" w:rsidRDefault="00000000">
      <w:pPr>
        <w:pStyle w:val="4"/>
      </w:pPr>
      <w:r>
        <w:rPr>
          <w:rFonts w:hint="eastAsia"/>
        </w:rPr>
        <w:lastRenderedPageBreak/>
        <w:t>原型界面</w:t>
      </w:r>
    </w:p>
    <w:p w14:paraId="3FEDE227" w14:textId="77777777" w:rsidR="000829C4" w:rsidRDefault="00000000">
      <w:r>
        <w:rPr>
          <w:rFonts w:hint="eastAsia"/>
        </w:rPr>
        <w:t>列表界面，如下图</w:t>
      </w:r>
      <w:r>
        <w:rPr>
          <w:rFonts w:hint="eastAsia"/>
        </w:rPr>
        <w:t>:</w:t>
      </w:r>
    </w:p>
    <w:p w14:paraId="2409D586" w14:textId="77777777" w:rsidR="000829C4" w:rsidRDefault="00000000">
      <w:r>
        <w:rPr>
          <w:noProof/>
        </w:rPr>
        <w:drawing>
          <wp:inline distT="0" distB="0" distL="114300" distR="114300" wp14:anchorId="54CEDA02" wp14:editId="1E8E6169">
            <wp:extent cx="5264150" cy="2364740"/>
            <wp:effectExtent l="12700" t="12700" r="31750" b="3556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82"/>
                    <a:stretch>
                      <a:fillRect/>
                    </a:stretch>
                  </pic:blipFill>
                  <pic:spPr>
                    <a:xfrm>
                      <a:off x="0" y="0"/>
                      <a:ext cx="5264150" cy="2364740"/>
                    </a:xfrm>
                    <a:prstGeom prst="rect">
                      <a:avLst/>
                    </a:prstGeom>
                    <a:noFill/>
                    <a:ln>
                      <a:solidFill>
                        <a:schemeClr val="tx1"/>
                      </a:solidFill>
                    </a:ln>
                  </pic:spPr>
                </pic:pic>
              </a:graphicData>
            </a:graphic>
          </wp:inline>
        </w:drawing>
      </w:r>
    </w:p>
    <w:p w14:paraId="285149FA" w14:textId="77777777" w:rsidR="000829C4" w:rsidRDefault="00000000">
      <w:pPr>
        <w:pStyle w:val="4"/>
      </w:pPr>
      <w:r>
        <w:rPr>
          <w:rFonts w:hint="eastAsia"/>
        </w:rPr>
        <w:t>输入列表</w:t>
      </w:r>
    </w:p>
    <w:tbl>
      <w:tblPr>
        <w:tblStyle w:val="ab"/>
        <w:tblW w:w="0" w:type="auto"/>
        <w:tblLook w:val="04A0" w:firstRow="1" w:lastRow="0" w:firstColumn="1" w:lastColumn="0" w:noHBand="0" w:noVBand="1"/>
      </w:tblPr>
      <w:tblGrid>
        <w:gridCol w:w="1520"/>
        <w:gridCol w:w="1085"/>
        <w:gridCol w:w="1065"/>
        <w:gridCol w:w="1393"/>
        <w:gridCol w:w="3233"/>
      </w:tblGrid>
      <w:tr w:rsidR="000829C4" w14:paraId="647C30AD" w14:textId="77777777">
        <w:tc>
          <w:tcPr>
            <w:tcW w:w="1561" w:type="dxa"/>
            <w:shd w:val="clear" w:color="auto" w:fill="DEEBF6" w:themeFill="accent1" w:themeFillTint="32"/>
          </w:tcPr>
          <w:p w14:paraId="518FBC8F" w14:textId="77777777" w:rsidR="000829C4" w:rsidRDefault="00000000">
            <w:pPr>
              <w:jc w:val="center"/>
              <w:rPr>
                <w:b/>
                <w:bCs/>
                <w:szCs w:val="21"/>
              </w:rPr>
            </w:pPr>
            <w:r>
              <w:rPr>
                <w:rFonts w:hint="eastAsia"/>
                <w:b/>
                <w:bCs/>
                <w:szCs w:val="21"/>
              </w:rPr>
              <w:t>字段名称</w:t>
            </w:r>
          </w:p>
        </w:tc>
        <w:tc>
          <w:tcPr>
            <w:tcW w:w="1110" w:type="dxa"/>
            <w:shd w:val="clear" w:color="auto" w:fill="DEEBF6" w:themeFill="accent1" w:themeFillTint="32"/>
          </w:tcPr>
          <w:p w14:paraId="12419165" w14:textId="77777777" w:rsidR="000829C4" w:rsidRDefault="00000000">
            <w:pPr>
              <w:jc w:val="center"/>
              <w:rPr>
                <w:b/>
                <w:bCs/>
                <w:szCs w:val="21"/>
              </w:rPr>
            </w:pPr>
            <w:r>
              <w:rPr>
                <w:rFonts w:hint="eastAsia"/>
                <w:b/>
                <w:bCs/>
                <w:szCs w:val="21"/>
              </w:rPr>
              <w:t>字段类型</w:t>
            </w:r>
          </w:p>
        </w:tc>
        <w:tc>
          <w:tcPr>
            <w:tcW w:w="1089" w:type="dxa"/>
            <w:shd w:val="clear" w:color="auto" w:fill="DEEBF6" w:themeFill="accent1" w:themeFillTint="32"/>
          </w:tcPr>
          <w:p w14:paraId="78738231" w14:textId="77777777" w:rsidR="000829C4" w:rsidRDefault="00000000">
            <w:pPr>
              <w:jc w:val="center"/>
              <w:rPr>
                <w:b/>
                <w:bCs/>
                <w:szCs w:val="21"/>
              </w:rPr>
            </w:pPr>
            <w:r>
              <w:rPr>
                <w:rFonts w:hint="eastAsia"/>
                <w:b/>
                <w:bCs/>
                <w:szCs w:val="21"/>
              </w:rPr>
              <w:t>录入方式</w:t>
            </w:r>
          </w:p>
        </w:tc>
        <w:tc>
          <w:tcPr>
            <w:tcW w:w="1429" w:type="dxa"/>
            <w:shd w:val="clear" w:color="auto" w:fill="DEEBF6" w:themeFill="accent1" w:themeFillTint="32"/>
          </w:tcPr>
          <w:p w14:paraId="02567BFA" w14:textId="77777777" w:rsidR="000829C4" w:rsidRDefault="00000000">
            <w:pPr>
              <w:jc w:val="center"/>
              <w:rPr>
                <w:b/>
                <w:bCs/>
                <w:szCs w:val="21"/>
              </w:rPr>
            </w:pPr>
            <w:r>
              <w:rPr>
                <w:rFonts w:hint="eastAsia"/>
                <w:b/>
                <w:bCs/>
                <w:szCs w:val="21"/>
              </w:rPr>
              <w:t>是否必录</w:t>
            </w:r>
          </w:p>
        </w:tc>
        <w:tc>
          <w:tcPr>
            <w:tcW w:w="3330" w:type="dxa"/>
            <w:shd w:val="clear" w:color="auto" w:fill="DEEBF6" w:themeFill="accent1" w:themeFillTint="32"/>
          </w:tcPr>
          <w:p w14:paraId="4ADEE822" w14:textId="77777777" w:rsidR="000829C4" w:rsidRDefault="00000000">
            <w:pPr>
              <w:jc w:val="center"/>
              <w:rPr>
                <w:b/>
                <w:bCs/>
                <w:szCs w:val="21"/>
              </w:rPr>
            </w:pPr>
            <w:r>
              <w:rPr>
                <w:rFonts w:hint="eastAsia"/>
                <w:b/>
                <w:bCs/>
                <w:szCs w:val="21"/>
              </w:rPr>
              <w:t>备注</w:t>
            </w:r>
          </w:p>
        </w:tc>
      </w:tr>
      <w:tr w:rsidR="000829C4" w14:paraId="76086FB0" w14:textId="77777777">
        <w:tc>
          <w:tcPr>
            <w:tcW w:w="1561" w:type="dxa"/>
          </w:tcPr>
          <w:p w14:paraId="0B6442E7" w14:textId="77777777" w:rsidR="000829C4" w:rsidRDefault="00000000">
            <w:pPr>
              <w:rPr>
                <w:szCs w:val="21"/>
              </w:rPr>
            </w:pPr>
            <w:r>
              <w:rPr>
                <w:rFonts w:hint="eastAsia"/>
                <w:szCs w:val="21"/>
              </w:rPr>
              <w:t>机构</w:t>
            </w:r>
          </w:p>
        </w:tc>
        <w:tc>
          <w:tcPr>
            <w:tcW w:w="1110" w:type="dxa"/>
          </w:tcPr>
          <w:p w14:paraId="20675A88" w14:textId="77777777" w:rsidR="000829C4" w:rsidRDefault="00000000">
            <w:pPr>
              <w:jc w:val="center"/>
              <w:rPr>
                <w:szCs w:val="21"/>
              </w:rPr>
            </w:pPr>
            <w:r>
              <w:rPr>
                <w:rFonts w:hint="eastAsia"/>
                <w:szCs w:val="21"/>
              </w:rPr>
              <w:t>参照</w:t>
            </w:r>
          </w:p>
        </w:tc>
        <w:tc>
          <w:tcPr>
            <w:tcW w:w="1089" w:type="dxa"/>
          </w:tcPr>
          <w:p w14:paraId="3808D93D" w14:textId="77777777" w:rsidR="000829C4" w:rsidRDefault="00000000">
            <w:pPr>
              <w:jc w:val="center"/>
              <w:rPr>
                <w:szCs w:val="21"/>
              </w:rPr>
            </w:pPr>
            <w:r>
              <w:rPr>
                <w:rFonts w:hint="eastAsia"/>
                <w:szCs w:val="21"/>
              </w:rPr>
              <w:t>手动选择</w:t>
            </w:r>
          </w:p>
        </w:tc>
        <w:tc>
          <w:tcPr>
            <w:tcW w:w="1429" w:type="dxa"/>
          </w:tcPr>
          <w:p w14:paraId="4682DE17" w14:textId="77777777" w:rsidR="000829C4" w:rsidRDefault="00000000">
            <w:pPr>
              <w:jc w:val="center"/>
              <w:rPr>
                <w:szCs w:val="21"/>
              </w:rPr>
            </w:pPr>
            <w:r>
              <w:rPr>
                <w:rFonts w:hint="eastAsia"/>
                <w:szCs w:val="21"/>
              </w:rPr>
              <w:t>否</w:t>
            </w:r>
          </w:p>
        </w:tc>
        <w:tc>
          <w:tcPr>
            <w:tcW w:w="3330" w:type="dxa"/>
          </w:tcPr>
          <w:p w14:paraId="258EE589" w14:textId="77777777" w:rsidR="000829C4" w:rsidRDefault="00000000">
            <w:pPr>
              <w:rPr>
                <w:szCs w:val="21"/>
              </w:rPr>
            </w:pPr>
            <w:r>
              <w:rPr>
                <w:rFonts w:hint="eastAsia"/>
                <w:szCs w:val="21"/>
              </w:rPr>
              <w:t>参照机构，增加用户权限</w:t>
            </w:r>
          </w:p>
        </w:tc>
      </w:tr>
      <w:tr w:rsidR="000829C4" w14:paraId="19113160" w14:textId="77777777">
        <w:tc>
          <w:tcPr>
            <w:tcW w:w="1561" w:type="dxa"/>
          </w:tcPr>
          <w:p w14:paraId="3CB1B89C" w14:textId="77777777" w:rsidR="000829C4" w:rsidRDefault="00000000">
            <w:pPr>
              <w:rPr>
                <w:szCs w:val="21"/>
              </w:rPr>
            </w:pPr>
            <w:r>
              <w:rPr>
                <w:rFonts w:hint="eastAsia"/>
                <w:szCs w:val="21"/>
              </w:rPr>
              <w:t>会计月份起</w:t>
            </w:r>
          </w:p>
        </w:tc>
        <w:tc>
          <w:tcPr>
            <w:tcW w:w="1110" w:type="dxa"/>
          </w:tcPr>
          <w:p w14:paraId="09041450" w14:textId="77777777" w:rsidR="000829C4" w:rsidRDefault="00000000">
            <w:pPr>
              <w:jc w:val="center"/>
              <w:rPr>
                <w:szCs w:val="21"/>
              </w:rPr>
            </w:pPr>
            <w:r>
              <w:rPr>
                <w:rFonts w:hint="eastAsia"/>
                <w:szCs w:val="21"/>
              </w:rPr>
              <w:t>月历控件</w:t>
            </w:r>
          </w:p>
        </w:tc>
        <w:tc>
          <w:tcPr>
            <w:tcW w:w="1089" w:type="dxa"/>
          </w:tcPr>
          <w:p w14:paraId="7C8BFA28" w14:textId="77777777" w:rsidR="000829C4" w:rsidRDefault="00000000">
            <w:pPr>
              <w:jc w:val="center"/>
              <w:rPr>
                <w:szCs w:val="21"/>
              </w:rPr>
            </w:pPr>
            <w:r>
              <w:rPr>
                <w:rFonts w:hint="eastAsia"/>
                <w:szCs w:val="21"/>
              </w:rPr>
              <w:t>手动选择</w:t>
            </w:r>
          </w:p>
        </w:tc>
        <w:tc>
          <w:tcPr>
            <w:tcW w:w="1429" w:type="dxa"/>
          </w:tcPr>
          <w:p w14:paraId="2108BA1C" w14:textId="77777777" w:rsidR="000829C4" w:rsidRDefault="00000000">
            <w:pPr>
              <w:jc w:val="center"/>
              <w:rPr>
                <w:szCs w:val="21"/>
              </w:rPr>
            </w:pPr>
            <w:r>
              <w:rPr>
                <w:rFonts w:hint="eastAsia"/>
                <w:szCs w:val="21"/>
              </w:rPr>
              <w:t>否</w:t>
            </w:r>
          </w:p>
        </w:tc>
        <w:tc>
          <w:tcPr>
            <w:tcW w:w="3330" w:type="dxa"/>
          </w:tcPr>
          <w:p w14:paraId="66D87519" w14:textId="77777777" w:rsidR="000829C4" w:rsidRDefault="000829C4">
            <w:pPr>
              <w:rPr>
                <w:szCs w:val="21"/>
              </w:rPr>
            </w:pPr>
          </w:p>
        </w:tc>
      </w:tr>
      <w:tr w:rsidR="000829C4" w14:paraId="75CFAA86" w14:textId="77777777">
        <w:tc>
          <w:tcPr>
            <w:tcW w:w="1561" w:type="dxa"/>
          </w:tcPr>
          <w:p w14:paraId="439FFBED" w14:textId="77777777" w:rsidR="000829C4" w:rsidRDefault="00000000">
            <w:pPr>
              <w:rPr>
                <w:szCs w:val="21"/>
              </w:rPr>
            </w:pPr>
            <w:r>
              <w:rPr>
                <w:rFonts w:hint="eastAsia"/>
                <w:szCs w:val="21"/>
              </w:rPr>
              <w:t>会计月份止</w:t>
            </w:r>
          </w:p>
        </w:tc>
        <w:tc>
          <w:tcPr>
            <w:tcW w:w="1110" w:type="dxa"/>
          </w:tcPr>
          <w:p w14:paraId="6B909AF2" w14:textId="77777777" w:rsidR="000829C4" w:rsidRDefault="00000000">
            <w:pPr>
              <w:jc w:val="center"/>
              <w:rPr>
                <w:szCs w:val="21"/>
              </w:rPr>
            </w:pPr>
            <w:r>
              <w:rPr>
                <w:rFonts w:hint="eastAsia"/>
                <w:szCs w:val="21"/>
              </w:rPr>
              <w:t>月历控件</w:t>
            </w:r>
          </w:p>
        </w:tc>
        <w:tc>
          <w:tcPr>
            <w:tcW w:w="1089" w:type="dxa"/>
          </w:tcPr>
          <w:p w14:paraId="25952CAD" w14:textId="77777777" w:rsidR="000829C4" w:rsidRDefault="00000000">
            <w:pPr>
              <w:jc w:val="center"/>
              <w:rPr>
                <w:szCs w:val="21"/>
              </w:rPr>
            </w:pPr>
            <w:r>
              <w:rPr>
                <w:rFonts w:hint="eastAsia"/>
                <w:szCs w:val="21"/>
              </w:rPr>
              <w:t>手动选择</w:t>
            </w:r>
          </w:p>
        </w:tc>
        <w:tc>
          <w:tcPr>
            <w:tcW w:w="1429" w:type="dxa"/>
          </w:tcPr>
          <w:p w14:paraId="66DFBEF0" w14:textId="77777777" w:rsidR="000829C4" w:rsidRDefault="00000000">
            <w:pPr>
              <w:jc w:val="center"/>
              <w:rPr>
                <w:szCs w:val="21"/>
              </w:rPr>
            </w:pPr>
            <w:r>
              <w:rPr>
                <w:rFonts w:hint="eastAsia"/>
                <w:szCs w:val="21"/>
              </w:rPr>
              <w:t>否</w:t>
            </w:r>
          </w:p>
        </w:tc>
        <w:tc>
          <w:tcPr>
            <w:tcW w:w="3330" w:type="dxa"/>
          </w:tcPr>
          <w:p w14:paraId="30ACF214" w14:textId="77777777" w:rsidR="000829C4" w:rsidRDefault="00000000">
            <w:pPr>
              <w:rPr>
                <w:szCs w:val="21"/>
              </w:rPr>
            </w:pPr>
            <w:r>
              <w:rPr>
                <w:rFonts w:hint="eastAsia"/>
                <w:szCs w:val="21"/>
              </w:rPr>
              <w:t>会计月份</w:t>
            </w:r>
            <w:proofErr w:type="gramStart"/>
            <w:r>
              <w:rPr>
                <w:rFonts w:hint="eastAsia"/>
                <w:szCs w:val="21"/>
              </w:rPr>
              <w:t>止</w:t>
            </w:r>
            <w:proofErr w:type="gramEnd"/>
            <w:r>
              <w:rPr>
                <w:rFonts w:hint="eastAsia"/>
                <w:szCs w:val="21"/>
              </w:rPr>
              <w:t>大于会计月份起的月份</w:t>
            </w:r>
          </w:p>
        </w:tc>
      </w:tr>
      <w:tr w:rsidR="000829C4" w14:paraId="375581F6" w14:textId="77777777">
        <w:tc>
          <w:tcPr>
            <w:tcW w:w="1561" w:type="dxa"/>
          </w:tcPr>
          <w:p w14:paraId="3ACDDEE6" w14:textId="77777777" w:rsidR="000829C4" w:rsidRDefault="00000000">
            <w:pPr>
              <w:rPr>
                <w:szCs w:val="21"/>
              </w:rPr>
            </w:pPr>
            <w:r>
              <w:rPr>
                <w:rFonts w:hint="eastAsia"/>
                <w:szCs w:val="21"/>
              </w:rPr>
              <w:t>税目</w:t>
            </w:r>
          </w:p>
        </w:tc>
        <w:tc>
          <w:tcPr>
            <w:tcW w:w="1110" w:type="dxa"/>
          </w:tcPr>
          <w:p w14:paraId="06ED0017" w14:textId="77777777" w:rsidR="000829C4" w:rsidRDefault="00000000">
            <w:pPr>
              <w:jc w:val="center"/>
              <w:rPr>
                <w:szCs w:val="21"/>
              </w:rPr>
            </w:pPr>
            <w:r>
              <w:rPr>
                <w:rFonts w:hint="eastAsia"/>
                <w:szCs w:val="21"/>
              </w:rPr>
              <w:t>参照</w:t>
            </w:r>
          </w:p>
        </w:tc>
        <w:tc>
          <w:tcPr>
            <w:tcW w:w="1089" w:type="dxa"/>
          </w:tcPr>
          <w:p w14:paraId="4D29205C" w14:textId="77777777" w:rsidR="000829C4" w:rsidRDefault="00000000">
            <w:pPr>
              <w:jc w:val="center"/>
              <w:rPr>
                <w:szCs w:val="21"/>
              </w:rPr>
            </w:pPr>
            <w:r>
              <w:rPr>
                <w:rFonts w:hint="eastAsia"/>
                <w:szCs w:val="21"/>
              </w:rPr>
              <w:t>手动选择</w:t>
            </w:r>
          </w:p>
        </w:tc>
        <w:tc>
          <w:tcPr>
            <w:tcW w:w="1429" w:type="dxa"/>
          </w:tcPr>
          <w:p w14:paraId="3DCB577E" w14:textId="77777777" w:rsidR="000829C4" w:rsidRDefault="00000000">
            <w:pPr>
              <w:jc w:val="center"/>
              <w:rPr>
                <w:szCs w:val="21"/>
              </w:rPr>
            </w:pPr>
            <w:r>
              <w:rPr>
                <w:rFonts w:hint="eastAsia"/>
                <w:szCs w:val="21"/>
              </w:rPr>
              <w:t>否</w:t>
            </w:r>
          </w:p>
        </w:tc>
        <w:tc>
          <w:tcPr>
            <w:tcW w:w="3330" w:type="dxa"/>
          </w:tcPr>
          <w:p w14:paraId="3CE85018" w14:textId="77777777" w:rsidR="000829C4" w:rsidRDefault="00000000">
            <w:pPr>
              <w:rPr>
                <w:szCs w:val="21"/>
              </w:rPr>
            </w:pPr>
            <w:r>
              <w:rPr>
                <w:rFonts w:hint="eastAsia"/>
                <w:szCs w:val="21"/>
              </w:rPr>
              <w:t>参照环保税税目档案</w:t>
            </w:r>
          </w:p>
        </w:tc>
      </w:tr>
    </w:tbl>
    <w:p w14:paraId="66677AA7" w14:textId="77777777" w:rsidR="000829C4" w:rsidRDefault="000829C4"/>
    <w:p w14:paraId="2AD95307" w14:textId="77777777" w:rsidR="000829C4" w:rsidRDefault="00000000">
      <w:pPr>
        <w:pStyle w:val="4"/>
      </w:pPr>
      <w:r>
        <w:rPr>
          <w:rFonts w:hint="eastAsia"/>
        </w:rPr>
        <w:t>业务处理</w:t>
      </w:r>
    </w:p>
    <w:p w14:paraId="6E52FEC5" w14:textId="77777777" w:rsidR="000829C4" w:rsidRDefault="00000000">
      <w:pPr>
        <w:pStyle w:val="5"/>
      </w:pPr>
      <w:r>
        <w:rPr>
          <w:rFonts w:hint="eastAsia"/>
        </w:rPr>
        <w:t>业务处理与说明</w:t>
      </w:r>
    </w:p>
    <w:p w14:paraId="0104B37F" w14:textId="77777777" w:rsidR="000829C4" w:rsidRDefault="00000000">
      <w:pPr>
        <w:pStyle w:val="5"/>
      </w:pPr>
      <w:r>
        <w:rPr>
          <w:rFonts w:hint="eastAsia"/>
        </w:rPr>
        <w:t>功能按钮</w:t>
      </w:r>
    </w:p>
    <w:tbl>
      <w:tblPr>
        <w:tblStyle w:val="ab"/>
        <w:tblW w:w="0" w:type="auto"/>
        <w:tblLook w:val="04A0" w:firstRow="1" w:lastRow="0" w:firstColumn="1" w:lastColumn="0" w:noHBand="0" w:noVBand="1"/>
      </w:tblPr>
      <w:tblGrid>
        <w:gridCol w:w="1075"/>
        <w:gridCol w:w="1084"/>
        <w:gridCol w:w="6137"/>
      </w:tblGrid>
      <w:tr w:rsidR="000829C4" w14:paraId="57CFE670" w14:textId="77777777">
        <w:tc>
          <w:tcPr>
            <w:tcW w:w="1099" w:type="dxa"/>
            <w:shd w:val="clear" w:color="auto" w:fill="DEEBF6" w:themeFill="accent1" w:themeFillTint="32"/>
          </w:tcPr>
          <w:p w14:paraId="2C66C037" w14:textId="77777777" w:rsidR="000829C4" w:rsidRDefault="00000000">
            <w:pPr>
              <w:jc w:val="center"/>
              <w:rPr>
                <w:b/>
                <w:bCs/>
                <w:szCs w:val="21"/>
              </w:rPr>
            </w:pPr>
            <w:r>
              <w:rPr>
                <w:rFonts w:hint="eastAsia"/>
                <w:b/>
                <w:bCs/>
                <w:szCs w:val="21"/>
              </w:rPr>
              <w:t>按钮名称</w:t>
            </w:r>
          </w:p>
        </w:tc>
        <w:tc>
          <w:tcPr>
            <w:tcW w:w="1107" w:type="dxa"/>
            <w:shd w:val="clear" w:color="auto" w:fill="DEEBF6" w:themeFill="accent1" w:themeFillTint="32"/>
          </w:tcPr>
          <w:p w14:paraId="7CE8D6D8" w14:textId="77777777" w:rsidR="000829C4" w:rsidRDefault="00000000">
            <w:pPr>
              <w:jc w:val="center"/>
              <w:rPr>
                <w:b/>
                <w:bCs/>
                <w:szCs w:val="21"/>
              </w:rPr>
            </w:pPr>
            <w:r>
              <w:rPr>
                <w:rFonts w:hint="eastAsia"/>
                <w:b/>
                <w:bCs/>
                <w:szCs w:val="21"/>
              </w:rPr>
              <w:t>实现功能</w:t>
            </w:r>
          </w:p>
        </w:tc>
        <w:tc>
          <w:tcPr>
            <w:tcW w:w="6316" w:type="dxa"/>
            <w:shd w:val="clear" w:color="auto" w:fill="DEEBF6" w:themeFill="accent1" w:themeFillTint="32"/>
          </w:tcPr>
          <w:p w14:paraId="0B871226" w14:textId="77777777" w:rsidR="000829C4" w:rsidRDefault="00000000">
            <w:pPr>
              <w:jc w:val="center"/>
              <w:rPr>
                <w:b/>
                <w:bCs/>
                <w:szCs w:val="21"/>
              </w:rPr>
            </w:pPr>
            <w:r>
              <w:rPr>
                <w:rFonts w:hint="eastAsia"/>
                <w:b/>
                <w:bCs/>
                <w:szCs w:val="21"/>
              </w:rPr>
              <w:t>规则</w:t>
            </w:r>
          </w:p>
        </w:tc>
      </w:tr>
      <w:tr w:rsidR="000829C4" w14:paraId="39395AF0" w14:textId="77777777">
        <w:tc>
          <w:tcPr>
            <w:tcW w:w="1099" w:type="dxa"/>
          </w:tcPr>
          <w:p w14:paraId="5DC83E16" w14:textId="77777777" w:rsidR="000829C4" w:rsidRDefault="00000000">
            <w:pPr>
              <w:rPr>
                <w:szCs w:val="21"/>
              </w:rPr>
            </w:pPr>
            <w:r>
              <w:rPr>
                <w:rFonts w:hint="eastAsia"/>
                <w:szCs w:val="21"/>
              </w:rPr>
              <w:t>查询</w:t>
            </w:r>
          </w:p>
        </w:tc>
        <w:tc>
          <w:tcPr>
            <w:tcW w:w="1107" w:type="dxa"/>
          </w:tcPr>
          <w:p w14:paraId="6602C54E" w14:textId="77777777" w:rsidR="000829C4" w:rsidRDefault="00000000">
            <w:pPr>
              <w:rPr>
                <w:szCs w:val="21"/>
              </w:rPr>
            </w:pPr>
            <w:r>
              <w:rPr>
                <w:rFonts w:hint="eastAsia"/>
                <w:szCs w:val="21"/>
              </w:rPr>
              <w:t>查询数据</w:t>
            </w:r>
          </w:p>
        </w:tc>
        <w:tc>
          <w:tcPr>
            <w:tcW w:w="6316" w:type="dxa"/>
          </w:tcPr>
          <w:p w14:paraId="13583015" w14:textId="77777777" w:rsidR="000829C4" w:rsidRDefault="00000000">
            <w:pPr>
              <w:rPr>
                <w:szCs w:val="21"/>
              </w:rPr>
            </w:pPr>
            <w:r>
              <w:rPr>
                <w:rFonts w:hint="eastAsia"/>
                <w:szCs w:val="21"/>
              </w:rPr>
              <w:t>根据录入的查询条件查询数据，默认只查询用户所属机构的数据。</w:t>
            </w:r>
          </w:p>
        </w:tc>
      </w:tr>
      <w:tr w:rsidR="000829C4" w14:paraId="46EB1490" w14:textId="77777777">
        <w:tc>
          <w:tcPr>
            <w:tcW w:w="1099" w:type="dxa"/>
          </w:tcPr>
          <w:p w14:paraId="686283B3" w14:textId="77777777" w:rsidR="000829C4" w:rsidRDefault="00000000">
            <w:pPr>
              <w:rPr>
                <w:szCs w:val="21"/>
              </w:rPr>
            </w:pPr>
            <w:r>
              <w:rPr>
                <w:rFonts w:hint="eastAsia"/>
                <w:szCs w:val="21"/>
              </w:rPr>
              <w:lastRenderedPageBreak/>
              <w:t>清空</w:t>
            </w:r>
          </w:p>
        </w:tc>
        <w:tc>
          <w:tcPr>
            <w:tcW w:w="1107" w:type="dxa"/>
          </w:tcPr>
          <w:p w14:paraId="2663540E" w14:textId="77777777" w:rsidR="000829C4" w:rsidRDefault="00000000">
            <w:pPr>
              <w:rPr>
                <w:szCs w:val="21"/>
              </w:rPr>
            </w:pPr>
            <w:r>
              <w:rPr>
                <w:rFonts w:hint="eastAsia"/>
                <w:szCs w:val="21"/>
              </w:rPr>
              <w:t>清空查询</w:t>
            </w:r>
          </w:p>
        </w:tc>
        <w:tc>
          <w:tcPr>
            <w:tcW w:w="6316" w:type="dxa"/>
          </w:tcPr>
          <w:p w14:paraId="4B9C5163" w14:textId="77777777" w:rsidR="000829C4" w:rsidRDefault="00000000">
            <w:pPr>
              <w:rPr>
                <w:szCs w:val="21"/>
              </w:rPr>
            </w:pPr>
            <w:r>
              <w:rPr>
                <w:rFonts w:hint="eastAsia"/>
                <w:szCs w:val="21"/>
              </w:rPr>
              <w:t>点击该按钮，清空查询条件。</w:t>
            </w:r>
          </w:p>
        </w:tc>
      </w:tr>
      <w:tr w:rsidR="000829C4" w14:paraId="16812A4A" w14:textId="77777777">
        <w:tc>
          <w:tcPr>
            <w:tcW w:w="1099" w:type="dxa"/>
          </w:tcPr>
          <w:p w14:paraId="4380AABC" w14:textId="77777777" w:rsidR="000829C4" w:rsidRDefault="00000000">
            <w:pPr>
              <w:rPr>
                <w:szCs w:val="21"/>
              </w:rPr>
            </w:pPr>
            <w:r>
              <w:rPr>
                <w:rFonts w:hint="eastAsia"/>
                <w:szCs w:val="21"/>
              </w:rPr>
              <w:t>导出</w:t>
            </w:r>
          </w:p>
        </w:tc>
        <w:tc>
          <w:tcPr>
            <w:tcW w:w="1107" w:type="dxa"/>
          </w:tcPr>
          <w:p w14:paraId="3A22C0A5" w14:textId="77777777" w:rsidR="000829C4" w:rsidRDefault="00000000">
            <w:pPr>
              <w:rPr>
                <w:szCs w:val="21"/>
              </w:rPr>
            </w:pPr>
            <w:r>
              <w:rPr>
                <w:rFonts w:hint="eastAsia"/>
                <w:szCs w:val="21"/>
              </w:rPr>
              <w:t>导出数据</w:t>
            </w:r>
          </w:p>
        </w:tc>
        <w:tc>
          <w:tcPr>
            <w:tcW w:w="6316" w:type="dxa"/>
          </w:tcPr>
          <w:p w14:paraId="62454551" w14:textId="77777777" w:rsidR="000829C4" w:rsidRDefault="00000000">
            <w:pPr>
              <w:rPr>
                <w:szCs w:val="21"/>
              </w:rPr>
            </w:pPr>
            <w:r>
              <w:rPr>
                <w:rFonts w:hint="eastAsia"/>
                <w:szCs w:val="21"/>
              </w:rPr>
              <w:t>导出当前查询条件查询的数据到</w:t>
            </w:r>
            <w:r>
              <w:rPr>
                <w:rFonts w:hint="eastAsia"/>
                <w:szCs w:val="21"/>
              </w:rPr>
              <w:t>excel</w:t>
            </w:r>
            <w:r>
              <w:rPr>
                <w:rFonts w:hint="eastAsia"/>
                <w:szCs w:val="21"/>
              </w:rPr>
              <w:t>中，文件名默认“环保税计算底稿</w:t>
            </w:r>
            <w:r>
              <w:rPr>
                <w:rFonts w:hint="eastAsia"/>
                <w:szCs w:val="21"/>
              </w:rPr>
              <w:t>.xlsx</w:t>
            </w:r>
            <w:r>
              <w:rPr>
                <w:rFonts w:hint="eastAsia"/>
                <w:szCs w:val="21"/>
              </w:rPr>
              <w:t>”。</w:t>
            </w:r>
          </w:p>
        </w:tc>
      </w:tr>
    </w:tbl>
    <w:p w14:paraId="74402801" w14:textId="77777777" w:rsidR="000829C4" w:rsidRDefault="000829C4"/>
    <w:p w14:paraId="5C4BA75F" w14:textId="77777777" w:rsidR="000829C4" w:rsidRDefault="00000000">
      <w:pPr>
        <w:pStyle w:val="5"/>
      </w:pPr>
      <w:r>
        <w:rPr>
          <w:rFonts w:hint="eastAsia"/>
        </w:rPr>
        <w:t>算法说明</w:t>
      </w:r>
    </w:p>
    <w:p w14:paraId="5D60CED6" w14:textId="77777777" w:rsidR="000829C4" w:rsidRDefault="00000000">
      <w:pPr>
        <w:numPr>
          <w:ilvl w:val="0"/>
          <w:numId w:val="120"/>
        </w:numPr>
      </w:pPr>
      <w:r>
        <w:rPr>
          <w:rFonts w:hint="eastAsia"/>
        </w:rPr>
        <w:t>界面金额型字段默认显示</w:t>
      </w:r>
      <w:r>
        <w:rPr>
          <w:rFonts w:hint="eastAsia"/>
        </w:rPr>
        <w:t>2</w:t>
      </w:r>
      <w:r>
        <w:rPr>
          <w:rFonts w:hint="eastAsia"/>
        </w:rPr>
        <w:t>位小数，以千分位显示。</w:t>
      </w:r>
    </w:p>
    <w:p w14:paraId="65EBD416" w14:textId="77777777" w:rsidR="000829C4" w:rsidRDefault="00000000">
      <w:pPr>
        <w:numPr>
          <w:ilvl w:val="0"/>
          <w:numId w:val="120"/>
        </w:numPr>
      </w:pPr>
      <w:r>
        <w:rPr>
          <w:rFonts w:hint="eastAsia"/>
        </w:rPr>
        <w:t>税率按百分比显示，显示</w:t>
      </w:r>
      <w:r>
        <w:rPr>
          <w:rFonts w:hint="eastAsia"/>
        </w:rPr>
        <w:t>2</w:t>
      </w:r>
      <w:r>
        <w:rPr>
          <w:rFonts w:hint="eastAsia"/>
        </w:rPr>
        <w:t>位小数；</w:t>
      </w:r>
    </w:p>
    <w:p w14:paraId="233442DC" w14:textId="77777777" w:rsidR="000829C4" w:rsidRDefault="00000000">
      <w:pPr>
        <w:numPr>
          <w:ilvl w:val="0"/>
          <w:numId w:val="120"/>
        </w:numPr>
      </w:pPr>
      <w:r>
        <w:rPr>
          <w:rFonts w:hint="eastAsia"/>
        </w:rPr>
        <w:t>单据编号为超链接，点击后弹出应税污染物台账详情界面并显示对应的信息；</w:t>
      </w:r>
    </w:p>
    <w:p w14:paraId="26F5B6DC" w14:textId="77777777" w:rsidR="000829C4" w:rsidRDefault="00000000">
      <w:pPr>
        <w:pStyle w:val="5"/>
      </w:pPr>
      <w:r>
        <w:rPr>
          <w:rFonts w:hint="eastAsia"/>
        </w:rPr>
        <w:t>逻辑校验</w:t>
      </w:r>
    </w:p>
    <w:p w14:paraId="3B74CD98" w14:textId="77777777" w:rsidR="000829C4" w:rsidRDefault="00000000">
      <w:r>
        <w:rPr>
          <w:rFonts w:hint="eastAsia"/>
        </w:rPr>
        <w:t>无。</w:t>
      </w:r>
    </w:p>
    <w:p w14:paraId="0B00187D" w14:textId="77777777" w:rsidR="000829C4" w:rsidRDefault="00000000">
      <w:pPr>
        <w:pStyle w:val="4"/>
      </w:pPr>
      <w:r>
        <w:rPr>
          <w:rFonts w:hint="eastAsia"/>
        </w:rPr>
        <w:t>输出</w:t>
      </w:r>
    </w:p>
    <w:tbl>
      <w:tblPr>
        <w:tblStyle w:val="ab"/>
        <w:tblW w:w="0" w:type="auto"/>
        <w:tblLook w:val="04A0" w:firstRow="1" w:lastRow="0" w:firstColumn="1" w:lastColumn="0" w:noHBand="0" w:noVBand="1"/>
      </w:tblPr>
      <w:tblGrid>
        <w:gridCol w:w="2144"/>
        <w:gridCol w:w="1211"/>
        <w:gridCol w:w="4941"/>
      </w:tblGrid>
      <w:tr w:rsidR="000829C4" w14:paraId="4C13F332" w14:textId="77777777">
        <w:tc>
          <w:tcPr>
            <w:tcW w:w="2170" w:type="dxa"/>
            <w:shd w:val="clear" w:color="auto" w:fill="DEEBF6" w:themeFill="accent1" w:themeFillTint="32"/>
          </w:tcPr>
          <w:p w14:paraId="1DB825D7" w14:textId="77777777" w:rsidR="000829C4" w:rsidRDefault="00000000">
            <w:pPr>
              <w:jc w:val="center"/>
              <w:rPr>
                <w:b/>
                <w:bCs/>
                <w:szCs w:val="21"/>
              </w:rPr>
            </w:pPr>
            <w:r>
              <w:rPr>
                <w:rFonts w:hint="eastAsia"/>
                <w:b/>
                <w:bCs/>
                <w:szCs w:val="21"/>
              </w:rPr>
              <w:t>字段名称</w:t>
            </w:r>
          </w:p>
        </w:tc>
        <w:tc>
          <w:tcPr>
            <w:tcW w:w="1227" w:type="dxa"/>
            <w:shd w:val="clear" w:color="auto" w:fill="DEEBF6" w:themeFill="accent1" w:themeFillTint="32"/>
          </w:tcPr>
          <w:p w14:paraId="3C9065F3" w14:textId="77777777" w:rsidR="000829C4" w:rsidRDefault="00000000">
            <w:pPr>
              <w:jc w:val="center"/>
              <w:rPr>
                <w:b/>
                <w:bCs/>
                <w:szCs w:val="21"/>
              </w:rPr>
            </w:pPr>
            <w:r>
              <w:rPr>
                <w:rFonts w:hint="eastAsia"/>
                <w:b/>
                <w:bCs/>
                <w:szCs w:val="21"/>
              </w:rPr>
              <w:t>字段类型</w:t>
            </w:r>
          </w:p>
        </w:tc>
        <w:tc>
          <w:tcPr>
            <w:tcW w:w="5031" w:type="dxa"/>
            <w:shd w:val="clear" w:color="auto" w:fill="DEEBF6" w:themeFill="accent1" w:themeFillTint="32"/>
          </w:tcPr>
          <w:p w14:paraId="0AA3E1A3" w14:textId="77777777" w:rsidR="000829C4" w:rsidRDefault="00000000">
            <w:pPr>
              <w:jc w:val="center"/>
              <w:rPr>
                <w:b/>
                <w:bCs/>
                <w:szCs w:val="21"/>
              </w:rPr>
            </w:pPr>
            <w:r>
              <w:rPr>
                <w:rFonts w:hint="eastAsia"/>
                <w:b/>
                <w:bCs/>
                <w:szCs w:val="21"/>
              </w:rPr>
              <w:t>备注</w:t>
            </w:r>
          </w:p>
        </w:tc>
      </w:tr>
      <w:tr w:rsidR="000829C4" w14:paraId="4FAFF61A" w14:textId="77777777">
        <w:tc>
          <w:tcPr>
            <w:tcW w:w="2170" w:type="dxa"/>
          </w:tcPr>
          <w:p w14:paraId="34659BDB" w14:textId="77777777" w:rsidR="000829C4" w:rsidRDefault="00000000">
            <w:pPr>
              <w:rPr>
                <w:szCs w:val="21"/>
              </w:rPr>
            </w:pPr>
            <w:r>
              <w:rPr>
                <w:rFonts w:hint="eastAsia"/>
                <w:szCs w:val="21"/>
              </w:rPr>
              <w:t>会计月份</w:t>
            </w:r>
          </w:p>
        </w:tc>
        <w:tc>
          <w:tcPr>
            <w:tcW w:w="1227" w:type="dxa"/>
          </w:tcPr>
          <w:p w14:paraId="39190078" w14:textId="77777777" w:rsidR="000829C4" w:rsidRDefault="00000000">
            <w:pPr>
              <w:rPr>
                <w:szCs w:val="21"/>
              </w:rPr>
            </w:pPr>
            <w:r>
              <w:rPr>
                <w:rFonts w:hint="eastAsia"/>
                <w:szCs w:val="21"/>
              </w:rPr>
              <w:t>字符</w:t>
            </w:r>
          </w:p>
        </w:tc>
        <w:tc>
          <w:tcPr>
            <w:tcW w:w="5031" w:type="dxa"/>
          </w:tcPr>
          <w:p w14:paraId="0F33C241" w14:textId="77777777" w:rsidR="000829C4" w:rsidRDefault="000829C4">
            <w:pPr>
              <w:rPr>
                <w:szCs w:val="21"/>
              </w:rPr>
            </w:pPr>
          </w:p>
        </w:tc>
      </w:tr>
      <w:tr w:rsidR="000829C4" w14:paraId="5B4528CB" w14:textId="77777777">
        <w:tc>
          <w:tcPr>
            <w:tcW w:w="2170" w:type="dxa"/>
          </w:tcPr>
          <w:p w14:paraId="2C813005" w14:textId="77777777" w:rsidR="000829C4" w:rsidRDefault="00000000">
            <w:pPr>
              <w:rPr>
                <w:szCs w:val="21"/>
              </w:rPr>
            </w:pPr>
            <w:r>
              <w:rPr>
                <w:rFonts w:hint="eastAsia"/>
                <w:szCs w:val="21"/>
              </w:rPr>
              <w:t>机构</w:t>
            </w:r>
          </w:p>
        </w:tc>
        <w:tc>
          <w:tcPr>
            <w:tcW w:w="1227" w:type="dxa"/>
          </w:tcPr>
          <w:p w14:paraId="731BEADB" w14:textId="77777777" w:rsidR="000829C4" w:rsidRDefault="00000000">
            <w:pPr>
              <w:rPr>
                <w:szCs w:val="21"/>
              </w:rPr>
            </w:pPr>
            <w:r>
              <w:rPr>
                <w:rFonts w:hint="eastAsia"/>
                <w:szCs w:val="21"/>
              </w:rPr>
              <w:t>字符</w:t>
            </w:r>
          </w:p>
        </w:tc>
        <w:tc>
          <w:tcPr>
            <w:tcW w:w="5031" w:type="dxa"/>
          </w:tcPr>
          <w:p w14:paraId="110DD8DC" w14:textId="77777777" w:rsidR="000829C4" w:rsidRDefault="000829C4">
            <w:pPr>
              <w:rPr>
                <w:szCs w:val="21"/>
              </w:rPr>
            </w:pPr>
          </w:p>
        </w:tc>
      </w:tr>
      <w:tr w:rsidR="000829C4" w14:paraId="0200D18B" w14:textId="77777777">
        <w:tc>
          <w:tcPr>
            <w:tcW w:w="2170" w:type="dxa"/>
          </w:tcPr>
          <w:p w14:paraId="073AC86B" w14:textId="77777777" w:rsidR="000829C4" w:rsidRDefault="00000000">
            <w:pPr>
              <w:jc w:val="left"/>
              <w:rPr>
                <w:szCs w:val="21"/>
              </w:rPr>
            </w:pPr>
            <w:r>
              <w:rPr>
                <w:rFonts w:ascii="宋体" w:hAnsi="宋体" w:cs="宋体" w:hint="eastAsia"/>
                <w:iCs/>
                <w:szCs w:val="21"/>
              </w:rPr>
              <w:t>单据编号</w:t>
            </w:r>
          </w:p>
        </w:tc>
        <w:tc>
          <w:tcPr>
            <w:tcW w:w="1227" w:type="dxa"/>
          </w:tcPr>
          <w:p w14:paraId="75276E16" w14:textId="77777777" w:rsidR="000829C4" w:rsidRDefault="00000000">
            <w:pPr>
              <w:rPr>
                <w:szCs w:val="21"/>
              </w:rPr>
            </w:pPr>
            <w:r>
              <w:rPr>
                <w:rFonts w:hint="eastAsia"/>
                <w:szCs w:val="21"/>
              </w:rPr>
              <w:t>字符</w:t>
            </w:r>
          </w:p>
        </w:tc>
        <w:tc>
          <w:tcPr>
            <w:tcW w:w="5031" w:type="dxa"/>
          </w:tcPr>
          <w:p w14:paraId="04B72B32" w14:textId="77777777" w:rsidR="000829C4" w:rsidRDefault="000829C4">
            <w:pPr>
              <w:rPr>
                <w:szCs w:val="21"/>
              </w:rPr>
            </w:pPr>
          </w:p>
        </w:tc>
      </w:tr>
      <w:tr w:rsidR="000829C4" w14:paraId="306D3151" w14:textId="77777777">
        <w:tc>
          <w:tcPr>
            <w:tcW w:w="2170" w:type="dxa"/>
          </w:tcPr>
          <w:p w14:paraId="747373B2"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项目名称</w:t>
            </w:r>
          </w:p>
        </w:tc>
        <w:tc>
          <w:tcPr>
            <w:tcW w:w="1227" w:type="dxa"/>
          </w:tcPr>
          <w:p w14:paraId="0C2A6855" w14:textId="77777777" w:rsidR="000829C4" w:rsidRDefault="00000000">
            <w:pPr>
              <w:rPr>
                <w:szCs w:val="21"/>
              </w:rPr>
            </w:pPr>
            <w:r>
              <w:rPr>
                <w:rFonts w:hint="eastAsia"/>
                <w:szCs w:val="21"/>
              </w:rPr>
              <w:t>字符</w:t>
            </w:r>
          </w:p>
        </w:tc>
        <w:tc>
          <w:tcPr>
            <w:tcW w:w="5031" w:type="dxa"/>
          </w:tcPr>
          <w:p w14:paraId="51F1483D" w14:textId="77777777" w:rsidR="000829C4" w:rsidRDefault="000829C4">
            <w:pPr>
              <w:rPr>
                <w:szCs w:val="21"/>
              </w:rPr>
            </w:pPr>
          </w:p>
        </w:tc>
      </w:tr>
      <w:tr w:rsidR="000829C4" w14:paraId="3C995D6B" w14:textId="77777777">
        <w:tc>
          <w:tcPr>
            <w:tcW w:w="2170" w:type="dxa"/>
          </w:tcPr>
          <w:p w14:paraId="6809AC24"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税目</w:t>
            </w:r>
          </w:p>
        </w:tc>
        <w:tc>
          <w:tcPr>
            <w:tcW w:w="1227" w:type="dxa"/>
          </w:tcPr>
          <w:p w14:paraId="561DD85D" w14:textId="77777777" w:rsidR="000829C4" w:rsidRDefault="00000000">
            <w:pPr>
              <w:rPr>
                <w:szCs w:val="21"/>
              </w:rPr>
            </w:pPr>
            <w:r>
              <w:rPr>
                <w:rFonts w:hint="eastAsia"/>
                <w:szCs w:val="21"/>
              </w:rPr>
              <w:t>字符</w:t>
            </w:r>
          </w:p>
        </w:tc>
        <w:tc>
          <w:tcPr>
            <w:tcW w:w="5031" w:type="dxa"/>
          </w:tcPr>
          <w:p w14:paraId="52024838" w14:textId="77777777" w:rsidR="000829C4" w:rsidRDefault="000829C4">
            <w:pPr>
              <w:rPr>
                <w:szCs w:val="21"/>
              </w:rPr>
            </w:pPr>
          </w:p>
        </w:tc>
      </w:tr>
      <w:tr w:rsidR="000829C4" w14:paraId="0F8B35FA" w14:textId="77777777">
        <w:tc>
          <w:tcPr>
            <w:tcW w:w="2170" w:type="dxa"/>
          </w:tcPr>
          <w:p w14:paraId="62A199E0"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发证日期/开工日期</w:t>
            </w:r>
          </w:p>
        </w:tc>
        <w:tc>
          <w:tcPr>
            <w:tcW w:w="1227" w:type="dxa"/>
          </w:tcPr>
          <w:p w14:paraId="6C991591" w14:textId="77777777" w:rsidR="000829C4" w:rsidRDefault="00000000">
            <w:pPr>
              <w:rPr>
                <w:szCs w:val="21"/>
              </w:rPr>
            </w:pPr>
            <w:r>
              <w:rPr>
                <w:rFonts w:hint="eastAsia"/>
                <w:szCs w:val="21"/>
              </w:rPr>
              <w:t>字符</w:t>
            </w:r>
          </w:p>
        </w:tc>
        <w:tc>
          <w:tcPr>
            <w:tcW w:w="5031" w:type="dxa"/>
          </w:tcPr>
          <w:p w14:paraId="47DD4ACB" w14:textId="77777777" w:rsidR="000829C4" w:rsidRDefault="000829C4">
            <w:pPr>
              <w:rPr>
                <w:szCs w:val="21"/>
              </w:rPr>
            </w:pPr>
          </w:p>
        </w:tc>
      </w:tr>
      <w:tr w:rsidR="000829C4" w14:paraId="143E8102" w14:textId="77777777">
        <w:tc>
          <w:tcPr>
            <w:tcW w:w="2170" w:type="dxa"/>
          </w:tcPr>
          <w:p w14:paraId="6AA25E55"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完工日期</w:t>
            </w:r>
          </w:p>
        </w:tc>
        <w:tc>
          <w:tcPr>
            <w:tcW w:w="1227" w:type="dxa"/>
          </w:tcPr>
          <w:p w14:paraId="7209CAA7" w14:textId="77777777" w:rsidR="000829C4" w:rsidRDefault="00000000">
            <w:pPr>
              <w:rPr>
                <w:szCs w:val="21"/>
              </w:rPr>
            </w:pPr>
            <w:r>
              <w:rPr>
                <w:rFonts w:hint="eastAsia"/>
                <w:szCs w:val="21"/>
              </w:rPr>
              <w:t>字符</w:t>
            </w:r>
          </w:p>
        </w:tc>
        <w:tc>
          <w:tcPr>
            <w:tcW w:w="5031" w:type="dxa"/>
          </w:tcPr>
          <w:p w14:paraId="7CB05875" w14:textId="77777777" w:rsidR="000829C4" w:rsidRDefault="000829C4">
            <w:pPr>
              <w:widowControl/>
              <w:numPr>
                <w:ilvl w:val="255"/>
                <w:numId w:val="0"/>
              </w:numPr>
              <w:jc w:val="left"/>
              <w:textAlignment w:val="center"/>
              <w:rPr>
                <w:rFonts w:ascii="宋体" w:hAnsi="宋体" w:cs="宋体" w:hint="eastAsia"/>
                <w:iCs/>
                <w:szCs w:val="21"/>
              </w:rPr>
            </w:pPr>
          </w:p>
        </w:tc>
      </w:tr>
      <w:tr w:rsidR="000829C4" w14:paraId="5413E325" w14:textId="77777777">
        <w:tc>
          <w:tcPr>
            <w:tcW w:w="2170" w:type="dxa"/>
          </w:tcPr>
          <w:p w14:paraId="3CE7F0FC"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项目所在地</w:t>
            </w:r>
          </w:p>
        </w:tc>
        <w:tc>
          <w:tcPr>
            <w:tcW w:w="1227" w:type="dxa"/>
          </w:tcPr>
          <w:p w14:paraId="2914C36C" w14:textId="77777777" w:rsidR="000829C4" w:rsidRDefault="00000000">
            <w:pPr>
              <w:rPr>
                <w:szCs w:val="21"/>
              </w:rPr>
            </w:pPr>
            <w:r>
              <w:rPr>
                <w:rFonts w:hint="eastAsia"/>
                <w:szCs w:val="21"/>
              </w:rPr>
              <w:t>字符</w:t>
            </w:r>
          </w:p>
        </w:tc>
        <w:tc>
          <w:tcPr>
            <w:tcW w:w="5031" w:type="dxa"/>
          </w:tcPr>
          <w:p w14:paraId="1C99D1D7" w14:textId="77777777" w:rsidR="000829C4" w:rsidRDefault="00000000">
            <w:pPr>
              <w:widowControl/>
              <w:numPr>
                <w:ilvl w:val="255"/>
                <w:numId w:val="0"/>
              </w:numPr>
              <w:jc w:val="left"/>
              <w:textAlignment w:val="center"/>
              <w:rPr>
                <w:rFonts w:ascii="宋体" w:hAnsi="宋体" w:cs="宋体" w:hint="eastAsia"/>
                <w:iCs/>
                <w:szCs w:val="21"/>
              </w:rPr>
            </w:pPr>
            <w:proofErr w:type="gramStart"/>
            <w:r>
              <w:rPr>
                <w:rFonts w:ascii="宋体" w:hAnsi="宋体" w:cs="宋体" w:hint="eastAsia"/>
                <w:iCs/>
                <w:szCs w:val="21"/>
              </w:rPr>
              <w:t>显示省</w:t>
            </w:r>
            <w:proofErr w:type="gramEnd"/>
            <w:r>
              <w:rPr>
                <w:rFonts w:ascii="宋体" w:hAnsi="宋体" w:cs="宋体" w:hint="eastAsia"/>
                <w:iCs/>
                <w:szCs w:val="21"/>
              </w:rPr>
              <w:t>/市/县</w:t>
            </w:r>
          </w:p>
        </w:tc>
      </w:tr>
      <w:tr w:rsidR="000829C4" w14:paraId="3C62B25F" w14:textId="77777777">
        <w:tc>
          <w:tcPr>
            <w:tcW w:w="2170" w:type="dxa"/>
          </w:tcPr>
          <w:p w14:paraId="19FDEB92"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建筑工程工地用地面积（月）</w:t>
            </w:r>
          </w:p>
        </w:tc>
        <w:tc>
          <w:tcPr>
            <w:tcW w:w="1227" w:type="dxa"/>
          </w:tcPr>
          <w:p w14:paraId="3D42ED72" w14:textId="77777777" w:rsidR="000829C4" w:rsidRDefault="00000000">
            <w:pPr>
              <w:rPr>
                <w:szCs w:val="21"/>
              </w:rPr>
            </w:pPr>
            <w:r>
              <w:rPr>
                <w:rFonts w:hint="eastAsia"/>
                <w:szCs w:val="21"/>
              </w:rPr>
              <w:t>数值</w:t>
            </w:r>
          </w:p>
        </w:tc>
        <w:tc>
          <w:tcPr>
            <w:tcW w:w="5031" w:type="dxa"/>
          </w:tcPr>
          <w:p w14:paraId="4B9C0B1A" w14:textId="77777777" w:rsidR="000829C4" w:rsidRDefault="000829C4">
            <w:pPr>
              <w:widowControl/>
              <w:numPr>
                <w:ilvl w:val="255"/>
                <w:numId w:val="0"/>
              </w:numPr>
              <w:jc w:val="left"/>
              <w:textAlignment w:val="center"/>
              <w:rPr>
                <w:rFonts w:ascii="宋体" w:hAnsi="宋体" w:cs="宋体" w:hint="eastAsia"/>
                <w:iCs/>
                <w:szCs w:val="21"/>
              </w:rPr>
            </w:pPr>
          </w:p>
        </w:tc>
      </w:tr>
      <w:tr w:rsidR="000829C4" w14:paraId="4F3B43A0" w14:textId="77777777">
        <w:tc>
          <w:tcPr>
            <w:tcW w:w="2170" w:type="dxa"/>
          </w:tcPr>
          <w:p w14:paraId="3161BCC1"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折算系数</w:t>
            </w:r>
          </w:p>
        </w:tc>
        <w:tc>
          <w:tcPr>
            <w:tcW w:w="1227" w:type="dxa"/>
          </w:tcPr>
          <w:p w14:paraId="0D931494" w14:textId="77777777" w:rsidR="000829C4" w:rsidRDefault="00000000">
            <w:pPr>
              <w:rPr>
                <w:szCs w:val="21"/>
              </w:rPr>
            </w:pPr>
            <w:r>
              <w:rPr>
                <w:rFonts w:hint="eastAsia"/>
                <w:szCs w:val="21"/>
              </w:rPr>
              <w:t>数值</w:t>
            </w:r>
          </w:p>
        </w:tc>
        <w:tc>
          <w:tcPr>
            <w:tcW w:w="5031" w:type="dxa"/>
          </w:tcPr>
          <w:p w14:paraId="5E892AC9" w14:textId="77777777" w:rsidR="000829C4" w:rsidRDefault="000829C4">
            <w:pPr>
              <w:widowControl/>
              <w:numPr>
                <w:ilvl w:val="255"/>
                <w:numId w:val="0"/>
              </w:numPr>
              <w:jc w:val="left"/>
              <w:textAlignment w:val="center"/>
              <w:rPr>
                <w:rFonts w:ascii="宋体" w:hAnsi="宋体" w:cs="宋体" w:hint="eastAsia"/>
                <w:iCs/>
                <w:szCs w:val="21"/>
              </w:rPr>
            </w:pPr>
          </w:p>
        </w:tc>
      </w:tr>
      <w:tr w:rsidR="000829C4" w14:paraId="15604E7C" w14:textId="77777777">
        <w:tc>
          <w:tcPr>
            <w:tcW w:w="2170" w:type="dxa"/>
          </w:tcPr>
          <w:p w14:paraId="2F9E2C77"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削减系数(%)</w:t>
            </w:r>
          </w:p>
        </w:tc>
        <w:tc>
          <w:tcPr>
            <w:tcW w:w="1227" w:type="dxa"/>
          </w:tcPr>
          <w:p w14:paraId="621C94D0" w14:textId="77777777" w:rsidR="000829C4" w:rsidRDefault="00000000">
            <w:pPr>
              <w:rPr>
                <w:szCs w:val="21"/>
              </w:rPr>
            </w:pPr>
            <w:r>
              <w:rPr>
                <w:rFonts w:hint="eastAsia"/>
                <w:szCs w:val="21"/>
              </w:rPr>
              <w:t>数值</w:t>
            </w:r>
          </w:p>
        </w:tc>
        <w:tc>
          <w:tcPr>
            <w:tcW w:w="5031" w:type="dxa"/>
          </w:tcPr>
          <w:p w14:paraId="7D85E99E" w14:textId="77777777" w:rsidR="000829C4" w:rsidRDefault="000829C4">
            <w:pPr>
              <w:widowControl/>
              <w:jc w:val="left"/>
              <w:textAlignment w:val="center"/>
              <w:rPr>
                <w:rFonts w:ascii="宋体" w:hAnsi="宋体" w:cs="宋体" w:hint="eastAsia"/>
                <w:iCs/>
                <w:szCs w:val="21"/>
              </w:rPr>
            </w:pPr>
          </w:p>
        </w:tc>
      </w:tr>
      <w:tr w:rsidR="000829C4" w14:paraId="78E56F20" w14:textId="77777777">
        <w:tc>
          <w:tcPr>
            <w:tcW w:w="2170" w:type="dxa"/>
          </w:tcPr>
          <w:p w14:paraId="2AAF96BB"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lastRenderedPageBreak/>
              <w:t>税额</w:t>
            </w:r>
          </w:p>
        </w:tc>
        <w:tc>
          <w:tcPr>
            <w:tcW w:w="1227" w:type="dxa"/>
          </w:tcPr>
          <w:p w14:paraId="2D3659CE" w14:textId="77777777" w:rsidR="000829C4" w:rsidRDefault="00000000">
            <w:pPr>
              <w:rPr>
                <w:szCs w:val="21"/>
              </w:rPr>
            </w:pPr>
            <w:r>
              <w:rPr>
                <w:rFonts w:hint="eastAsia"/>
                <w:szCs w:val="21"/>
              </w:rPr>
              <w:t>数值</w:t>
            </w:r>
          </w:p>
        </w:tc>
        <w:tc>
          <w:tcPr>
            <w:tcW w:w="5031" w:type="dxa"/>
          </w:tcPr>
          <w:p w14:paraId="191FED75" w14:textId="77777777" w:rsidR="000829C4" w:rsidRDefault="000829C4">
            <w:pPr>
              <w:rPr>
                <w:szCs w:val="21"/>
              </w:rPr>
            </w:pPr>
          </w:p>
        </w:tc>
      </w:tr>
      <w:tr w:rsidR="000829C4" w14:paraId="352BB249" w14:textId="77777777">
        <w:tc>
          <w:tcPr>
            <w:tcW w:w="2170" w:type="dxa"/>
          </w:tcPr>
          <w:p w14:paraId="14E525B9"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排放系数</w:t>
            </w:r>
          </w:p>
        </w:tc>
        <w:tc>
          <w:tcPr>
            <w:tcW w:w="1227" w:type="dxa"/>
          </w:tcPr>
          <w:p w14:paraId="35E4F0DE" w14:textId="77777777" w:rsidR="000829C4" w:rsidRDefault="00000000">
            <w:pPr>
              <w:rPr>
                <w:szCs w:val="21"/>
              </w:rPr>
            </w:pPr>
            <w:r>
              <w:rPr>
                <w:rFonts w:hint="eastAsia"/>
                <w:szCs w:val="21"/>
              </w:rPr>
              <w:t>数值</w:t>
            </w:r>
          </w:p>
        </w:tc>
        <w:tc>
          <w:tcPr>
            <w:tcW w:w="5031" w:type="dxa"/>
          </w:tcPr>
          <w:p w14:paraId="2AF93324" w14:textId="77777777" w:rsidR="000829C4" w:rsidRDefault="000829C4">
            <w:pPr>
              <w:rPr>
                <w:szCs w:val="21"/>
              </w:rPr>
            </w:pPr>
          </w:p>
        </w:tc>
      </w:tr>
      <w:tr w:rsidR="000829C4" w14:paraId="17F605E1" w14:textId="77777777">
        <w:tc>
          <w:tcPr>
            <w:tcW w:w="2170" w:type="dxa"/>
          </w:tcPr>
          <w:p w14:paraId="68637BED" w14:textId="77777777" w:rsidR="000829C4" w:rsidRDefault="00000000">
            <w:pPr>
              <w:rPr>
                <w:szCs w:val="21"/>
              </w:rPr>
            </w:pPr>
            <w:r>
              <w:rPr>
                <w:rFonts w:hint="eastAsia"/>
                <w:szCs w:val="21"/>
              </w:rPr>
              <w:t>应纳税额</w:t>
            </w:r>
          </w:p>
        </w:tc>
        <w:tc>
          <w:tcPr>
            <w:tcW w:w="1227" w:type="dxa"/>
          </w:tcPr>
          <w:p w14:paraId="4B961208" w14:textId="77777777" w:rsidR="000829C4" w:rsidRDefault="00000000">
            <w:pPr>
              <w:rPr>
                <w:szCs w:val="21"/>
              </w:rPr>
            </w:pPr>
            <w:r>
              <w:rPr>
                <w:rFonts w:hint="eastAsia"/>
                <w:szCs w:val="21"/>
              </w:rPr>
              <w:t>数值</w:t>
            </w:r>
          </w:p>
        </w:tc>
        <w:tc>
          <w:tcPr>
            <w:tcW w:w="5031" w:type="dxa"/>
          </w:tcPr>
          <w:p w14:paraId="573E9C10" w14:textId="77777777" w:rsidR="000829C4" w:rsidRDefault="000829C4">
            <w:pPr>
              <w:rPr>
                <w:szCs w:val="21"/>
              </w:rPr>
            </w:pPr>
          </w:p>
        </w:tc>
      </w:tr>
      <w:tr w:rsidR="000829C4" w14:paraId="22305630" w14:textId="77777777">
        <w:tc>
          <w:tcPr>
            <w:tcW w:w="0" w:type="auto"/>
          </w:tcPr>
          <w:p w14:paraId="544C4A13" w14:textId="77777777" w:rsidR="000829C4" w:rsidRDefault="00000000">
            <w:pPr>
              <w:rPr>
                <w:szCs w:val="21"/>
              </w:rPr>
            </w:pPr>
            <w:r>
              <w:rPr>
                <w:rFonts w:hint="eastAsia"/>
                <w:szCs w:val="21"/>
              </w:rPr>
              <w:t>计算日期</w:t>
            </w:r>
          </w:p>
        </w:tc>
        <w:tc>
          <w:tcPr>
            <w:tcW w:w="0" w:type="auto"/>
          </w:tcPr>
          <w:p w14:paraId="0DC2A3BB" w14:textId="77777777" w:rsidR="000829C4" w:rsidRDefault="00000000">
            <w:pPr>
              <w:rPr>
                <w:szCs w:val="21"/>
              </w:rPr>
            </w:pPr>
            <w:r>
              <w:rPr>
                <w:rFonts w:hint="eastAsia"/>
                <w:szCs w:val="21"/>
              </w:rPr>
              <w:t>字符</w:t>
            </w:r>
          </w:p>
        </w:tc>
        <w:tc>
          <w:tcPr>
            <w:tcW w:w="0" w:type="auto"/>
          </w:tcPr>
          <w:p w14:paraId="7F0FF4D4" w14:textId="77777777" w:rsidR="000829C4" w:rsidRDefault="000829C4">
            <w:pPr>
              <w:rPr>
                <w:szCs w:val="21"/>
              </w:rPr>
            </w:pPr>
          </w:p>
        </w:tc>
      </w:tr>
    </w:tbl>
    <w:p w14:paraId="33673BF1" w14:textId="77777777" w:rsidR="000829C4" w:rsidRDefault="000829C4"/>
    <w:p w14:paraId="1A73517D" w14:textId="77777777" w:rsidR="000829C4" w:rsidRDefault="00000000">
      <w:pPr>
        <w:pStyle w:val="4"/>
      </w:pPr>
      <w:r>
        <w:rPr>
          <w:rFonts w:hint="eastAsia"/>
        </w:rPr>
        <w:t>非功能性需求</w:t>
      </w:r>
    </w:p>
    <w:p w14:paraId="5509E015" w14:textId="77777777" w:rsidR="000829C4" w:rsidRDefault="00000000">
      <w:r>
        <w:rPr>
          <w:rFonts w:hint="eastAsia"/>
        </w:rPr>
        <w:t>无。</w:t>
      </w:r>
    </w:p>
    <w:p w14:paraId="76E65DE4" w14:textId="77777777" w:rsidR="000829C4" w:rsidRDefault="000829C4"/>
    <w:p w14:paraId="7EACF2FA" w14:textId="77777777" w:rsidR="000829C4" w:rsidRDefault="00000000">
      <w:pPr>
        <w:pStyle w:val="3"/>
      </w:pPr>
      <w:bookmarkStart w:id="163" w:name="_Toc1576759355"/>
      <w:r>
        <w:rPr>
          <w:rFonts w:hint="eastAsia"/>
        </w:rPr>
        <w:t>环保税异常表</w:t>
      </w:r>
      <w:bookmarkEnd w:id="163"/>
    </w:p>
    <w:p w14:paraId="4BF26A77" w14:textId="77777777" w:rsidR="000829C4" w:rsidRDefault="00000000">
      <w:pPr>
        <w:pStyle w:val="4"/>
      </w:pPr>
      <w:r>
        <w:rPr>
          <w:rFonts w:hint="eastAsia"/>
        </w:rPr>
        <w:t>功能描述</w:t>
      </w:r>
    </w:p>
    <w:p w14:paraId="2DEB24A2" w14:textId="77777777" w:rsidR="000829C4" w:rsidRDefault="00000000">
      <w:pPr>
        <w:ind w:firstLine="420"/>
      </w:pPr>
      <w:r>
        <w:rPr>
          <w:rFonts w:hint="eastAsia"/>
        </w:rPr>
        <w:t>环保税计算完成后，如未生成底稿数据，则通过本功能查看计算异常的原因。增加用户权限。</w:t>
      </w:r>
    </w:p>
    <w:p w14:paraId="30E926AE" w14:textId="77777777" w:rsidR="000829C4" w:rsidRDefault="00000000">
      <w:pPr>
        <w:pStyle w:val="4"/>
      </w:pPr>
      <w:r>
        <w:rPr>
          <w:rFonts w:hint="eastAsia"/>
        </w:rPr>
        <w:t>原型界面</w:t>
      </w:r>
    </w:p>
    <w:p w14:paraId="7B7DB427" w14:textId="77777777" w:rsidR="000829C4" w:rsidRDefault="00000000">
      <w:r>
        <w:rPr>
          <w:rFonts w:hint="eastAsia"/>
        </w:rPr>
        <w:t>列表界面，如下图</w:t>
      </w:r>
      <w:r>
        <w:rPr>
          <w:rFonts w:hint="eastAsia"/>
        </w:rPr>
        <w:t>:</w:t>
      </w:r>
    </w:p>
    <w:p w14:paraId="20753F4B" w14:textId="77777777" w:rsidR="000829C4" w:rsidRDefault="00000000">
      <w:r>
        <w:rPr>
          <w:noProof/>
        </w:rPr>
        <w:drawing>
          <wp:inline distT="0" distB="0" distL="114300" distR="114300" wp14:anchorId="573BB516" wp14:editId="289EF2D2">
            <wp:extent cx="5264150" cy="2372995"/>
            <wp:effectExtent l="12700" t="12700" r="31750" b="27305"/>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83"/>
                    <a:stretch>
                      <a:fillRect/>
                    </a:stretch>
                  </pic:blipFill>
                  <pic:spPr>
                    <a:xfrm>
                      <a:off x="0" y="0"/>
                      <a:ext cx="5264150" cy="2372995"/>
                    </a:xfrm>
                    <a:prstGeom prst="rect">
                      <a:avLst/>
                    </a:prstGeom>
                    <a:noFill/>
                    <a:ln>
                      <a:solidFill>
                        <a:schemeClr val="tx1"/>
                      </a:solidFill>
                    </a:ln>
                  </pic:spPr>
                </pic:pic>
              </a:graphicData>
            </a:graphic>
          </wp:inline>
        </w:drawing>
      </w:r>
    </w:p>
    <w:p w14:paraId="4D09F54A" w14:textId="77777777" w:rsidR="000829C4" w:rsidRDefault="00000000">
      <w:pPr>
        <w:pStyle w:val="4"/>
      </w:pPr>
      <w:r>
        <w:rPr>
          <w:rFonts w:hint="eastAsia"/>
        </w:rPr>
        <w:lastRenderedPageBreak/>
        <w:t>输入列表</w:t>
      </w:r>
    </w:p>
    <w:tbl>
      <w:tblPr>
        <w:tblStyle w:val="ab"/>
        <w:tblW w:w="0" w:type="auto"/>
        <w:tblLook w:val="04A0" w:firstRow="1" w:lastRow="0" w:firstColumn="1" w:lastColumn="0" w:noHBand="0" w:noVBand="1"/>
      </w:tblPr>
      <w:tblGrid>
        <w:gridCol w:w="1520"/>
        <w:gridCol w:w="1085"/>
        <w:gridCol w:w="1065"/>
        <w:gridCol w:w="1393"/>
        <w:gridCol w:w="3233"/>
      </w:tblGrid>
      <w:tr w:rsidR="000829C4" w14:paraId="7D3F2A60" w14:textId="77777777">
        <w:tc>
          <w:tcPr>
            <w:tcW w:w="1561" w:type="dxa"/>
            <w:shd w:val="clear" w:color="auto" w:fill="DEEBF6" w:themeFill="accent1" w:themeFillTint="32"/>
          </w:tcPr>
          <w:p w14:paraId="1213F7F2"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231BAD26"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77CE410D"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3EA27D0B"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7AA3E96E" w14:textId="77777777" w:rsidR="000829C4" w:rsidRDefault="00000000">
            <w:pPr>
              <w:jc w:val="center"/>
              <w:rPr>
                <w:b/>
                <w:bCs/>
              </w:rPr>
            </w:pPr>
            <w:r>
              <w:rPr>
                <w:rFonts w:hint="eastAsia"/>
                <w:b/>
                <w:bCs/>
              </w:rPr>
              <w:t>备注</w:t>
            </w:r>
          </w:p>
        </w:tc>
      </w:tr>
      <w:tr w:rsidR="000829C4" w14:paraId="227365BB" w14:textId="77777777">
        <w:tc>
          <w:tcPr>
            <w:tcW w:w="1561" w:type="dxa"/>
          </w:tcPr>
          <w:p w14:paraId="7B49AA2B" w14:textId="77777777" w:rsidR="000829C4" w:rsidRDefault="00000000">
            <w:r>
              <w:rPr>
                <w:rFonts w:hint="eastAsia"/>
              </w:rPr>
              <w:t>机构</w:t>
            </w:r>
          </w:p>
        </w:tc>
        <w:tc>
          <w:tcPr>
            <w:tcW w:w="1110" w:type="dxa"/>
          </w:tcPr>
          <w:p w14:paraId="54123938" w14:textId="77777777" w:rsidR="000829C4" w:rsidRDefault="00000000">
            <w:pPr>
              <w:jc w:val="center"/>
            </w:pPr>
            <w:r>
              <w:rPr>
                <w:rFonts w:hint="eastAsia"/>
              </w:rPr>
              <w:t>参照</w:t>
            </w:r>
          </w:p>
        </w:tc>
        <w:tc>
          <w:tcPr>
            <w:tcW w:w="1089" w:type="dxa"/>
          </w:tcPr>
          <w:p w14:paraId="5A29EE16" w14:textId="77777777" w:rsidR="000829C4" w:rsidRDefault="00000000">
            <w:pPr>
              <w:jc w:val="center"/>
            </w:pPr>
            <w:r>
              <w:rPr>
                <w:rFonts w:hint="eastAsia"/>
              </w:rPr>
              <w:t>手动选择</w:t>
            </w:r>
          </w:p>
        </w:tc>
        <w:tc>
          <w:tcPr>
            <w:tcW w:w="1429" w:type="dxa"/>
          </w:tcPr>
          <w:p w14:paraId="159FAC8B" w14:textId="77777777" w:rsidR="000829C4" w:rsidRDefault="00000000">
            <w:pPr>
              <w:jc w:val="center"/>
            </w:pPr>
            <w:r>
              <w:rPr>
                <w:rFonts w:hint="eastAsia"/>
              </w:rPr>
              <w:t>否</w:t>
            </w:r>
          </w:p>
        </w:tc>
        <w:tc>
          <w:tcPr>
            <w:tcW w:w="3330" w:type="dxa"/>
          </w:tcPr>
          <w:p w14:paraId="29AB0F36" w14:textId="77777777" w:rsidR="000829C4" w:rsidRDefault="00000000">
            <w:r>
              <w:rPr>
                <w:rFonts w:hint="eastAsia"/>
              </w:rPr>
              <w:t>参照机构，增加用户权限</w:t>
            </w:r>
          </w:p>
        </w:tc>
      </w:tr>
      <w:tr w:rsidR="000829C4" w14:paraId="63E0AA4C" w14:textId="77777777">
        <w:tc>
          <w:tcPr>
            <w:tcW w:w="1561" w:type="dxa"/>
          </w:tcPr>
          <w:p w14:paraId="40128BFA" w14:textId="77777777" w:rsidR="000829C4" w:rsidRDefault="00000000">
            <w:r>
              <w:rPr>
                <w:rFonts w:hint="eastAsia"/>
              </w:rPr>
              <w:t>会计月份</w:t>
            </w:r>
          </w:p>
        </w:tc>
        <w:tc>
          <w:tcPr>
            <w:tcW w:w="1110" w:type="dxa"/>
          </w:tcPr>
          <w:p w14:paraId="2290D5E1" w14:textId="77777777" w:rsidR="000829C4" w:rsidRDefault="00000000">
            <w:pPr>
              <w:jc w:val="center"/>
            </w:pPr>
            <w:r>
              <w:rPr>
                <w:rFonts w:hint="eastAsia"/>
              </w:rPr>
              <w:t>月历控件</w:t>
            </w:r>
          </w:p>
        </w:tc>
        <w:tc>
          <w:tcPr>
            <w:tcW w:w="1089" w:type="dxa"/>
          </w:tcPr>
          <w:p w14:paraId="2969ED56" w14:textId="77777777" w:rsidR="000829C4" w:rsidRDefault="00000000">
            <w:pPr>
              <w:jc w:val="center"/>
            </w:pPr>
            <w:r>
              <w:rPr>
                <w:rFonts w:hint="eastAsia"/>
              </w:rPr>
              <w:t>手动选择</w:t>
            </w:r>
          </w:p>
        </w:tc>
        <w:tc>
          <w:tcPr>
            <w:tcW w:w="1429" w:type="dxa"/>
          </w:tcPr>
          <w:p w14:paraId="5FC2B27D" w14:textId="77777777" w:rsidR="000829C4" w:rsidRDefault="00000000">
            <w:pPr>
              <w:jc w:val="center"/>
            </w:pPr>
            <w:r>
              <w:rPr>
                <w:rFonts w:hint="eastAsia"/>
              </w:rPr>
              <w:t>否</w:t>
            </w:r>
          </w:p>
        </w:tc>
        <w:tc>
          <w:tcPr>
            <w:tcW w:w="3330" w:type="dxa"/>
          </w:tcPr>
          <w:p w14:paraId="4B4652BB" w14:textId="77777777" w:rsidR="000829C4" w:rsidRDefault="000829C4"/>
        </w:tc>
      </w:tr>
    </w:tbl>
    <w:p w14:paraId="3CF201B2" w14:textId="77777777" w:rsidR="000829C4" w:rsidRDefault="000829C4"/>
    <w:p w14:paraId="2B37EC92" w14:textId="77777777" w:rsidR="000829C4" w:rsidRDefault="00000000">
      <w:pPr>
        <w:pStyle w:val="4"/>
      </w:pPr>
      <w:r>
        <w:rPr>
          <w:rFonts w:hint="eastAsia"/>
        </w:rPr>
        <w:t>业务处理</w:t>
      </w:r>
    </w:p>
    <w:p w14:paraId="1B7B6DE4" w14:textId="77777777" w:rsidR="000829C4" w:rsidRDefault="00000000">
      <w:pPr>
        <w:pStyle w:val="5"/>
      </w:pPr>
      <w:r>
        <w:rPr>
          <w:rFonts w:hint="eastAsia"/>
        </w:rPr>
        <w:t>业务处理与说明</w:t>
      </w:r>
    </w:p>
    <w:p w14:paraId="693376ED" w14:textId="77777777" w:rsidR="000829C4" w:rsidRDefault="00000000">
      <w:pPr>
        <w:pStyle w:val="5"/>
      </w:pPr>
      <w:r>
        <w:rPr>
          <w:rFonts w:hint="eastAsia"/>
        </w:rPr>
        <w:t>功能按钮</w:t>
      </w:r>
    </w:p>
    <w:tbl>
      <w:tblPr>
        <w:tblStyle w:val="ab"/>
        <w:tblW w:w="0" w:type="auto"/>
        <w:tblLook w:val="04A0" w:firstRow="1" w:lastRow="0" w:firstColumn="1" w:lastColumn="0" w:noHBand="0" w:noVBand="1"/>
      </w:tblPr>
      <w:tblGrid>
        <w:gridCol w:w="1052"/>
        <w:gridCol w:w="1072"/>
        <w:gridCol w:w="6172"/>
      </w:tblGrid>
      <w:tr w:rsidR="000829C4" w14:paraId="77F4E288" w14:textId="77777777">
        <w:tc>
          <w:tcPr>
            <w:tcW w:w="1073" w:type="dxa"/>
            <w:shd w:val="clear" w:color="auto" w:fill="DEEBF6" w:themeFill="accent1" w:themeFillTint="32"/>
          </w:tcPr>
          <w:p w14:paraId="76665DA7" w14:textId="77777777" w:rsidR="000829C4" w:rsidRDefault="00000000">
            <w:pPr>
              <w:jc w:val="center"/>
              <w:rPr>
                <w:b/>
                <w:bCs/>
                <w:szCs w:val="21"/>
              </w:rPr>
            </w:pPr>
            <w:r>
              <w:rPr>
                <w:rFonts w:hint="eastAsia"/>
                <w:b/>
                <w:bCs/>
                <w:szCs w:val="21"/>
              </w:rPr>
              <w:t>按钮名称</w:t>
            </w:r>
          </w:p>
        </w:tc>
        <w:tc>
          <w:tcPr>
            <w:tcW w:w="1093" w:type="dxa"/>
            <w:shd w:val="clear" w:color="auto" w:fill="DEEBF6" w:themeFill="accent1" w:themeFillTint="32"/>
          </w:tcPr>
          <w:p w14:paraId="5023BDA9" w14:textId="77777777" w:rsidR="000829C4" w:rsidRDefault="00000000">
            <w:pPr>
              <w:jc w:val="center"/>
              <w:rPr>
                <w:b/>
                <w:bCs/>
                <w:szCs w:val="21"/>
              </w:rPr>
            </w:pPr>
            <w:r>
              <w:rPr>
                <w:rFonts w:hint="eastAsia"/>
                <w:b/>
                <w:bCs/>
                <w:szCs w:val="21"/>
              </w:rPr>
              <w:t>实现功能</w:t>
            </w:r>
          </w:p>
        </w:tc>
        <w:tc>
          <w:tcPr>
            <w:tcW w:w="6356" w:type="dxa"/>
            <w:shd w:val="clear" w:color="auto" w:fill="DEEBF6" w:themeFill="accent1" w:themeFillTint="32"/>
          </w:tcPr>
          <w:p w14:paraId="062FEF1D" w14:textId="77777777" w:rsidR="000829C4" w:rsidRDefault="00000000">
            <w:pPr>
              <w:jc w:val="center"/>
              <w:rPr>
                <w:b/>
                <w:bCs/>
                <w:szCs w:val="21"/>
              </w:rPr>
            </w:pPr>
            <w:r>
              <w:rPr>
                <w:rFonts w:hint="eastAsia"/>
                <w:b/>
                <w:bCs/>
                <w:szCs w:val="21"/>
              </w:rPr>
              <w:t>规则</w:t>
            </w:r>
          </w:p>
        </w:tc>
      </w:tr>
      <w:tr w:rsidR="000829C4" w14:paraId="64A68961" w14:textId="77777777">
        <w:tc>
          <w:tcPr>
            <w:tcW w:w="1073" w:type="dxa"/>
          </w:tcPr>
          <w:p w14:paraId="08A361B0" w14:textId="77777777" w:rsidR="000829C4" w:rsidRDefault="00000000">
            <w:pPr>
              <w:rPr>
                <w:szCs w:val="21"/>
              </w:rPr>
            </w:pPr>
            <w:r>
              <w:rPr>
                <w:rFonts w:hint="eastAsia"/>
                <w:szCs w:val="21"/>
              </w:rPr>
              <w:t>查询</w:t>
            </w:r>
          </w:p>
        </w:tc>
        <w:tc>
          <w:tcPr>
            <w:tcW w:w="1093" w:type="dxa"/>
          </w:tcPr>
          <w:p w14:paraId="7EE74E29" w14:textId="77777777" w:rsidR="000829C4" w:rsidRDefault="00000000">
            <w:pPr>
              <w:rPr>
                <w:szCs w:val="21"/>
              </w:rPr>
            </w:pPr>
            <w:r>
              <w:rPr>
                <w:rFonts w:hint="eastAsia"/>
                <w:szCs w:val="21"/>
              </w:rPr>
              <w:t>查询数据</w:t>
            </w:r>
          </w:p>
        </w:tc>
        <w:tc>
          <w:tcPr>
            <w:tcW w:w="6356" w:type="dxa"/>
          </w:tcPr>
          <w:p w14:paraId="0AAE8810" w14:textId="77777777" w:rsidR="000829C4" w:rsidRDefault="00000000">
            <w:pPr>
              <w:rPr>
                <w:szCs w:val="21"/>
              </w:rPr>
            </w:pPr>
            <w:r>
              <w:rPr>
                <w:rFonts w:hint="eastAsia"/>
                <w:szCs w:val="21"/>
              </w:rPr>
              <w:t>根据录入的查询条件查询数据，默认只查询用户所属机构的数据。</w:t>
            </w:r>
          </w:p>
        </w:tc>
      </w:tr>
      <w:tr w:rsidR="000829C4" w14:paraId="54637DF6" w14:textId="77777777">
        <w:tc>
          <w:tcPr>
            <w:tcW w:w="1073" w:type="dxa"/>
          </w:tcPr>
          <w:p w14:paraId="63F13796" w14:textId="77777777" w:rsidR="000829C4" w:rsidRDefault="00000000">
            <w:pPr>
              <w:rPr>
                <w:szCs w:val="21"/>
              </w:rPr>
            </w:pPr>
            <w:r>
              <w:rPr>
                <w:rFonts w:hint="eastAsia"/>
                <w:szCs w:val="21"/>
              </w:rPr>
              <w:t>清空</w:t>
            </w:r>
          </w:p>
        </w:tc>
        <w:tc>
          <w:tcPr>
            <w:tcW w:w="1093" w:type="dxa"/>
          </w:tcPr>
          <w:p w14:paraId="37EE5E2B" w14:textId="77777777" w:rsidR="000829C4" w:rsidRDefault="00000000">
            <w:pPr>
              <w:rPr>
                <w:szCs w:val="21"/>
              </w:rPr>
            </w:pPr>
            <w:r>
              <w:rPr>
                <w:rFonts w:hint="eastAsia"/>
                <w:szCs w:val="21"/>
              </w:rPr>
              <w:t>清空查询</w:t>
            </w:r>
          </w:p>
        </w:tc>
        <w:tc>
          <w:tcPr>
            <w:tcW w:w="6356" w:type="dxa"/>
          </w:tcPr>
          <w:p w14:paraId="4E9F67F2" w14:textId="77777777" w:rsidR="000829C4" w:rsidRDefault="00000000">
            <w:pPr>
              <w:rPr>
                <w:szCs w:val="21"/>
              </w:rPr>
            </w:pPr>
            <w:r>
              <w:rPr>
                <w:rFonts w:hint="eastAsia"/>
                <w:szCs w:val="21"/>
              </w:rPr>
              <w:t>点击该按钮，清空查询条件。</w:t>
            </w:r>
          </w:p>
        </w:tc>
      </w:tr>
    </w:tbl>
    <w:p w14:paraId="07E43869" w14:textId="77777777" w:rsidR="000829C4" w:rsidRDefault="000829C4"/>
    <w:p w14:paraId="5954D927" w14:textId="77777777" w:rsidR="000829C4" w:rsidRDefault="00000000">
      <w:pPr>
        <w:pStyle w:val="5"/>
      </w:pPr>
      <w:r>
        <w:rPr>
          <w:rFonts w:hint="eastAsia"/>
        </w:rPr>
        <w:t>算法说明</w:t>
      </w:r>
    </w:p>
    <w:p w14:paraId="271B922C" w14:textId="77777777" w:rsidR="000829C4" w:rsidRDefault="00000000">
      <w:pPr>
        <w:numPr>
          <w:ilvl w:val="0"/>
          <w:numId w:val="121"/>
        </w:numPr>
      </w:pPr>
      <w:r>
        <w:rPr>
          <w:rFonts w:hint="eastAsia"/>
        </w:rPr>
        <w:t>界面金额型字段默认显示</w:t>
      </w:r>
      <w:r>
        <w:rPr>
          <w:rFonts w:hint="eastAsia"/>
        </w:rPr>
        <w:t>2</w:t>
      </w:r>
      <w:r>
        <w:rPr>
          <w:rFonts w:hint="eastAsia"/>
        </w:rPr>
        <w:t>位小数，以千分位显示。</w:t>
      </w:r>
    </w:p>
    <w:p w14:paraId="67C37620" w14:textId="77777777" w:rsidR="000829C4" w:rsidRDefault="00000000">
      <w:pPr>
        <w:numPr>
          <w:ilvl w:val="0"/>
          <w:numId w:val="121"/>
        </w:numPr>
      </w:pPr>
      <w:r>
        <w:rPr>
          <w:rFonts w:hint="eastAsia"/>
        </w:rPr>
        <w:t>税率按百分比显示，显示</w:t>
      </w:r>
      <w:r>
        <w:rPr>
          <w:rFonts w:hint="eastAsia"/>
        </w:rPr>
        <w:t>2</w:t>
      </w:r>
      <w:r>
        <w:rPr>
          <w:rFonts w:hint="eastAsia"/>
        </w:rPr>
        <w:t>位小数；</w:t>
      </w:r>
    </w:p>
    <w:p w14:paraId="5097A927" w14:textId="77777777" w:rsidR="000829C4" w:rsidRDefault="00000000">
      <w:pPr>
        <w:numPr>
          <w:ilvl w:val="0"/>
          <w:numId w:val="121"/>
        </w:numPr>
      </w:pPr>
      <w:r>
        <w:rPr>
          <w:rFonts w:hint="eastAsia"/>
        </w:rPr>
        <w:t>单据编号为超链接，点击后弹出应税污染物台账详情界面并显示对应的信息；</w:t>
      </w:r>
    </w:p>
    <w:p w14:paraId="65411CD9" w14:textId="77777777" w:rsidR="000829C4" w:rsidRDefault="00000000">
      <w:pPr>
        <w:pStyle w:val="5"/>
      </w:pPr>
      <w:r>
        <w:rPr>
          <w:rFonts w:hint="eastAsia"/>
        </w:rPr>
        <w:t>逻辑校验</w:t>
      </w:r>
    </w:p>
    <w:p w14:paraId="0DFCAF50" w14:textId="77777777" w:rsidR="000829C4" w:rsidRDefault="00000000">
      <w:r>
        <w:rPr>
          <w:rFonts w:hint="eastAsia"/>
        </w:rPr>
        <w:t>无。</w:t>
      </w:r>
    </w:p>
    <w:p w14:paraId="31DE5AEB" w14:textId="77777777" w:rsidR="000829C4" w:rsidRDefault="00000000">
      <w:pPr>
        <w:pStyle w:val="4"/>
      </w:pPr>
      <w:r>
        <w:rPr>
          <w:rFonts w:hint="eastAsia"/>
        </w:rPr>
        <w:lastRenderedPageBreak/>
        <w:t>输出</w:t>
      </w:r>
    </w:p>
    <w:tbl>
      <w:tblPr>
        <w:tblStyle w:val="ab"/>
        <w:tblW w:w="0" w:type="auto"/>
        <w:tblLook w:val="04A0" w:firstRow="1" w:lastRow="0" w:firstColumn="1" w:lastColumn="0" w:noHBand="0" w:noVBand="1"/>
      </w:tblPr>
      <w:tblGrid>
        <w:gridCol w:w="2138"/>
        <w:gridCol w:w="1212"/>
        <w:gridCol w:w="4946"/>
      </w:tblGrid>
      <w:tr w:rsidR="000829C4" w14:paraId="7E3C737C" w14:textId="77777777">
        <w:tc>
          <w:tcPr>
            <w:tcW w:w="2170" w:type="dxa"/>
            <w:shd w:val="clear" w:color="auto" w:fill="DEEBF6" w:themeFill="accent1" w:themeFillTint="32"/>
          </w:tcPr>
          <w:p w14:paraId="3A52AE75" w14:textId="77777777" w:rsidR="000829C4" w:rsidRDefault="00000000">
            <w:pPr>
              <w:jc w:val="center"/>
              <w:rPr>
                <w:b/>
                <w:bCs/>
                <w:szCs w:val="21"/>
              </w:rPr>
            </w:pPr>
            <w:r>
              <w:rPr>
                <w:rFonts w:hint="eastAsia"/>
                <w:b/>
                <w:bCs/>
                <w:szCs w:val="21"/>
              </w:rPr>
              <w:t>字段名称</w:t>
            </w:r>
          </w:p>
        </w:tc>
        <w:tc>
          <w:tcPr>
            <w:tcW w:w="1227" w:type="dxa"/>
            <w:shd w:val="clear" w:color="auto" w:fill="DEEBF6" w:themeFill="accent1" w:themeFillTint="32"/>
          </w:tcPr>
          <w:p w14:paraId="10FB841E" w14:textId="77777777" w:rsidR="000829C4" w:rsidRDefault="00000000">
            <w:pPr>
              <w:jc w:val="center"/>
              <w:rPr>
                <w:b/>
                <w:bCs/>
                <w:szCs w:val="21"/>
              </w:rPr>
            </w:pPr>
            <w:r>
              <w:rPr>
                <w:rFonts w:hint="eastAsia"/>
                <w:b/>
                <w:bCs/>
                <w:szCs w:val="21"/>
              </w:rPr>
              <w:t>字段类型</w:t>
            </w:r>
          </w:p>
        </w:tc>
        <w:tc>
          <w:tcPr>
            <w:tcW w:w="5031" w:type="dxa"/>
            <w:shd w:val="clear" w:color="auto" w:fill="DEEBF6" w:themeFill="accent1" w:themeFillTint="32"/>
          </w:tcPr>
          <w:p w14:paraId="1C081C90" w14:textId="77777777" w:rsidR="000829C4" w:rsidRDefault="00000000">
            <w:pPr>
              <w:jc w:val="center"/>
              <w:rPr>
                <w:b/>
                <w:bCs/>
                <w:szCs w:val="21"/>
              </w:rPr>
            </w:pPr>
            <w:r>
              <w:rPr>
                <w:rFonts w:hint="eastAsia"/>
                <w:b/>
                <w:bCs/>
                <w:szCs w:val="21"/>
              </w:rPr>
              <w:t>备注</w:t>
            </w:r>
          </w:p>
        </w:tc>
      </w:tr>
      <w:tr w:rsidR="000829C4" w14:paraId="129172CA" w14:textId="77777777">
        <w:tc>
          <w:tcPr>
            <w:tcW w:w="2170" w:type="dxa"/>
          </w:tcPr>
          <w:p w14:paraId="70275E92" w14:textId="77777777" w:rsidR="000829C4" w:rsidRDefault="00000000">
            <w:pPr>
              <w:rPr>
                <w:szCs w:val="21"/>
              </w:rPr>
            </w:pPr>
            <w:r>
              <w:rPr>
                <w:rFonts w:hint="eastAsia"/>
                <w:szCs w:val="21"/>
              </w:rPr>
              <w:t>会计月份</w:t>
            </w:r>
          </w:p>
        </w:tc>
        <w:tc>
          <w:tcPr>
            <w:tcW w:w="1227" w:type="dxa"/>
          </w:tcPr>
          <w:p w14:paraId="3163F110" w14:textId="77777777" w:rsidR="000829C4" w:rsidRDefault="00000000">
            <w:pPr>
              <w:rPr>
                <w:szCs w:val="21"/>
              </w:rPr>
            </w:pPr>
            <w:r>
              <w:rPr>
                <w:rFonts w:hint="eastAsia"/>
                <w:szCs w:val="21"/>
              </w:rPr>
              <w:t>字符</w:t>
            </w:r>
          </w:p>
        </w:tc>
        <w:tc>
          <w:tcPr>
            <w:tcW w:w="5031" w:type="dxa"/>
          </w:tcPr>
          <w:p w14:paraId="6223CD8D" w14:textId="77777777" w:rsidR="000829C4" w:rsidRDefault="000829C4">
            <w:pPr>
              <w:rPr>
                <w:szCs w:val="21"/>
              </w:rPr>
            </w:pPr>
          </w:p>
        </w:tc>
      </w:tr>
      <w:tr w:rsidR="000829C4" w14:paraId="6818327C" w14:textId="77777777">
        <w:tc>
          <w:tcPr>
            <w:tcW w:w="2170" w:type="dxa"/>
          </w:tcPr>
          <w:p w14:paraId="70ED7DAE" w14:textId="77777777" w:rsidR="000829C4" w:rsidRDefault="00000000">
            <w:pPr>
              <w:rPr>
                <w:szCs w:val="21"/>
              </w:rPr>
            </w:pPr>
            <w:r>
              <w:rPr>
                <w:rFonts w:hint="eastAsia"/>
                <w:szCs w:val="21"/>
              </w:rPr>
              <w:t>机构</w:t>
            </w:r>
          </w:p>
        </w:tc>
        <w:tc>
          <w:tcPr>
            <w:tcW w:w="1227" w:type="dxa"/>
          </w:tcPr>
          <w:p w14:paraId="61FB754B" w14:textId="77777777" w:rsidR="000829C4" w:rsidRDefault="00000000">
            <w:pPr>
              <w:rPr>
                <w:szCs w:val="21"/>
              </w:rPr>
            </w:pPr>
            <w:r>
              <w:rPr>
                <w:rFonts w:hint="eastAsia"/>
                <w:szCs w:val="21"/>
              </w:rPr>
              <w:t>字符</w:t>
            </w:r>
          </w:p>
        </w:tc>
        <w:tc>
          <w:tcPr>
            <w:tcW w:w="5031" w:type="dxa"/>
          </w:tcPr>
          <w:p w14:paraId="06CFAC78" w14:textId="77777777" w:rsidR="000829C4" w:rsidRDefault="000829C4">
            <w:pPr>
              <w:rPr>
                <w:szCs w:val="21"/>
              </w:rPr>
            </w:pPr>
          </w:p>
        </w:tc>
      </w:tr>
      <w:tr w:rsidR="000829C4" w14:paraId="00D6FFEE" w14:textId="77777777">
        <w:tc>
          <w:tcPr>
            <w:tcW w:w="2170" w:type="dxa"/>
          </w:tcPr>
          <w:p w14:paraId="0355B669" w14:textId="77777777" w:rsidR="000829C4" w:rsidRDefault="00000000">
            <w:pPr>
              <w:rPr>
                <w:szCs w:val="21"/>
              </w:rPr>
            </w:pPr>
            <w:r>
              <w:rPr>
                <w:rFonts w:ascii="宋体" w:hAnsi="宋体" w:cs="宋体" w:hint="eastAsia"/>
                <w:iCs/>
                <w:szCs w:val="21"/>
              </w:rPr>
              <w:t>单据编号</w:t>
            </w:r>
          </w:p>
        </w:tc>
        <w:tc>
          <w:tcPr>
            <w:tcW w:w="1227" w:type="dxa"/>
          </w:tcPr>
          <w:p w14:paraId="0A439B30" w14:textId="77777777" w:rsidR="000829C4" w:rsidRDefault="00000000">
            <w:pPr>
              <w:rPr>
                <w:szCs w:val="21"/>
              </w:rPr>
            </w:pPr>
            <w:r>
              <w:rPr>
                <w:rFonts w:hint="eastAsia"/>
                <w:szCs w:val="21"/>
              </w:rPr>
              <w:t>字符</w:t>
            </w:r>
          </w:p>
        </w:tc>
        <w:tc>
          <w:tcPr>
            <w:tcW w:w="5031" w:type="dxa"/>
          </w:tcPr>
          <w:p w14:paraId="5EA52706" w14:textId="77777777" w:rsidR="000829C4" w:rsidRDefault="000829C4">
            <w:pPr>
              <w:rPr>
                <w:szCs w:val="21"/>
              </w:rPr>
            </w:pPr>
          </w:p>
        </w:tc>
      </w:tr>
      <w:tr w:rsidR="000829C4" w14:paraId="5E7BB4F1" w14:textId="77777777">
        <w:tc>
          <w:tcPr>
            <w:tcW w:w="2170" w:type="dxa"/>
          </w:tcPr>
          <w:p w14:paraId="5324EC68" w14:textId="77777777" w:rsidR="000829C4" w:rsidRDefault="00000000">
            <w:pPr>
              <w:rPr>
                <w:szCs w:val="21"/>
              </w:rPr>
            </w:pPr>
            <w:r>
              <w:rPr>
                <w:rFonts w:hint="eastAsia"/>
                <w:szCs w:val="21"/>
              </w:rPr>
              <w:t>异常原因</w:t>
            </w:r>
          </w:p>
        </w:tc>
        <w:tc>
          <w:tcPr>
            <w:tcW w:w="1227" w:type="dxa"/>
          </w:tcPr>
          <w:p w14:paraId="4A8E2C4C" w14:textId="77777777" w:rsidR="000829C4" w:rsidRDefault="00000000">
            <w:pPr>
              <w:rPr>
                <w:szCs w:val="21"/>
              </w:rPr>
            </w:pPr>
            <w:r>
              <w:rPr>
                <w:rFonts w:hint="eastAsia"/>
                <w:szCs w:val="21"/>
              </w:rPr>
              <w:t>字符</w:t>
            </w:r>
          </w:p>
        </w:tc>
        <w:tc>
          <w:tcPr>
            <w:tcW w:w="5031" w:type="dxa"/>
          </w:tcPr>
          <w:p w14:paraId="4B462EBC" w14:textId="77777777" w:rsidR="000829C4" w:rsidRDefault="000829C4">
            <w:pPr>
              <w:rPr>
                <w:szCs w:val="21"/>
              </w:rPr>
            </w:pPr>
          </w:p>
        </w:tc>
      </w:tr>
    </w:tbl>
    <w:p w14:paraId="4AD968CD" w14:textId="77777777" w:rsidR="000829C4" w:rsidRDefault="000829C4"/>
    <w:p w14:paraId="119665DB" w14:textId="77777777" w:rsidR="000829C4" w:rsidRDefault="00000000">
      <w:pPr>
        <w:pStyle w:val="4"/>
      </w:pPr>
      <w:r>
        <w:rPr>
          <w:rFonts w:hint="eastAsia"/>
        </w:rPr>
        <w:t>非功能性需求</w:t>
      </w:r>
    </w:p>
    <w:p w14:paraId="51CE2CD1" w14:textId="77777777" w:rsidR="000829C4" w:rsidRDefault="00000000">
      <w:r>
        <w:rPr>
          <w:rFonts w:hint="eastAsia"/>
        </w:rPr>
        <w:t>无。</w:t>
      </w:r>
    </w:p>
    <w:p w14:paraId="6D9A38D9" w14:textId="77777777" w:rsidR="000829C4" w:rsidRDefault="00000000">
      <w:pPr>
        <w:pStyle w:val="1"/>
      </w:pPr>
      <w:bookmarkStart w:id="164" w:name="_Toc646275505"/>
      <w:r>
        <w:rPr>
          <w:rFonts w:hint="eastAsia"/>
        </w:rPr>
        <w:t>财产行为税</w:t>
      </w:r>
      <w:bookmarkEnd w:id="164"/>
    </w:p>
    <w:p w14:paraId="5083BE63" w14:textId="77777777" w:rsidR="000829C4" w:rsidRDefault="00000000">
      <w:pPr>
        <w:pStyle w:val="2"/>
      </w:pPr>
      <w:bookmarkStart w:id="165" w:name="_Toc2127609656"/>
      <w:r>
        <w:rPr>
          <w:rFonts w:hint="eastAsia"/>
        </w:rPr>
        <w:t>财产行为税计提申报</w:t>
      </w:r>
      <w:bookmarkEnd w:id="165"/>
    </w:p>
    <w:p w14:paraId="692BC8FC" w14:textId="77777777" w:rsidR="000829C4" w:rsidRDefault="00000000">
      <w:pPr>
        <w:pStyle w:val="3"/>
      </w:pPr>
      <w:bookmarkStart w:id="166" w:name="_Toc391449348"/>
      <w:r>
        <w:rPr>
          <w:rFonts w:hint="eastAsia"/>
          <w:color w:val="FF0000"/>
          <w:shd w:val="clear" w:color="auto" w:fill="FFFF00"/>
        </w:rPr>
        <w:t>（修改）</w:t>
      </w:r>
      <w:r>
        <w:rPr>
          <w:rFonts w:hint="eastAsia"/>
        </w:rPr>
        <w:t>财产行为税申报</w:t>
      </w:r>
    </w:p>
    <w:p w14:paraId="4FCA5066" w14:textId="77777777" w:rsidR="000829C4" w:rsidRDefault="00000000">
      <w:pPr>
        <w:pStyle w:val="4"/>
        <w:numPr>
          <w:ilvl w:val="3"/>
          <w:numId w:val="0"/>
        </w:numPr>
      </w:pPr>
      <w:r>
        <w:rPr>
          <w:rFonts w:hint="eastAsia"/>
        </w:rPr>
        <w:t>2.1.1.1</w:t>
      </w:r>
      <w:r>
        <w:rPr>
          <w:rFonts w:hint="eastAsia"/>
        </w:rPr>
        <w:t>功能描述</w:t>
      </w:r>
    </w:p>
    <w:p w14:paraId="1F7B45A1" w14:textId="77777777" w:rsidR="000829C4" w:rsidRDefault="00000000">
      <w:pPr>
        <w:ind w:firstLine="420"/>
      </w:pPr>
      <w:r>
        <w:rPr>
          <w:rFonts w:hint="eastAsia"/>
        </w:rPr>
        <w:t>本功能为财产行为税的计算及完税功能，支持印花税、房产税、城镇土地使用税、环保税同时申报，只支持独立申报。本功能支持审批流。</w:t>
      </w:r>
    </w:p>
    <w:p w14:paraId="572AEC88" w14:textId="77777777" w:rsidR="000829C4" w:rsidRDefault="00000000">
      <w:pPr>
        <w:ind w:firstLine="420"/>
      </w:pPr>
      <w:r>
        <w:rPr>
          <w:rFonts w:hint="eastAsia"/>
        </w:rPr>
        <w:t>本功能增加数据组织权限功能，系统管理员分配所有功能及组织权限，税务专员</w:t>
      </w:r>
      <w:proofErr w:type="gramStart"/>
      <w:r>
        <w:rPr>
          <w:rFonts w:hint="eastAsia"/>
        </w:rPr>
        <w:t>只分配</w:t>
      </w:r>
      <w:proofErr w:type="gramEnd"/>
      <w:r>
        <w:rPr>
          <w:rFonts w:hint="eastAsia"/>
        </w:rPr>
        <w:t>其所属机构的数据权限。</w:t>
      </w:r>
    </w:p>
    <w:p w14:paraId="24C0FC58" w14:textId="77777777" w:rsidR="000829C4" w:rsidRDefault="00000000">
      <w:pPr>
        <w:pStyle w:val="4"/>
        <w:numPr>
          <w:ilvl w:val="3"/>
          <w:numId w:val="0"/>
        </w:numPr>
      </w:pPr>
      <w:r>
        <w:rPr>
          <w:rFonts w:hint="eastAsia"/>
        </w:rPr>
        <w:t>2.1.1.2</w:t>
      </w:r>
      <w:r>
        <w:rPr>
          <w:rFonts w:hint="eastAsia"/>
          <w:color w:val="FF0000"/>
          <w:shd w:val="clear" w:color="auto" w:fill="FFFF00"/>
        </w:rPr>
        <w:t>（修改）</w:t>
      </w:r>
      <w:r>
        <w:rPr>
          <w:rFonts w:hint="eastAsia"/>
        </w:rPr>
        <w:t>输入列表</w:t>
      </w:r>
    </w:p>
    <w:p w14:paraId="1A9D74C4" w14:textId="77777777" w:rsidR="000829C4" w:rsidRDefault="00000000">
      <w:r>
        <w:rPr>
          <w:rFonts w:hint="eastAsia"/>
        </w:rPr>
        <w:t>查询字段：</w:t>
      </w:r>
    </w:p>
    <w:tbl>
      <w:tblPr>
        <w:tblStyle w:val="ab"/>
        <w:tblW w:w="8764" w:type="dxa"/>
        <w:tblLayout w:type="fixed"/>
        <w:tblLook w:val="04A0" w:firstRow="1" w:lastRow="0" w:firstColumn="1" w:lastColumn="0" w:noHBand="0" w:noVBand="1"/>
      </w:tblPr>
      <w:tblGrid>
        <w:gridCol w:w="1105"/>
        <w:gridCol w:w="1157"/>
        <w:gridCol w:w="1100"/>
        <w:gridCol w:w="1138"/>
        <w:gridCol w:w="4264"/>
      </w:tblGrid>
      <w:tr w:rsidR="000829C4" w14:paraId="7F041F1A" w14:textId="77777777">
        <w:tc>
          <w:tcPr>
            <w:tcW w:w="1105" w:type="dxa"/>
            <w:shd w:val="clear" w:color="auto" w:fill="DEEBF6" w:themeFill="accent1" w:themeFillTint="32"/>
          </w:tcPr>
          <w:p w14:paraId="259550E8" w14:textId="77777777" w:rsidR="000829C4" w:rsidRDefault="00000000">
            <w:pPr>
              <w:jc w:val="center"/>
              <w:rPr>
                <w:b/>
                <w:bCs/>
                <w:szCs w:val="21"/>
              </w:rPr>
            </w:pPr>
            <w:r>
              <w:rPr>
                <w:rFonts w:hint="eastAsia"/>
                <w:b/>
                <w:bCs/>
                <w:szCs w:val="21"/>
              </w:rPr>
              <w:t>字段名称</w:t>
            </w:r>
          </w:p>
        </w:tc>
        <w:tc>
          <w:tcPr>
            <w:tcW w:w="1157" w:type="dxa"/>
            <w:shd w:val="clear" w:color="auto" w:fill="DEEBF6" w:themeFill="accent1" w:themeFillTint="32"/>
          </w:tcPr>
          <w:p w14:paraId="6C4D959E" w14:textId="77777777" w:rsidR="000829C4" w:rsidRDefault="00000000">
            <w:pPr>
              <w:jc w:val="center"/>
              <w:rPr>
                <w:b/>
                <w:bCs/>
                <w:szCs w:val="21"/>
              </w:rPr>
            </w:pPr>
            <w:r>
              <w:rPr>
                <w:rFonts w:hint="eastAsia"/>
                <w:b/>
                <w:bCs/>
                <w:szCs w:val="21"/>
              </w:rPr>
              <w:t>字段类型</w:t>
            </w:r>
          </w:p>
        </w:tc>
        <w:tc>
          <w:tcPr>
            <w:tcW w:w="1100" w:type="dxa"/>
            <w:shd w:val="clear" w:color="auto" w:fill="DEEBF6" w:themeFill="accent1" w:themeFillTint="32"/>
          </w:tcPr>
          <w:p w14:paraId="7771B738" w14:textId="77777777" w:rsidR="000829C4" w:rsidRDefault="00000000">
            <w:pPr>
              <w:jc w:val="center"/>
              <w:rPr>
                <w:b/>
                <w:bCs/>
                <w:szCs w:val="21"/>
              </w:rPr>
            </w:pPr>
            <w:r>
              <w:rPr>
                <w:rFonts w:hint="eastAsia"/>
                <w:b/>
                <w:bCs/>
                <w:szCs w:val="21"/>
              </w:rPr>
              <w:t>录入方式</w:t>
            </w:r>
          </w:p>
        </w:tc>
        <w:tc>
          <w:tcPr>
            <w:tcW w:w="1138" w:type="dxa"/>
            <w:shd w:val="clear" w:color="auto" w:fill="DEEBF6" w:themeFill="accent1" w:themeFillTint="32"/>
          </w:tcPr>
          <w:p w14:paraId="608EE40A" w14:textId="77777777" w:rsidR="000829C4" w:rsidRDefault="00000000">
            <w:pPr>
              <w:jc w:val="center"/>
              <w:rPr>
                <w:b/>
                <w:bCs/>
                <w:szCs w:val="21"/>
              </w:rPr>
            </w:pPr>
            <w:r>
              <w:rPr>
                <w:rFonts w:hint="eastAsia"/>
                <w:b/>
                <w:bCs/>
                <w:szCs w:val="21"/>
              </w:rPr>
              <w:t>是否必录</w:t>
            </w:r>
          </w:p>
        </w:tc>
        <w:tc>
          <w:tcPr>
            <w:tcW w:w="4264" w:type="dxa"/>
            <w:shd w:val="clear" w:color="auto" w:fill="DEEBF6" w:themeFill="accent1" w:themeFillTint="32"/>
          </w:tcPr>
          <w:p w14:paraId="64CF47D8" w14:textId="77777777" w:rsidR="000829C4" w:rsidRDefault="00000000">
            <w:pPr>
              <w:jc w:val="center"/>
              <w:rPr>
                <w:b/>
                <w:bCs/>
                <w:szCs w:val="21"/>
              </w:rPr>
            </w:pPr>
            <w:r>
              <w:rPr>
                <w:rFonts w:hint="eastAsia"/>
                <w:b/>
                <w:bCs/>
                <w:szCs w:val="21"/>
              </w:rPr>
              <w:t>备注</w:t>
            </w:r>
          </w:p>
        </w:tc>
      </w:tr>
      <w:tr w:rsidR="000829C4" w14:paraId="67A5DBC8" w14:textId="77777777">
        <w:tc>
          <w:tcPr>
            <w:tcW w:w="1105" w:type="dxa"/>
          </w:tcPr>
          <w:p w14:paraId="5C2A2F64" w14:textId="77777777" w:rsidR="000829C4" w:rsidRDefault="00000000">
            <w:pPr>
              <w:rPr>
                <w:szCs w:val="21"/>
              </w:rPr>
            </w:pPr>
            <w:r>
              <w:rPr>
                <w:rFonts w:hint="eastAsia"/>
                <w:szCs w:val="21"/>
              </w:rPr>
              <w:lastRenderedPageBreak/>
              <w:t>纳税主体</w:t>
            </w:r>
          </w:p>
        </w:tc>
        <w:tc>
          <w:tcPr>
            <w:tcW w:w="1157" w:type="dxa"/>
          </w:tcPr>
          <w:p w14:paraId="5968EE69" w14:textId="77777777" w:rsidR="000829C4" w:rsidRDefault="00000000">
            <w:pPr>
              <w:rPr>
                <w:szCs w:val="21"/>
              </w:rPr>
            </w:pPr>
            <w:r>
              <w:rPr>
                <w:rFonts w:hint="eastAsia"/>
                <w:szCs w:val="21"/>
              </w:rPr>
              <w:t>参照</w:t>
            </w:r>
          </w:p>
        </w:tc>
        <w:tc>
          <w:tcPr>
            <w:tcW w:w="1100" w:type="dxa"/>
          </w:tcPr>
          <w:p w14:paraId="298F1F3E" w14:textId="77777777" w:rsidR="000829C4" w:rsidRDefault="00000000">
            <w:pPr>
              <w:rPr>
                <w:szCs w:val="21"/>
              </w:rPr>
            </w:pPr>
            <w:r>
              <w:rPr>
                <w:rFonts w:hint="eastAsia"/>
                <w:szCs w:val="21"/>
              </w:rPr>
              <w:t>手动选择</w:t>
            </w:r>
          </w:p>
        </w:tc>
        <w:tc>
          <w:tcPr>
            <w:tcW w:w="1138" w:type="dxa"/>
          </w:tcPr>
          <w:p w14:paraId="72AE52FB" w14:textId="77777777" w:rsidR="000829C4" w:rsidRDefault="00000000">
            <w:pPr>
              <w:rPr>
                <w:szCs w:val="21"/>
              </w:rPr>
            </w:pPr>
            <w:r>
              <w:rPr>
                <w:rFonts w:hint="eastAsia"/>
                <w:szCs w:val="21"/>
              </w:rPr>
              <w:t>否</w:t>
            </w:r>
          </w:p>
        </w:tc>
        <w:tc>
          <w:tcPr>
            <w:tcW w:w="4264" w:type="dxa"/>
          </w:tcPr>
          <w:p w14:paraId="24B24FA3" w14:textId="77777777" w:rsidR="000829C4" w:rsidRDefault="00000000">
            <w:pPr>
              <w:rPr>
                <w:szCs w:val="21"/>
              </w:rPr>
            </w:pPr>
            <w:r>
              <w:rPr>
                <w:rFonts w:hint="eastAsia"/>
                <w:szCs w:val="21"/>
              </w:rPr>
              <w:t>参照纳税主体档案，增加权限</w:t>
            </w:r>
          </w:p>
        </w:tc>
      </w:tr>
      <w:tr w:rsidR="000829C4" w14:paraId="7ABA9535" w14:textId="77777777">
        <w:tc>
          <w:tcPr>
            <w:tcW w:w="1105" w:type="dxa"/>
          </w:tcPr>
          <w:p w14:paraId="60ED7101" w14:textId="77777777" w:rsidR="000829C4" w:rsidRDefault="00000000">
            <w:pPr>
              <w:rPr>
                <w:szCs w:val="21"/>
              </w:rPr>
            </w:pPr>
            <w:r>
              <w:rPr>
                <w:rFonts w:hint="eastAsia"/>
                <w:szCs w:val="21"/>
              </w:rPr>
              <w:t>所在地</w:t>
            </w:r>
          </w:p>
        </w:tc>
        <w:tc>
          <w:tcPr>
            <w:tcW w:w="1157" w:type="dxa"/>
          </w:tcPr>
          <w:p w14:paraId="10151C0B" w14:textId="77777777" w:rsidR="000829C4" w:rsidRDefault="00000000">
            <w:pPr>
              <w:rPr>
                <w:szCs w:val="21"/>
              </w:rPr>
            </w:pPr>
            <w:r>
              <w:rPr>
                <w:rFonts w:hint="eastAsia"/>
                <w:szCs w:val="21"/>
              </w:rPr>
              <w:t>参照</w:t>
            </w:r>
          </w:p>
        </w:tc>
        <w:tc>
          <w:tcPr>
            <w:tcW w:w="1100" w:type="dxa"/>
          </w:tcPr>
          <w:p w14:paraId="14E17BF5" w14:textId="77777777" w:rsidR="000829C4" w:rsidRDefault="00000000">
            <w:pPr>
              <w:rPr>
                <w:szCs w:val="21"/>
              </w:rPr>
            </w:pPr>
            <w:r>
              <w:rPr>
                <w:rFonts w:hint="eastAsia"/>
                <w:szCs w:val="21"/>
              </w:rPr>
              <w:t>手工录入</w:t>
            </w:r>
          </w:p>
        </w:tc>
        <w:tc>
          <w:tcPr>
            <w:tcW w:w="1138" w:type="dxa"/>
          </w:tcPr>
          <w:p w14:paraId="295D350E" w14:textId="77777777" w:rsidR="000829C4" w:rsidRDefault="00000000">
            <w:pPr>
              <w:rPr>
                <w:szCs w:val="21"/>
              </w:rPr>
            </w:pPr>
            <w:r>
              <w:rPr>
                <w:rFonts w:hint="eastAsia"/>
                <w:szCs w:val="21"/>
              </w:rPr>
              <w:t>否</w:t>
            </w:r>
          </w:p>
        </w:tc>
        <w:tc>
          <w:tcPr>
            <w:tcW w:w="4264" w:type="dxa"/>
          </w:tcPr>
          <w:p w14:paraId="77C925C3" w14:textId="77777777" w:rsidR="000829C4" w:rsidRDefault="000829C4">
            <w:pPr>
              <w:rPr>
                <w:szCs w:val="21"/>
              </w:rPr>
            </w:pPr>
          </w:p>
        </w:tc>
      </w:tr>
      <w:tr w:rsidR="000829C4" w14:paraId="146C02CF" w14:textId="77777777">
        <w:tc>
          <w:tcPr>
            <w:tcW w:w="1105" w:type="dxa"/>
          </w:tcPr>
          <w:p w14:paraId="62FB1DB2" w14:textId="77777777" w:rsidR="000829C4" w:rsidRDefault="00000000">
            <w:pPr>
              <w:rPr>
                <w:szCs w:val="21"/>
              </w:rPr>
            </w:pPr>
            <w:r>
              <w:rPr>
                <w:rFonts w:hint="eastAsia"/>
                <w:szCs w:val="21"/>
              </w:rPr>
              <w:t>申报年份</w:t>
            </w:r>
          </w:p>
        </w:tc>
        <w:tc>
          <w:tcPr>
            <w:tcW w:w="1157" w:type="dxa"/>
          </w:tcPr>
          <w:p w14:paraId="56AF10DA" w14:textId="77777777" w:rsidR="000829C4" w:rsidRDefault="00000000">
            <w:pPr>
              <w:rPr>
                <w:szCs w:val="21"/>
              </w:rPr>
            </w:pPr>
            <w:r>
              <w:rPr>
                <w:rFonts w:hint="eastAsia"/>
                <w:szCs w:val="21"/>
              </w:rPr>
              <w:t>字符</w:t>
            </w:r>
          </w:p>
        </w:tc>
        <w:tc>
          <w:tcPr>
            <w:tcW w:w="1100" w:type="dxa"/>
          </w:tcPr>
          <w:p w14:paraId="15265736" w14:textId="77777777" w:rsidR="000829C4" w:rsidRDefault="00000000">
            <w:pPr>
              <w:rPr>
                <w:szCs w:val="21"/>
              </w:rPr>
            </w:pPr>
            <w:r>
              <w:rPr>
                <w:rFonts w:hint="eastAsia"/>
                <w:szCs w:val="21"/>
              </w:rPr>
              <w:t>手工录入</w:t>
            </w:r>
          </w:p>
        </w:tc>
        <w:tc>
          <w:tcPr>
            <w:tcW w:w="1138" w:type="dxa"/>
          </w:tcPr>
          <w:p w14:paraId="7AEC6830" w14:textId="77777777" w:rsidR="000829C4" w:rsidRDefault="00000000">
            <w:pPr>
              <w:rPr>
                <w:szCs w:val="21"/>
              </w:rPr>
            </w:pPr>
            <w:r>
              <w:rPr>
                <w:rFonts w:hint="eastAsia"/>
                <w:szCs w:val="21"/>
              </w:rPr>
              <w:t>否</w:t>
            </w:r>
          </w:p>
        </w:tc>
        <w:tc>
          <w:tcPr>
            <w:tcW w:w="4264" w:type="dxa"/>
          </w:tcPr>
          <w:p w14:paraId="5A65F4C5" w14:textId="77777777" w:rsidR="000829C4" w:rsidRDefault="00000000">
            <w:pPr>
              <w:rPr>
                <w:szCs w:val="21"/>
              </w:rPr>
            </w:pPr>
            <w:r>
              <w:rPr>
                <w:rFonts w:hint="eastAsia"/>
                <w:szCs w:val="21"/>
              </w:rPr>
              <w:t>默认系统年份</w:t>
            </w:r>
          </w:p>
        </w:tc>
      </w:tr>
      <w:tr w:rsidR="000829C4" w14:paraId="3985DC51" w14:textId="77777777">
        <w:tc>
          <w:tcPr>
            <w:tcW w:w="1105" w:type="dxa"/>
          </w:tcPr>
          <w:p w14:paraId="0EB47F7E" w14:textId="77777777" w:rsidR="000829C4" w:rsidRDefault="00000000">
            <w:pPr>
              <w:rPr>
                <w:szCs w:val="21"/>
              </w:rPr>
            </w:pPr>
            <w:r>
              <w:rPr>
                <w:rFonts w:hint="eastAsia"/>
                <w:szCs w:val="21"/>
              </w:rPr>
              <w:t>申报月份</w:t>
            </w:r>
          </w:p>
        </w:tc>
        <w:tc>
          <w:tcPr>
            <w:tcW w:w="1157" w:type="dxa"/>
          </w:tcPr>
          <w:p w14:paraId="3D8BB268" w14:textId="77777777" w:rsidR="000829C4" w:rsidRDefault="00000000">
            <w:pPr>
              <w:rPr>
                <w:szCs w:val="21"/>
              </w:rPr>
            </w:pPr>
            <w:r>
              <w:rPr>
                <w:rFonts w:hint="eastAsia"/>
                <w:szCs w:val="21"/>
              </w:rPr>
              <w:t>参照</w:t>
            </w:r>
          </w:p>
        </w:tc>
        <w:tc>
          <w:tcPr>
            <w:tcW w:w="1100" w:type="dxa"/>
          </w:tcPr>
          <w:p w14:paraId="33480B03" w14:textId="77777777" w:rsidR="000829C4" w:rsidRDefault="00000000">
            <w:pPr>
              <w:rPr>
                <w:szCs w:val="21"/>
              </w:rPr>
            </w:pPr>
            <w:r>
              <w:rPr>
                <w:rFonts w:hint="eastAsia"/>
                <w:szCs w:val="21"/>
              </w:rPr>
              <w:t>手工录入</w:t>
            </w:r>
          </w:p>
        </w:tc>
        <w:tc>
          <w:tcPr>
            <w:tcW w:w="1138" w:type="dxa"/>
          </w:tcPr>
          <w:p w14:paraId="6DDB33A6" w14:textId="77777777" w:rsidR="000829C4" w:rsidRDefault="00000000">
            <w:pPr>
              <w:rPr>
                <w:szCs w:val="21"/>
              </w:rPr>
            </w:pPr>
            <w:r>
              <w:rPr>
                <w:rFonts w:hint="eastAsia"/>
                <w:szCs w:val="21"/>
              </w:rPr>
              <w:t>否</w:t>
            </w:r>
          </w:p>
        </w:tc>
        <w:tc>
          <w:tcPr>
            <w:tcW w:w="4264" w:type="dxa"/>
          </w:tcPr>
          <w:p w14:paraId="0D59650A" w14:textId="77777777" w:rsidR="000829C4" w:rsidRDefault="00000000">
            <w:pPr>
              <w:rPr>
                <w:szCs w:val="21"/>
              </w:rPr>
            </w:pPr>
            <w:r>
              <w:rPr>
                <w:rFonts w:hint="eastAsia"/>
                <w:szCs w:val="21"/>
              </w:rPr>
              <w:t>参照会计月份</w:t>
            </w:r>
          </w:p>
        </w:tc>
      </w:tr>
      <w:tr w:rsidR="000829C4" w14:paraId="655AFF10" w14:textId="77777777">
        <w:tc>
          <w:tcPr>
            <w:tcW w:w="1105" w:type="dxa"/>
          </w:tcPr>
          <w:p w14:paraId="5F61E54B" w14:textId="77777777" w:rsidR="000829C4" w:rsidRDefault="00000000">
            <w:pPr>
              <w:rPr>
                <w:szCs w:val="21"/>
              </w:rPr>
            </w:pPr>
            <w:r>
              <w:rPr>
                <w:rFonts w:hint="eastAsia"/>
                <w:szCs w:val="21"/>
              </w:rPr>
              <w:t>申报状态</w:t>
            </w:r>
          </w:p>
        </w:tc>
        <w:tc>
          <w:tcPr>
            <w:tcW w:w="1157" w:type="dxa"/>
          </w:tcPr>
          <w:p w14:paraId="49A64E3B" w14:textId="77777777" w:rsidR="000829C4" w:rsidRDefault="00000000">
            <w:pPr>
              <w:rPr>
                <w:szCs w:val="21"/>
              </w:rPr>
            </w:pPr>
            <w:r>
              <w:rPr>
                <w:rFonts w:hint="eastAsia"/>
                <w:szCs w:val="21"/>
              </w:rPr>
              <w:t>枚举</w:t>
            </w:r>
          </w:p>
        </w:tc>
        <w:tc>
          <w:tcPr>
            <w:tcW w:w="1100" w:type="dxa"/>
          </w:tcPr>
          <w:p w14:paraId="0C13FB10" w14:textId="77777777" w:rsidR="000829C4" w:rsidRDefault="00000000">
            <w:pPr>
              <w:rPr>
                <w:szCs w:val="21"/>
              </w:rPr>
            </w:pPr>
            <w:r>
              <w:rPr>
                <w:rFonts w:hint="eastAsia"/>
                <w:szCs w:val="21"/>
              </w:rPr>
              <w:t>手工录入</w:t>
            </w:r>
          </w:p>
        </w:tc>
        <w:tc>
          <w:tcPr>
            <w:tcW w:w="1138" w:type="dxa"/>
          </w:tcPr>
          <w:p w14:paraId="75934F2E" w14:textId="77777777" w:rsidR="000829C4" w:rsidRDefault="00000000">
            <w:pPr>
              <w:rPr>
                <w:szCs w:val="21"/>
              </w:rPr>
            </w:pPr>
            <w:r>
              <w:rPr>
                <w:rFonts w:hint="eastAsia"/>
                <w:szCs w:val="21"/>
              </w:rPr>
              <w:t>否</w:t>
            </w:r>
          </w:p>
        </w:tc>
        <w:tc>
          <w:tcPr>
            <w:tcW w:w="4264" w:type="dxa"/>
          </w:tcPr>
          <w:p w14:paraId="2F5184A8" w14:textId="77777777" w:rsidR="000829C4" w:rsidRDefault="000829C4">
            <w:pPr>
              <w:rPr>
                <w:szCs w:val="21"/>
              </w:rPr>
            </w:pPr>
          </w:p>
        </w:tc>
      </w:tr>
      <w:tr w:rsidR="000829C4" w14:paraId="773C10DF" w14:textId="77777777">
        <w:tc>
          <w:tcPr>
            <w:tcW w:w="1105" w:type="dxa"/>
          </w:tcPr>
          <w:p w14:paraId="6EF80770" w14:textId="77777777" w:rsidR="000829C4" w:rsidRDefault="00000000">
            <w:pPr>
              <w:rPr>
                <w:szCs w:val="21"/>
              </w:rPr>
            </w:pPr>
            <w:r>
              <w:rPr>
                <w:rFonts w:hint="eastAsia"/>
                <w:szCs w:val="21"/>
              </w:rPr>
              <w:t>税种</w:t>
            </w:r>
          </w:p>
        </w:tc>
        <w:tc>
          <w:tcPr>
            <w:tcW w:w="1157" w:type="dxa"/>
          </w:tcPr>
          <w:p w14:paraId="3C4252D7" w14:textId="77777777" w:rsidR="000829C4" w:rsidRDefault="00000000">
            <w:pPr>
              <w:rPr>
                <w:szCs w:val="21"/>
              </w:rPr>
            </w:pPr>
            <w:r>
              <w:rPr>
                <w:rFonts w:hint="eastAsia"/>
                <w:szCs w:val="21"/>
              </w:rPr>
              <w:t>枚举</w:t>
            </w:r>
          </w:p>
        </w:tc>
        <w:tc>
          <w:tcPr>
            <w:tcW w:w="1100" w:type="dxa"/>
          </w:tcPr>
          <w:p w14:paraId="5770E562" w14:textId="77777777" w:rsidR="000829C4" w:rsidRDefault="00000000">
            <w:pPr>
              <w:rPr>
                <w:szCs w:val="21"/>
              </w:rPr>
            </w:pPr>
            <w:r>
              <w:rPr>
                <w:rFonts w:hint="eastAsia"/>
                <w:szCs w:val="21"/>
              </w:rPr>
              <w:t>手工录入</w:t>
            </w:r>
          </w:p>
        </w:tc>
        <w:tc>
          <w:tcPr>
            <w:tcW w:w="1138" w:type="dxa"/>
          </w:tcPr>
          <w:p w14:paraId="211CD44B" w14:textId="77777777" w:rsidR="000829C4" w:rsidRDefault="00000000">
            <w:pPr>
              <w:rPr>
                <w:szCs w:val="21"/>
              </w:rPr>
            </w:pPr>
            <w:r>
              <w:rPr>
                <w:rFonts w:hint="eastAsia"/>
                <w:szCs w:val="21"/>
              </w:rPr>
              <w:t>否</w:t>
            </w:r>
          </w:p>
        </w:tc>
        <w:tc>
          <w:tcPr>
            <w:tcW w:w="4264" w:type="dxa"/>
          </w:tcPr>
          <w:p w14:paraId="6A09061A" w14:textId="77777777" w:rsidR="000829C4" w:rsidRDefault="00000000">
            <w:pPr>
              <w:rPr>
                <w:szCs w:val="21"/>
              </w:rPr>
            </w:pPr>
            <w:r>
              <w:rPr>
                <w:rFonts w:hint="eastAsia"/>
                <w:szCs w:val="21"/>
              </w:rPr>
              <w:t>印花税</w:t>
            </w:r>
            <w:r>
              <w:rPr>
                <w:rFonts w:hint="eastAsia"/>
                <w:szCs w:val="21"/>
              </w:rPr>
              <w:t>/</w:t>
            </w:r>
            <w:r>
              <w:rPr>
                <w:rFonts w:hint="eastAsia"/>
                <w:szCs w:val="21"/>
              </w:rPr>
              <w:t>房产税</w:t>
            </w:r>
            <w:r>
              <w:rPr>
                <w:rFonts w:hint="eastAsia"/>
                <w:szCs w:val="21"/>
              </w:rPr>
              <w:t>/</w:t>
            </w:r>
            <w:r>
              <w:rPr>
                <w:rFonts w:hint="eastAsia"/>
                <w:szCs w:val="21"/>
              </w:rPr>
              <w:t>城镇土地使用税</w:t>
            </w:r>
            <w:r>
              <w:rPr>
                <w:rFonts w:hint="eastAsia"/>
                <w:szCs w:val="21"/>
              </w:rPr>
              <w:t>/</w:t>
            </w:r>
            <w:r>
              <w:rPr>
                <w:rFonts w:hint="eastAsia"/>
                <w:szCs w:val="21"/>
              </w:rPr>
              <w:t>环保税，选择税种后，查询条件为对应税种的申报标识。</w:t>
            </w:r>
          </w:p>
        </w:tc>
      </w:tr>
    </w:tbl>
    <w:p w14:paraId="56603DC3" w14:textId="77777777" w:rsidR="000829C4" w:rsidRDefault="000829C4"/>
    <w:p w14:paraId="452E3A55" w14:textId="77777777" w:rsidR="000829C4" w:rsidRDefault="00000000">
      <w:r>
        <w:rPr>
          <w:rFonts w:hint="eastAsia"/>
          <w:color w:val="FF0000"/>
          <w:shd w:val="clear" w:color="auto" w:fill="FFFF00"/>
        </w:rPr>
        <w:t>（修改）</w:t>
      </w:r>
      <w:r>
        <w:rPr>
          <w:rFonts w:hint="eastAsia"/>
        </w:rPr>
        <w:t>新增卡片字段：</w:t>
      </w:r>
    </w:p>
    <w:tbl>
      <w:tblPr>
        <w:tblStyle w:val="ab"/>
        <w:tblW w:w="8764" w:type="dxa"/>
        <w:tblLayout w:type="fixed"/>
        <w:tblLook w:val="04A0" w:firstRow="1" w:lastRow="0" w:firstColumn="1" w:lastColumn="0" w:noHBand="0" w:noVBand="1"/>
      </w:tblPr>
      <w:tblGrid>
        <w:gridCol w:w="1105"/>
        <w:gridCol w:w="1157"/>
        <w:gridCol w:w="1100"/>
        <w:gridCol w:w="1138"/>
        <w:gridCol w:w="4264"/>
      </w:tblGrid>
      <w:tr w:rsidR="000829C4" w14:paraId="5C546D1C" w14:textId="77777777">
        <w:tc>
          <w:tcPr>
            <w:tcW w:w="1105" w:type="dxa"/>
            <w:shd w:val="clear" w:color="auto" w:fill="DEEBF6" w:themeFill="accent1" w:themeFillTint="32"/>
          </w:tcPr>
          <w:p w14:paraId="19809637" w14:textId="77777777" w:rsidR="000829C4" w:rsidRDefault="00000000">
            <w:pPr>
              <w:jc w:val="center"/>
              <w:rPr>
                <w:b/>
                <w:bCs/>
                <w:szCs w:val="21"/>
              </w:rPr>
            </w:pPr>
            <w:r>
              <w:rPr>
                <w:rFonts w:hint="eastAsia"/>
                <w:b/>
                <w:bCs/>
                <w:szCs w:val="21"/>
              </w:rPr>
              <w:t>字段名称</w:t>
            </w:r>
          </w:p>
        </w:tc>
        <w:tc>
          <w:tcPr>
            <w:tcW w:w="1157" w:type="dxa"/>
            <w:shd w:val="clear" w:color="auto" w:fill="DEEBF6" w:themeFill="accent1" w:themeFillTint="32"/>
          </w:tcPr>
          <w:p w14:paraId="750F6C75" w14:textId="77777777" w:rsidR="000829C4" w:rsidRDefault="00000000">
            <w:pPr>
              <w:jc w:val="center"/>
              <w:rPr>
                <w:b/>
                <w:bCs/>
                <w:szCs w:val="21"/>
              </w:rPr>
            </w:pPr>
            <w:r>
              <w:rPr>
                <w:rFonts w:hint="eastAsia"/>
                <w:b/>
                <w:bCs/>
                <w:szCs w:val="21"/>
              </w:rPr>
              <w:t>字段类型</w:t>
            </w:r>
          </w:p>
        </w:tc>
        <w:tc>
          <w:tcPr>
            <w:tcW w:w="1100" w:type="dxa"/>
            <w:shd w:val="clear" w:color="auto" w:fill="DEEBF6" w:themeFill="accent1" w:themeFillTint="32"/>
          </w:tcPr>
          <w:p w14:paraId="6BC0B259" w14:textId="77777777" w:rsidR="000829C4" w:rsidRDefault="00000000">
            <w:pPr>
              <w:jc w:val="center"/>
              <w:rPr>
                <w:b/>
                <w:bCs/>
                <w:szCs w:val="21"/>
              </w:rPr>
            </w:pPr>
            <w:r>
              <w:rPr>
                <w:rFonts w:hint="eastAsia"/>
                <w:b/>
                <w:bCs/>
                <w:szCs w:val="21"/>
              </w:rPr>
              <w:t>录入方式</w:t>
            </w:r>
          </w:p>
        </w:tc>
        <w:tc>
          <w:tcPr>
            <w:tcW w:w="1138" w:type="dxa"/>
            <w:shd w:val="clear" w:color="auto" w:fill="DEEBF6" w:themeFill="accent1" w:themeFillTint="32"/>
          </w:tcPr>
          <w:p w14:paraId="5A86E542" w14:textId="77777777" w:rsidR="000829C4" w:rsidRDefault="00000000">
            <w:pPr>
              <w:jc w:val="center"/>
              <w:rPr>
                <w:b/>
                <w:bCs/>
                <w:szCs w:val="21"/>
              </w:rPr>
            </w:pPr>
            <w:r>
              <w:rPr>
                <w:rFonts w:hint="eastAsia"/>
                <w:b/>
                <w:bCs/>
                <w:szCs w:val="21"/>
              </w:rPr>
              <w:t>是否必录</w:t>
            </w:r>
          </w:p>
        </w:tc>
        <w:tc>
          <w:tcPr>
            <w:tcW w:w="4264" w:type="dxa"/>
            <w:shd w:val="clear" w:color="auto" w:fill="DEEBF6" w:themeFill="accent1" w:themeFillTint="32"/>
          </w:tcPr>
          <w:p w14:paraId="04160898" w14:textId="77777777" w:rsidR="000829C4" w:rsidRDefault="00000000">
            <w:pPr>
              <w:jc w:val="center"/>
              <w:rPr>
                <w:b/>
                <w:bCs/>
                <w:szCs w:val="21"/>
              </w:rPr>
            </w:pPr>
            <w:r>
              <w:rPr>
                <w:rFonts w:hint="eastAsia"/>
                <w:b/>
                <w:bCs/>
                <w:szCs w:val="21"/>
              </w:rPr>
              <w:t>备注</w:t>
            </w:r>
          </w:p>
        </w:tc>
      </w:tr>
      <w:tr w:rsidR="000829C4" w14:paraId="32FFA12D" w14:textId="77777777">
        <w:tc>
          <w:tcPr>
            <w:tcW w:w="1105" w:type="dxa"/>
          </w:tcPr>
          <w:p w14:paraId="2DEAA65C" w14:textId="77777777" w:rsidR="000829C4" w:rsidRDefault="00000000">
            <w:pPr>
              <w:rPr>
                <w:szCs w:val="21"/>
              </w:rPr>
            </w:pPr>
            <w:r>
              <w:rPr>
                <w:rFonts w:hint="eastAsia"/>
                <w:szCs w:val="21"/>
              </w:rPr>
              <w:t>纳税主体</w:t>
            </w:r>
          </w:p>
        </w:tc>
        <w:tc>
          <w:tcPr>
            <w:tcW w:w="1157" w:type="dxa"/>
          </w:tcPr>
          <w:p w14:paraId="1DFCF370" w14:textId="77777777" w:rsidR="000829C4" w:rsidRDefault="00000000">
            <w:pPr>
              <w:rPr>
                <w:szCs w:val="21"/>
              </w:rPr>
            </w:pPr>
            <w:r>
              <w:rPr>
                <w:rFonts w:hint="eastAsia"/>
                <w:szCs w:val="21"/>
              </w:rPr>
              <w:t>参照</w:t>
            </w:r>
          </w:p>
        </w:tc>
        <w:tc>
          <w:tcPr>
            <w:tcW w:w="1100" w:type="dxa"/>
          </w:tcPr>
          <w:p w14:paraId="0C13C544" w14:textId="77777777" w:rsidR="000829C4" w:rsidRDefault="00000000">
            <w:pPr>
              <w:rPr>
                <w:szCs w:val="21"/>
              </w:rPr>
            </w:pPr>
            <w:r>
              <w:rPr>
                <w:rFonts w:hint="eastAsia"/>
                <w:szCs w:val="21"/>
              </w:rPr>
              <w:t>手动选择</w:t>
            </w:r>
          </w:p>
        </w:tc>
        <w:tc>
          <w:tcPr>
            <w:tcW w:w="1138" w:type="dxa"/>
          </w:tcPr>
          <w:p w14:paraId="6D83704E" w14:textId="77777777" w:rsidR="000829C4" w:rsidRDefault="00000000">
            <w:pPr>
              <w:rPr>
                <w:szCs w:val="21"/>
              </w:rPr>
            </w:pPr>
            <w:r>
              <w:rPr>
                <w:rFonts w:hint="eastAsia"/>
                <w:szCs w:val="21"/>
              </w:rPr>
              <w:t>是</w:t>
            </w:r>
          </w:p>
        </w:tc>
        <w:tc>
          <w:tcPr>
            <w:tcW w:w="4264" w:type="dxa"/>
          </w:tcPr>
          <w:p w14:paraId="66785FC9" w14:textId="77777777" w:rsidR="000829C4" w:rsidRDefault="00000000">
            <w:pPr>
              <w:rPr>
                <w:szCs w:val="21"/>
              </w:rPr>
            </w:pPr>
            <w:r>
              <w:rPr>
                <w:rFonts w:hint="eastAsia"/>
                <w:szCs w:val="21"/>
              </w:rPr>
              <w:t>参照纳税主体档案，</w:t>
            </w:r>
          </w:p>
        </w:tc>
      </w:tr>
      <w:tr w:rsidR="000829C4" w14:paraId="0E9C9E29" w14:textId="77777777">
        <w:tc>
          <w:tcPr>
            <w:tcW w:w="1105" w:type="dxa"/>
          </w:tcPr>
          <w:p w14:paraId="13D6F831" w14:textId="77777777" w:rsidR="000829C4" w:rsidRDefault="00000000">
            <w:pPr>
              <w:rPr>
                <w:szCs w:val="21"/>
              </w:rPr>
            </w:pPr>
            <w:r>
              <w:rPr>
                <w:rFonts w:hint="eastAsia"/>
                <w:szCs w:val="21"/>
              </w:rPr>
              <w:t>所在地</w:t>
            </w:r>
          </w:p>
        </w:tc>
        <w:tc>
          <w:tcPr>
            <w:tcW w:w="1157" w:type="dxa"/>
          </w:tcPr>
          <w:p w14:paraId="38FC3629" w14:textId="77777777" w:rsidR="000829C4" w:rsidRDefault="00000000">
            <w:pPr>
              <w:rPr>
                <w:szCs w:val="21"/>
              </w:rPr>
            </w:pPr>
            <w:r>
              <w:rPr>
                <w:rFonts w:hint="eastAsia"/>
                <w:szCs w:val="21"/>
              </w:rPr>
              <w:t>参照</w:t>
            </w:r>
          </w:p>
        </w:tc>
        <w:tc>
          <w:tcPr>
            <w:tcW w:w="1100" w:type="dxa"/>
          </w:tcPr>
          <w:p w14:paraId="3EB68BE0" w14:textId="77777777" w:rsidR="000829C4" w:rsidRDefault="00000000">
            <w:pPr>
              <w:rPr>
                <w:szCs w:val="21"/>
              </w:rPr>
            </w:pPr>
            <w:r>
              <w:rPr>
                <w:rFonts w:hint="eastAsia"/>
                <w:szCs w:val="21"/>
              </w:rPr>
              <w:t>手动选择</w:t>
            </w:r>
          </w:p>
        </w:tc>
        <w:tc>
          <w:tcPr>
            <w:tcW w:w="1138" w:type="dxa"/>
          </w:tcPr>
          <w:p w14:paraId="7C20E710" w14:textId="77777777" w:rsidR="000829C4" w:rsidRDefault="00000000">
            <w:pPr>
              <w:rPr>
                <w:szCs w:val="21"/>
              </w:rPr>
            </w:pPr>
            <w:r>
              <w:rPr>
                <w:rFonts w:hint="eastAsia"/>
                <w:szCs w:val="21"/>
              </w:rPr>
              <w:t>是</w:t>
            </w:r>
          </w:p>
        </w:tc>
        <w:tc>
          <w:tcPr>
            <w:tcW w:w="4264" w:type="dxa"/>
          </w:tcPr>
          <w:p w14:paraId="154D5716" w14:textId="77777777" w:rsidR="000829C4" w:rsidRDefault="00000000">
            <w:pPr>
              <w:rPr>
                <w:szCs w:val="21"/>
              </w:rPr>
            </w:pPr>
            <w:commentRangeStart w:id="167"/>
            <w:r>
              <w:rPr>
                <w:rFonts w:hint="eastAsia"/>
                <w:szCs w:val="21"/>
              </w:rPr>
              <w:t>默认纳税主体税务局所在地</w:t>
            </w:r>
            <w:commentRangeEnd w:id="167"/>
            <w:r>
              <w:commentReference w:id="167"/>
            </w:r>
          </w:p>
        </w:tc>
      </w:tr>
      <w:tr w:rsidR="000829C4" w14:paraId="6BCECD90" w14:textId="77777777">
        <w:tc>
          <w:tcPr>
            <w:tcW w:w="1105" w:type="dxa"/>
          </w:tcPr>
          <w:p w14:paraId="296C511B" w14:textId="77777777" w:rsidR="000829C4" w:rsidRDefault="00000000">
            <w:pPr>
              <w:rPr>
                <w:szCs w:val="21"/>
              </w:rPr>
            </w:pPr>
            <w:r>
              <w:rPr>
                <w:rFonts w:hint="eastAsia"/>
                <w:szCs w:val="21"/>
              </w:rPr>
              <w:t>申报月份</w:t>
            </w:r>
          </w:p>
        </w:tc>
        <w:tc>
          <w:tcPr>
            <w:tcW w:w="1157" w:type="dxa"/>
          </w:tcPr>
          <w:p w14:paraId="3B7033DA" w14:textId="77777777" w:rsidR="000829C4" w:rsidRDefault="00000000">
            <w:pPr>
              <w:rPr>
                <w:szCs w:val="21"/>
              </w:rPr>
            </w:pPr>
            <w:r>
              <w:rPr>
                <w:rFonts w:hint="eastAsia"/>
                <w:szCs w:val="21"/>
              </w:rPr>
              <w:t>参照</w:t>
            </w:r>
          </w:p>
        </w:tc>
        <w:tc>
          <w:tcPr>
            <w:tcW w:w="1100" w:type="dxa"/>
          </w:tcPr>
          <w:p w14:paraId="5A821121" w14:textId="77777777" w:rsidR="000829C4" w:rsidRDefault="00000000">
            <w:pPr>
              <w:rPr>
                <w:szCs w:val="21"/>
              </w:rPr>
            </w:pPr>
            <w:r>
              <w:rPr>
                <w:rFonts w:hint="eastAsia"/>
                <w:szCs w:val="21"/>
              </w:rPr>
              <w:t>手动选择</w:t>
            </w:r>
          </w:p>
        </w:tc>
        <w:tc>
          <w:tcPr>
            <w:tcW w:w="1138" w:type="dxa"/>
          </w:tcPr>
          <w:p w14:paraId="4AD7FE26" w14:textId="77777777" w:rsidR="000829C4" w:rsidRDefault="00000000">
            <w:pPr>
              <w:rPr>
                <w:szCs w:val="21"/>
              </w:rPr>
            </w:pPr>
            <w:r>
              <w:rPr>
                <w:rFonts w:hint="eastAsia"/>
                <w:szCs w:val="21"/>
              </w:rPr>
              <w:t>是</w:t>
            </w:r>
          </w:p>
        </w:tc>
        <w:tc>
          <w:tcPr>
            <w:tcW w:w="4264" w:type="dxa"/>
          </w:tcPr>
          <w:p w14:paraId="5B3DC581" w14:textId="77777777" w:rsidR="000829C4" w:rsidRDefault="00000000">
            <w:pPr>
              <w:rPr>
                <w:szCs w:val="21"/>
              </w:rPr>
            </w:pPr>
            <w:r>
              <w:rPr>
                <w:rFonts w:hint="eastAsia"/>
                <w:szCs w:val="21"/>
              </w:rPr>
              <w:t>参照会计月份</w:t>
            </w:r>
          </w:p>
        </w:tc>
      </w:tr>
      <w:tr w:rsidR="000829C4" w14:paraId="5ADF7B0C" w14:textId="77777777">
        <w:tc>
          <w:tcPr>
            <w:tcW w:w="8764" w:type="dxa"/>
            <w:gridSpan w:val="5"/>
          </w:tcPr>
          <w:p w14:paraId="77B0F622" w14:textId="77777777" w:rsidR="000829C4" w:rsidRDefault="00000000">
            <w:pPr>
              <w:rPr>
                <w:szCs w:val="21"/>
              </w:rPr>
            </w:pPr>
            <w:r>
              <w:rPr>
                <w:rFonts w:hint="eastAsia"/>
                <w:szCs w:val="21"/>
              </w:rPr>
              <w:t>印花税</w:t>
            </w:r>
          </w:p>
        </w:tc>
      </w:tr>
      <w:tr w:rsidR="000829C4" w14:paraId="7D024849" w14:textId="77777777">
        <w:tc>
          <w:tcPr>
            <w:tcW w:w="1105" w:type="dxa"/>
          </w:tcPr>
          <w:p w14:paraId="4A806F93" w14:textId="77777777" w:rsidR="000829C4" w:rsidRDefault="00000000">
            <w:pPr>
              <w:rPr>
                <w:szCs w:val="21"/>
              </w:rPr>
            </w:pPr>
            <w:r>
              <w:rPr>
                <w:rFonts w:hint="eastAsia"/>
                <w:szCs w:val="21"/>
              </w:rPr>
              <w:t>申报标识</w:t>
            </w:r>
          </w:p>
        </w:tc>
        <w:tc>
          <w:tcPr>
            <w:tcW w:w="1157" w:type="dxa"/>
          </w:tcPr>
          <w:p w14:paraId="3C4529AD" w14:textId="77777777" w:rsidR="000829C4" w:rsidRDefault="00000000">
            <w:pPr>
              <w:rPr>
                <w:szCs w:val="21"/>
              </w:rPr>
            </w:pPr>
            <w:r>
              <w:rPr>
                <w:rFonts w:hint="eastAsia"/>
                <w:szCs w:val="21"/>
              </w:rPr>
              <w:t>复选框</w:t>
            </w:r>
          </w:p>
        </w:tc>
        <w:tc>
          <w:tcPr>
            <w:tcW w:w="1100" w:type="dxa"/>
          </w:tcPr>
          <w:p w14:paraId="445CB26E" w14:textId="77777777" w:rsidR="000829C4" w:rsidRDefault="00000000">
            <w:pPr>
              <w:rPr>
                <w:szCs w:val="21"/>
              </w:rPr>
            </w:pPr>
            <w:r>
              <w:rPr>
                <w:rFonts w:hint="eastAsia"/>
                <w:szCs w:val="21"/>
              </w:rPr>
              <w:t>手动选择</w:t>
            </w:r>
          </w:p>
        </w:tc>
        <w:tc>
          <w:tcPr>
            <w:tcW w:w="1138" w:type="dxa"/>
          </w:tcPr>
          <w:p w14:paraId="333604F9" w14:textId="77777777" w:rsidR="000829C4" w:rsidRDefault="00000000">
            <w:pPr>
              <w:rPr>
                <w:szCs w:val="21"/>
              </w:rPr>
            </w:pPr>
            <w:r>
              <w:rPr>
                <w:rFonts w:hint="eastAsia"/>
                <w:szCs w:val="21"/>
              </w:rPr>
              <w:t>否</w:t>
            </w:r>
          </w:p>
        </w:tc>
        <w:tc>
          <w:tcPr>
            <w:tcW w:w="4264" w:type="dxa"/>
          </w:tcPr>
          <w:p w14:paraId="3A698439" w14:textId="77777777" w:rsidR="000829C4" w:rsidRDefault="00000000">
            <w:pPr>
              <w:rPr>
                <w:szCs w:val="21"/>
              </w:rPr>
            </w:pPr>
            <w:r>
              <w:rPr>
                <w:rFonts w:hint="eastAsia"/>
                <w:szCs w:val="21"/>
              </w:rPr>
              <w:t>如存在所选纳税主体的印花税申报期间的限缴日期在申报月份内的申报期间，申报标识默认勾选。</w:t>
            </w:r>
          </w:p>
        </w:tc>
      </w:tr>
      <w:tr w:rsidR="000829C4" w14:paraId="0BC563C6" w14:textId="77777777">
        <w:tc>
          <w:tcPr>
            <w:tcW w:w="1105" w:type="dxa"/>
          </w:tcPr>
          <w:p w14:paraId="5B9C0098" w14:textId="77777777" w:rsidR="000829C4" w:rsidRDefault="00000000">
            <w:pPr>
              <w:rPr>
                <w:szCs w:val="21"/>
              </w:rPr>
            </w:pPr>
            <w:r>
              <w:rPr>
                <w:rFonts w:hint="eastAsia"/>
                <w:szCs w:val="21"/>
              </w:rPr>
              <w:t>申报期间</w:t>
            </w:r>
          </w:p>
        </w:tc>
        <w:tc>
          <w:tcPr>
            <w:tcW w:w="1157" w:type="dxa"/>
          </w:tcPr>
          <w:p w14:paraId="0ACFAC9A" w14:textId="77777777" w:rsidR="000829C4" w:rsidRDefault="00000000">
            <w:pPr>
              <w:rPr>
                <w:szCs w:val="21"/>
              </w:rPr>
            </w:pPr>
            <w:r>
              <w:rPr>
                <w:rFonts w:hint="eastAsia"/>
                <w:szCs w:val="21"/>
              </w:rPr>
              <w:t>参照</w:t>
            </w:r>
          </w:p>
        </w:tc>
        <w:tc>
          <w:tcPr>
            <w:tcW w:w="1100" w:type="dxa"/>
          </w:tcPr>
          <w:p w14:paraId="5C1D3A34" w14:textId="77777777" w:rsidR="000829C4" w:rsidRDefault="00000000">
            <w:pPr>
              <w:rPr>
                <w:szCs w:val="21"/>
              </w:rPr>
            </w:pPr>
            <w:r>
              <w:rPr>
                <w:rFonts w:hint="eastAsia"/>
                <w:szCs w:val="21"/>
              </w:rPr>
              <w:t>手动选择</w:t>
            </w:r>
          </w:p>
        </w:tc>
        <w:tc>
          <w:tcPr>
            <w:tcW w:w="1138" w:type="dxa"/>
          </w:tcPr>
          <w:p w14:paraId="684EC7D0" w14:textId="77777777" w:rsidR="000829C4" w:rsidRDefault="00000000">
            <w:pPr>
              <w:rPr>
                <w:szCs w:val="21"/>
              </w:rPr>
            </w:pPr>
            <w:r>
              <w:rPr>
                <w:rFonts w:hint="eastAsia"/>
                <w:szCs w:val="21"/>
              </w:rPr>
              <w:t>否</w:t>
            </w:r>
          </w:p>
        </w:tc>
        <w:tc>
          <w:tcPr>
            <w:tcW w:w="4264" w:type="dxa"/>
          </w:tcPr>
          <w:p w14:paraId="3154581F" w14:textId="77777777" w:rsidR="000829C4" w:rsidRDefault="00000000">
            <w:pPr>
              <w:rPr>
                <w:szCs w:val="21"/>
              </w:rPr>
            </w:pPr>
            <w:r>
              <w:rPr>
                <w:rFonts w:hint="eastAsia"/>
                <w:szCs w:val="21"/>
              </w:rPr>
              <w:t>参照所选纳税主体的印花税申报期间。申报标识默认</w:t>
            </w:r>
            <w:proofErr w:type="gramStart"/>
            <w:r>
              <w:rPr>
                <w:rFonts w:hint="eastAsia"/>
                <w:szCs w:val="21"/>
              </w:rPr>
              <w:t>勾</w:t>
            </w:r>
            <w:proofErr w:type="gramEnd"/>
            <w:r>
              <w:rPr>
                <w:rFonts w:hint="eastAsia"/>
                <w:szCs w:val="21"/>
              </w:rPr>
              <w:t>选时，自动带出限缴日期在申报月份内的申报期间。</w:t>
            </w:r>
          </w:p>
        </w:tc>
      </w:tr>
      <w:tr w:rsidR="000829C4" w14:paraId="507921EF" w14:textId="77777777">
        <w:tc>
          <w:tcPr>
            <w:tcW w:w="1105" w:type="dxa"/>
          </w:tcPr>
          <w:p w14:paraId="2E91537C" w14:textId="77777777" w:rsidR="000829C4" w:rsidRDefault="00000000">
            <w:pPr>
              <w:rPr>
                <w:szCs w:val="21"/>
              </w:rPr>
            </w:pPr>
            <w:r>
              <w:rPr>
                <w:rFonts w:hint="eastAsia"/>
                <w:szCs w:val="21"/>
              </w:rPr>
              <w:t>限缴日期</w:t>
            </w:r>
          </w:p>
        </w:tc>
        <w:tc>
          <w:tcPr>
            <w:tcW w:w="1157" w:type="dxa"/>
          </w:tcPr>
          <w:p w14:paraId="183C8A80" w14:textId="77777777" w:rsidR="000829C4" w:rsidRDefault="00000000">
            <w:pPr>
              <w:rPr>
                <w:szCs w:val="21"/>
              </w:rPr>
            </w:pPr>
            <w:r>
              <w:rPr>
                <w:rFonts w:hint="eastAsia"/>
                <w:szCs w:val="21"/>
              </w:rPr>
              <w:t>字符</w:t>
            </w:r>
          </w:p>
        </w:tc>
        <w:tc>
          <w:tcPr>
            <w:tcW w:w="1100" w:type="dxa"/>
          </w:tcPr>
          <w:p w14:paraId="659A0ACB" w14:textId="77777777" w:rsidR="000829C4" w:rsidRDefault="00000000">
            <w:pPr>
              <w:rPr>
                <w:szCs w:val="21"/>
              </w:rPr>
            </w:pPr>
            <w:r>
              <w:rPr>
                <w:rFonts w:hint="eastAsia"/>
                <w:szCs w:val="21"/>
              </w:rPr>
              <w:t>自动带出</w:t>
            </w:r>
          </w:p>
        </w:tc>
        <w:tc>
          <w:tcPr>
            <w:tcW w:w="1138" w:type="dxa"/>
          </w:tcPr>
          <w:p w14:paraId="619CF3B9" w14:textId="77777777" w:rsidR="000829C4" w:rsidRDefault="00000000">
            <w:pPr>
              <w:rPr>
                <w:szCs w:val="21"/>
              </w:rPr>
            </w:pPr>
            <w:r>
              <w:rPr>
                <w:rFonts w:hint="eastAsia"/>
                <w:szCs w:val="21"/>
              </w:rPr>
              <w:t>否</w:t>
            </w:r>
          </w:p>
        </w:tc>
        <w:tc>
          <w:tcPr>
            <w:tcW w:w="4264" w:type="dxa"/>
          </w:tcPr>
          <w:p w14:paraId="5D3EE236" w14:textId="77777777" w:rsidR="000829C4" w:rsidRDefault="00000000">
            <w:pPr>
              <w:rPr>
                <w:szCs w:val="21"/>
              </w:rPr>
            </w:pPr>
            <w:r>
              <w:rPr>
                <w:rFonts w:hint="eastAsia"/>
                <w:szCs w:val="21"/>
              </w:rPr>
              <w:t>自动带出纳税期间对应的限缴日期。不可编辑</w:t>
            </w:r>
          </w:p>
        </w:tc>
      </w:tr>
      <w:tr w:rsidR="000829C4" w14:paraId="722303EF" w14:textId="77777777">
        <w:tc>
          <w:tcPr>
            <w:tcW w:w="8764" w:type="dxa"/>
            <w:gridSpan w:val="5"/>
          </w:tcPr>
          <w:p w14:paraId="5217B261" w14:textId="77777777" w:rsidR="000829C4" w:rsidRDefault="00000000">
            <w:pPr>
              <w:rPr>
                <w:szCs w:val="21"/>
              </w:rPr>
            </w:pPr>
            <w:r>
              <w:rPr>
                <w:rFonts w:hint="eastAsia"/>
                <w:color w:val="FF0000"/>
                <w:szCs w:val="21"/>
                <w:shd w:val="clear" w:color="auto" w:fill="FFFF00"/>
              </w:rPr>
              <w:t>（修改）</w:t>
            </w:r>
            <w:r>
              <w:rPr>
                <w:rFonts w:hint="eastAsia"/>
                <w:szCs w:val="21"/>
              </w:rPr>
              <w:t>房产税</w:t>
            </w:r>
          </w:p>
        </w:tc>
      </w:tr>
      <w:tr w:rsidR="000829C4" w14:paraId="3BECD023" w14:textId="77777777">
        <w:tc>
          <w:tcPr>
            <w:tcW w:w="1105" w:type="dxa"/>
            <w:vAlign w:val="center"/>
          </w:tcPr>
          <w:p w14:paraId="445AD9B7" w14:textId="77777777" w:rsidR="000829C4" w:rsidRDefault="00000000">
            <w:pPr>
              <w:rPr>
                <w:szCs w:val="21"/>
              </w:rPr>
            </w:pPr>
            <w:r>
              <w:rPr>
                <w:rFonts w:cs="Times New Roman" w:hint="eastAsia"/>
                <w:szCs w:val="21"/>
              </w:rPr>
              <w:t>从价申报标识</w:t>
            </w:r>
          </w:p>
        </w:tc>
        <w:tc>
          <w:tcPr>
            <w:tcW w:w="1157" w:type="dxa"/>
          </w:tcPr>
          <w:p w14:paraId="6C5F1EEA" w14:textId="77777777" w:rsidR="000829C4" w:rsidRDefault="00000000">
            <w:pPr>
              <w:rPr>
                <w:szCs w:val="21"/>
              </w:rPr>
            </w:pPr>
            <w:r>
              <w:rPr>
                <w:rFonts w:hint="eastAsia"/>
                <w:szCs w:val="21"/>
              </w:rPr>
              <w:t>复选框</w:t>
            </w:r>
          </w:p>
        </w:tc>
        <w:tc>
          <w:tcPr>
            <w:tcW w:w="1100" w:type="dxa"/>
          </w:tcPr>
          <w:p w14:paraId="1831E442" w14:textId="77777777" w:rsidR="000829C4" w:rsidRDefault="00000000">
            <w:pPr>
              <w:rPr>
                <w:szCs w:val="21"/>
              </w:rPr>
            </w:pPr>
            <w:r>
              <w:rPr>
                <w:rFonts w:hint="eastAsia"/>
                <w:szCs w:val="21"/>
              </w:rPr>
              <w:t>手动选择</w:t>
            </w:r>
          </w:p>
        </w:tc>
        <w:tc>
          <w:tcPr>
            <w:tcW w:w="1138" w:type="dxa"/>
          </w:tcPr>
          <w:p w14:paraId="4D0E6528" w14:textId="77777777" w:rsidR="000829C4" w:rsidRDefault="00000000">
            <w:pPr>
              <w:rPr>
                <w:szCs w:val="21"/>
              </w:rPr>
            </w:pPr>
            <w:r>
              <w:rPr>
                <w:rFonts w:hint="eastAsia"/>
                <w:szCs w:val="21"/>
              </w:rPr>
              <w:t>否</w:t>
            </w:r>
          </w:p>
        </w:tc>
        <w:tc>
          <w:tcPr>
            <w:tcW w:w="4264" w:type="dxa"/>
          </w:tcPr>
          <w:p w14:paraId="3C4B9DAD" w14:textId="77777777" w:rsidR="000829C4" w:rsidRDefault="00000000">
            <w:pPr>
              <w:rPr>
                <w:szCs w:val="21"/>
              </w:rPr>
            </w:pPr>
            <w:r>
              <w:rPr>
                <w:rFonts w:hint="eastAsia"/>
                <w:szCs w:val="21"/>
              </w:rPr>
              <w:t>如存在所选纳税主体的房产税从价申报期间的限缴日期在申报月份内的申报期间，申报标识默认勾选。</w:t>
            </w:r>
          </w:p>
        </w:tc>
      </w:tr>
      <w:tr w:rsidR="000829C4" w14:paraId="779ED15B" w14:textId="77777777">
        <w:tc>
          <w:tcPr>
            <w:tcW w:w="1105" w:type="dxa"/>
            <w:vAlign w:val="center"/>
          </w:tcPr>
          <w:p w14:paraId="06F9A3D6" w14:textId="77777777" w:rsidR="000829C4" w:rsidRDefault="00000000">
            <w:pPr>
              <w:rPr>
                <w:szCs w:val="21"/>
              </w:rPr>
            </w:pPr>
            <w:r>
              <w:rPr>
                <w:rFonts w:cs="Times New Roman" w:hint="eastAsia"/>
                <w:szCs w:val="21"/>
              </w:rPr>
              <w:t>申报期间</w:t>
            </w:r>
          </w:p>
        </w:tc>
        <w:tc>
          <w:tcPr>
            <w:tcW w:w="1157" w:type="dxa"/>
          </w:tcPr>
          <w:p w14:paraId="320F0968" w14:textId="77777777" w:rsidR="000829C4" w:rsidRDefault="00000000">
            <w:pPr>
              <w:rPr>
                <w:szCs w:val="21"/>
              </w:rPr>
            </w:pPr>
            <w:r>
              <w:rPr>
                <w:rFonts w:hint="eastAsia"/>
                <w:szCs w:val="21"/>
              </w:rPr>
              <w:t>参照</w:t>
            </w:r>
          </w:p>
        </w:tc>
        <w:tc>
          <w:tcPr>
            <w:tcW w:w="1100" w:type="dxa"/>
          </w:tcPr>
          <w:p w14:paraId="05E8AB42" w14:textId="77777777" w:rsidR="000829C4" w:rsidRDefault="00000000">
            <w:pPr>
              <w:rPr>
                <w:szCs w:val="21"/>
              </w:rPr>
            </w:pPr>
            <w:r>
              <w:rPr>
                <w:rFonts w:hint="eastAsia"/>
                <w:szCs w:val="21"/>
              </w:rPr>
              <w:t>手动选择</w:t>
            </w:r>
          </w:p>
        </w:tc>
        <w:tc>
          <w:tcPr>
            <w:tcW w:w="1138" w:type="dxa"/>
          </w:tcPr>
          <w:p w14:paraId="49FEB999" w14:textId="77777777" w:rsidR="000829C4" w:rsidRDefault="00000000">
            <w:pPr>
              <w:rPr>
                <w:szCs w:val="21"/>
              </w:rPr>
            </w:pPr>
            <w:r>
              <w:rPr>
                <w:rFonts w:hint="eastAsia"/>
                <w:szCs w:val="21"/>
              </w:rPr>
              <w:t>否</w:t>
            </w:r>
          </w:p>
        </w:tc>
        <w:tc>
          <w:tcPr>
            <w:tcW w:w="4264" w:type="dxa"/>
          </w:tcPr>
          <w:p w14:paraId="4C230C61" w14:textId="77777777" w:rsidR="000829C4" w:rsidRDefault="00000000">
            <w:pPr>
              <w:rPr>
                <w:szCs w:val="21"/>
              </w:rPr>
            </w:pPr>
            <w:r>
              <w:rPr>
                <w:rFonts w:hint="eastAsia"/>
                <w:szCs w:val="21"/>
              </w:rPr>
              <w:t>参照所选纳税主体的房产税从价申报期间。申报标识默认</w:t>
            </w:r>
            <w:proofErr w:type="gramStart"/>
            <w:r>
              <w:rPr>
                <w:rFonts w:hint="eastAsia"/>
                <w:szCs w:val="21"/>
              </w:rPr>
              <w:t>勾</w:t>
            </w:r>
            <w:proofErr w:type="gramEnd"/>
            <w:r>
              <w:rPr>
                <w:rFonts w:hint="eastAsia"/>
                <w:szCs w:val="21"/>
              </w:rPr>
              <w:t>选时，自动带出限缴日期在申报月份内的申报期间。</w:t>
            </w:r>
          </w:p>
        </w:tc>
      </w:tr>
      <w:tr w:rsidR="000829C4" w14:paraId="6800C59F" w14:textId="77777777">
        <w:tc>
          <w:tcPr>
            <w:tcW w:w="1105" w:type="dxa"/>
            <w:vAlign w:val="center"/>
          </w:tcPr>
          <w:p w14:paraId="22D29462" w14:textId="77777777" w:rsidR="000829C4" w:rsidRDefault="00000000">
            <w:pPr>
              <w:rPr>
                <w:szCs w:val="21"/>
              </w:rPr>
            </w:pPr>
            <w:r>
              <w:rPr>
                <w:rFonts w:cs="Times New Roman" w:hint="eastAsia"/>
                <w:szCs w:val="21"/>
              </w:rPr>
              <w:lastRenderedPageBreak/>
              <w:t>限缴日期</w:t>
            </w:r>
          </w:p>
        </w:tc>
        <w:tc>
          <w:tcPr>
            <w:tcW w:w="1157" w:type="dxa"/>
          </w:tcPr>
          <w:p w14:paraId="0393450D" w14:textId="77777777" w:rsidR="000829C4" w:rsidRDefault="00000000">
            <w:pPr>
              <w:rPr>
                <w:szCs w:val="21"/>
              </w:rPr>
            </w:pPr>
            <w:r>
              <w:rPr>
                <w:rFonts w:hint="eastAsia"/>
                <w:szCs w:val="21"/>
              </w:rPr>
              <w:t>字符</w:t>
            </w:r>
          </w:p>
        </w:tc>
        <w:tc>
          <w:tcPr>
            <w:tcW w:w="1100" w:type="dxa"/>
          </w:tcPr>
          <w:p w14:paraId="43CCC835" w14:textId="77777777" w:rsidR="000829C4" w:rsidRDefault="00000000">
            <w:pPr>
              <w:rPr>
                <w:szCs w:val="21"/>
              </w:rPr>
            </w:pPr>
            <w:r>
              <w:rPr>
                <w:rFonts w:hint="eastAsia"/>
                <w:szCs w:val="21"/>
              </w:rPr>
              <w:t>自动带出</w:t>
            </w:r>
          </w:p>
        </w:tc>
        <w:tc>
          <w:tcPr>
            <w:tcW w:w="1138" w:type="dxa"/>
          </w:tcPr>
          <w:p w14:paraId="222973D8" w14:textId="77777777" w:rsidR="000829C4" w:rsidRDefault="00000000">
            <w:pPr>
              <w:rPr>
                <w:szCs w:val="21"/>
              </w:rPr>
            </w:pPr>
            <w:r>
              <w:rPr>
                <w:rFonts w:hint="eastAsia"/>
                <w:szCs w:val="21"/>
              </w:rPr>
              <w:t>否</w:t>
            </w:r>
          </w:p>
        </w:tc>
        <w:tc>
          <w:tcPr>
            <w:tcW w:w="4264" w:type="dxa"/>
          </w:tcPr>
          <w:p w14:paraId="2B4DF019" w14:textId="77777777" w:rsidR="000829C4" w:rsidRDefault="00000000">
            <w:pPr>
              <w:rPr>
                <w:szCs w:val="21"/>
              </w:rPr>
            </w:pPr>
            <w:r>
              <w:rPr>
                <w:rFonts w:hint="eastAsia"/>
                <w:szCs w:val="21"/>
              </w:rPr>
              <w:t>自动带出纳税期间对应的限缴日期。不可编辑</w:t>
            </w:r>
          </w:p>
        </w:tc>
      </w:tr>
      <w:tr w:rsidR="000829C4" w14:paraId="6169DEAD" w14:textId="77777777">
        <w:tc>
          <w:tcPr>
            <w:tcW w:w="1105" w:type="dxa"/>
            <w:vAlign w:val="center"/>
          </w:tcPr>
          <w:p w14:paraId="00AA5D1A" w14:textId="77777777" w:rsidR="000829C4" w:rsidRDefault="00000000">
            <w:pPr>
              <w:rPr>
                <w:szCs w:val="21"/>
              </w:rPr>
            </w:pPr>
            <w:proofErr w:type="gramStart"/>
            <w:r>
              <w:rPr>
                <w:rFonts w:cs="Times New Roman" w:hint="eastAsia"/>
                <w:szCs w:val="21"/>
              </w:rPr>
              <w:t>从租申报</w:t>
            </w:r>
            <w:proofErr w:type="gramEnd"/>
            <w:r>
              <w:rPr>
                <w:rFonts w:cs="Times New Roman" w:hint="eastAsia"/>
                <w:szCs w:val="21"/>
              </w:rPr>
              <w:t>标识</w:t>
            </w:r>
          </w:p>
        </w:tc>
        <w:tc>
          <w:tcPr>
            <w:tcW w:w="1157" w:type="dxa"/>
          </w:tcPr>
          <w:p w14:paraId="22C256FC" w14:textId="77777777" w:rsidR="000829C4" w:rsidRDefault="00000000">
            <w:pPr>
              <w:rPr>
                <w:szCs w:val="21"/>
              </w:rPr>
            </w:pPr>
            <w:r>
              <w:rPr>
                <w:rFonts w:hint="eastAsia"/>
                <w:szCs w:val="21"/>
              </w:rPr>
              <w:t>复选框</w:t>
            </w:r>
          </w:p>
        </w:tc>
        <w:tc>
          <w:tcPr>
            <w:tcW w:w="1100" w:type="dxa"/>
          </w:tcPr>
          <w:p w14:paraId="148FBF4B" w14:textId="77777777" w:rsidR="000829C4" w:rsidRDefault="00000000">
            <w:pPr>
              <w:rPr>
                <w:szCs w:val="21"/>
              </w:rPr>
            </w:pPr>
            <w:r>
              <w:rPr>
                <w:rFonts w:hint="eastAsia"/>
                <w:szCs w:val="21"/>
              </w:rPr>
              <w:t>手动选择</w:t>
            </w:r>
          </w:p>
        </w:tc>
        <w:tc>
          <w:tcPr>
            <w:tcW w:w="1138" w:type="dxa"/>
          </w:tcPr>
          <w:p w14:paraId="69AA52A2" w14:textId="77777777" w:rsidR="000829C4" w:rsidRDefault="00000000">
            <w:pPr>
              <w:rPr>
                <w:szCs w:val="21"/>
              </w:rPr>
            </w:pPr>
            <w:r>
              <w:rPr>
                <w:rFonts w:hint="eastAsia"/>
                <w:szCs w:val="21"/>
              </w:rPr>
              <w:t>否</w:t>
            </w:r>
          </w:p>
        </w:tc>
        <w:tc>
          <w:tcPr>
            <w:tcW w:w="4264" w:type="dxa"/>
          </w:tcPr>
          <w:p w14:paraId="463103C1" w14:textId="77777777" w:rsidR="000829C4" w:rsidRDefault="00000000">
            <w:pPr>
              <w:rPr>
                <w:szCs w:val="21"/>
              </w:rPr>
            </w:pPr>
            <w:r>
              <w:rPr>
                <w:rFonts w:hint="eastAsia"/>
                <w:szCs w:val="21"/>
              </w:rPr>
              <w:t>如存在所选纳税主体的房产</w:t>
            </w:r>
            <w:proofErr w:type="gramStart"/>
            <w:r>
              <w:rPr>
                <w:rFonts w:hint="eastAsia"/>
                <w:szCs w:val="21"/>
              </w:rPr>
              <w:t>税从租申报</w:t>
            </w:r>
            <w:proofErr w:type="gramEnd"/>
            <w:r>
              <w:rPr>
                <w:rFonts w:hint="eastAsia"/>
                <w:szCs w:val="21"/>
              </w:rPr>
              <w:t>期间的限缴日期在申报月份内的申报期间，申报标识默认勾选。</w:t>
            </w:r>
          </w:p>
        </w:tc>
      </w:tr>
      <w:tr w:rsidR="000829C4" w14:paraId="7E08EBD6" w14:textId="77777777">
        <w:tc>
          <w:tcPr>
            <w:tcW w:w="1105" w:type="dxa"/>
            <w:vAlign w:val="center"/>
          </w:tcPr>
          <w:p w14:paraId="35906B57" w14:textId="77777777" w:rsidR="000829C4" w:rsidRDefault="00000000">
            <w:pPr>
              <w:rPr>
                <w:szCs w:val="21"/>
              </w:rPr>
            </w:pPr>
            <w:r>
              <w:rPr>
                <w:rFonts w:cs="Times New Roman" w:hint="eastAsia"/>
                <w:szCs w:val="21"/>
              </w:rPr>
              <w:t>申报期间</w:t>
            </w:r>
          </w:p>
        </w:tc>
        <w:tc>
          <w:tcPr>
            <w:tcW w:w="1157" w:type="dxa"/>
          </w:tcPr>
          <w:p w14:paraId="0072AFF1" w14:textId="77777777" w:rsidR="000829C4" w:rsidRDefault="00000000">
            <w:pPr>
              <w:rPr>
                <w:szCs w:val="21"/>
              </w:rPr>
            </w:pPr>
            <w:r>
              <w:rPr>
                <w:rFonts w:hint="eastAsia"/>
                <w:szCs w:val="21"/>
              </w:rPr>
              <w:t>参照</w:t>
            </w:r>
          </w:p>
        </w:tc>
        <w:tc>
          <w:tcPr>
            <w:tcW w:w="1100" w:type="dxa"/>
          </w:tcPr>
          <w:p w14:paraId="4AD46107" w14:textId="77777777" w:rsidR="000829C4" w:rsidRDefault="00000000">
            <w:pPr>
              <w:rPr>
                <w:szCs w:val="21"/>
              </w:rPr>
            </w:pPr>
            <w:r>
              <w:rPr>
                <w:rFonts w:hint="eastAsia"/>
                <w:szCs w:val="21"/>
              </w:rPr>
              <w:t>手动选择</w:t>
            </w:r>
          </w:p>
        </w:tc>
        <w:tc>
          <w:tcPr>
            <w:tcW w:w="1138" w:type="dxa"/>
          </w:tcPr>
          <w:p w14:paraId="509B3763" w14:textId="77777777" w:rsidR="000829C4" w:rsidRDefault="00000000">
            <w:pPr>
              <w:rPr>
                <w:szCs w:val="21"/>
              </w:rPr>
            </w:pPr>
            <w:r>
              <w:rPr>
                <w:rFonts w:hint="eastAsia"/>
                <w:szCs w:val="21"/>
              </w:rPr>
              <w:t>否</w:t>
            </w:r>
          </w:p>
        </w:tc>
        <w:tc>
          <w:tcPr>
            <w:tcW w:w="4264" w:type="dxa"/>
          </w:tcPr>
          <w:p w14:paraId="6DA8C134" w14:textId="77777777" w:rsidR="000829C4" w:rsidRDefault="00000000">
            <w:pPr>
              <w:rPr>
                <w:szCs w:val="21"/>
              </w:rPr>
            </w:pPr>
            <w:r>
              <w:rPr>
                <w:rFonts w:hint="eastAsia"/>
                <w:szCs w:val="21"/>
              </w:rPr>
              <w:t>参照所选纳税主体的房产</w:t>
            </w:r>
            <w:proofErr w:type="gramStart"/>
            <w:r>
              <w:rPr>
                <w:rFonts w:hint="eastAsia"/>
                <w:szCs w:val="21"/>
              </w:rPr>
              <w:t>税从租申报</w:t>
            </w:r>
            <w:proofErr w:type="gramEnd"/>
            <w:r>
              <w:rPr>
                <w:rFonts w:hint="eastAsia"/>
                <w:szCs w:val="21"/>
              </w:rPr>
              <w:t>期间。申报标识默认</w:t>
            </w:r>
            <w:proofErr w:type="gramStart"/>
            <w:r>
              <w:rPr>
                <w:rFonts w:hint="eastAsia"/>
                <w:szCs w:val="21"/>
              </w:rPr>
              <w:t>勾</w:t>
            </w:r>
            <w:proofErr w:type="gramEnd"/>
            <w:r>
              <w:rPr>
                <w:rFonts w:hint="eastAsia"/>
                <w:szCs w:val="21"/>
              </w:rPr>
              <w:t>选时，自动带出限缴日期在申报月份内的申报期间。</w:t>
            </w:r>
          </w:p>
        </w:tc>
      </w:tr>
      <w:tr w:rsidR="000829C4" w14:paraId="44D1D496" w14:textId="77777777">
        <w:tc>
          <w:tcPr>
            <w:tcW w:w="1105" w:type="dxa"/>
            <w:vAlign w:val="center"/>
          </w:tcPr>
          <w:p w14:paraId="374C6C00" w14:textId="77777777" w:rsidR="000829C4" w:rsidRDefault="00000000">
            <w:pPr>
              <w:rPr>
                <w:szCs w:val="21"/>
              </w:rPr>
            </w:pPr>
            <w:r>
              <w:rPr>
                <w:rFonts w:cs="Times New Roman" w:hint="eastAsia"/>
                <w:szCs w:val="21"/>
              </w:rPr>
              <w:t>限缴日期</w:t>
            </w:r>
          </w:p>
        </w:tc>
        <w:tc>
          <w:tcPr>
            <w:tcW w:w="1157" w:type="dxa"/>
          </w:tcPr>
          <w:p w14:paraId="09D80E33" w14:textId="77777777" w:rsidR="000829C4" w:rsidRDefault="00000000">
            <w:pPr>
              <w:rPr>
                <w:szCs w:val="21"/>
              </w:rPr>
            </w:pPr>
            <w:r>
              <w:rPr>
                <w:rFonts w:hint="eastAsia"/>
                <w:szCs w:val="21"/>
              </w:rPr>
              <w:t>字符</w:t>
            </w:r>
          </w:p>
        </w:tc>
        <w:tc>
          <w:tcPr>
            <w:tcW w:w="1100" w:type="dxa"/>
          </w:tcPr>
          <w:p w14:paraId="40A577F8" w14:textId="77777777" w:rsidR="000829C4" w:rsidRDefault="00000000">
            <w:pPr>
              <w:rPr>
                <w:szCs w:val="21"/>
              </w:rPr>
            </w:pPr>
            <w:r>
              <w:rPr>
                <w:rFonts w:hint="eastAsia"/>
                <w:szCs w:val="21"/>
              </w:rPr>
              <w:t>自动带出</w:t>
            </w:r>
          </w:p>
        </w:tc>
        <w:tc>
          <w:tcPr>
            <w:tcW w:w="1138" w:type="dxa"/>
          </w:tcPr>
          <w:p w14:paraId="26F83CD6" w14:textId="77777777" w:rsidR="000829C4" w:rsidRDefault="00000000">
            <w:pPr>
              <w:rPr>
                <w:szCs w:val="21"/>
              </w:rPr>
            </w:pPr>
            <w:r>
              <w:rPr>
                <w:rFonts w:hint="eastAsia"/>
                <w:szCs w:val="21"/>
              </w:rPr>
              <w:t>否</w:t>
            </w:r>
          </w:p>
        </w:tc>
        <w:tc>
          <w:tcPr>
            <w:tcW w:w="4264" w:type="dxa"/>
          </w:tcPr>
          <w:p w14:paraId="1C42AC1F" w14:textId="77777777" w:rsidR="000829C4" w:rsidRDefault="00000000">
            <w:pPr>
              <w:rPr>
                <w:szCs w:val="21"/>
              </w:rPr>
            </w:pPr>
            <w:r>
              <w:rPr>
                <w:rFonts w:hint="eastAsia"/>
                <w:szCs w:val="21"/>
              </w:rPr>
              <w:t>自动带出纳税期间对应的限缴日期。不可编辑</w:t>
            </w:r>
          </w:p>
        </w:tc>
      </w:tr>
      <w:tr w:rsidR="000829C4" w14:paraId="561A4A7C" w14:textId="77777777">
        <w:tc>
          <w:tcPr>
            <w:tcW w:w="8764" w:type="dxa"/>
            <w:gridSpan w:val="5"/>
          </w:tcPr>
          <w:p w14:paraId="40D56897" w14:textId="77777777" w:rsidR="000829C4" w:rsidRDefault="00000000">
            <w:pPr>
              <w:rPr>
                <w:szCs w:val="21"/>
              </w:rPr>
            </w:pPr>
            <w:r>
              <w:rPr>
                <w:rFonts w:hint="eastAsia"/>
                <w:szCs w:val="21"/>
              </w:rPr>
              <w:t>城镇土地使用税</w:t>
            </w:r>
          </w:p>
        </w:tc>
      </w:tr>
      <w:tr w:rsidR="000829C4" w14:paraId="697C3BB1" w14:textId="77777777">
        <w:tc>
          <w:tcPr>
            <w:tcW w:w="1105" w:type="dxa"/>
          </w:tcPr>
          <w:p w14:paraId="49A86AE3" w14:textId="77777777" w:rsidR="000829C4" w:rsidRDefault="00000000">
            <w:pPr>
              <w:rPr>
                <w:szCs w:val="21"/>
              </w:rPr>
            </w:pPr>
            <w:r>
              <w:rPr>
                <w:rFonts w:hint="eastAsia"/>
                <w:szCs w:val="21"/>
              </w:rPr>
              <w:t>申报标识</w:t>
            </w:r>
          </w:p>
        </w:tc>
        <w:tc>
          <w:tcPr>
            <w:tcW w:w="1157" w:type="dxa"/>
          </w:tcPr>
          <w:p w14:paraId="5D195942" w14:textId="77777777" w:rsidR="000829C4" w:rsidRDefault="00000000">
            <w:pPr>
              <w:rPr>
                <w:szCs w:val="21"/>
              </w:rPr>
            </w:pPr>
            <w:r>
              <w:rPr>
                <w:rFonts w:hint="eastAsia"/>
                <w:szCs w:val="21"/>
              </w:rPr>
              <w:t>复选框</w:t>
            </w:r>
          </w:p>
        </w:tc>
        <w:tc>
          <w:tcPr>
            <w:tcW w:w="1100" w:type="dxa"/>
          </w:tcPr>
          <w:p w14:paraId="30822E2A" w14:textId="77777777" w:rsidR="000829C4" w:rsidRDefault="00000000">
            <w:pPr>
              <w:rPr>
                <w:szCs w:val="21"/>
              </w:rPr>
            </w:pPr>
            <w:r>
              <w:rPr>
                <w:rFonts w:hint="eastAsia"/>
                <w:szCs w:val="21"/>
              </w:rPr>
              <w:t>手工录入</w:t>
            </w:r>
          </w:p>
        </w:tc>
        <w:tc>
          <w:tcPr>
            <w:tcW w:w="1138" w:type="dxa"/>
          </w:tcPr>
          <w:p w14:paraId="0D31DE66" w14:textId="77777777" w:rsidR="000829C4" w:rsidRDefault="00000000">
            <w:pPr>
              <w:rPr>
                <w:szCs w:val="21"/>
              </w:rPr>
            </w:pPr>
            <w:r>
              <w:rPr>
                <w:rFonts w:hint="eastAsia"/>
                <w:szCs w:val="21"/>
              </w:rPr>
              <w:t>否</w:t>
            </w:r>
          </w:p>
        </w:tc>
        <w:tc>
          <w:tcPr>
            <w:tcW w:w="4264" w:type="dxa"/>
          </w:tcPr>
          <w:p w14:paraId="4D2D9A10" w14:textId="77777777" w:rsidR="000829C4" w:rsidRDefault="00000000">
            <w:pPr>
              <w:rPr>
                <w:szCs w:val="21"/>
              </w:rPr>
            </w:pPr>
            <w:r>
              <w:rPr>
                <w:rFonts w:hint="eastAsia"/>
                <w:szCs w:val="21"/>
              </w:rPr>
              <w:t>如存在所选纳税主体的城镇土地使用税申报期间的限缴日期在申报月份内的申报期间，申报标识默认勾选。</w:t>
            </w:r>
          </w:p>
        </w:tc>
      </w:tr>
      <w:tr w:rsidR="000829C4" w14:paraId="2DEB2641" w14:textId="77777777">
        <w:tc>
          <w:tcPr>
            <w:tcW w:w="1105" w:type="dxa"/>
          </w:tcPr>
          <w:p w14:paraId="5E0AD402" w14:textId="77777777" w:rsidR="000829C4" w:rsidRDefault="00000000">
            <w:pPr>
              <w:rPr>
                <w:szCs w:val="21"/>
              </w:rPr>
            </w:pPr>
            <w:r>
              <w:rPr>
                <w:rFonts w:hint="eastAsia"/>
                <w:szCs w:val="21"/>
              </w:rPr>
              <w:t>申报期间</w:t>
            </w:r>
          </w:p>
        </w:tc>
        <w:tc>
          <w:tcPr>
            <w:tcW w:w="1157" w:type="dxa"/>
          </w:tcPr>
          <w:p w14:paraId="60744158" w14:textId="77777777" w:rsidR="000829C4" w:rsidRDefault="00000000">
            <w:pPr>
              <w:rPr>
                <w:szCs w:val="21"/>
              </w:rPr>
            </w:pPr>
            <w:r>
              <w:rPr>
                <w:rFonts w:hint="eastAsia"/>
                <w:szCs w:val="21"/>
              </w:rPr>
              <w:t>参照</w:t>
            </w:r>
          </w:p>
        </w:tc>
        <w:tc>
          <w:tcPr>
            <w:tcW w:w="1100" w:type="dxa"/>
          </w:tcPr>
          <w:p w14:paraId="66FBA708" w14:textId="77777777" w:rsidR="000829C4" w:rsidRDefault="00000000">
            <w:pPr>
              <w:rPr>
                <w:szCs w:val="21"/>
              </w:rPr>
            </w:pPr>
            <w:r>
              <w:rPr>
                <w:rFonts w:hint="eastAsia"/>
                <w:szCs w:val="21"/>
              </w:rPr>
              <w:t>手工录入</w:t>
            </w:r>
          </w:p>
        </w:tc>
        <w:tc>
          <w:tcPr>
            <w:tcW w:w="1138" w:type="dxa"/>
          </w:tcPr>
          <w:p w14:paraId="5F43C47B" w14:textId="77777777" w:rsidR="000829C4" w:rsidRDefault="00000000">
            <w:pPr>
              <w:rPr>
                <w:szCs w:val="21"/>
              </w:rPr>
            </w:pPr>
            <w:r>
              <w:rPr>
                <w:rFonts w:hint="eastAsia"/>
                <w:szCs w:val="21"/>
              </w:rPr>
              <w:t>否</w:t>
            </w:r>
          </w:p>
        </w:tc>
        <w:tc>
          <w:tcPr>
            <w:tcW w:w="4264" w:type="dxa"/>
          </w:tcPr>
          <w:p w14:paraId="45D59613" w14:textId="77777777" w:rsidR="000829C4" w:rsidRDefault="00000000">
            <w:pPr>
              <w:rPr>
                <w:szCs w:val="21"/>
              </w:rPr>
            </w:pPr>
            <w:r>
              <w:rPr>
                <w:rFonts w:hint="eastAsia"/>
                <w:szCs w:val="21"/>
              </w:rPr>
              <w:t>参照所选纳税主体的城镇土地使用税申报期间。申报标识默认</w:t>
            </w:r>
            <w:proofErr w:type="gramStart"/>
            <w:r>
              <w:rPr>
                <w:rFonts w:hint="eastAsia"/>
                <w:szCs w:val="21"/>
              </w:rPr>
              <w:t>勾</w:t>
            </w:r>
            <w:proofErr w:type="gramEnd"/>
            <w:r>
              <w:rPr>
                <w:rFonts w:hint="eastAsia"/>
                <w:szCs w:val="21"/>
              </w:rPr>
              <w:t>选时，自动带出限缴日期在申报月份内的申报期间。</w:t>
            </w:r>
          </w:p>
        </w:tc>
      </w:tr>
      <w:tr w:rsidR="000829C4" w14:paraId="2AC2152E" w14:textId="77777777">
        <w:tc>
          <w:tcPr>
            <w:tcW w:w="1105" w:type="dxa"/>
          </w:tcPr>
          <w:p w14:paraId="31274CCD" w14:textId="77777777" w:rsidR="000829C4" w:rsidRDefault="00000000">
            <w:pPr>
              <w:rPr>
                <w:szCs w:val="21"/>
              </w:rPr>
            </w:pPr>
            <w:r>
              <w:rPr>
                <w:rFonts w:hint="eastAsia"/>
                <w:szCs w:val="21"/>
              </w:rPr>
              <w:t>限缴日期</w:t>
            </w:r>
          </w:p>
        </w:tc>
        <w:tc>
          <w:tcPr>
            <w:tcW w:w="1157" w:type="dxa"/>
          </w:tcPr>
          <w:p w14:paraId="4BBA2F5C" w14:textId="77777777" w:rsidR="000829C4" w:rsidRDefault="00000000">
            <w:pPr>
              <w:rPr>
                <w:szCs w:val="21"/>
              </w:rPr>
            </w:pPr>
            <w:r>
              <w:rPr>
                <w:rFonts w:hint="eastAsia"/>
                <w:szCs w:val="21"/>
              </w:rPr>
              <w:t>字符</w:t>
            </w:r>
          </w:p>
        </w:tc>
        <w:tc>
          <w:tcPr>
            <w:tcW w:w="1100" w:type="dxa"/>
          </w:tcPr>
          <w:p w14:paraId="40B7C2ED" w14:textId="77777777" w:rsidR="000829C4" w:rsidRDefault="00000000">
            <w:pPr>
              <w:rPr>
                <w:szCs w:val="21"/>
              </w:rPr>
            </w:pPr>
            <w:r>
              <w:rPr>
                <w:rFonts w:hint="eastAsia"/>
                <w:szCs w:val="21"/>
              </w:rPr>
              <w:t>自动带出</w:t>
            </w:r>
          </w:p>
        </w:tc>
        <w:tc>
          <w:tcPr>
            <w:tcW w:w="1138" w:type="dxa"/>
          </w:tcPr>
          <w:p w14:paraId="64BDC427" w14:textId="77777777" w:rsidR="000829C4" w:rsidRDefault="00000000">
            <w:pPr>
              <w:rPr>
                <w:szCs w:val="21"/>
              </w:rPr>
            </w:pPr>
            <w:r>
              <w:rPr>
                <w:rFonts w:hint="eastAsia"/>
                <w:szCs w:val="21"/>
              </w:rPr>
              <w:t>否</w:t>
            </w:r>
          </w:p>
        </w:tc>
        <w:tc>
          <w:tcPr>
            <w:tcW w:w="4264" w:type="dxa"/>
          </w:tcPr>
          <w:p w14:paraId="5F1B0600" w14:textId="77777777" w:rsidR="000829C4" w:rsidRDefault="00000000">
            <w:pPr>
              <w:rPr>
                <w:szCs w:val="21"/>
              </w:rPr>
            </w:pPr>
            <w:r>
              <w:rPr>
                <w:rFonts w:hint="eastAsia"/>
                <w:szCs w:val="21"/>
              </w:rPr>
              <w:t>自动带出纳税期间对应的限缴日期。不可编辑</w:t>
            </w:r>
          </w:p>
        </w:tc>
      </w:tr>
      <w:tr w:rsidR="000829C4" w14:paraId="7D9167EF" w14:textId="77777777">
        <w:tc>
          <w:tcPr>
            <w:tcW w:w="1105" w:type="dxa"/>
          </w:tcPr>
          <w:p w14:paraId="72B33DC1" w14:textId="77777777" w:rsidR="000829C4" w:rsidRDefault="00000000">
            <w:pPr>
              <w:rPr>
                <w:szCs w:val="21"/>
              </w:rPr>
            </w:pPr>
            <w:r>
              <w:rPr>
                <w:rFonts w:hint="eastAsia"/>
                <w:szCs w:val="21"/>
              </w:rPr>
              <w:t>申报税额</w:t>
            </w:r>
          </w:p>
        </w:tc>
        <w:tc>
          <w:tcPr>
            <w:tcW w:w="1157" w:type="dxa"/>
          </w:tcPr>
          <w:p w14:paraId="61551038" w14:textId="77777777" w:rsidR="000829C4" w:rsidRDefault="00000000">
            <w:pPr>
              <w:rPr>
                <w:szCs w:val="21"/>
              </w:rPr>
            </w:pPr>
            <w:r>
              <w:rPr>
                <w:rFonts w:hint="eastAsia"/>
                <w:szCs w:val="21"/>
              </w:rPr>
              <w:t>数值</w:t>
            </w:r>
          </w:p>
        </w:tc>
        <w:tc>
          <w:tcPr>
            <w:tcW w:w="1100" w:type="dxa"/>
          </w:tcPr>
          <w:p w14:paraId="175C1EF8" w14:textId="77777777" w:rsidR="000829C4" w:rsidRDefault="00000000">
            <w:pPr>
              <w:rPr>
                <w:szCs w:val="21"/>
              </w:rPr>
            </w:pPr>
            <w:r>
              <w:rPr>
                <w:rFonts w:hint="eastAsia"/>
                <w:szCs w:val="21"/>
              </w:rPr>
              <w:t>自动带出</w:t>
            </w:r>
          </w:p>
        </w:tc>
        <w:tc>
          <w:tcPr>
            <w:tcW w:w="1138" w:type="dxa"/>
          </w:tcPr>
          <w:p w14:paraId="441CD5C7" w14:textId="77777777" w:rsidR="000829C4" w:rsidRDefault="00000000">
            <w:pPr>
              <w:rPr>
                <w:szCs w:val="21"/>
              </w:rPr>
            </w:pPr>
            <w:r>
              <w:rPr>
                <w:rFonts w:hint="eastAsia"/>
                <w:szCs w:val="21"/>
              </w:rPr>
              <w:t>否</w:t>
            </w:r>
          </w:p>
        </w:tc>
        <w:tc>
          <w:tcPr>
            <w:tcW w:w="4264" w:type="dxa"/>
          </w:tcPr>
          <w:p w14:paraId="21420A49" w14:textId="77777777" w:rsidR="000829C4" w:rsidRDefault="00000000">
            <w:pPr>
              <w:rPr>
                <w:szCs w:val="21"/>
              </w:rPr>
            </w:pPr>
            <w:r>
              <w:rPr>
                <w:rFonts w:hint="eastAsia"/>
                <w:szCs w:val="21"/>
              </w:rPr>
              <w:t>申报表计算后自动反写，不可编辑</w:t>
            </w:r>
          </w:p>
        </w:tc>
      </w:tr>
      <w:tr w:rsidR="000829C4" w14:paraId="5BB5EB7C" w14:textId="77777777">
        <w:tc>
          <w:tcPr>
            <w:tcW w:w="1105" w:type="dxa"/>
          </w:tcPr>
          <w:p w14:paraId="4E4D3EB9" w14:textId="77777777" w:rsidR="000829C4" w:rsidRDefault="00000000">
            <w:pPr>
              <w:rPr>
                <w:szCs w:val="21"/>
              </w:rPr>
            </w:pPr>
            <w:r>
              <w:rPr>
                <w:rFonts w:hint="eastAsia"/>
                <w:szCs w:val="21"/>
              </w:rPr>
              <w:t>实缴税额</w:t>
            </w:r>
          </w:p>
        </w:tc>
        <w:tc>
          <w:tcPr>
            <w:tcW w:w="1157" w:type="dxa"/>
          </w:tcPr>
          <w:p w14:paraId="046C25A3" w14:textId="77777777" w:rsidR="000829C4" w:rsidRDefault="00000000">
            <w:pPr>
              <w:rPr>
                <w:szCs w:val="21"/>
              </w:rPr>
            </w:pPr>
            <w:r>
              <w:rPr>
                <w:rFonts w:hint="eastAsia"/>
                <w:szCs w:val="21"/>
              </w:rPr>
              <w:t>数值</w:t>
            </w:r>
          </w:p>
        </w:tc>
        <w:tc>
          <w:tcPr>
            <w:tcW w:w="1100" w:type="dxa"/>
          </w:tcPr>
          <w:p w14:paraId="43EC9D4E" w14:textId="77777777" w:rsidR="000829C4" w:rsidRDefault="00000000">
            <w:pPr>
              <w:rPr>
                <w:szCs w:val="21"/>
              </w:rPr>
            </w:pPr>
            <w:r>
              <w:rPr>
                <w:rFonts w:hint="eastAsia"/>
                <w:szCs w:val="21"/>
              </w:rPr>
              <w:t>手工录入</w:t>
            </w:r>
          </w:p>
        </w:tc>
        <w:tc>
          <w:tcPr>
            <w:tcW w:w="1138" w:type="dxa"/>
          </w:tcPr>
          <w:p w14:paraId="675B90ED" w14:textId="77777777" w:rsidR="000829C4" w:rsidRDefault="00000000">
            <w:pPr>
              <w:rPr>
                <w:szCs w:val="21"/>
              </w:rPr>
            </w:pPr>
            <w:r>
              <w:rPr>
                <w:rFonts w:hint="eastAsia"/>
                <w:szCs w:val="21"/>
              </w:rPr>
              <w:t>否</w:t>
            </w:r>
          </w:p>
        </w:tc>
        <w:tc>
          <w:tcPr>
            <w:tcW w:w="4264" w:type="dxa"/>
          </w:tcPr>
          <w:p w14:paraId="3ED3BAE6" w14:textId="77777777" w:rsidR="000829C4" w:rsidRDefault="00000000">
            <w:pPr>
              <w:rPr>
                <w:szCs w:val="21"/>
              </w:rPr>
            </w:pPr>
            <w:r>
              <w:rPr>
                <w:rFonts w:hint="eastAsia"/>
                <w:szCs w:val="21"/>
              </w:rPr>
              <w:t>默认</w:t>
            </w:r>
            <w:r>
              <w:rPr>
                <w:rFonts w:hint="eastAsia"/>
                <w:szCs w:val="21"/>
              </w:rPr>
              <w:t>=</w:t>
            </w:r>
            <w:r>
              <w:rPr>
                <w:rFonts w:hint="eastAsia"/>
                <w:szCs w:val="21"/>
              </w:rPr>
              <w:t>申报税额，可编辑。</w:t>
            </w:r>
          </w:p>
        </w:tc>
      </w:tr>
      <w:tr w:rsidR="000829C4" w14:paraId="4795545E" w14:textId="77777777">
        <w:tc>
          <w:tcPr>
            <w:tcW w:w="8764" w:type="dxa"/>
            <w:gridSpan w:val="5"/>
          </w:tcPr>
          <w:p w14:paraId="6D17DD65" w14:textId="77777777" w:rsidR="000829C4" w:rsidRDefault="00000000">
            <w:pPr>
              <w:rPr>
                <w:szCs w:val="21"/>
              </w:rPr>
            </w:pPr>
            <w:r>
              <w:rPr>
                <w:rFonts w:hint="eastAsia"/>
                <w:szCs w:val="21"/>
              </w:rPr>
              <w:t>环保税</w:t>
            </w:r>
          </w:p>
        </w:tc>
      </w:tr>
      <w:tr w:rsidR="000829C4" w14:paraId="6C003417" w14:textId="77777777">
        <w:tc>
          <w:tcPr>
            <w:tcW w:w="1105" w:type="dxa"/>
          </w:tcPr>
          <w:p w14:paraId="46D26A8C" w14:textId="77777777" w:rsidR="000829C4" w:rsidRDefault="00000000">
            <w:pPr>
              <w:rPr>
                <w:szCs w:val="21"/>
              </w:rPr>
            </w:pPr>
            <w:r>
              <w:rPr>
                <w:rFonts w:hint="eastAsia"/>
                <w:szCs w:val="21"/>
              </w:rPr>
              <w:t>申报标识</w:t>
            </w:r>
          </w:p>
        </w:tc>
        <w:tc>
          <w:tcPr>
            <w:tcW w:w="1157" w:type="dxa"/>
          </w:tcPr>
          <w:p w14:paraId="114E52E1" w14:textId="77777777" w:rsidR="000829C4" w:rsidRDefault="00000000">
            <w:pPr>
              <w:rPr>
                <w:szCs w:val="21"/>
              </w:rPr>
            </w:pPr>
            <w:r>
              <w:rPr>
                <w:rFonts w:hint="eastAsia"/>
                <w:szCs w:val="21"/>
              </w:rPr>
              <w:t>复选框</w:t>
            </w:r>
          </w:p>
        </w:tc>
        <w:tc>
          <w:tcPr>
            <w:tcW w:w="1100" w:type="dxa"/>
          </w:tcPr>
          <w:p w14:paraId="04CE494C" w14:textId="77777777" w:rsidR="000829C4" w:rsidRDefault="00000000">
            <w:pPr>
              <w:rPr>
                <w:szCs w:val="21"/>
              </w:rPr>
            </w:pPr>
            <w:r>
              <w:rPr>
                <w:rFonts w:hint="eastAsia"/>
                <w:szCs w:val="21"/>
              </w:rPr>
              <w:t>手工录入</w:t>
            </w:r>
          </w:p>
        </w:tc>
        <w:tc>
          <w:tcPr>
            <w:tcW w:w="1138" w:type="dxa"/>
          </w:tcPr>
          <w:p w14:paraId="78DEADFD" w14:textId="77777777" w:rsidR="000829C4" w:rsidRDefault="00000000">
            <w:pPr>
              <w:rPr>
                <w:szCs w:val="21"/>
              </w:rPr>
            </w:pPr>
            <w:r>
              <w:rPr>
                <w:rFonts w:hint="eastAsia"/>
                <w:szCs w:val="21"/>
              </w:rPr>
              <w:t>否</w:t>
            </w:r>
          </w:p>
        </w:tc>
        <w:tc>
          <w:tcPr>
            <w:tcW w:w="4264" w:type="dxa"/>
          </w:tcPr>
          <w:p w14:paraId="11C5CAC2" w14:textId="77777777" w:rsidR="000829C4" w:rsidRDefault="00000000">
            <w:pPr>
              <w:rPr>
                <w:szCs w:val="21"/>
              </w:rPr>
            </w:pPr>
            <w:r>
              <w:rPr>
                <w:rFonts w:hint="eastAsia"/>
                <w:szCs w:val="21"/>
              </w:rPr>
              <w:t>如存在所选纳税主体的环保税申报期间的限缴日期在申报月份内的申报期间，申报标识默认勾选。</w:t>
            </w:r>
          </w:p>
        </w:tc>
      </w:tr>
      <w:tr w:rsidR="000829C4" w14:paraId="6D32C818" w14:textId="77777777">
        <w:tc>
          <w:tcPr>
            <w:tcW w:w="1105" w:type="dxa"/>
          </w:tcPr>
          <w:p w14:paraId="5EDB385C" w14:textId="77777777" w:rsidR="000829C4" w:rsidRDefault="00000000">
            <w:pPr>
              <w:rPr>
                <w:szCs w:val="21"/>
              </w:rPr>
            </w:pPr>
            <w:r>
              <w:rPr>
                <w:rFonts w:hint="eastAsia"/>
                <w:szCs w:val="21"/>
              </w:rPr>
              <w:t>申报期间</w:t>
            </w:r>
          </w:p>
        </w:tc>
        <w:tc>
          <w:tcPr>
            <w:tcW w:w="1157" w:type="dxa"/>
          </w:tcPr>
          <w:p w14:paraId="1B0E11BE" w14:textId="77777777" w:rsidR="000829C4" w:rsidRDefault="00000000">
            <w:pPr>
              <w:rPr>
                <w:szCs w:val="21"/>
              </w:rPr>
            </w:pPr>
            <w:r>
              <w:rPr>
                <w:rFonts w:hint="eastAsia"/>
                <w:szCs w:val="21"/>
              </w:rPr>
              <w:t>参照</w:t>
            </w:r>
          </w:p>
        </w:tc>
        <w:tc>
          <w:tcPr>
            <w:tcW w:w="1100" w:type="dxa"/>
          </w:tcPr>
          <w:p w14:paraId="05CB6438" w14:textId="77777777" w:rsidR="000829C4" w:rsidRDefault="00000000">
            <w:pPr>
              <w:rPr>
                <w:szCs w:val="21"/>
              </w:rPr>
            </w:pPr>
            <w:r>
              <w:rPr>
                <w:rFonts w:hint="eastAsia"/>
                <w:szCs w:val="21"/>
              </w:rPr>
              <w:t>手工录入</w:t>
            </w:r>
          </w:p>
        </w:tc>
        <w:tc>
          <w:tcPr>
            <w:tcW w:w="1138" w:type="dxa"/>
          </w:tcPr>
          <w:p w14:paraId="66D062AD" w14:textId="77777777" w:rsidR="000829C4" w:rsidRDefault="00000000">
            <w:pPr>
              <w:rPr>
                <w:szCs w:val="21"/>
              </w:rPr>
            </w:pPr>
            <w:r>
              <w:rPr>
                <w:rFonts w:hint="eastAsia"/>
                <w:szCs w:val="21"/>
              </w:rPr>
              <w:t>否</w:t>
            </w:r>
          </w:p>
        </w:tc>
        <w:tc>
          <w:tcPr>
            <w:tcW w:w="4264" w:type="dxa"/>
          </w:tcPr>
          <w:p w14:paraId="636678BD" w14:textId="77777777" w:rsidR="000829C4" w:rsidRDefault="00000000">
            <w:pPr>
              <w:rPr>
                <w:szCs w:val="21"/>
              </w:rPr>
            </w:pPr>
            <w:r>
              <w:rPr>
                <w:rFonts w:hint="eastAsia"/>
                <w:szCs w:val="21"/>
              </w:rPr>
              <w:t>参照所选纳税主体的环保税申报期间。申报标识默认</w:t>
            </w:r>
            <w:proofErr w:type="gramStart"/>
            <w:r>
              <w:rPr>
                <w:rFonts w:hint="eastAsia"/>
                <w:szCs w:val="21"/>
              </w:rPr>
              <w:t>勾</w:t>
            </w:r>
            <w:proofErr w:type="gramEnd"/>
            <w:r>
              <w:rPr>
                <w:rFonts w:hint="eastAsia"/>
                <w:szCs w:val="21"/>
              </w:rPr>
              <w:t>选时，自动带出限缴日期在申报月份内的申报期间。</w:t>
            </w:r>
          </w:p>
        </w:tc>
      </w:tr>
      <w:tr w:rsidR="000829C4" w14:paraId="4D15EEE6" w14:textId="77777777">
        <w:tc>
          <w:tcPr>
            <w:tcW w:w="1105" w:type="dxa"/>
          </w:tcPr>
          <w:p w14:paraId="50332DF7" w14:textId="77777777" w:rsidR="000829C4" w:rsidRDefault="00000000">
            <w:pPr>
              <w:rPr>
                <w:szCs w:val="21"/>
              </w:rPr>
            </w:pPr>
            <w:r>
              <w:rPr>
                <w:rFonts w:hint="eastAsia"/>
                <w:szCs w:val="21"/>
              </w:rPr>
              <w:t>限缴日期</w:t>
            </w:r>
          </w:p>
        </w:tc>
        <w:tc>
          <w:tcPr>
            <w:tcW w:w="1157" w:type="dxa"/>
          </w:tcPr>
          <w:p w14:paraId="56773046" w14:textId="77777777" w:rsidR="000829C4" w:rsidRDefault="00000000">
            <w:pPr>
              <w:rPr>
                <w:szCs w:val="21"/>
              </w:rPr>
            </w:pPr>
            <w:r>
              <w:rPr>
                <w:rFonts w:hint="eastAsia"/>
                <w:szCs w:val="21"/>
              </w:rPr>
              <w:t>字符</w:t>
            </w:r>
          </w:p>
        </w:tc>
        <w:tc>
          <w:tcPr>
            <w:tcW w:w="1100" w:type="dxa"/>
          </w:tcPr>
          <w:p w14:paraId="3583DB93" w14:textId="77777777" w:rsidR="000829C4" w:rsidRDefault="00000000">
            <w:pPr>
              <w:rPr>
                <w:szCs w:val="21"/>
              </w:rPr>
            </w:pPr>
            <w:r>
              <w:rPr>
                <w:rFonts w:hint="eastAsia"/>
                <w:szCs w:val="21"/>
              </w:rPr>
              <w:t>自动带出</w:t>
            </w:r>
          </w:p>
        </w:tc>
        <w:tc>
          <w:tcPr>
            <w:tcW w:w="1138" w:type="dxa"/>
          </w:tcPr>
          <w:p w14:paraId="1E8B70B1" w14:textId="77777777" w:rsidR="000829C4" w:rsidRDefault="00000000">
            <w:pPr>
              <w:rPr>
                <w:szCs w:val="21"/>
              </w:rPr>
            </w:pPr>
            <w:r>
              <w:rPr>
                <w:rFonts w:hint="eastAsia"/>
                <w:szCs w:val="21"/>
              </w:rPr>
              <w:t>否</w:t>
            </w:r>
          </w:p>
        </w:tc>
        <w:tc>
          <w:tcPr>
            <w:tcW w:w="4264" w:type="dxa"/>
          </w:tcPr>
          <w:p w14:paraId="666F0B6B" w14:textId="77777777" w:rsidR="000829C4" w:rsidRDefault="00000000">
            <w:pPr>
              <w:rPr>
                <w:szCs w:val="21"/>
              </w:rPr>
            </w:pPr>
            <w:r>
              <w:rPr>
                <w:rFonts w:hint="eastAsia"/>
                <w:szCs w:val="21"/>
              </w:rPr>
              <w:t>自动带出纳税期间对应的限缴日期。不可编</w:t>
            </w:r>
            <w:r>
              <w:rPr>
                <w:rFonts w:hint="eastAsia"/>
                <w:szCs w:val="21"/>
              </w:rPr>
              <w:lastRenderedPageBreak/>
              <w:t>辑</w:t>
            </w:r>
          </w:p>
        </w:tc>
      </w:tr>
      <w:tr w:rsidR="000829C4" w14:paraId="642C0E34" w14:textId="77777777">
        <w:tc>
          <w:tcPr>
            <w:tcW w:w="1105" w:type="dxa"/>
          </w:tcPr>
          <w:p w14:paraId="5D7ABE07" w14:textId="77777777" w:rsidR="000829C4" w:rsidRDefault="00000000">
            <w:pPr>
              <w:rPr>
                <w:szCs w:val="21"/>
              </w:rPr>
            </w:pPr>
            <w:r>
              <w:rPr>
                <w:rFonts w:hint="eastAsia"/>
                <w:szCs w:val="21"/>
              </w:rPr>
              <w:lastRenderedPageBreak/>
              <w:t>申报税额</w:t>
            </w:r>
          </w:p>
        </w:tc>
        <w:tc>
          <w:tcPr>
            <w:tcW w:w="1157" w:type="dxa"/>
          </w:tcPr>
          <w:p w14:paraId="48D8EF87" w14:textId="77777777" w:rsidR="000829C4" w:rsidRDefault="00000000">
            <w:pPr>
              <w:rPr>
                <w:szCs w:val="21"/>
              </w:rPr>
            </w:pPr>
            <w:r>
              <w:rPr>
                <w:rFonts w:hint="eastAsia"/>
                <w:szCs w:val="21"/>
              </w:rPr>
              <w:t>数值</w:t>
            </w:r>
          </w:p>
        </w:tc>
        <w:tc>
          <w:tcPr>
            <w:tcW w:w="1100" w:type="dxa"/>
          </w:tcPr>
          <w:p w14:paraId="4569F7D7" w14:textId="77777777" w:rsidR="000829C4" w:rsidRDefault="00000000">
            <w:pPr>
              <w:rPr>
                <w:szCs w:val="21"/>
              </w:rPr>
            </w:pPr>
            <w:r>
              <w:rPr>
                <w:rFonts w:hint="eastAsia"/>
                <w:szCs w:val="21"/>
              </w:rPr>
              <w:t>自动带出</w:t>
            </w:r>
          </w:p>
        </w:tc>
        <w:tc>
          <w:tcPr>
            <w:tcW w:w="1138" w:type="dxa"/>
          </w:tcPr>
          <w:p w14:paraId="0D55DF3B" w14:textId="77777777" w:rsidR="000829C4" w:rsidRDefault="00000000">
            <w:pPr>
              <w:rPr>
                <w:szCs w:val="21"/>
              </w:rPr>
            </w:pPr>
            <w:r>
              <w:rPr>
                <w:rFonts w:hint="eastAsia"/>
                <w:szCs w:val="21"/>
              </w:rPr>
              <w:t>否</w:t>
            </w:r>
          </w:p>
        </w:tc>
        <w:tc>
          <w:tcPr>
            <w:tcW w:w="4264" w:type="dxa"/>
          </w:tcPr>
          <w:p w14:paraId="32619208" w14:textId="77777777" w:rsidR="000829C4" w:rsidRDefault="00000000">
            <w:pPr>
              <w:rPr>
                <w:szCs w:val="21"/>
              </w:rPr>
            </w:pPr>
            <w:r>
              <w:rPr>
                <w:rFonts w:hint="eastAsia"/>
                <w:szCs w:val="21"/>
              </w:rPr>
              <w:t>申报表计算后自动反写，不可编辑</w:t>
            </w:r>
          </w:p>
        </w:tc>
      </w:tr>
      <w:tr w:rsidR="000829C4" w14:paraId="7C9CBF28" w14:textId="77777777">
        <w:tc>
          <w:tcPr>
            <w:tcW w:w="1105" w:type="dxa"/>
          </w:tcPr>
          <w:p w14:paraId="0929BDCE" w14:textId="77777777" w:rsidR="000829C4" w:rsidRDefault="00000000">
            <w:pPr>
              <w:rPr>
                <w:szCs w:val="21"/>
              </w:rPr>
            </w:pPr>
            <w:r>
              <w:rPr>
                <w:rFonts w:hint="eastAsia"/>
                <w:szCs w:val="21"/>
              </w:rPr>
              <w:t>实缴税额</w:t>
            </w:r>
          </w:p>
        </w:tc>
        <w:tc>
          <w:tcPr>
            <w:tcW w:w="1157" w:type="dxa"/>
          </w:tcPr>
          <w:p w14:paraId="2163444E" w14:textId="77777777" w:rsidR="000829C4" w:rsidRDefault="00000000">
            <w:pPr>
              <w:rPr>
                <w:szCs w:val="21"/>
              </w:rPr>
            </w:pPr>
            <w:r>
              <w:rPr>
                <w:rFonts w:hint="eastAsia"/>
                <w:szCs w:val="21"/>
              </w:rPr>
              <w:t>数值</w:t>
            </w:r>
          </w:p>
        </w:tc>
        <w:tc>
          <w:tcPr>
            <w:tcW w:w="1100" w:type="dxa"/>
          </w:tcPr>
          <w:p w14:paraId="78402E36" w14:textId="77777777" w:rsidR="000829C4" w:rsidRDefault="00000000">
            <w:pPr>
              <w:rPr>
                <w:szCs w:val="21"/>
              </w:rPr>
            </w:pPr>
            <w:r>
              <w:rPr>
                <w:rFonts w:hint="eastAsia"/>
                <w:szCs w:val="21"/>
              </w:rPr>
              <w:t>手工录入</w:t>
            </w:r>
          </w:p>
        </w:tc>
        <w:tc>
          <w:tcPr>
            <w:tcW w:w="1138" w:type="dxa"/>
          </w:tcPr>
          <w:p w14:paraId="5139D191" w14:textId="77777777" w:rsidR="000829C4" w:rsidRDefault="00000000">
            <w:pPr>
              <w:rPr>
                <w:szCs w:val="21"/>
              </w:rPr>
            </w:pPr>
            <w:r>
              <w:rPr>
                <w:rFonts w:hint="eastAsia"/>
                <w:szCs w:val="21"/>
              </w:rPr>
              <w:t>否</w:t>
            </w:r>
          </w:p>
        </w:tc>
        <w:tc>
          <w:tcPr>
            <w:tcW w:w="4264" w:type="dxa"/>
          </w:tcPr>
          <w:p w14:paraId="32297C92" w14:textId="77777777" w:rsidR="000829C4" w:rsidRDefault="00000000">
            <w:pPr>
              <w:rPr>
                <w:szCs w:val="21"/>
              </w:rPr>
            </w:pPr>
            <w:r>
              <w:rPr>
                <w:rFonts w:hint="eastAsia"/>
                <w:szCs w:val="21"/>
              </w:rPr>
              <w:t>默认</w:t>
            </w:r>
            <w:r>
              <w:rPr>
                <w:rFonts w:hint="eastAsia"/>
                <w:szCs w:val="21"/>
              </w:rPr>
              <w:t>=</w:t>
            </w:r>
            <w:r>
              <w:rPr>
                <w:rFonts w:hint="eastAsia"/>
                <w:szCs w:val="21"/>
              </w:rPr>
              <w:t>申报税额，可编辑。</w:t>
            </w:r>
          </w:p>
        </w:tc>
      </w:tr>
    </w:tbl>
    <w:p w14:paraId="245E64BC" w14:textId="77777777" w:rsidR="000829C4" w:rsidRDefault="000829C4">
      <w:pPr>
        <w:ind w:firstLine="420"/>
      </w:pPr>
    </w:p>
    <w:p w14:paraId="544B35DF" w14:textId="77777777" w:rsidR="000829C4" w:rsidRDefault="00000000">
      <w:pPr>
        <w:pStyle w:val="4"/>
        <w:numPr>
          <w:ilvl w:val="3"/>
          <w:numId w:val="0"/>
        </w:numPr>
      </w:pPr>
      <w:r>
        <w:rPr>
          <w:rFonts w:hint="eastAsia"/>
        </w:rPr>
        <w:t>2.1.1.3</w:t>
      </w:r>
      <w:r>
        <w:rPr>
          <w:rFonts w:hint="eastAsia"/>
        </w:rPr>
        <w:t>原型界面</w:t>
      </w:r>
    </w:p>
    <w:p w14:paraId="645E80FA" w14:textId="77777777" w:rsidR="000829C4" w:rsidRDefault="00000000">
      <w:r>
        <w:rPr>
          <w:rFonts w:hint="eastAsia"/>
        </w:rPr>
        <w:t>列表界面：</w:t>
      </w:r>
    </w:p>
    <w:p w14:paraId="1886F647" w14:textId="77777777" w:rsidR="000829C4" w:rsidRDefault="00000000">
      <w:r>
        <w:rPr>
          <w:noProof/>
        </w:rPr>
        <w:drawing>
          <wp:inline distT="0" distB="0" distL="114300" distR="114300" wp14:anchorId="74D6365B" wp14:editId="58F0399E">
            <wp:extent cx="5262245" cy="2225040"/>
            <wp:effectExtent l="12700" t="12700" r="33655" b="22860"/>
            <wp:docPr id="8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
                    <pic:cNvPicPr>
                      <a:picLocks noChangeAspect="1"/>
                    </pic:cNvPicPr>
                  </pic:nvPicPr>
                  <pic:blipFill>
                    <a:blip r:embed="rId84"/>
                    <a:stretch>
                      <a:fillRect/>
                    </a:stretch>
                  </pic:blipFill>
                  <pic:spPr>
                    <a:xfrm>
                      <a:off x="0" y="0"/>
                      <a:ext cx="5262245" cy="2225040"/>
                    </a:xfrm>
                    <a:prstGeom prst="rect">
                      <a:avLst/>
                    </a:prstGeom>
                    <a:noFill/>
                    <a:ln>
                      <a:solidFill>
                        <a:schemeClr val="bg1">
                          <a:lumMod val="85000"/>
                        </a:schemeClr>
                      </a:solidFill>
                    </a:ln>
                  </pic:spPr>
                </pic:pic>
              </a:graphicData>
            </a:graphic>
          </wp:inline>
        </w:drawing>
      </w:r>
      <w:r>
        <w:rPr>
          <w:noProof/>
        </w:rPr>
        <w:drawing>
          <wp:inline distT="0" distB="0" distL="114300" distR="114300" wp14:anchorId="12DF4648" wp14:editId="1A97F081">
            <wp:extent cx="5266690" cy="1821815"/>
            <wp:effectExtent l="12700" t="12700" r="29210" b="19685"/>
            <wp:docPr id="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0"/>
                    <pic:cNvPicPr>
                      <a:picLocks noChangeAspect="1"/>
                    </pic:cNvPicPr>
                  </pic:nvPicPr>
                  <pic:blipFill>
                    <a:blip r:embed="rId85"/>
                    <a:stretch>
                      <a:fillRect/>
                    </a:stretch>
                  </pic:blipFill>
                  <pic:spPr>
                    <a:xfrm>
                      <a:off x="0" y="0"/>
                      <a:ext cx="5266690" cy="1821815"/>
                    </a:xfrm>
                    <a:prstGeom prst="rect">
                      <a:avLst/>
                    </a:prstGeom>
                    <a:noFill/>
                    <a:ln>
                      <a:solidFill>
                        <a:schemeClr val="bg1">
                          <a:lumMod val="85000"/>
                        </a:schemeClr>
                      </a:solidFill>
                    </a:ln>
                  </pic:spPr>
                </pic:pic>
              </a:graphicData>
            </a:graphic>
          </wp:inline>
        </w:drawing>
      </w:r>
    </w:p>
    <w:p w14:paraId="0CA2B426" w14:textId="77777777" w:rsidR="000829C4" w:rsidRDefault="00000000">
      <w:r>
        <w:rPr>
          <w:rFonts w:hint="eastAsia"/>
        </w:rPr>
        <w:t>任务卡片：</w:t>
      </w:r>
    </w:p>
    <w:p w14:paraId="58E5CBAD" w14:textId="77777777" w:rsidR="000829C4" w:rsidRDefault="00000000">
      <w:r>
        <w:rPr>
          <w:noProof/>
        </w:rPr>
        <w:lastRenderedPageBreak/>
        <w:drawing>
          <wp:inline distT="0" distB="0" distL="114300" distR="114300" wp14:anchorId="51F24F1E" wp14:editId="57D20BF6">
            <wp:extent cx="5262880" cy="2281555"/>
            <wp:effectExtent l="12700" t="12700" r="33020" b="17145"/>
            <wp:docPr id="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
                    <pic:cNvPicPr>
                      <a:picLocks noChangeAspect="1"/>
                    </pic:cNvPicPr>
                  </pic:nvPicPr>
                  <pic:blipFill>
                    <a:blip r:embed="rId86"/>
                    <a:stretch>
                      <a:fillRect/>
                    </a:stretch>
                  </pic:blipFill>
                  <pic:spPr>
                    <a:xfrm>
                      <a:off x="0" y="0"/>
                      <a:ext cx="5262880" cy="2281555"/>
                    </a:xfrm>
                    <a:prstGeom prst="rect">
                      <a:avLst/>
                    </a:prstGeom>
                    <a:noFill/>
                    <a:ln>
                      <a:solidFill>
                        <a:schemeClr val="bg1">
                          <a:lumMod val="85000"/>
                        </a:schemeClr>
                      </a:solidFill>
                    </a:ln>
                  </pic:spPr>
                </pic:pic>
              </a:graphicData>
            </a:graphic>
          </wp:inline>
        </w:drawing>
      </w:r>
    </w:p>
    <w:p w14:paraId="02C39CB2" w14:textId="77777777" w:rsidR="000829C4" w:rsidRDefault="00000000">
      <w:commentRangeStart w:id="168"/>
      <w:r>
        <w:rPr>
          <w:rFonts w:hint="eastAsia"/>
        </w:rPr>
        <w:t>准备界面：</w:t>
      </w:r>
      <w:commentRangeEnd w:id="168"/>
      <w:r>
        <w:commentReference w:id="168"/>
      </w:r>
    </w:p>
    <w:p w14:paraId="47CC707F" w14:textId="77777777" w:rsidR="000829C4" w:rsidRDefault="00000000">
      <w:r>
        <w:rPr>
          <w:noProof/>
        </w:rPr>
        <w:drawing>
          <wp:inline distT="0" distB="0" distL="114300" distR="114300" wp14:anchorId="3021C2F2" wp14:editId="1A408AF1">
            <wp:extent cx="5266690" cy="2313305"/>
            <wp:effectExtent l="0" t="0" r="16510" b="23495"/>
            <wp:docPr id="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9"/>
                    <pic:cNvPicPr>
                      <a:picLocks noChangeAspect="1"/>
                    </pic:cNvPicPr>
                  </pic:nvPicPr>
                  <pic:blipFill>
                    <a:blip r:embed="rId87"/>
                    <a:stretch>
                      <a:fillRect/>
                    </a:stretch>
                  </pic:blipFill>
                  <pic:spPr>
                    <a:xfrm>
                      <a:off x="0" y="0"/>
                      <a:ext cx="5266690" cy="2313305"/>
                    </a:xfrm>
                    <a:prstGeom prst="rect">
                      <a:avLst/>
                    </a:prstGeom>
                    <a:noFill/>
                    <a:ln>
                      <a:noFill/>
                    </a:ln>
                  </pic:spPr>
                </pic:pic>
              </a:graphicData>
            </a:graphic>
          </wp:inline>
        </w:drawing>
      </w:r>
    </w:p>
    <w:p w14:paraId="09049D4B" w14:textId="77777777" w:rsidR="000829C4" w:rsidRDefault="00000000">
      <w:r>
        <w:rPr>
          <w:rFonts w:hint="eastAsia"/>
        </w:rPr>
        <w:t>制表界面：</w:t>
      </w:r>
    </w:p>
    <w:p w14:paraId="111301F8" w14:textId="77777777" w:rsidR="000829C4" w:rsidRDefault="00000000">
      <w:r>
        <w:rPr>
          <w:noProof/>
        </w:rPr>
        <w:drawing>
          <wp:inline distT="0" distB="0" distL="114300" distR="114300" wp14:anchorId="391F0EE7" wp14:editId="778B751A">
            <wp:extent cx="5274310" cy="2294890"/>
            <wp:effectExtent l="0" t="0" r="8890" b="16510"/>
            <wp:docPr id="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0"/>
                    <pic:cNvPicPr>
                      <a:picLocks noChangeAspect="1"/>
                    </pic:cNvPicPr>
                  </pic:nvPicPr>
                  <pic:blipFill>
                    <a:blip r:embed="rId88"/>
                    <a:stretch>
                      <a:fillRect/>
                    </a:stretch>
                  </pic:blipFill>
                  <pic:spPr>
                    <a:xfrm>
                      <a:off x="0" y="0"/>
                      <a:ext cx="5274310" cy="2294890"/>
                    </a:xfrm>
                    <a:prstGeom prst="rect">
                      <a:avLst/>
                    </a:prstGeom>
                    <a:noFill/>
                    <a:ln>
                      <a:noFill/>
                    </a:ln>
                  </pic:spPr>
                </pic:pic>
              </a:graphicData>
            </a:graphic>
          </wp:inline>
        </w:drawing>
      </w:r>
    </w:p>
    <w:p w14:paraId="213F31A8" w14:textId="77777777" w:rsidR="000829C4" w:rsidRDefault="00000000">
      <w:r>
        <w:rPr>
          <w:noProof/>
        </w:rPr>
        <w:lastRenderedPageBreak/>
        <w:drawing>
          <wp:inline distT="0" distB="0" distL="114300" distR="114300" wp14:anchorId="3C1867B2" wp14:editId="0F4EFE3F">
            <wp:extent cx="5269865" cy="2303780"/>
            <wp:effectExtent l="0" t="0" r="13335" b="7620"/>
            <wp:docPr id="8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1"/>
                    <pic:cNvPicPr>
                      <a:picLocks noChangeAspect="1"/>
                    </pic:cNvPicPr>
                  </pic:nvPicPr>
                  <pic:blipFill>
                    <a:blip r:embed="rId89"/>
                    <a:stretch>
                      <a:fillRect/>
                    </a:stretch>
                  </pic:blipFill>
                  <pic:spPr>
                    <a:xfrm>
                      <a:off x="0" y="0"/>
                      <a:ext cx="5269865" cy="2303780"/>
                    </a:xfrm>
                    <a:prstGeom prst="rect">
                      <a:avLst/>
                    </a:prstGeom>
                    <a:noFill/>
                    <a:ln>
                      <a:noFill/>
                    </a:ln>
                  </pic:spPr>
                </pic:pic>
              </a:graphicData>
            </a:graphic>
          </wp:inline>
        </w:drawing>
      </w:r>
    </w:p>
    <w:p w14:paraId="1060B41B" w14:textId="77777777" w:rsidR="000829C4" w:rsidRDefault="00000000">
      <w:r>
        <w:rPr>
          <w:rFonts w:hint="eastAsia"/>
        </w:rPr>
        <w:t>提交：</w:t>
      </w:r>
    </w:p>
    <w:p w14:paraId="68EA1A84" w14:textId="77777777" w:rsidR="000829C4" w:rsidRDefault="00000000">
      <w:r>
        <w:rPr>
          <w:noProof/>
        </w:rPr>
        <w:drawing>
          <wp:inline distT="0" distB="0" distL="114300" distR="114300" wp14:anchorId="647C5D8C" wp14:editId="121DB993">
            <wp:extent cx="5267960" cy="2299335"/>
            <wp:effectExtent l="0" t="0" r="15240" b="12065"/>
            <wp:docPr id="10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2"/>
                    <pic:cNvPicPr>
                      <a:picLocks noChangeAspect="1"/>
                    </pic:cNvPicPr>
                  </pic:nvPicPr>
                  <pic:blipFill>
                    <a:blip r:embed="rId90"/>
                    <a:stretch>
                      <a:fillRect/>
                    </a:stretch>
                  </pic:blipFill>
                  <pic:spPr>
                    <a:xfrm>
                      <a:off x="0" y="0"/>
                      <a:ext cx="5267960" cy="2299335"/>
                    </a:xfrm>
                    <a:prstGeom prst="rect">
                      <a:avLst/>
                    </a:prstGeom>
                    <a:noFill/>
                    <a:ln>
                      <a:noFill/>
                    </a:ln>
                  </pic:spPr>
                </pic:pic>
              </a:graphicData>
            </a:graphic>
          </wp:inline>
        </w:drawing>
      </w:r>
    </w:p>
    <w:p w14:paraId="78082852" w14:textId="77777777" w:rsidR="000829C4" w:rsidRDefault="00000000">
      <w:r>
        <w:rPr>
          <w:rFonts w:hint="eastAsia"/>
        </w:rPr>
        <w:t>审批：</w:t>
      </w:r>
    </w:p>
    <w:p w14:paraId="6BFFC0FB" w14:textId="77777777" w:rsidR="000829C4" w:rsidRDefault="00000000">
      <w:r>
        <w:rPr>
          <w:noProof/>
        </w:rPr>
        <w:drawing>
          <wp:inline distT="0" distB="0" distL="114300" distR="114300" wp14:anchorId="1964FD98" wp14:editId="526164BE">
            <wp:extent cx="5264785" cy="2308860"/>
            <wp:effectExtent l="0" t="0" r="18415" b="2540"/>
            <wp:docPr id="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2"/>
                    <pic:cNvPicPr>
                      <a:picLocks noChangeAspect="1"/>
                    </pic:cNvPicPr>
                  </pic:nvPicPr>
                  <pic:blipFill>
                    <a:blip r:embed="rId91"/>
                    <a:stretch>
                      <a:fillRect/>
                    </a:stretch>
                  </pic:blipFill>
                  <pic:spPr>
                    <a:xfrm>
                      <a:off x="0" y="0"/>
                      <a:ext cx="5264785" cy="2308860"/>
                    </a:xfrm>
                    <a:prstGeom prst="rect">
                      <a:avLst/>
                    </a:prstGeom>
                    <a:noFill/>
                    <a:ln>
                      <a:noFill/>
                    </a:ln>
                  </pic:spPr>
                </pic:pic>
              </a:graphicData>
            </a:graphic>
          </wp:inline>
        </w:drawing>
      </w:r>
    </w:p>
    <w:p w14:paraId="4D9B4C4D" w14:textId="77777777" w:rsidR="000829C4" w:rsidRDefault="00000000">
      <w:r>
        <w:rPr>
          <w:rFonts w:hint="eastAsia"/>
          <w:color w:val="FF0000"/>
          <w:shd w:val="clear" w:color="auto" w:fill="FFFF00"/>
        </w:rPr>
        <w:t>（修改）</w:t>
      </w:r>
      <w:r>
        <w:rPr>
          <w:rFonts w:hint="eastAsia"/>
        </w:rPr>
        <w:t>完税：</w:t>
      </w:r>
    </w:p>
    <w:p w14:paraId="59CB0E32" w14:textId="77777777" w:rsidR="000829C4" w:rsidRDefault="00000000">
      <w:r>
        <w:rPr>
          <w:noProof/>
        </w:rPr>
        <w:lastRenderedPageBreak/>
        <w:drawing>
          <wp:inline distT="0" distB="0" distL="114300" distR="114300" wp14:anchorId="7D62B386" wp14:editId="4E8E081A">
            <wp:extent cx="5259705" cy="2356485"/>
            <wp:effectExtent l="12700" t="12700" r="36195" b="18415"/>
            <wp:docPr id="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7"/>
                    <pic:cNvPicPr>
                      <a:picLocks noChangeAspect="1"/>
                    </pic:cNvPicPr>
                  </pic:nvPicPr>
                  <pic:blipFill>
                    <a:blip r:embed="rId92"/>
                    <a:stretch>
                      <a:fillRect/>
                    </a:stretch>
                  </pic:blipFill>
                  <pic:spPr>
                    <a:xfrm>
                      <a:off x="0" y="0"/>
                      <a:ext cx="5259705" cy="2356485"/>
                    </a:xfrm>
                    <a:prstGeom prst="rect">
                      <a:avLst/>
                    </a:prstGeom>
                    <a:noFill/>
                    <a:ln>
                      <a:solidFill>
                        <a:schemeClr val="bg1">
                          <a:lumMod val="85000"/>
                        </a:schemeClr>
                      </a:solidFill>
                    </a:ln>
                  </pic:spPr>
                </pic:pic>
              </a:graphicData>
            </a:graphic>
          </wp:inline>
        </w:drawing>
      </w:r>
    </w:p>
    <w:p w14:paraId="5DEC8767" w14:textId="77777777" w:rsidR="000829C4" w:rsidRDefault="00000000">
      <w:r>
        <w:rPr>
          <w:rFonts w:hint="eastAsia"/>
          <w:color w:val="FF0000"/>
          <w:shd w:val="clear" w:color="auto" w:fill="FFFF00"/>
        </w:rPr>
        <w:t>（修改）</w:t>
      </w:r>
      <w:r>
        <w:rPr>
          <w:rFonts w:hint="eastAsia"/>
        </w:rPr>
        <w:t>完成：</w:t>
      </w:r>
    </w:p>
    <w:p w14:paraId="56136231" w14:textId="77777777" w:rsidR="000829C4" w:rsidRDefault="00000000">
      <w:r>
        <w:rPr>
          <w:noProof/>
        </w:rPr>
        <w:drawing>
          <wp:inline distT="0" distB="0" distL="114300" distR="114300" wp14:anchorId="39D9A0FE" wp14:editId="6D01F80D">
            <wp:extent cx="5259705" cy="2372995"/>
            <wp:effectExtent l="12700" t="12700" r="36195" b="27305"/>
            <wp:docPr id="9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
                    <pic:cNvPicPr>
                      <a:picLocks noChangeAspect="1"/>
                    </pic:cNvPicPr>
                  </pic:nvPicPr>
                  <pic:blipFill>
                    <a:blip r:embed="rId93"/>
                    <a:stretch>
                      <a:fillRect/>
                    </a:stretch>
                  </pic:blipFill>
                  <pic:spPr>
                    <a:xfrm>
                      <a:off x="0" y="0"/>
                      <a:ext cx="5259705" cy="2372995"/>
                    </a:xfrm>
                    <a:prstGeom prst="rect">
                      <a:avLst/>
                    </a:prstGeom>
                    <a:noFill/>
                    <a:ln>
                      <a:solidFill>
                        <a:schemeClr val="bg1">
                          <a:lumMod val="85000"/>
                        </a:schemeClr>
                      </a:solidFill>
                    </a:ln>
                  </pic:spPr>
                </pic:pic>
              </a:graphicData>
            </a:graphic>
          </wp:inline>
        </w:drawing>
      </w:r>
    </w:p>
    <w:p w14:paraId="40AAE198" w14:textId="77777777" w:rsidR="000829C4" w:rsidRDefault="00000000">
      <w:pPr>
        <w:pStyle w:val="4"/>
        <w:numPr>
          <w:ilvl w:val="3"/>
          <w:numId w:val="0"/>
        </w:numPr>
      </w:pPr>
      <w:r>
        <w:rPr>
          <w:rFonts w:hint="eastAsia"/>
        </w:rPr>
        <w:t>2.1.1.4</w:t>
      </w:r>
      <w:r>
        <w:rPr>
          <w:rFonts w:hint="eastAsia"/>
        </w:rPr>
        <w:t>业务处理</w:t>
      </w:r>
    </w:p>
    <w:p w14:paraId="769D5E5B" w14:textId="77777777" w:rsidR="000829C4" w:rsidRDefault="00000000">
      <w:pPr>
        <w:pStyle w:val="5"/>
        <w:numPr>
          <w:ilvl w:val="4"/>
          <w:numId w:val="0"/>
        </w:numPr>
      </w:pPr>
      <w:r>
        <w:rPr>
          <w:rFonts w:hint="eastAsia"/>
        </w:rPr>
        <w:t>2.1.1.4.1</w:t>
      </w:r>
      <w:r>
        <w:rPr>
          <w:rFonts w:hint="eastAsia"/>
        </w:rPr>
        <w:t>业务说明与流程</w:t>
      </w:r>
    </w:p>
    <w:p w14:paraId="0E39B69B" w14:textId="77777777" w:rsidR="000829C4" w:rsidRDefault="00000000">
      <w:pPr>
        <w:numPr>
          <w:ilvl w:val="0"/>
          <w:numId w:val="122"/>
        </w:numPr>
      </w:pPr>
      <w:r>
        <w:rPr>
          <w:rFonts w:hint="eastAsia"/>
        </w:rPr>
        <w:t>纳税申报时，先建立申报任务；</w:t>
      </w:r>
    </w:p>
    <w:p w14:paraId="571F215D" w14:textId="77777777" w:rsidR="000829C4" w:rsidRDefault="00000000">
      <w:pPr>
        <w:numPr>
          <w:ilvl w:val="0"/>
          <w:numId w:val="122"/>
        </w:numPr>
      </w:pPr>
      <w:r>
        <w:rPr>
          <w:rFonts w:hint="eastAsia"/>
        </w:rPr>
        <w:t>本节点不支持</w:t>
      </w:r>
      <w:proofErr w:type="gramStart"/>
      <w:r>
        <w:rPr>
          <w:rFonts w:hint="eastAsia"/>
        </w:rPr>
        <w:t>跨城市</w:t>
      </w:r>
      <w:proofErr w:type="gramEnd"/>
      <w:r>
        <w:rPr>
          <w:rFonts w:hint="eastAsia"/>
        </w:rPr>
        <w:t>申报，支持同一城市不同区县申报；</w:t>
      </w:r>
    </w:p>
    <w:p w14:paraId="604FCA72" w14:textId="77777777" w:rsidR="000829C4" w:rsidRDefault="00000000">
      <w:pPr>
        <w:numPr>
          <w:ilvl w:val="0"/>
          <w:numId w:val="122"/>
        </w:numPr>
      </w:pPr>
      <w:r>
        <w:rPr>
          <w:rFonts w:hint="eastAsia"/>
        </w:rPr>
        <w:t>完税后录入完税信息并完税确认；</w:t>
      </w:r>
    </w:p>
    <w:p w14:paraId="70165333" w14:textId="77777777" w:rsidR="000829C4" w:rsidRDefault="00000000">
      <w:pPr>
        <w:numPr>
          <w:ilvl w:val="0"/>
          <w:numId w:val="122"/>
        </w:numPr>
      </w:pPr>
      <w:r>
        <w:rPr>
          <w:rFonts w:hint="eastAsia"/>
        </w:rPr>
        <w:t>计税申报的所有流程为准备</w:t>
      </w:r>
      <w:r>
        <w:rPr>
          <w:rFonts w:hint="eastAsia"/>
        </w:rPr>
        <w:t>-</w:t>
      </w:r>
      <w:r>
        <w:rPr>
          <w:rFonts w:hint="eastAsia"/>
        </w:rPr>
        <w:t>制表</w:t>
      </w:r>
      <w:r>
        <w:rPr>
          <w:rFonts w:hint="eastAsia"/>
        </w:rPr>
        <w:t>-</w:t>
      </w:r>
      <w:r>
        <w:rPr>
          <w:rFonts w:hint="eastAsia"/>
        </w:rPr>
        <w:t>审核</w:t>
      </w:r>
      <w:r>
        <w:rPr>
          <w:rFonts w:hint="eastAsia"/>
        </w:rPr>
        <w:t>-</w:t>
      </w:r>
      <w:r>
        <w:rPr>
          <w:rFonts w:hint="eastAsia"/>
        </w:rPr>
        <w:t>完税，其中审核流程及审核时的审阅内容可根据项目实际情况配置。</w:t>
      </w:r>
    </w:p>
    <w:p w14:paraId="2382B8ED" w14:textId="77777777" w:rsidR="000829C4" w:rsidRDefault="00000000">
      <w:pPr>
        <w:pStyle w:val="5"/>
        <w:numPr>
          <w:ilvl w:val="4"/>
          <w:numId w:val="0"/>
        </w:numPr>
      </w:pPr>
      <w:r>
        <w:rPr>
          <w:rFonts w:hint="eastAsia"/>
        </w:rPr>
        <w:lastRenderedPageBreak/>
        <w:t>2.1.1.4.2</w:t>
      </w:r>
      <w:r>
        <w:rPr>
          <w:rFonts w:hint="eastAsia"/>
        </w:rPr>
        <w:t>功能按钮</w:t>
      </w:r>
    </w:p>
    <w:p w14:paraId="68FD1710" w14:textId="77777777" w:rsidR="000829C4" w:rsidRDefault="00000000">
      <w:r>
        <w:rPr>
          <w:rFonts w:hint="eastAsia"/>
        </w:rPr>
        <w:t>列表按钮：</w:t>
      </w:r>
    </w:p>
    <w:p w14:paraId="506ABF24" w14:textId="77777777" w:rsidR="000829C4" w:rsidRDefault="00000000">
      <w:pPr>
        <w:numPr>
          <w:ilvl w:val="0"/>
          <w:numId w:val="123"/>
        </w:numPr>
      </w:pPr>
      <w:r>
        <w:rPr>
          <w:rFonts w:hint="eastAsia"/>
        </w:rPr>
        <w:t>【新增】：点击该按钮，弹出任务卡片界面，录入信息；</w:t>
      </w:r>
    </w:p>
    <w:p w14:paraId="2A33AB5C" w14:textId="77777777" w:rsidR="000829C4" w:rsidRDefault="00000000">
      <w:pPr>
        <w:numPr>
          <w:ilvl w:val="0"/>
          <w:numId w:val="123"/>
        </w:numPr>
      </w:pPr>
      <w:r>
        <w:rPr>
          <w:rFonts w:hint="eastAsia"/>
        </w:rPr>
        <w:t>【修改】：如果申报状态不是未制表状态，则不能修改，提示“该任务已在执行中，不能修改，如需修改，请回退操作至未制表状态。”；</w:t>
      </w:r>
    </w:p>
    <w:p w14:paraId="1B41B5C0" w14:textId="77777777" w:rsidR="000829C4" w:rsidRDefault="00000000">
      <w:pPr>
        <w:numPr>
          <w:ilvl w:val="0"/>
          <w:numId w:val="123"/>
        </w:numPr>
      </w:pPr>
      <w:r>
        <w:rPr>
          <w:rFonts w:hint="eastAsia"/>
        </w:rPr>
        <w:t>【提交】：如果申报状态为已制表，则该按钮可用，点击该按钮，提交单据至下一审批人；否则该按钮</w:t>
      </w:r>
      <w:proofErr w:type="gramStart"/>
      <w:r>
        <w:rPr>
          <w:rFonts w:hint="eastAsia"/>
        </w:rPr>
        <w:t>不</w:t>
      </w:r>
      <w:proofErr w:type="gramEnd"/>
      <w:r>
        <w:rPr>
          <w:rFonts w:hint="eastAsia"/>
        </w:rPr>
        <w:t>可用；</w:t>
      </w:r>
    </w:p>
    <w:p w14:paraId="42E64B9C" w14:textId="77777777" w:rsidR="000829C4" w:rsidRDefault="00000000">
      <w:pPr>
        <w:numPr>
          <w:ilvl w:val="0"/>
          <w:numId w:val="123"/>
        </w:numPr>
      </w:pPr>
      <w:r>
        <w:rPr>
          <w:rFonts w:hint="eastAsia"/>
        </w:rPr>
        <w:t>【收回】：如果申报状态为已提交，则该按钮可用，点击该按钮，申报状态更新为已制表状态，否则该按钮</w:t>
      </w:r>
      <w:proofErr w:type="gramStart"/>
      <w:r>
        <w:rPr>
          <w:rFonts w:hint="eastAsia"/>
        </w:rPr>
        <w:t>不</w:t>
      </w:r>
      <w:proofErr w:type="gramEnd"/>
      <w:r>
        <w:rPr>
          <w:rFonts w:hint="eastAsia"/>
        </w:rPr>
        <w:t>可用；</w:t>
      </w:r>
    </w:p>
    <w:p w14:paraId="17EF76BE" w14:textId="77777777" w:rsidR="000829C4" w:rsidRDefault="00000000">
      <w:pPr>
        <w:numPr>
          <w:ilvl w:val="0"/>
          <w:numId w:val="123"/>
        </w:numPr>
      </w:pPr>
      <w:r>
        <w:rPr>
          <w:rFonts w:hint="eastAsia"/>
        </w:rPr>
        <w:t>【删除】：如果申报状态不是未制表状态，则不能删除，提示“该任务已在执行中，不能删除，如需删除，请回退操作至未制表状态。”；</w:t>
      </w:r>
    </w:p>
    <w:p w14:paraId="58AB0D0C" w14:textId="77777777" w:rsidR="000829C4" w:rsidRDefault="00000000">
      <w:pPr>
        <w:numPr>
          <w:ilvl w:val="0"/>
          <w:numId w:val="123"/>
        </w:numPr>
      </w:pPr>
      <w:r>
        <w:rPr>
          <w:rFonts w:hint="eastAsia"/>
        </w:rPr>
        <w:t>【审批】：如果申报状态为已提交或审批中，则该按钮可用，点击审批，弹出审批意见框，如果维护了审阅内容，则需对审阅内容进行审阅，审阅后可进行审批处理；审批后申报状态更新为已审批，更新审批日期；</w:t>
      </w:r>
    </w:p>
    <w:p w14:paraId="35205DC7" w14:textId="77777777" w:rsidR="000829C4" w:rsidRDefault="00000000">
      <w:pPr>
        <w:numPr>
          <w:ilvl w:val="0"/>
          <w:numId w:val="123"/>
        </w:numPr>
      </w:pPr>
      <w:r>
        <w:rPr>
          <w:rFonts w:hint="eastAsia"/>
        </w:rPr>
        <w:t>【弃审】：如果申报状态为已审批，则该按钮可用，点击该按钮，申报状态更新为已制表，审批日期清空；</w:t>
      </w:r>
    </w:p>
    <w:p w14:paraId="35BA5BA8" w14:textId="77777777" w:rsidR="000829C4" w:rsidRDefault="00000000">
      <w:pPr>
        <w:numPr>
          <w:ilvl w:val="0"/>
          <w:numId w:val="123"/>
        </w:numPr>
      </w:pPr>
      <w:r>
        <w:rPr>
          <w:rFonts w:hint="eastAsia"/>
        </w:rPr>
        <w:t>【查看】：点击该按钮，弹出任务详情框；</w:t>
      </w:r>
    </w:p>
    <w:p w14:paraId="495B16FE" w14:textId="77777777" w:rsidR="000829C4" w:rsidRDefault="00000000">
      <w:pPr>
        <w:numPr>
          <w:ilvl w:val="0"/>
          <w:numId w:val="123"/>
        </w:numPr>
      </w:pPr>
      <w:r>
        <w:rPr>
          <w:rFonts w:hint="eastAsia"/>
        </w:rPr>
        <w:t>【执行】：点击该按钮，根据申报状态直接跳转至对应的执行界面；</w:t>
      </w:r>
    </w:p>
    <w:p w14:paraId="468DFBBE" w14:textId="77777777" w:rsidR="000829C4" w:rsidRDefault="00000000">
      <w:pPr>
        <w:numPr>
          <w:ilvl w:val="0"/>
          <w:numId w:val="123"/>
        </w:numPr>
      </w:pPr>
      <w:r>
        <w:rPr>
          <w:rFonts w:hint="eastAsia"/>
        </w:rPr>
        <w:t>【审批意见】：申报状态为已审批或已下发、已完税时，该按钮可用，点击该按钮，弹出审批意见框。</w:t>
      </w:r>
    </w:p>
    <w:p w14:paraId="4FFF9053" w14:textId="77777777" w:rsidR="000829C4" w:rsidRDefault="00000000">
      <w:r>
        <w:rPr>
          <w:rFonts w:hint="eastAsia"/>
        </w:rPr>
        <w:t>台账按钮：</w:t>
      </w:r>
    </w:p>
    <w:p w14:paraId="1A509400" w14:textId="77777777" w:rsidR="000829C4" w:rsidRDefault="00000000">
      <w:pPr>
        <w:numPr>
          <w:ilvl w:val="0"/>
          <w:numId w:val="124"/>
        </w:numPr>
      </w:pPr>
      <w:r>
        <w:rPr>
          <w:rFonts w:hint="eastAsia"/>
        </w:rPr>
        <w:t>【下一步】：点击该按钮，进入制表界面；</w:t>
      </w:r>
    </w:p>
    <w:p w14:paraId="204A814B" w14:textId="77777777" w:rsidR="000829C4" w:rsidRDefault="00000000">
      <w:r>
        <w:rPr>
          <w:rFonts w:hint="eastAsia"/>
        </w:rPr>
        <w:t>制表按钮：</w:t>
      </w:r>
    </w:p>
    <w:p w14:paraId="654EE40C" w14:textId="77777777" w:rsidR="000829C4" w:rsidRDefault="00000000">
      <w:pPr>
        <w:numPr>
          <w:ilvl w:val="0"/>
          <w:numId w:val="125"/>
        </w:numPr>
      </w:pPr>
      <w:r>
        <w:rPr>
          <w:rFonts w:hint="eastAsia"/>
        </w:rPr>
        <w:t>【制表】：如果申报状态为未制表，该按钮可用，否则</w:t>
      </w:r>
      <w:proofErr w:type="gramStart"/>
      <w:r>
        <w:rPr>
          <w:rFonts w:hint="eastAsia"/>
        </w:rPr>
        <w:t>不</w:t>
      </w:r>
      <w:proofErr w:type="gramEnd"/>
      <w:r>
        <w:rPr>
          <w:rFonts w:hint="eastAsia"/>
        </w:rPr>
        <w:t>可用；点击该按钮，计算所有的报表，计算完成后更新申报状态为已制表，界面自动刷新；制表后自动反写各税种的申报税额，申报税额</w:t>
      </w:r>
      <w:proofErr w:type="gramStart"/>
      <w:r>
        <w:rPr>
          <w:rFonts w:hint="eastAsia"/>
        </w:rPr>
        <w:t>取财产</w:t>
      </w:r>
      <w:proofErr w:type="gramEnd"/>
      <w:r>
        <w:rPr>
          <w:rFonts w:hint="eastAsia"/>
        </w:rPr>
        <w:t>行为税申报表中对应税种的应补（退）税额合计；</w:t>
      </w:r>
    </w:p>
    <w:p w14:paraId="1E8F9D58" w14:textId="77777777" w:rsidR="000829C4" w:rsidRDefault="00000000">
      <w:pPr>
        <w:numPr>
          <w:ilvl w:val="0"/>
          <w:numId w:val="125"/>
        </w:numPr>
      </w:pPr>
      <w:r>
        <w:rPr>
          <w:rFonts w:hint="eastAsia"/>
        </w:rPr>
        <w:t>【取消制表】：如果制表状态为已制表，则该按钮可用，否则</w:t>
      </w:r>
      <w:proofErr w:type="gramStart"/>
      <w:r>
        <w:rPr>
          <w:rFonts w:hint="eastAsia"/>
        </w:rPr>
        <w:t>不</w:t>
      </w:r>
      <w:proofErr w:type="gramEnd"/>
      <w:r>
        <w:rPr>
          <w:rFonts w:hint="eastAsia"/>
        </w:rPr>
        <w:t>可用，点击该按钮，对所有的报表数据进行删除，取消制表完成后更新申报状态为未制表，清空制表日期，界面自动刷新；取消制表后清空对应税种的申报税额；</w:t>
      </w:r>
    </w:p>
    <w:p w14:paraId="0693EB8D" w14:textId="77777777" w:rsidR="000829C4" w:rsidRDefault="00000000">
      <w:pPr>
        <w:numPr>
          <w:ilvl w:val="0"/>
          <w:numId w:val="125"/>
        </w:numPr>
      </w:pPr>
      <w:r>
        <w:rPr>
          <w:rFonts w:hint="eastAsia"/>
        </w:rPr>
        <w:lastRenderedPageBreak/>
        <w:t>【提交】：如果申报为已制表，则该按钮可用，否则</w:t>
      </w:r>
      <w:proofErr w:type="gramStart"/>
      <w:r>
        <w:rPr>
          <w:rFonts w:hint="eastAsia"/>
        </w:rPr>
        <w:t>不</w:t>
      </w:r>
      <w:proofErr w:type="gramEnd"/>
      <w:r>
        <w:rPr>
          <w:rFonts w:hint="eastAsia"/>
        </w:rPr>
        <w:t>可用；点击该按钮，将单据信息提交至下一审批人进行审批；</w:t>
      </w:r>
    </w:p>
    <w:p w14:paraId="73C024A3" w14:textId="77777777" w:rsidR="000829C4" w:rsidRDefault="00000000">
      <w:pPr>
        <w:numPr>
          <w:ilvl w:val="0"/>
          <w:numId w:val="125"/>
        </w:numPr>
      </w:pPr>
      <w:r>
        <w:rPr>
          <w:rFonts w:hint="eastAsia"/>
        </w:rPr>
        <w:t>【上一步】：点击该按钮，</w:t>
      </w:r>
      <w:proofErr w:type="gramStart"/>
      <w:r>
        <w:rPr>
          <w:rFonts w:hint="eastAsia"/>
        </w:rPr>
        <w:t>返回台</w:t>
      </w:r>
      <w:proofErr w:type="gramEnd"/>
      <w:r>
        <w:rPr>
          <w:rFonts w:hint="eastAsia"/>
        </w:rPr>
        <w:t>账界面；</w:t>
      </w:r>
    </w:p>
    <w:p w14:paraId="2D4A65B2" w14:textId="77777777" w:rsidR="000829C4" w:rsidRDefault="00000000">
      <w:pPr>
        <w:numPr>
          <w:ilvl w:val="0"/>
          <w:numId w:val="125"/>
        </w:numPr>
      </w:pPr>
      <w:r>
        <w:rPr>
          <w:rFonts w:hint="eastAsia"/>
        </w:rPr>
        <w:t>【导出】：导出界面上的所有报表数据至</w:t>
      </w:r>
      <w:r>
        <w:rPr>
          <w:rFonts w:hint="eastAsia"/>
        </w:rPr>
        <w:t>EXCEL</w:t>
      </w:r>
      <w:r>
        <w:rPr>
          <w:rFonts w:hint="eastAsia"/>
        </w:rPr>
        <w:t>文件，文件名称与报表名称一致；如果未制表，则默认导出空表。</w:t>
      </w:r>
    </w:p>
    <w:p w14:paraId="1A2C2779" w14:textId="77777777" w:rsidR="000829C4" w:rsidRDefault="00000000">
      <w:r>
        <w:rPr>
          <w:rFonts w:hint="eastAsia"/>
        </w:rPr>
        <w:t>提交界面按钮：</w:t>
      </w:r>
    </w:p>
    <w:p w14:paraId="2AF2FD36" w14:textId="77777777" w:rsidR="000829C4" w:rsidRDefault="00000000">
      <w:pPr>
        <w:numPr>
          <w:ilvl w:val="0"/>
          <w:numId w:val="126"/>
        </w:numPr>
      </w:pPr>
      <w:r>
        <w:rPr>
          <w:rFonts w:hint="eastAsia"/>
        </w:rPr>
        <w:t>【收回】：同列表收回；</w:t>
      </w:r>
    </w:p>
    <w:p w14:paraId="46E8D98F" w14:textId="77777777" w:rsidR="000829C4" w:rsidRDefault="00000000">
      <w:pPr>
        <w:numPr>
          <w:ilvl w:val="0"/>
          <w:numId w:val="126"/>
        </w:numPr>
      </w:pPr>
      <w:r>
        <w:rPr>
          <w:rFonts w:hint="eastAsia"/>
        </w:rPr>
        <w:t>【审核】：同列表审核；</w:t>
      </w:r>
    </w:p>
    <w:p w14:paraId="6DEF0DBA" w14:textId="77777777" w:rsidR="000829C4" w:rsidRDefault="00000000">
      <w:pPr>
        <w:numPr>
          <w:ilvl w:val="0"/>
          <w:numId w:val="126"/>
        </w:numPr>
      </w:pPr>
      <w:r>
        <w:rPr>
          <w:rFonts w:hint="eastAsia"/>
        </w:rPr>
        <w:t>【弃审】：同列表弃审；</w:t>
      </w:r>
    </w:p>
    <w:p w14:paraId="06EE7D0E" w14:textId="77777777" w:rsidR="000829C4" w:rsidRDefault="00000000">
      <w:r>
        <w:rPr>
          <w:rFonts w:hint="eastAsia"/>
        </w:rPr>
        <w:t>完税按钮：</w:t>
      </w:r>
    </w:p>
    <w:p w14:paraId="06402588" w14:textId="77777777" w:rsidR="000829C4" w:rsidRDefault="00000000">
      <w:pPr>
        <w:numPr>
          <w:ilvl w:val="0"/>
          <w:numId w:val="127"/>
        </w:numPr>
      </w:pPr>
      <w:r>
        <w:rPr>
          <w:rFonts w:hint="eastAsia"/>
        </w:rPr>
        <w:t>【确认】：录入申报日期、缴纳日期、缴纳金额、办税员，并上</w:t>
      </w:r>
      <w:proofErr w:type="gramStart"/>
      <w:r>
        <w:rPr>
          <w:rFonts w:hint="eastAsia"/>
        </w:rPr>
        <w:t>传相关</w:t>
      </w:r>
      <w:proofErr w:type="gramEnd"/>
      <w:r>
        <w:rPr>
          <w:rFonts w:hint="eastAsia"/>
        </w:rPr>
        <w:t>附件后，点击该按钮，更新申报状态为已完税；申报状态为已审批时，该按钮可用，否则</w:t>
      </w:r>
      <w:proofErr w:type="gramStart"/>
      <w:r>
        <w:rPr>
          <w:rFonts w:hint="eastAsia"/>
        </w:rPr>
        <w:t>不</w:t>
      </w:r>
      <w:proofErr w:type="gramEnd"/>
      <w:r>
        <w:rPr>
          <w:rFonts w:hint="eastAsia"/>
        </w:rPr>
        <w:t>可用；</w:t>
      </w:r>
    </w:p>
    <w:p w14:paraId="65EC82A8" w14:textId="77777777" w:rsidR="000829C4" w:rsidRDefault="00000000">
      <w:pPr>
        <w:numPr>
          <w:ilvl w:val="0"/>
          <w:numId w:val="127"/>
        </w:numPr>
      </w:pPr>
      <w:r>
        <w:rPr>
          <w:rFonts w:hint="eastAsia"/>
        </w:rPr>
        <w:t>【取消】：点击该按钮，更新申报状态为已下发；申报状态为已完税时，该按钮可用，否则</w:t>
      </w:r>
      <w:proofErr w:type="gramStart"/>
      <w:r>
        <w:rPr>
          <w:rFonts w:hint="eastAsia"/>
        </w:rPr>
        <w:t>不</w:t>
      </w:r>
      <w:proofErr w:type="gramEnd"/>
      <w:r>
        <w:rPr>
          <w:rFonts w:hint="eastAsia"/>
        </w:rPr>
        <w:t>可用；</w:t>
      </w:r>
    </w:p>
    <w:p w14:paraId="3D5D6656" w14:textId="77777777" w:rsidR="000829C4" w:rsidRDefault="00000000">
      <w:pPr>
        <w:numPr>
          <w:ilvl w:val="0"/>
          <w:numId w:val="127"/>
        </w:numPr>
      </w:pPr>
      <w:r>
        <w:rPr>
          <w:rFonts w:hint="eastAsia"/>
        </w:rPr>
        <w:t>【上一步】：点击该按钮，跳转至下发界面。</w:t>
      </w:r>
    </w:p>
    <w:p w14:paraId="432BBC05" w14:textId="77777777" w:rsidR="000829C4" w:rsidRDefault="00000000">
      <w:pPr>
        <w:numPr>
          <w:ilvl w:val="0"/>
          <w:numId w:val="127"/>
        </w:numPr>
      </w:pPr>
      <w:r>
        <w:rPr>
          <w:rFonts w:hint="eastAsia"/>
        </w:rPr>
        <w:t>【上传附件】：申报状态为已下发时可用，否则</w:t>
      </w:r>
      <w:proofErr w:type="gramStart"/>
      <w:r>
        <w:rPr>
          <w:rFonts w:hint="eastAsia"/>
        </w:rPr>
        <w:t>不</w:t>
      </w:r>
      <w:proofErr w:type="gramEnd"/>
      <w:r>
        <w:rPr>
          <w:rFonts w:hint="eastAsia"/>
        </w:rPr>
        <w:t>可用；点击该按钮，弹出附件选择框，选择附件后上传附件；</w:t>
      </w:r>
    </w:p>
    <w:p w14:paraId="7FD8F04B" w14:textId="77777777" w:rsidR="000829C4" w:rsidRDefault="00000000">
      <w:pPr>
        <w:numPr>
          <w:ilvl w:val="0"/>
          <w:numId w:val="127"/>
        </w:numPr>
      </w:pPr>
      <w:r>
        <w:rPr>
          <w:rFonts w:hint="eastAsia"/>
        </w:rPr>
        <w:t>【删除附件】：申报状态为已下发时可用，否则</w:t>
      </w:r>
      <w:proofErr w:type="gramStart"/>
      <w:r>
        <w:rPr>
          <w:rFonts w:hint="eastAsia"/>
        </w:rPr>
        <w:t>不</w:t>
      </w:r>
      <w:proofErr w:type="gramEnd"/>
      <w:r>
        <w:rPr>
          <w:rFonts w:hint="eastAsia"/>
        </w:rPr>
        <w:t>可用；点击该按钮，删除对应的附件；</w:t>
      </w:r>
    </w:p>
    <w:p w14:paraId="40875D57" w14:textId="77777777" w:rsidR="000829C4" w:rsidRDefault="00000000">
      <w:pPr>
        <w:pStyle w:val="5"/>
        <w:numPr>
          <w:ilvl w:val="4"/>
          <w:numId w:val="0"/>
        </w:numPr>
      </w:pPr>
      <w:r>
        <w:rPr>
          <w:rFonts w:hint="eastAsia"/>
        </w:rPr>
        <w:t>2.1.1.4.3</w:t>
      </w:r>
      <w:r>
        <w:rPr>
          <w:rFonts w:hint="eastAsia"/>
        </w:rPr>
        <w:t>算法说明</w:t>
      </w:r>
    </w:p>
    <w:p w14:paraId="2414A242" w14:textId="77777777" w:rsidR="000829C4" w:rsidRDefault="00000000">
      <w:pPr>
        <w:numPr>
          <w:ilvl w:val="0"/>
          <w:numId w:val="128"/>
        </w:numPr>
      </w:pPr>
      <w:r>
        <w:rPr>
          <w:rFonts w:hint="eastAsia"/>
        </w:rPr>
        <w:t>新增界面：</w:t>
      </w:r>
    </w:p>
    <w:p w14:paraId="46A174AD" w14:textId="77777777" w:rsidR="000829C4" w:rsidRDefault="00000000">
      <w:pPr>
        <w:numPr>
          <w:ilvl w:val="1"/>
          <w:numId w:val="129"/>
        </w:numPr>
      </w:pPr>
      <w:r>
        <w:rPr>
          <w:rFonts w:hint="eastAsia"/>
        </w:rPr>
        <w:t>选择纳税主体、所在地、申报月份后，自动判断本次申报是否申报印花税、房产税、城镇土地使用税、环保税，如申报，则相应的申报标识设置</w:t>
      </w:r>
      <w:proofErr w:type="gramStart"/>
      <w:r>
        <w:rPr>
          <w:rFonts w:hint="eastAsia"/>
        </w:rPr>
        <w:t>为勾选状态</w:t>
      </w:r>
      <w:proofErr w:type="gramEnd"/>
      <w:r>
        <w:rPr>
          <w:rFonts w:hint="eastAsia"/>
        </w:rPr>
        <w:t>，且申报期间为对应税种的申报期间；</w:t>
      </w:r>
    </w:p>
    <w:p w14:paraId="3B05DB41" w14:textId="77777777" w:rsidR="000829C4" w:rsidRDefault="00000000">
      <w:pPr>
        <w:numPr>
          <w:ilvl w:val="1"/>
          <w:numId w:val="129"/>
        </w:numPr>
      </w:pPr>
      <w:r>
        <w:rPr>
          <w:rFonts w:hint="eastAsia"/>
        </w:rPr>
        <w:t>判断是否申报的逻辑如下：对应纳税主体、税种下存在限缴日期在申报月份内的申报期间；</w:t>
      </w:r>
    </w:p>
    <w:p w14:paraId="6AB90E40" w14:textId="77777777" w:rsidR="000829C4" w:rsidRDefault="00000000">
      <w:pPr>
        <w:numPr>
          <w:ilvl w:val="1"/>
          <w:numId w:val="129"/>
        </w:numPr>
      </w:pPr>
      <w:r>
        <w:rPr>
          <w:rFonts w:hint="eastAsia"/>
        </w:rPr>
        <w:t>申报标识、申报期间可编辑，申报标识不勾选时，申报期间、限缴日期清空，且不可编辑，申报标识</w:t>
      </w:r>
      <w:proofErr w:type="gramStart"/>
      <w:r>
        <w:rPr>
          <w:rFonts w:hint="eastAsia"/>
        </w:rPr>
        <w:t>勾</w:t>
      </w:r>
      <w:proofErr w:type="gramEnd"/>
      <w:r>
        <w:rPr>
          <w:rFonts w:hint="eastAsia"/>
        </w:rPr>
        <w:t>选时，申报期间可编辑；</w:t>
      </w:r>
    </w:p>
    <w:p w14:paraId="58648B95" w14:textId="77777777" w:rsidR="000829C4" w:rsidRDefault="00000000">
      <w:pPr>
        <w:numPr>
          <w:ilvl w:val="1"/>
          <w:numId w:val="129"/>
        </w:numPr>
      </w:pPr>
      <w:r>
        <w:rPr>
          <w:rFonts w:hint="eastAsia"/>
        </w:rPr>
        <w:t>申报期间参照时，只参照申报月份对应年份的申报期；</w:t>
      </w:r>
    </w:p>
    <w:p w14:paraId="244BC745" w14:textId="77777777" w:rsidR="000829C4" w:rsidRDefault="00000000">
      <w:pPr>
        <w:numPr>
          <w:ilvl w:val="1"/>
          <w:numId w:val="129"/>
        </w:numPr>
      </w:pPr>
      <w:r>
        <w:rPr>
          <w:rFonts w:hint="eastAsia"/>
        </w:rPr>
        <w:lastRenderedPageBreak/>
        <w:t>所在地与纳税主体所在地在同一城市但不同区县时，系统判断印花税、环保税、房产税、城镇土地使用税的申报标识并且申报标识可编辑；</w:t>
      </w:r>
    </w:p>
    <w:p w14:paraId="0A286A60" w14:textId="77777777" w:rsidR="000829C4" w:rsidRDefault="00000000">
      <w:pPr>
        <w:numPr>
          <w:ilvl w:val="1"/>
          <w:numId w:val="129"/>
        </w:numPr>
        <w:rPr>
          <w:strike/>
        </w:rPr>
      </w:pPr>
      <w:commentRangeStart w:id="169"/>
      <w:r>
        <w:rPr>
          <w:rFonts w:hint="eastAsia"/>
          <w:strike/>
        </w:rPr>
        <w:t>所在地与纳税主体所在地的城市不相同时，系统</w:t>
      </w:r>
      <w:proofErr w:type="gramStart"/>
      <w:r>
        <w:rPr>
          <w:rFonts w:hint="eastAsia"/>
          <w:strike/>
        </w:rPr>
        <w:t>不判断</w:t>
      </w:r>
      <w:proofErr w:type="gramEnd"/>
      <w:r>
        <w:rPr>
          <w:rFonts w:hint="eastAsia"/>
          <w:strike/>
        </w:rPr>
        <w:t>印花税、房产税、房产税、城镇土地使用税的申报标识且申报标识不可编辑；</w:t>
      </w:r>
      <w:commentRangeEnd w:id="169"/>
      <w:r>
        <w:rPr>
          <w:strike/>
        </w:rPr>
        <w:commentReference w:id="169"/>
      </w:r>
    </w:p>
    <w:p w14:paraId="60D3539D" w14:textId="77777777" w:rsidR="000829C4" w:rsidRDefault="00000000">
      <w:pPr>
        <w:numPr>
          <w:ilvl w:val="0"/>
          <w:numId w:val="128"/>
        </w:numPr>
      </w:pPr>
      <w:r>
        <w:rPr>
          <w:rFonts w:hint="eastAsia"/>
        </w:rPr>
        <w:t>制表界面：自动显示业务事项分配中纳税主体为当前纳税主体、事项类型为申报、业务事项为财产行为税申报的报表列表；</w:t>
      </w:r>
    </w:p>
    <w:p w14:paraId="263B97B0" w14:textId="77777777" w:rsidR="000829C4" w:rsidRDefault="00000000">
      <w:pPr>
        <w:numPr>
          <w:ilvl w:val="0"/>
          <w:numId w:val="128"/>
        </w:numPr>
      </w:pPr>
      <w:r>
        <w:rPr>
          <w:rFonts w:hint="eastAsia"/>
        </w:rPr>
        <w:t>报表列表：点击报表，自动跳转至报表界面，自动查询计算的报表数据；</w:t>
      </w:r>
    </w:p>
    <w:p w14:paraId="5736F2C2" w14:textId="77777777" w:rsidR="000829C4" w:rsidRDefault="00000000">
      <w:pPr>
        <w:numPr>
          <w:ilvl w:val="0"/>
          <w:numId w:val="128"/>
        </w:numPr>
      </w:pPr>
      <w:r>
        <w:rPr>
          <w:rFonts w:hint="eastAsia"/>
        </w:rPr>
        <w:t>确认界面：当申报状态为已审批时，申报日期、办税员、缴款日期、列表中各税种的实缴金额可编辑，否则不可编辑；</w:t>
      </w:r>
    </w:p>
    <w:p w14:paraId="720BE2AD" w14:textId="77777777" w:rsidR="000829C4" w:rsidRDefault="00000000">
      <w:pPr>
        <w:numPr>
          <w:ilvl w:val="0"/>
          <w:numId w:val="128"/>
        </w:numPr>
      </w:pPr>
      <w:r>
        <w:rPr>
          <w:rFonts w:hint="eastAsia"/>
        </w:rPr>
        <w:t>执行界面的各税种的申报标识、申报期间、限缴日期、申报税额、实缴税额动态显示，只显示当前任务申报标识为</w:t>
      </w:r>
      <w:proofErr w:type="gramStart"/>
      <w:r>
        <w:rPr>
          <w:rFonts w:hint="eastAsia"/>
        </w:rPr>
        <w:t>勾选状态</w:t>
      </w:r>
      <w:proofErr w:type="gramEnd"/>
      <w:r>
        <w:rPr>
          <w:rFonts w:hint="eastAsia"/>
        </w:rPr>
        <w:t>的字段信息；</w:t>
      </w:r>
    </w:p>
    <w:p w14:paraId="4D03FDC2" w14:textId="77777777" w:rsidR="000829C4" w:rsidRDefault="00000000">
      <w:pPr>
        <w:numPr>
          <w:ilvl w:val="0"/>
          <w:numId w:val="128"/>
        </w:numPr>
      </w:pPr>
      <w:r>
        <w:rPr>
          <w:rFonts w:hint="eastAsia"/>
        </w:rPr>
        <w:t>财产行为税纳税申报表</w:t>
      </w:r>
      <w:r>
        <w:rPr>
          <w:rFonts w:hint="eastAsia"/>
        </w:rPr>
        <w:t>-</w:t>
      </w:r>
      <w:r>
        <w:rPr>
          <w:rFonts w:hint="eastAsia"/>
        </w:rPr>
        <w:t>印花税</w:t>
      </w:r>
    </w:p>
    <w:p w14:paraId="2D2ADF82" w14:textId="77777777" w:rsidR="000829C4" w:rsidRDefault="00000000">
      <w:r>
        <w:rPr>
          <w:noProof/>
        </w:rPr>
        <w:drawing>
          <wp:inline distT="0" distB="0" distL="114300" distR="114300" wp14:anchorId="7F960B5F" wp14:editId="3A3F3712">
            <wp:extent cx="5269865" cy="3552190"/>
            <wp:effectExtent l="0" t="0" r="13335" b="3810"/>
            <wp:docPr id="1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4"/>
                    <pic:cNvPicPr>
                      <a:picLocks noChangeAspect="1"/>
                    </pic:cNvPicPr>
                  </pic:nvPicPr>
                  <pic:blipFill>
                    <a:blip r:embed="rId94"/>
                    <a:stretch>
                      <a:fillRect/>
                    </a:stretch>
                  </pic:blipFill>
                  <pic:spPr>
                    <a:xfrm>
                      <a:off x="0" y="0"/>
                      <a:ext cx="5269865" cy="3552190"/>
                    </a:xfrm>
                    <a:prstGeom prst="rect">
                      <a:avLst/>
                    </a:prstGeom>
                    <a:noFill/>
                    <a:ln>
                      <a:noFill/>
                    </a:ln>
                  </pic:spPr>
                </pic:pic>
              </a:graphicData>
            </a:graphic>
          </wp:inline>
        </w:drawing>
      </w:r>
    </w:p>
    <w:p w14:paraId="60CD4482" w14:textId="77777777" w:rsidR="000829C4" w:rsidRDefault="00000000">
      <w:pPr>
        <w:numPr>
          <w:ilvl w:val="0"/>
          <w:numId w:val="128"/>
        </w:numPr>
      </w:pPr>
      <w:r>
        <w:rPr>
          <w:rFonts w:hint="eastAsia"/>
        </w:rPr>
        <w:t>财产行为税减免税明细申报附表</w:t>
      </w:r>
      <w:r>
        <w:rPr>
          <w:rFonts w:hint="eastAsia"/>
        </w:rPr>
        <w:t>-</w:t>
      </w:r>
      <w:r>
        <w:rPr>
          <w:rFonts w:hint="eastAsia"/>
        </w:rPr>
        <w:t>印花税</w:t>
      </w:r>
    </w:p>
    <w:p w14:paraId="3DCA179A" w14:textId="77777777" w:rsidR="000829C4" w:rsidRDefault="00000000">
      <w:r>
        <w:rPr>
          <w:noProof/>
        </w:rPr>
        <w:lastRenderedPageBreak/>
        <w:drawing>
          <wp:inline distT="0" distB="0" distL="114300" distR="114300" wp14:anchorId="2630753F" wp14:editId="2C0EC535">
            <wp:extent cx="5269230" cy="3220085"/>
            <wp:effectExtent l="0" t="0" r="13970" b="5715"/>
            <wp:docPr id="1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5"/>
                    <pic:cNvPicPr>
                      <a:picLocks noChangeAspect="1"/>
                    </pic:cNvPicPr>
                  </pic:nvPicPr>
                  <pic:blipFill>
                    <a:blip r:embed="rId95"/>
                    <a:stretch>
                      <a:fillRect/>
                    </a:stretch>
                  </pic:blipFill>
                  <pic:spPr>
                    <a:xfrm>
                      <a:off x="0" y="0"/>
                      <a:ext cx="5269230" cy="3220085"/>
                    </a:xfrm>
                    <a:prstGeom prst="rect">
                      <a:avLst/>
                    </a:prstGeom>
                    <a:noFill/>
                    <a:ln>
                      <a:noFill/>
                    </a:ln>
                  </pic:spPr>
                </pic:pic>
              </a:graphicData>
            </a:graphic>
          </wp:inline>
        </w:drawing>
      </w:r>
    </w:p>
    <w:p w14:paraId="0CF849C3" w14:textId="77777777" w:rsidR="000829C4" w:rsidRDefault="00000000">
      <w:pPr>
        <w:pStyle w:val="5"/>
        <w:numPr>
          <w:ilvl w:val="4"/>
          <w:numId w:val="0"/>
        </w:numPr>
      </w:pPr>
      <w:r>
        <w:rPr>
          <w:rFonts w:hint="eastAsia"/>
        </w:rPr>
        <w:t>2.1.3.4.4</w:t>
      </w:r>
      <w:r>
        <w:rPr>
          <w:rFonts w:hint="eastAsia"/>
        </w:rPr>
        <w:t>逻辑校验</w:t>
      </w:r>
    </w:p>
    <w:p w14:paraId="2C327703" w14:textId="77777777" w:rsidR="000829C4" w:rsidRDefault="00000000">
      <w:pPr>
        <w:numPr>
          <w:ilvl w:val="0"/>
          <w:numId w:val="130"/>
        </w:numPr>
      </w:pPr>
      <w:r>
        <w:rPr>
          <w:rFonts w:hint="eastAsia"/>
        </w:rPr>
        <w:t>保存时，每个税种的纳税主体</w:t>
      </w:r>
      <w:r>
        <w:rPr>
          <w:rFonts w:hint="eastAsia"/>
        </w:rPr>
        <w:t>+</w:t>
      </w:r>
      <w:r>
        <w:rPr>
          <w:rFonts w:hint="eastAsia"/>
        </w:rPr>
        <w:t>所在地</w:t>
      </w:r>
      <w:r>
        <w:rPr>
          <w:rFonts w:hint="eastAsia"/>
        </w:rPr>
        <w:t>+</w:t>
      </w:r>
      <w:r>
        <w:rPr>
          <w:rFonts w:hint="eastAsia"/>
        </w:rPr>
        <w:t>对应的申报期间不可重复，否则保存时提示“</w:t>
      </w:r>
      <w:r>
        <w:rPr>
          <w:rFonts w:hint="eastAsia"/>
        </w:rPr>
        <w:t>xx</w:t>
      </w:r>
      <w:r>
        <w:rPr>
          <w:rFonts w:hint="eastAsia"/>
        </w:rPr>
        <w:t>税种的任务重复，请调整。”；</w:t>
      </w:r>
    </w:p>
    <w:p w14:paraId="270C7845" w14:textId="77777777" w:rsidR="000829C4" w:rsidRDefault="00000000">
      <w:pPr>
        <w:pStyle w:val="4"/>
        <w:numPr>
          <w:ilvl w:val="3"/>
          <w:numId w:val="0"/>
        </w:numPr>
      </w:pPr>
      <w:r>
        <w:rPr>
          <w:rFonts w:hint="eastAsia"/>
        </w:rPr>
        <w:t>2.1.1.5</w:t>
      </w:r>
      <w:r>
        <w:rPr>
          <w:rFonts w:hint="eastAsia"/>
          <w:color w:val="FF0000"/>
          <w:shd w:val="clear" w:color="auto" w:fill="FFFF00"/>
        </w:rPr>
        <w:t>（修改）</w:t>
      </w:r>
      <w:r>
        <w:rPr>
          <w:rFonts w:hint="eastAsia"/>
        </w:rPr>
        <w:t>输出</w:t>
      </w:r>
    </w:p>
    <w:p w14:paraId="246EC22A" w14:textId="77777777" w:rsidR="000829C4" w:rsidRDefault="00000000">
      <w:r>
        <w:rPr>
          <w:rFonts w:hint="eastAsia"/>
        </w:rPr>
        <w:t>列表字段：</w:t>
      </w:r>
    </w:p>
    <w:tbl>
      <w:tblPr>
        <w:tblStyle w:val="ab"/>
        <w:tblW w:w="6526" w:type="dxa"/>
        <w:tblLayout w:type="fixed"/>
        <w:tblLook w:val="04A0" w:firstRow="1" w:lastRow="0" w:firstColumn="1" w:lastColumn="0" w:noHBand="0" w:noVBand="1"/>
      </w:tblPr>
      <w:tblGrid>
        <w:gridCol w:w="1105"/>
        <w:gridCol w:w="1157"/>
        <w:gridCol w:w="4264"/>
      </w:tblGrid>
      <w:tr w:rsidR="000829C4" w14:paraId="6E0FF4E4" w14:textId="77777777">
        <w:tc>
          <w:tcPr>
            <w:tcW w:w="1105" w:type="dxa"/>
            <w:shd w:val="clear" w:color="auto" w:fill="DEEBF6" w:themeFill="accent1" w:themeFillTint="32"/>
          </w:tcPr>
          <w:p w14:paraId="481B8998" w14:textId="77777777" w:rsidR="000829C4" w:rsidRDefault="00000000">
            <w:pPr>
              <w:jc w:val="center"/>
              <w:rPr>
                <w:b/>
                <w:bCs/>
                <w:szCs w:val="21"/>
              </w:rPr>
            </w:pPr>
            <w:r>
              <w:rPr>
                <w:rFonts w:hint="eastAsia"/>
                <w:b/>
                <w:bCs/>
                <w:szCs w:val="21"/>
              </w:rPr>
              <w:t>字段名称</w:t>
            </w:r>
          </w:p>
        </w:tc>
        <w:tc>
          <w:tcPr>
            <w:tcW w:w="1157" w:type="dxa"/>
            <w:shd w:val="clear" w:color="auto" w:fill="DEEBF6" w:themeFill="accent1" w:themeFillTint="32"/>
          </w:tcPr>
          <w:p w14:paraId="637A58DE" w14:textId="77777777" w:rsidR="000829C4" w:rsidRDefault="00000000">
            <w:pPr>
              <w:jc w:val="center"/>
              <w:rPr>
                <w:b/>
                <w:bCs/>
                <w:szCs w:val="21"/>
              </w:rPr>
            </w:pPr>
            <w:r>
              <w:rPr>
                <w:rFonts w:hint="eastAsia"/>
                <w:b/>
                <w:bCs/>
                <w:szCs w:val="21"/>
              </w:rPr>
              <w:t>字段类型</w:t>
            </w:r>
          </w:p>
        </w:tc>
        <w:tc>
          <w:tcPr>
            <w:tcW w:w="4264" w:type="dxa"/>
            <w:shd w:val="clear" w:color="auto" w:fill="DEEBF6" w:themeFill="accent1" w:themeFillTint="32"/>
          </w:tcPr>
          <w:p w14:paraId="67B035E1" w14:textId="77777777" w:rsidR="000829C4" w:rsidRDefault="00000000">
            <w:pPr>
              <w:jc w:val="center"/>
              <w:rPr>
                <w:b/>
                <w:bCs/>
                <w:szCs w:val="21"/>
              </w:rPr>
            </w:pPr>
            <w:r>
              <w:rPr>
                <w:rFonts w:hint="eastAsia"/>
                <w:b/>
                <w:bCs/>
                <w:szCs w:val="21"/>
              </w:rPr>
              <w:t>备注</w:t>
            </w:r>
          </w:p>
        </w:tc>
      </w:tr>
      <w:tr w:rsidR="000829C4" w14:paraId="313CF466" w14:textId="77777777">
        <w:tc>
          <w:tcPr>
            <w:tcW w:w="1105" w:type="dxa"/>
            <w:vAlign w:val="center"/>
          </w:tcPr>
          <w:p w14:paraId="7532CE34" w14:textId="77777777" w:rsidR="000829C4" w:rsidRDefault="00000000">
            <w:pPr>
              <w:rPr>
                <w:rFonts w:cs="Times New Roman"/>
                <w:szCs w:val="21"/>
              </w:rPr>
            </w:pPr>
            <w:r>
              <w:rPr>
                <w:rFonts w:cs="Times New Roman" w:hint="eastAsia"/>
                <w:szCs w:val="21"/>
              </w:rPr>
              <w:t>单据编码</w:t>
            </w:r>
          </w:p>
        </w:tc>
        <w:tc>
          <w:tcPr>
            <w:tcW w:w="1157" w:type="dxa"/>
            <w:vAlign w:val="center"/>
          </w:tcPr>
          <w:p w14:paraId="391D9900" w14:textId="77777777" w:rsidR="000829C4" w:rsidRDefault="00000000">
            <w:pPr>
              <w:jc w:val="center"/>
              <w:rPr>
                <w:szCs w:val="21"/>
              </w:rPr>
            </w:pPr>
            <w:r>
              <w:rPr>
                <w:rFonts w:hint="eastAsia"/>
                <w:szCs w:val="21"/>
              </w:rPr>
              <w:t>字符</w:t>
            </w:r>
          </w:p>
        </w:tc>
        <w:tc>
          <w:tcPr>
            <w:tcW w:w="4264" w:type="dxa"/>
            <w:vAlign w:val="center"/>
          </w:tcPr>
          <w:p w14:paraId="3F83756F" w14:textId="77777777" w:rsidR="000829C4" w:rsidRDefault="00000000">
            <w:pPr>
              <w:rPr>
                <w:rFonts w:ascii="Times New Roman" w:hAnsi="Times New Roman" w:cs="Times New Roman"/>
                <w:szCs w:val="21"/>
              </w:rPr>
            </w:pPr>
            <w:r>
              <w:rPr>
                <w:rFonts w:ascii="Times New Roman" w:hAnsi="Times New Roman" w:cs="Times New Roman" w:hint="eastAsia"/>
                <w:szCs w:val="21"/>
              </w:rPr>
              <w:t>自动生成</w:t>
            </w:r>
          </w:p>
        </w:tc>
      </w:tr>
      <w:tr w:rsidR="000829C4" w14:paraId="7FB875D0" w14:textId="77777777">
        <w:tc>
          <w:tcPr>
            <w:tcW w:w="1105" w:type="dxa"/>
          </w:tcPr>
          <w:p w14:paraId="0A78B510" w14:textId="77777777" w:rsidR="000829C4" w:rsidRDefault="00000000">
            <w:pPr>
              <w:rPr>
                <w:szCs w:val="21"/>
              </w:rPr>
            </w:pPr>
            <w:r>
              <w:rPr>
                <w:rFonts w:hint="eastAsia"/>
                <w:szCs w:val="21"/>
              </w:rPr>
              <w:t>纳税主体</w:t>
            </w:r>
          </w:p>
        </w:tc>
        <w:tc>
          <w:tcPr>
            <w:tcW w:w="1157" w:type="dxa"/>
          </w:tcPr>
          <w:p w14:paraId="53C6EFA4" w14:textId="77777777" w:rsidR="000829C4" w:rsidRDefault="00000000">
            <w:pPr>
              <w:rPr>
                <w:szCs w:val="21"/>
              </w:rPr>
            </w:pPr>
            <w:r>
              <w:rPr>
                <w:rFonts w:hint="eastAsia"/>
                <w:szCs w:val="21"/>
              </w:rPr>
              <w:t>字符</w:t>
            </w:r>
          </w:p>
        </w:tc>
        <w:tc>
          <w:tcPr>
            <w:tcW w:w="4264" w:type="dxa"/>
          </w:tcPr>
          <w:p w14:paraId="11E455B3" w14:textId="77777777" w:rsidR="000829C4" w:rsidRDefault="000829C4">
            <w:pPr>
              <w:rPr>
                <w:szCs w:val="21"/>
              </w:rPr>
            </w:pPr>
          </w:p>
        </w:tc>
      </w:tr>
      <w:tr w:rsidR="000829C4" w14:paraId="406CCF62" w14:textId="77777777">
        <w:tc>
          <w:tcPr>
            <w:tcW w:w="1105" w:type="dxa"/>
          </w:tcPr>
          <w:p w14:paraId="628C98D5" w14:textId="77777777" w:rsidR="000829C4" w:rsidRDefault="00000000">
            <w:pPr>
              <w:rPr>
                <w:szCs w:val="21"/>
              </w:rPr>
            </w:pPr>
            <w:r>
              <w:rPr>
                <w:rFonts w:hint="eastAsia"/>
                <w:szCs w:val="21"/>
              </w:rPr>
              <w:t>申报月份</w:t>
            </w:r>
          </w:p>
        </w:tc>
        <w:tc>
          <w:tcPr>
            <w:tcW w:w="1157" w:type="dxa"/>
          </w:tcPr>
          <w:p w14:paraId="46D00F5A" w14:textId="77777777" w:rsidR="000829C4" w:rsidRDefault="00000000">
            <w:pPr>
              <w:rPr>
                <w:szCs w:val="21"/>
              </w:rPr>
            </w:pPr>
            <w:r>
              <w:rPr>
                <w:rFonts w:hint="eastAsia"/>
                <w:szCs w:val="21"/>
              </w:rPr>
              <w:t>字符</w:t>
            </w:r>
          </w:p>
        </w:tc>
        <w:tc>
          <w:tcPr>
            <w:tcW w:w="4264" w:type="dxa"/>
          </w:tcPr>
          <w:p w14:paraId="36E9BFB8" w14:textId="77777777" w:rsidR="000829C4" w:rsidRDefault="000829C4">
            <w:pPr>
              <w:rPr>
                <w:szCs w:val="21"/>
              </w:rPr>
            </w:pPr>
          </w:p>
        </w:tc>
      </w:tr>
      <w:tr w:rsidR="000829C4" w14:paraId="1B95E818" w14:textId="77777777">
        <w:tc>
          <w:tcPr>
            <w:tcW w:w="1105" w:type="dxa"/>
          </w:tcPr>
          <w:p w14:paraId="295CBEC4" w14:textId="77777777" w:rsidR="000829C4" w:rsidRDefault="00000000">
            <w:pPr>
              <w:rPr>
                <w:szCs w:val="21"/>
              </w:rPr>
            </w:pPr>
            <w:r>
              <w:rPr>
                <w:rFonts w:hint="eastAsia"/>
                <w:szCs w:val="21"/>
              </w:rPr>
              <w:t>所在地</w:t>
            </w:r>
          </w:p>
        </w:tc>
        <w:tc>
          <w:tcPr>
            <w:tcW w:w="1157" w:type="dxa"/>
          </w:tcPr>
          <w:p w14:paraId="660F28B6" w14:textId="77777777" w:rsidR="000829C4" w:rsidRDefault="00000000">
            <w:pPr>
              <w:rPr>
                <w:szCs w:val="21"/>
              </w:rPr>
            </w:pPr>
            <w:r>
              <w:rPr>
                <w:rFonts w:hint="eastAsia"/>
                <w:szCs w:val="21"/>
              </w:rPr>
              <w:t>字符</w:t>
            </w:r>
          </w:p>
        </w:tc>
        <w:tc>
          <w:tcPr>
            <w:tcW w:w="4264" w:type="dxa"/>
          </w:tcPr>
          <w:p w14:paraId="6E99C134" w14:textId="77777777" w:rsidR="000829C4" w:rsidRDefault="000829C4">
            <w:pPr>
              <w:rPr>
                <w:szCs w:val="21"/>
              </w:rPr>
            </w:pPr>
          </w:p>
        </w:tc>
      </w:tr>
      <w:tr w:rsidR="000829C4" w14:paraId="4864C27F" w14:textId="77777777">
        <w:tc>
          <w:tcPr>
            <w:tcW w:w="1105" w:type="dxa"/>
          </w:tcPr>
          <w:p w14:paraId="60F5B277" w14:textId="77777777" w:rsidR="000829C4" w:rsidRDefault="00000000">
            <w:pPr>
              <w:rPr>
                <w:szCs w:val="21"/>
              </w:rPr>
            </w:pPr>
            <w:r>
              <w:rPr>
                <w:rFonts w:hint="eastAsia"/>
                <w:szCs w:val="21"/>
              </w:rPr>
              <w:t>申报状态</w:t>
            </w:r>
          </w:p>
        </w:tc>
        <w:tc>
          <w:tcPr>
            <w:tcW w:w="1157" w:type="dxa"/>
          </w:tcPr>
          <w:p w14:paraId="4CCC5F96" w14:textId="77777777" w:rsidR="000829C4" w:rsidRDefault="00000000">
            <w:pPr>
              <w:rPr>
                <w:szCs w:val="21"/>
              </w:rPr>
            </w:pPr>
            <w:r>
              <w:rPr>
                <w:rFonts w:hint="eastAsia"/>
                <w:szCs w:val="21"/>
              </w:rPr>
              <w:t>字符</w:t>
            </w:r>
          </w:p>
        </w:tc>
        <w:tc>
          <w:tcPr>
            <w:tcW w:w="4264" w:type="dxa"/>
          </w:tcPr>
          <w:p w14:paraId="577BEDF5" w14:textId="77777777" w:rsidR="000829C4" w:rsidRDefault="000829C4">
            <w:pPr>
              <w:rPr>
                <w:szCs w:val="21"/>
              </w:rPr>
            </w:pPr>
          </w:p>
        </w:tc>
      </w:tr>
      <w:tr w:rsidR="000829C4" w14:paraId="268DA871" w14:textId="77777777">
        <w:tc>
          <w:tcPr>
            <w:tcW w:w="1105" w:type="dxa"/>
          </w:tcPr>
          <w:p w14:paraId="5C864A97" w14:textId="77777777" w:rsidR="000829C4" w:rsidRDefault="00000000">
            <w:pPr>
              <w:rPr>
                <w:szCs w:val="21"/>
              </w:rPr>
            </w:pPr>
            <w:r>
              <w:rPr>
                <w:rFonts w:hint="eastAsia"/>
                <w:szCs w:val="21"/>
              </w:rPr>
              <w:t>申报日期</w:t>
            </w:r>
          </w:p>
        </w:tc>
        <w:tc>
          <w:tcPr>
            <w:tcW w:w="1157" w:type="dxa"/>
          </w:tcPr>
          <w:p w14:paraId="26E8757F" w14:textId="77777777" w:rsidR="000829C4" w:rsidRDefault="00000000">
            <w:pPr>
              <w:rPr>
                <w:szCs w:val="21"/>
              </w:rPr>
            </w:pPr>
            <w:r>
              <w:rPr>
                <w:rFonts w:hint="eastAsia"/>
                <w:szCs w:val="21"/>
              </w:rPr>
              <w:t>字符</w:t>
            </w:r>
          </w:p>
        </w:tc>
        <w:tc>
          <w:tcPr>
            <w:tcW w:w="4264" w:type="dxa"/>
          </w:tcPr>
          <w:p w14:paraId="3EF05F88" w14:textId="77777777" w:rsidR="000829C4" w:rsidRDefault="000829C4">
            <w:pPr>
              <w:rPr>
                <w:szCs w:val="21"/>
              </w:rPr>
            </w:pPr>
          </w:p>
        </w:tc>
      </w:tr>
      <w:tr w:rsidR="000829C4" w14:paraId="682328C0" w14:textId="77777777">
        <w:tc>
          <w:tcPr>
            <w:tcW w:w="1105" w:type="dxa"/>
          </w:tcPr>
          <w:p w14:paraId="2383CE32" w14:textId="77777777" w:rsidR="000829C4" w:rsidRDefault="00000000">
            <w:pPr>
              <w:rPr>
                <w:szCs w:val="21"/>
              </w:rPr>
            </w:pPr>
            <w:r>
              <w:rPr>
                <w:rFonts w:hint="eastAsia"/>
                <w:szCs w:val="21"/>
              </w:rPr>
              <w:t>办税员</w:t>
            </w:r>
          </w:p>
        </w:tc>
        <w:tc>
          <w:tcPr>
            <w:tcW w:w="1157" w:type="dxa"/>
          </w:tcPr>
          <w:p w14:paraId="128A1129" w14:textId="77777777" w:rsidR="000829C4" w:rsidRDefault="00000000">
            <w:pPr>
              <w:rPr>
                <w:szCs w:val="21"/>
              </w:rPr>
            </w:pPr>
            <w:r>
              <w:rPr>
                <w:rFonts w:hint="eastAsia"/>
                <w:szCs w:val="21"/>
              </w:rPr>
              <w:t>字符</w:t>
            </w:r>
          </w:p>
        </w:tc>
        <w:tc>
          <w:tcPr>
            <w:tcW w:w="4264" w:type="dxa"/>
          </w:tcPr>
          <w:p w14:paraId="55C0FFD3" w14:textId="77777777" w:rsidR="000829C4" w:rsidRDefault="000829C4">
            <w:pPr>
              <w:rPr>
                <w:szCs w:val="21"/>
              </w:rPr>
            </w:pPr>
          </w:p>
        </w:tc>
      </w:tr>
      <w:tr w:rsidR="000829C4" w14:paraId="59025AE0" w14:textId="77777777">
        <w:tc>
          <w:tcPr>
            <w:tcW w:w="1105" w:type="dxa"/>
          </w:tcPr>
          <w:p w14:paraId="27DF4B8E" w14:textId="77777777" w:rsidR="000829C4" w:rsidRDefault="00000000">
            <w:pPr>
              <w:rPr>
                <w:szCs w:val="21"/>
              </w:rPr>
            </w:pPr>
            <w:r>
              <w:rPr>
                <w:rFonts w:hint="eastAsia"/>
                <w:szCs w:val="21"/>
              </w:rPr>
              <w:t>缴款日期</w:t>
            </w:r>
          </w:p>
        </w:tc>
        <w:tc>
          <w:tcPr>
            <w:tcW w:w="1157" w:type="dxa"/>
          </w:tcPr>
          <w:p w14:paraId="3C625F74" w14:textId="77777777" w:rsidR="000829C4" w:rsidRDefault="00000000">
            <w:pPr>
              <w:rPr>
                <w:szCs w:val="21"/>
              </w:rPr>
            </w:pPr>
            <w:r>
              <w:rPr>
                <w:rFonts w:hint="eastAsia"/>
                <w:szCs w:val="21"/>
              </w:rPr>
              <w:t>字符</w:t>
            </w:r>
          </w:p>
        </w:tc>
        <w:tc>
          <w:tcPr>
            <w:tcW w:w="4264" w:type="dxa"/>
          </w:tcPr>
          <w:p w14:paraId="24F4A8F4" w14:textId="77777777" w:rsidR="000829C4" w:rsidRDefault="000829C4">
            <w:pPr>
              <w:rPr>
                <w:szCs w:val="21"/>
              </w:rPr>
            </w:pPr>
          </w:p>
        </w:tc>
      </w:tr>
      <w:tr w:rsidR="000829C4" w14:paraId="2765F2E4" w14:textId="77777777">
        <w:tc>
          <w:tcPr>
            <w:tcW w:w="6526" w:type="dxa"/>
            <w:gridSpan w:val="3"/>
          </w:tcPr>
          <w:p w14:paraId="4A653318" w14:textId="77777777" w:rsidR="000829C4" w:rsidRDefault="00000000">
            <w:pPr>
              <w:rPr>
                <w:szCs w:val="21"/>
              </w:rPr>
            </w:pPr>
            <w:r>
              <w:rPr>
                <w:rFonts w:hint="eastAsia"/>
                <w:szCs w:val="21"/>
              </w:rPr>
              <w:t>印花税</w:t>
            </w:r>
          </w:p>
        </w:tc>
      </w:tr>
      <w:tr w:rsidR="000829C4" w14:paraId="6572B59A" w14:textId="77777777">
        <w:tc>
          <w:tcPr>
            <w:tcW w:w="1105" w:type="dxa"/>
          </w:tcPr>
          <w:p w14:paraId="0D23E022" w14:textId="77777777" w:rsidR="000829C4" w:rsidRDefault="00000000">
            <w:pPr>
              <w:rPr>
                <w:szCs w:val="21"/>
              </w:rPr>
            </w:pPr>
            <w:r>
              <w:rPr>
                <w:rFonts w:hint="eastAsia"/>
                <w:szCs w:val="21"/>
              </w:rPr>
              <w:lastRenderedPageBreak/>
              <w:t>申报标识</w:t>
            </w:r>
          </w:p>
        </w:tc>
        <w:tc>
          <w:tcPr>
            <w:tcW w:w="1157" w:type="dxa"/>
            <w:vAlign w:val="center"/>
          </w:tcPr>
          <w:p w14:paraId="345A40E2" w14:textId="77777777" w:rsidR="000829C4" w:rsidRDefault="00000000">
            <w:pPr>
              <w:jc w:val="center"/>
            </w:pPr>
            <w:r>
              <w:rPr>
                <w:rFonts w:hint="eastAsia"/>
                <w:szCs w:val="21"/>
              </w:rPr>
              <w:t>字符</w:t>
            </w:r>
          </w:p>
        </w:tc>
        <w:tc>
          <w:tcPr>
            <w:tcW w:w="4264" w:type="dxa"/>
          </w:tcPr>
          <w:p w14:paraId="0577F15A" w14:textId="77777777" w:rsidR="000829C4" w:rsidRDefault="00000000">
            <w:pPr>
              <w:rPr>
                <w:szCs w:val="21"/>
              </w:rPr>
            </w:pPr>
            <w:r>
              <w:rPr>
                <w:rFonts w:ascii="Times New Roman" w:hAnsi="Times New Roman" w:cs="Times New Roman" w:hint="eastAsia"/>
                <w:szCs w:val="21"/>
              </w:rPr>
              <w:t>申报标识为</w:t>
            </w:r>
            <w:proofErr w:type="gramStart"/>
            <w:r>
              <w:rPr>
                <w:rFonts w:ascii="Times New Roman" w:hAnsi="Times New Roman" w:cs="Times New Roman" w:hint="eastAsia"/>
                <w:szCs w:val="21"/>
              </w:rPr>
              <w:t>勾选状态</w:t>
            </w:r>
            <w:proofErr w:type="gramEnd"/>
            <w:r>
              <w:rPr>
                <w:rFonts w:ascii="Times New Roman" w:hAnsi="Times New Roman" w:cs="Times New Roman" w:hint="eastAsia"/>
                <w:szCs w:val="21"/>
              </w:rPr>
              <w:t>时为“是”，未</w:t>
            </w:r>
            <w:proofErr w:type="gramStart"/>
            <w:r>
              <w:rPr>
                <w:rFonts w:ascii="Times New Roman" w:hAnsi="Times New Roman" w:cs="Times New Roman" w:hint="eastAsia"/>
                <w:szCs w:val="21"/>
              </w:rPr>
              <w:t>勾选状态</w:t>
            </w:r>
            <w:proofErr w:type="gramEnd"/>
            <w:r>
              <w:rPr>
                <w:rFonts w:ascii="Times New Roman" w:hAnsi="Times New Roman" w:cs="Times New Roman" w:hint="eastAsia"/>
                <w:szCs w:val="21"/>
              </w:rPr>
              <w:t>时为“否”</w:t>
            </w:r>
          </w:p>
        </w:tc>
      </w:tr>
      <w:tr w:rsidR="000829C4" w14:paraId="5B287B5A" w14:textId="77777777">
        <w:tc>
          <w:tcPr>
            <w:tcW w:w="1105" w:type="dxa"/>
          </w:tcPr>
          <w:p w14:paraId="7CADBFB7" w14:textId="77777777" w:rsidR="000829C4" w:rsidRDefault="00000000">
            <w:pPr>
              <w:rPr>
                <w:szCs w:val="21"/>
              </w:rPr>
            </w:pPr>
            <w:r>
              <w:rPr>
                <w:rFonts w:hint="eastAsia"/>
                <w:szCs w:val="21"/>
              </w:rPr>
              <w:t>申报期间</w:t>
            </w:r>
          </w:p>
        </w:tc>
        <w:tc>
          <w:tcPr>
            <w:tcW w:w="1157" w:type="dxa"/>
            <w:vAlign w:val="center"/>
          </w:tcPr>
          <w:p w14:paraId="30A0C977" w14:textId="77777777" w:rsidR="000829C4" w:rsidRDefault="00000000">
            <w:pPr>
              <w:jc w:val="center"/>
              <w:rPr>
                <w:szCs w:val="21"/>
              </w:rPr>
            </w:pPr>
            <w:r>
              <w:rPr>
                <w:rFonts w:hint="eastAsia"/>
                <w:szCs w:val="21"/>
              </w:rPr>
              <w:t>字符</w:t>
            </w:r>
          </w:p>
        </w:tc>
        <w:tc>
          <w:tcPr>
            <w:tcW w:w="4264" w:type="dxa"/>
          </w:tcPr>
          <w:p w14:paraId="235DA8FB" w14:textId="77777777" w:rsidR="000829C4" w:rsidRDefault="00000000">
            <w:pPr>
              <w:rPr>
                <w:szCs w:val="21"/>
              </w:rPr>
            </w:pPr>
            <w:r>
              <w:rPr>
                <w:rFonts w:hint="eastAsia"/>
                <w:szCs w:val="21"/>
              </w:rPr>
              <w:t>自动带出</w:t>
            </w:r>
          </w:p>
        </w:tc>
      </w:tr>
      <w:tr w:rsidR="000829C4" w14:paraId="06763385" w14:textId="77777777">
        <w:tc>
          <w:tcPr>
            <w:tcW w:w="1105" w:type="dxa"/>
          </w:tcPr>
          <w:p w14:paraId="3B110130" w14:textId="77777777" w:rsidR="000829C4" w:rsidRDefault="00000000">
            <w:pPr>
              <w:rPr>
                <w:szCs w:val="21"/>
              </w:rPr>
            </w:pPr>
            <w:r>
              <w:rPr>
                <w:rFonts w:hint="eastAsia"/>
                <w:szCs w:val="21"/>
              </w:rPr>
              <w:t>限缴日期</w:t>
            </w:r>
          </w:p>
        </w:tc>
        <w:tc>
          <w:tcPr>
            <w:tcW w:w="1157" w:type="dxa"/>
            <w:vAlign w:val="center"/>
          </w:tcPr>
          <w:p w14:paraId="166771F2" w14:textId="77777777" w:rsidR="000829C4" w:rsidRDefault="00000000">
            <w:pPr>
              <w:jc w:val="center"/>
              <w:rPr>
                <w:szCs w:val="21"/>
              </w:rPr>
            </w:pPr>
            <w:r>
              <w:rPr>
                <w:rFonts w:hint="eastAsia"/>
                <w:szCs w:val="21"/>
              </w:rPr>
              <w:t>字符</w:t>
            </w:r>
          </w:p>
        </w:tc>
        <w:tc>
          <w:tcPr>
            <w:tcW w:w="4264" w:type="dxa"/>
          </w:tcPr>
          <w:p w14:paraId="198B0CC9" w14:textId="77777777" w:rsidR="000829C4" w:rsidRDefault="00000000">
            <w:pPr>
              <w:rPr>
                <w:szCs w:val="21"/>
              </w:rPr>
            </w:pPr>
            <w:r>
              <w:rPr>
                <w:rFonts w:hint="eastAsia"/>
                <w:szCs w:val="21"/>
              </w:rPr>
              <w:t>自动带出</w:t>
            </w:r>
          </w:p>
        </w:tc>
      </w:tr>
      <w:tr w:rsidR="000829C4" w14:paraId="26FDBB1B" w14:textId="77777777">
        <w:tc>
          <w:tcPr>
            <w:tcW w:w="1105" w:type="dxa"/>
          </w:tcPr>
          <w:p w14:paraId="7FA32724" w14:textId="77777777" w:rsidR="000829C4" w:rsidRDefault="00000000">
            <w:pPr>
              <w:rPr>
                <w:szCs w:val="21"/>
              </w:rPr>
            </w:pPr>
            <w:r>
              <w:rPr>
                <w:rFonts w:hint="eastAsia"/>
                <w:szCs w:val="21"/>
              </w:rPr>
              <w:t>申报税额</w:t>
            </w:r>
          </w:p>
        </w:tc>
        <w:tc>
          <w:tcPr>
            <w:tcW w:w="1157" w:type="dxa"/>
            <w:vAlign w:val="center"/>
          </w:tcPr>
          <w:p w14:paraId="31218844" w14:textId="77777777" w:rsidR="000829C4" w:rsidRDefault="00000000">
            <w:pPr>
              <w:jc w:val="center"/>
              <w:rPr>
                <w:szCs w:val="21"/>
              </w:rPr>
            </w:pPr>
            <w:r>
              <w:rPr>
                <w:rFonts w:hint="eastAsia"/>
                <w:szCs w:val="21"/>
              </w:rPr>
              <w:t>数值</w:t>
            </w:r>
          </w:p>
        </w:tc>
        <w:tc>
          <w:tcPr>
            <w:tcW w:w="4264" w:type="dxa"/>
          </w:tcPr>
          <w:p w14:paraId="6E7559AA" w14:textId="77777777" w:rsidR="000829C4" w:rsidRDefault="00000000">
            <w:pPr>
              <w:rPr>
                <w:szCs w:val="21"/>
              </w:rPr>
            </w:pPr>
            <w:r>
              <w:rPr>
                <w:rFonts w:hint="eastAsia"/>
                <w:szCs w:val="21"/>
              </w:rPr>
              <w:t>申报表计算后自动反写，不可编辑</w:t>
            </w:r>
          </w:p>
        </w:tc>
      </w:tr>
      <w:tr w:rsidR="000829C4" w14:paraId="27AEAEE6" w14:textId="77777777">
        <w:tc>
          <w:tcPr>
            <w:tcW w:w="1105" w:type="dxa"/>
          </w:tcPr>
          <w:p w14:paraId="6EFFC775" w14:textId="77777777" w:rsidR="000829C4" w:rsidRDefault="00000000">
            <w:pPr>
              <w:rPr>
                <w:szCs w:val="21"/>
              </w:rPr>
            </w:pPr>
            <w:r>
              <w:rPr>
                <w:rFonts w:hint="eastAsia"/>
                <w:szCs w:val="21"/>
              </w:rPr>
              <w:t>实缴税额</w:t>
            </w:r>
          </w:p>
        </w:tc>
        <w:tc>
          <w:tcPr>
            <w:tcW w:w="1157" w:type="dxa"/>
            <w:vAlign w:val="center"/>
          </w:tcPr>
          <w:p w14:paraId="6593CCBC" w14:textId="77777777" w:rsidR="000829C4" w:rsidRDefault="00000000">
            <w:pPr>
              <w:jc w:val="center"/>
              <w:rPr>
                <w:szCs w:val="21"/>
              </w:rPr>
            </w:pPr>
            <w:r>
              <w:rPr>
                <w:rFonts w:hint="eastAsia"/>
                <w:szCs w:val="21"/>
              </w:rPr>
              <w:t>数值</w:t>
            </w:r>
          </w:p>
        </w:tc>
        <w:tc>
          <w:tcPr>
            <w:tcW w:w="4264" w:type="dxa"/>
          </w:tcPr>
          <w:p w14:paraId="7222449A" w14:textId="77777777" w:rsidR="000829C4" w:rsidRDefault="00000000">
            <w:pPr>
              <w:rPr>
                <w:szCs w:val="21"/>
              </w:rPr>
            </w:pPr>
            <w:r>
              <w:rPr>
                <w:rFonts w:hint="eastAsia"/>
                <w:szCs w:val="21"/>
              </w:rPr>
              <w:t>自动带出完税确认时所录入实缴税额，不可编辑</w:t>
            </w:r>
          </w:p>
        </w:tc>
      </w:tr>
      <w:tr w:rsidR="000829C4" w14:paraId="6F821B4C" w14:textId="77777777">
        <w:tc>
          <w:tcPr>
            <w:tcW w:w="6526" w:type="dxa"/>
            <w:gridSpan w:val="3"/>
          </w:tcPr>
          <w:p w14:paraId="73787735" w14:textId="77777777" w:rsidR="000829C4" w:rsidRDefault="00000000">
            <w:pPr>
              <w:rPr>
                <w:szCs w:val="21"/>
              </w:rPr>
            </w:pPr>
            <w:r>
              <w:rPr>
                <w:rFonts w:hint="eastAsia"/>
                <w:color w:val="FF0000"/>
                <w:shd w:val="clear" w:color="auto" w:fill="FFFF00"/>
              </w:rPr>
              <w:t>（修改）</w:t>
            </w:r>
            <w:r>
              <w:rPr>
                <w:rFonts w:hint="eastAsia"/>
                <w:szCs w:val="21"/>
              </w:rPr>
              <w:t>房产税</w:t>
            </w:r>
            <w:r>
              <w:rPr>
                <w:rFonts w:hint="eastAsia"/>
                <w:szCs w:val="21"/>
              </w:rPr>
              <w:t>-</w:t>
            </w:r>
            <w:r>
              <w:rPr>
                <w:rFonts w:hint="eastAsia"/>
                <w:szCs w:val="21"/>
              </w:rPr>
              <w:t>从价</w:t>
            </w:r>
          </w:p>
        </w:tc>
      </w:tr>
      <w:tr w:rsidR="000829C4" w14:paraId="519EEFE2" w14:textId="77777777">
        <w:tc>
          <w:tcPr>
            <w:tcW w:w="1105" w:type="dxa"/>
          </w:tcPr>
          <w:p w14:paraId="6D5E13F0" w14:textId="77777777" w:rsidR="000829C4" w:rsidRDefault="00000000">
            <w:pPr>
              <w:rPr>
                <w:szCs w:val="21"/>
              </w:rPr>
            </w:pPr>
            <w:r>
              <w:rPr>
                <w:rFonts w:hint="eastAsia"/>
                <w:szCs w:val="21"/>
              </w:rPr>
              <w:t>申报标识</w:t>
            </w:r>
          </w:p>
        </w:tc>
        <w:tc>
          <w:tcPr>
            <w:tcW w:w="1157" w:type="dxa"/>
            <w:vAlign w:val="center"/>
          </w:tcPr>
          <w:p w14:paraId="4D2FDC97" w14:textId="77777777" w:rsidR="000829C4" w:rsidRDefault="00000000">
            <w:pPr>
              <w:jc w:val="center"/>
              <w:rPr>
                <w:szCs w:val="21"/>
              </w:rPr>
            </w:pPr>
            <w:r>
              <w:rPr>
                <w:rFonts w:hint="eastAsia"/>
                <w:szCs w:val="21"/>
              </w:rPr>
              <w:t>字符</w:t>
            </w:r>
          </w:p>
        </w:tc>
        <w:tc>
          <w:tcPr>
            <w:tcW w:w="4264" w:type="dxa"/>
          </w:tcPr>
          <w:p w14:paraId="402E772E" w14:textId="77777777" w:rsidR="000829C4" w:rsidRDefault="00000000">
            <w:pPr>
              <w:rPr>
                <w:szCs w:val="21"/>
              </w:rPr>
            </w:pPr>
            <w:r>
              <w:rPr>
                <w:rFonts w:ascii="Times New Roman" w:hAnsi="Times New Roman" w:cs="Times New Roman" w:hint="eastAsia"/>
                <w:szCs w:val="21"/>
              </w:rPr>
              <w:t>申报标识为</w:t>
            </w:r>
            <w:proofErr w:type="gramStart"/>
            <w:r>
              <w:rPr>
                <w:rFonts w:ascii="Times New Roman" w:hAnsi="Times New Roman" w:cs="Times New Roman" w:hint="eastAsia"/>
                <w:szCs w:val="21"/>
              </w:rPr>
              <w:t>勾选状态</w:t>
            </w:r>
            <w:proofErr w:type="gramEnd"/>
            <w:r>
              <w:rPr>
                <w:rFonts w:ascii="Times New Roman" w:hAnsi="Times New Roman" w:cs="Times New Roman" w:hint="eastAsia"/>
                <w:szCs w:val="21"/>
              </w:rPr>
              <w:t>时为“是”，未</w:t>
            </w:r>
            <w:proofErr w:type="gramStart"/>
            <w:r>
              <w:rPr>
                <w:rFonts w:ascii="Times New Roman" w:hAnsi="Times New Roman" w:cs="Times New Roman" w:hint="eastAsia"/>
                <w:szCs w:val="21"/>
              </w:rPr>
              <w:t>勾选状态</w:t>
            </w:r>
            <w:proofErr w:type="gramEnd"/>
            <w:r>
              <w:rPr>
                <w:rFonts w:ascii="Times New Roman" w:hAnsi="Times New Roman" w:cs="Times New Roman" w:hint="eastAsia"/>
                <w:szCs w:val="21"/>
              </w:rPr>
              <w:t>时为“否”</w:t>
            </w:r>
          </w:p>
        </w:tc>
      </w:tr>
      <w:tr w:rsidR="000829C4" w14:paraId="12993F37" w14:textId="77777777">
        <w:tc>
          <w:tcPr>
            <w:tcW w:w="1105" w:type="dxa"/>
          </w:tcPr>
          <w:p w14:paraId="59659894" w14:textId="77777777" w:rsidR="000829C4" w:rsidRDefault="00000000">
            <w:pPr>
              <w:rPr>
                <w:szCs w:val="21"/>
              </w:rPr>
            </w:pPr>
            <w:r>
              <w:rPr>
                <w:rFonts w:hint="eastAsia"/>
                <w:szCs w:val="21"/>
              </w:rPr>
              <w:t>申报期间</w:t>
            </w:r>
          </w:p>
        </w:tc>
        <w:tc>
          <w:tcPr>
            <w:tcW w:w="1157" w:type="dxa"/>
            <w:vAlign w:val="center"/>
          </w:tcPr>
          <w:p w14:paraId="299B39B0" w14:textId="77777777" w:rsidR="000829C4" w:rsidRDefault="00000000">
            <w:pPr>
              <w:jc w:val="center"/>
              <w:rPr>
                <w:szCs w:val="21"/>
              </w:rPr>
            </w:pPr>
            <w:r>
              <w:rPr>
                <w:rFonts w:hint="eastAsia"/>
                <w:szCs w:val="21"/>
              </w:rPr>
              <w:t>字符</w:t>
            </w:r>
          </w:p>
        </w:tc>
        <w:tc>
          <w:tcPr>
            <w:tcW w:w="4264" w:type="dxa"/>
          </w:tcPr>
          <w:p w14:paraId="4300D933" w14:textId="77777777" w:rsidR="000829C4" w:rsidRDefault="00000000">
            <w:pPr>
              <w:rPr>
                <w:szCs w:val="21"/>
              </w:rPr>
            </w:pPr>
            <w:r>
              <w:rPr>
                <w:rFonts w:hint="eastAsia"/>
                <w:szCs w:val="21"/>
              </w:rPr>
              <w:t>自动带出</w:t>
            </w:r>
          </w:p>
        </w:tc>
      </w:tr>
      <w:tr w:rsidR="000829C4" w14:paraId="73C9E22D" w14:textId="77777777">
        <w:tc>
          <w:tcPr>
            <w:tcW w:w="1105" w:type="dxa"/>
          </w:tcPr>
          <w:p w14:paraId="1C1AD19D" w14:textId="77777777" w:rsidR="000829C4" w:rsidRDefault="00000000">
            <w:pPr>
              <w:rPr>
                <w:szCs w:val="21"/>
              </w:rPr>
            </w:pPr>
            <w:r>
              <w:rPr>
                <w:rFonts w:hint="eastAsia"/>
                <w:szCs w:val="21"/>
              </w:rPr>
              <w:t>限缴日期</w:t>
            </w:r>
          </w:p>
        </w:tc>
        <w:tc>
          <w:tcPr>
            <w:tcW w:w="1157" w:type="dxa"/>
            <w:vAlign w:val="center"/>
          </w:tcPr>
          <w:p w14:paraId="4BE82317" w14:textId="77777777" w:rsidR="000829C4" w:rsidRDefault="00000000">
            <w:pPr>
              <w:jc w:val="center"/>
              <w:rPr>
                <w:szCs w:val="21"/>
              </w:rPr>
            </w:pPr>
            <w:r>
              <w:rPr>
                <w:rFonts w:hint="eastAsia"/>
                <w:szCs w:val="21"/>
              </w:rPr>
              <w:t>字符</w:t>
            </w:r>
          </w:p>
        </w:tc>
        <w:tc>
          <w:tcPr>
            <w:tcW w:w="4264" w:type="dxa"/>
          </w:tcPr>
          <w:p w14:paraId="239705E5" w14:textId="77777777" w:rsidR="000829C4" w:rsidRDefault="00000000">
            <w:pPr>
              <w:rPr>
                <w:szCs w:val="21"/>
              </w:rPr>
            </w:pPr>
            <w:r>
              <w:rPr>
                <w:rFonts w:hint="eastAsia"/>
                <w:szCs w:val="21"/>
              </w:rPr>
              <w:t>自动带出</w:t>
            </w:r>
          </w:p>
        </w:tc>
      </w:tr>
      <w:tr w:rsidR="000829C4" w14:paraId="2B5C4DE5" w14:textId="77777777">
        <w:tc>
          <w:tcPr>
            <w:tcW w:w="1105" w:type="dxa"/>
            <w:vAlign w:val="center"/>
          </w:tcPr>
          <w:p w14:paraId="22F6DD33" w14:textId="77777777" w:rsidR="000829C4" w:rsidRDefault="00000000">
            <w:pPr>
              <w:rPr>
                <w:szCs w:val="21"/>
              </w:rPr>
            </w:pPr>
            <w:r>
              <w:rPr>
                <w:rFonts w:hint="eastAsia"/>
                <w:szCs w:val="21"/>
              </w:rPr>
              <w:t>申报税额</w:t>
            </w:r>
          </w:p>
        </w:tc>
        <w:tc>
          <w:tcPr>
            <w:tcW w:w="1157" w:type="dxa"/>
            <w:vAlign w:val="center"/>
          </w:tcPr>
          <w:p w14:paraId="7390A2F3" w14:textId="77777777" w:rsidR="000829C4" w:rsidRDefault="00000000">
            <w:pPr>
              <w:jc w:val="center"/>
              <w:rPr>
                <w:szCs w:val="21"/>
              </w:rPr>
            </w:pPr>
            <w:r>
              <w:rPr>
                <w:rFonts w:hint="eastAsia"/>
                <w:szCs w:val="21"/>
              </w:rPr>
              <w:t>数值</w:t>
            </w:r>
          </w:p>
        </w:tc>
        <w:tc>
          <w:tcPr>
            <w:tcW w:w="4264" w:type="dxa"/>
          </w:tcPr>
          <w:p w14:paraId="0EC831AD" w14:textId="77777777" w:rsidR="000829C4" w:rsidRDefault="00000000">
            <w:pPr>
              <w:rPr>
                <w:szCs w:val="21"/>
              </w:rPr>
            </w:pPr>
            <w:r>
              <w:rPr>
                <w:rFonts w:hint="eastAsia"/>
                <w:szCs w:val="21"/>
              </w:rPr>
              <w:t>申报表计算后自动反写，不可编辑</w:t>
            </w:r>
          </w:p>
          <w:p w14:paraId="312674D1" w14:textId="77777777" w:rsidR="000829C4" w:rsidRDefault="00000000">
            <w:r>
              <w:rPr>
                <w:rFonts w:hint="eastAsia"/>
                <w:szCs w:val="21"/>
              </w:rPr>
              <w:t>房产税从价的申报税额</w:t>
            </w:r>
            <w:r>
              <w:rPr>
                <w:rFonts w:hint="eastAsia"/>
                <w:szCs w:val="21"/>
              </w:rPr>
              <w:t>=</w:t>
            </w:r>
            <w:r>
              <w:rPr>
                <w:rFonts w:hint="eastAsia"/>
                <w:color w:val="FF0000"/>
                <w:szCs w:val="21"/>
              </w:rPr>
              <w:t>房产税</w:t>
            </w:r>
            <w:r>
              <w:rPr>
                <w:rFonts w:hint="eastAsia"/>
                <w:color w:val="FF0000"/>
                <w:szCs w:val="21"/>
              </w:rPr>
              <w:t>-</w:t>
            </w:r>
            <w:r>
              <w:rPr>
                <w:rFonts w:hint="eastAsia"/>
                <w:color w:val="FF0000"/>
                <w:szCs w:val="21"/>
              </w:rPr>
              <w:t>从价计征应补（退）税额</w:t>
            </w:r>
          </w:p>
        </w:tc>
      </w:tr>
      <w:tr w:rsidR="000829C4" w14:paraId="3F94417D" w14:textId="77777777">
        <w:tc>
          <w:tcPr>
            <w:tcW w:w="1105" w:type="dxa"/>
            <w:vAlign w:val="center"/>
          </w:tcPr>
          <w:p w14:paraId="0F25071D" w14:textId="77777777" w:rsidR="000829C4" w:rsidRDefault="00000000">
            <w:pPr>
              <w:rPr>
                <w:szCs w:val="21"/>
              </w:rPr>
            </w:pPr>
            <w:r>
              <w:rPr>
                <w:rFonts w:hint="eastAsia"/>
                <w:szCs w:val="21"/>
              </w:rPr>
              <w:t>实缴税额</w:t>
            </w:r>
          </w:p>
        </w:tc>
        <w:tc>
          <w:tcPr>
            <w:tcW w:w="1157" w:type="dxa"/>
            <w:vAlign w:val="center"/>
          </w:tcPr>
          <w:p w14:paraId="1A8E8A80" w14:textId="77777777" w:rsidR="000829C4" w:rsidRDefault="00000000">
            <w:pPr>
              <w:jc w:val="center"/>
              <w:rPr>
                <w:szCs w:val="21"/>
              </w:rPr>
            </w:pPr>
            <w:r>
              <w:rPr>
                <w:rFonts w:hint="eastAsia"/>
                <w:szCs w:val="21"/>
              </w:rPr>
              <w:t>数值</w:t>
            </w:r>
          </w:p>
        </w:tc>
        <w:tc>
          <w:tcPr>
            <w:tcW w:w="4264" w:type="dxa"/>
          </w:tcPr>
          <w:p w14:paraId="6964155B" w14:textId="77777777" w:rsidR="000829C4" w:rsidRDefault="00000000">
            <w:pPr>
              <w:rPr>
                <w:szCs w:val="21"/>
              </w:rPr>
            </w:pPr>
            <w:r>
              <w:rPr>
                <w:rFonts w:hint="eastAsia"/>
                <w:szCs w:val="21"/>
              </w:rPr>
              <w:t>自动带出完税确认时所录入房产税</w:t>
            </w:r>
            <w:r>
              <w:rPr>
                <w:rFonts w:hint="eastAsia"/>
                <w:szCs w:val="21"/>
              </w:rPr>
              <w:t>-</w:t>
            </w:r>
            <w:r>
              <w:rPr>
                <w:rFonts w:hint="eastAsia"/>
                <w:szCs w:val="21"/>
              </w:rPr>
              <w:t>从价实缴税额，不可编辑</w:t>
            </w:r>
          </w:p>
        </w:tc>
      </w:tr>
      <w:tr w:rsidR="000829C4" w14:paraId="04734E87" w14:textId="77777777">
        <w:tc>
          <w:tcPr>
            <w:tcW w:w="6526" w:type="dxa"/>
            <w:gridSpan w:val="3"/>
          </w:tcPr>
          <w:p w14:paraId="35A134CC" w14:textId="77777777" w:rsidR="000829C4" w:rsidRDefault="00000000">
            <w:r>
              <w:rPr>
                <w:rFonts w:hint="eastAsia"/>
                <w:color w:val="FF0000"/>
                <w:shd w:val="clear" w:color="auto" w:fill="FFFF00"/>
              </w:rPr>
              <w:t>（修改）</w:t>
            </w:r>
            <w:r>
              <w:rPr>
                <w:rFonts w:hint="eastAsia"/>
                <w:szCs w:val="21"/>
              </w:rPr>
              <w:t>房产税</w:t>
            </w:r>
            <w:r>
              <w:rPr>
                <w:rFonts w:hint="eastAsia"/>
                <w:szCs w:val="21"/>
              </w:rPr>
              <w:t>-</w:t>
            </w:r>
            <w:proofErr w:type="gramStart"/>
            <w:r>
              <w:rPr>
                <w:rFonts w:hint="eastAsia"/>
                <w:szCs w:val="21"/>
              </w:rPr>
              <w:t>从租</w:t>
            </w:r>
            <w:proofErr w:type="gramEnd"/>
          </w:p>
        </w:tc>
      </w:tr>
      <w:tr w:rsidR="000829C4" w14:paraId="69935D12" w14:textId="77777777">
        <w:tc>
          <w:tcPr>
            <w:tcW w:w="1105" w:type="dxa"/>
          </w:tcPr>
          <w:p w14:paraId="56985168" w14:textId="77777777" w:rsidR="000829C4" w:rsidRDefault="00000000">
            <w:pPr>
              <w:rPr>
                <w:szCs w:val="21"/>
              </w:rPr>
            </w:pPr>
            <w:r>
              <w:rPr>
                <w:rFonts w:hint="eastAsia"/>
                <w:szCs w:val="21"/>
              </w:rPr>
              <w:t>申报标识</w:t>
            </w:r>
          </w:p>
        </w:tc>
        <w:tc>
          <w:tcPr>
            <w:tcW w:w="1157" w:type="dxa"/>
            <w:vAlign w:val="center"/>
          </w:tcPr>
          <w:p w14:paraId="2C77DDBF" w14:textId="77777777" w:rsidR="000829C4" w:rsidRDefault="00000000">
            <w:pPr>
              <w:jc w:val="center"/>
              <w:rPr>
                <w:szCs w:val="21"/>
              </w:rPr>
            </w:pPr>
            <w:r>
              <w:rPr>
                <w:rFonts w:hint="eastAsia"/>
                <w:szCs w:val="21"/>
              </w:rPr>
              <w:t>字符</w:t>
            </w:r>
          </w:p>
        </w:tc>
        <w:tc>
          <w:tcPr>
            <w:tcW w:w="4264" w:type="dxa"/>
          </w:tcPr>
          <w:p w14:paraId="0D82AF7F" w14:textId="77777777" w:rsidR="000829C4" w:rsidRDefault="00000000">
            <w:pPr>
              <w:rPr>
                <w:szCs w:val="21"/>
              </w:rPr>
            </w:pPr>
            <w:r>
              <w:rPr>
                <w:rFonts w:ascii="Times New Roman" w:hAnsi="Times New Roman" w:cs="Times New Roman" w:hint="eastAsia"/>
                <w:szCs w:val="21"/>
              </w:rPr>
              <w:t>申报标识为</w:t>
            </w:r>
            <w:proofErr w:type="gramStart"/>
            <w:r>
              <w:rPr>
                <w:rFonts w:ascii="Times New Roman" w:hAnsi="Times New Roman" w:cs="Times New Roman" w:hint="eastAsia"/>
                <w:szCs w:val="21"/>
              </w:rPr>
              <w:t>勾选状态</w:t>
            </w:r>
            <w:proofErr w:type="gramEnd"/>
            <w:r>
              <w:rPr>
                <w:rFonts w:ascii="Times New Roman" w:hAnsi="Times New Roman" w:cs="Times New Roman" w:hint="eastAsia"/>
                <w:szCs w:val="21"/>
              </w:rPr>
              <w:t>时为“是”，未</w:t>
            </w:r>
            <w:proofErr w:type="gramStart"/>
            <w:r>
              <w:rPr>
                <w:rFonts w:ascii="Times New Roman" w:hAnsi="Times New Roman" w:cs="Times New Roman" w:hint="eastAsia"/>
                <w:szCs w:val="21"/>
              </w:rPr>
              <w:t>勾选状态</w:t>
            </w:r>
            <w:proofErr w:type="gramEnd"/>
            <w:r>
              <w:rPr>
                <w:rFonts w:ascii="Times New Roman" w:hAnsi="Times New Roman" w:cs="Times New Roman" w:hint="eastAsia"/>
                <w:szCs w:val="21"/>
              </w:rPr>
              <w:t>时为“否”</w:t>
            </w:r>
          </w:p>
        </w:tc>
      </w:tr>
      <w:tr w:rsidR="000829C4" w14:paraId="6F9B0616" w14:textId="77777777">
        <w:tc>
          <w:tcPr>
            <w:tcW w:w="1105" w:type="dxa"/>
          </w:tcPr>
          <w:p w14:paraId="556675BF" w14:textId="77777777" w:rsidR="000829C4" w:rsidRDefault="00000000">
            <w:pPr>
              <w:rPr>
                <w:szCs w:val="21"/>
              </w:rPr>
            </w:pPr>
            <w:r>
              <w:rPr>
                <w:rFonts w:hint="eastAsia"/>
                <w:szCs w:val="21"/>
              </w:rPr>
              <w:t>申报期间</w:t>
            </w:r>
          </w:p>
        </w:tc>
        <w:tc>
          <w:tcPr>
            <w:tcW w:w="1157" w:type="dxa"/>
            <w:vAlign w:val="center"/>
          </w:tcPr>
          <w:p w14:paraId="56C0040A" w14:textId="77777777" w:rsidR="000829C4" w:rsidRDefault="00000000">
            <w:pPr>
              <w:jc w:val="center"/>
              <w:rPr>
                <w:szCs w:val="21"/>
              </w:rPr>
            </w:pPr>
            <w:r>
              <w:rPr>
                <w:rFonts w:hint="eastAsia"/>
                <w:szCs w:val="21"/>
              </w:rPr>
              <w:t>字符</w:t>
            </w:r>
          </w:p>
        </w:tc>
        <w:tc>
          <w:tcPr>
            <w:tcW w:w="4264" w:type="dxa"/>
          </w:tcPr>
          <w:p w14:paraId="1F67E3CE" w14:textId="77777777" w:rsidR="000829C4" w:rsidRDefault="00000000">
            <w:pPr>
              <w:rPr>
                <w:szCs w:val="21"/>
              </w:rPr>
            </w:pPr>
            <w:r>
              <w:rPr>
                <w:rFonts w:hint="eastAsia"/>
                <w:szCs w:val="21"/>
              </w:rPr>
              <w:t>自动带出</w:t>
            </w:r>
          </w:p>
        </w:tc>
      </w:tr>
      <w:tr w:rsidR="000829C4" w14:paraId="41E85609" w14:textId="77777777">
        <w:tc>
          <w:tcPr>
            <w:tcW w:w="1105" w:type="dxa"/>
          </w:tcPr>
          <w:p w14:paraId="2945794C" w14:textId="77777777" w:rsidR="000829C4" w:rsidRDefault="00000000">
            <w:pPr>
              <w:rPr>
                <w:szCs w:val="21"/>
              </w:rPr>
            </w:pPr>
            <w:r>
              <w:rPr>
                <w:rFonts w:hint="eastAsia"/>
                <w:szCs w:val="21"/>
              </w:rPr>
              <w:t>限缴日期</w:t>
            </w:r>
          </w:p>
        </w:tc>
        <w:tc>
          <w:tcPr>
            <w:tcW w:w="1157" w:type="dxa"/>
            <w:vAlign w:val="center"/>
          </w:tcPr>
          <w:p w14:paraId="694B2376" w14:textId="77777777" w:rsidR="000829C4" w:rsidRDefault="00000000">
            <w:pPr>
              <w:jc w:val="center"/>
              <w:rPr>
                <w:szCs w:val="21"/>
              </w:rPr>
            </w:pPr>
            <w:r>
              <w:rPr>
                <w:rFonts w:hint="eastAsia"/>
                <w:szCs w:val="21"/>
              </w:rPr>
              <w:t>字符</w:t>
            </w:r>
          </w:p>
        </w:tc>
        <w:tc>
          <w:tcPr>
            <w:tcW w:w="4264" w:type="dxa"/>
          </w:tcPr>
          <w:p w14:paraId="029C5152" w14:textId="77777777" w:rsidR="000829C4" w:rsidRDefault="00000000">
            <w:pPr>
              <w:rPr>
                <w:szCs w:val="21"/>
              </w:rPr>
            </w:pPr>
            <w:r>
              <w:rPr>
                <w:rFonts w:hint="eastAsia"/>
                <w:szCs w:val="21"/>
              </w:rPr>
              <w:t>自动带出</w:t>
            </w:r>
          </w:p>
        </w:tc>
      </w:tr>
      <w:tr w:rsidR="000829C4" w14:paraId="2674C358" w14:textId="77777777">
        <w:tc>
          <w:tcPr>
            <w:tcW w:w="1105" w:type="dxa"/>
            <w:vAlign w:val="center"/>
          </w:tcPr>
          <w:p w14:paraId="0939674D" w14:textId="77777777" w:rsidR="000829C4" w:rsidRDefault="00000000">
            <w:pPr>
              <w:rPr>
                <w:szCs w:val="21"/>
              </w:rPr>
            </w:pPr>
            <w:r>
              <w:rPr>
                <w:rFonts w:hint="eastAsia"/>
                <w:szCs w:val="21"/>
              </w:rPr>
              <w:t>申报税额</w:t>
            </w:r>
          </w:p>
        </w:tc>
        <w:tc>
          <w:tcPr>
            <w:tcW w:w="1157" w:type="dxa"/>
            <w:vAlign w:val="center"/>
          </w:tcPr>
          <w:p w14:paraId="7A3C98C9" w14:textId="77777777" w:rsidR="000829C4" w:rsidRDefault="00000000">
            <w:pPr>
              <w:jc w:val="center"/>
              <w:rPr>
                <w:szCs w:val="21"/>
              </w:rPr>
            </w:pPr>
            <w:r>
              <w:rPr>
                <w:rFonts w:hint="eastAsia"/>
                <w:szCs w:val="21"/>
              </w:rPr>
              <w:t>数值</w:t>
            </w:r>
          </w:p>
        </w:tc>
        <w:tc>
          <w:tcPr>
            <w:tcW w:w="4264" w:type="dxa"/>
          </w:tcPr>
          <w:p w14:paraId="01BE507C" w14:textId="77777777" w:rsidR="000829C4" w:rsidRDefault="00000000">
            <w:pPr>
              <w:rPr>
                <w:szCs w:val="21"/>
              </w:rPr>
            </w:pPr>
            <w:r>
              <w:rPr>
                <w:rFonts w:hint="eastAsia"/>
                <w:szCs w:val="21"/>
              </w:rPr>
              <w:t>申报表计算后自动反写，不可编辑</w:t>
            </w:r>
          </w:p>
          <w:p w14:paraId="7D224317" w14:textId="77777777" w:rsidR="000829C4" w:rsidRDefault="00000000">
            <w:pPr>
              <w:pStyle w:val="1"/>
              <w:numPr>
                <w:ilvl w:val="0"/>
                <w:numId w:val="0"/>
              </w:numPr>
            </w:pPr>
            <w:r>
              <w:rPr>
                <w:rFonts w:hint="eastAsia"/>
                <w:b w:val="0"/>
                <w:sz w:val="21"/>
                <w:szCs w:val="21"/>
              </w:rPr>
              <w:t>房产</w:t>
            </w:r>
            <w:proofErr w:type="gramStart"/>
            <w:r>
              <w:rPr>
                <w:rFonts w:hint="eastAsia"/>
                <w:b w:val="0"/>
                <w:sz w:val="21"/>
                <w:szCs w:val="21"/>
              </w:rPr>
              <w:t>税从租的</w:t>
            </w:r>
            <w:proofErr w:type="gramEnd"/>
            <w:r>
              <w:rPr>
                <w:rFonts w:hint="eastAsia"/>
                <w:b w:val="0"/>
                <w:sz w:val="21"/>
                <w:szCs w:val="21"/>
              </w:rPr>
              <w:t>申报税额</w:t>
            </w:r>
            <w:r>
              <w:rPr>
                <w:rFonts w:hint="eastAsia"/>
                <w:b w:val="0"/>
                <w:sz w:val="21"/>
                <w:szCs w:val="21"/>
              </w:rPr>
              <w:t>=</w:t>
            </w:r>
            <w:r>
              <w:rPr>
                <w:rFonts w:hint="eastAsia"/>
                <w:b w:val="0"/>
                <w:color w:val="FF0000"/>
                <w:sz w:val="21"/>
                <w:szCs w:val="21"/>
              </w:rPr>
              <w:t>房产税</w:t>
            </w:r>
            <w:r>
              <w:rPr>
                <w:rFonts w:hint="eastAsia"/>
                <w:b w:val="0"/>
                <w:color w:val="FF0000"/>
                <w:sz w:val="21"/>
                <w:szCs w:val="21"/>
              </w:rPr>
              <w:t>-</w:t>
            </w:r>
            <w:proofErr w:type="gramStart"/>
            <w:r>
              <w:rPr>
                <w:rFonts w:hint="eastAsia"/>
                <w:b w:val="0"/>
                <w:color w:val="FF0000"/>
                <w:sz w:val="21"/>
                <w:szCs w:val="21"/>
              </w:rPr>
              <w:t>从租计征</w:t>
            </w:r>
            <w:proofErr w:type="gramEnd"/>
            <w:r>
              <w:rPr>
                <w:rFonts w:hint="eastAsia"/>
                <w:b w:val="0"/>
                <w:color w:val="FF0000"/>
                <w:sz w:val="21"/>
                <w:szCs w:val="21"/>
              </w:rPr>
              <w:t>应补（退）税额</w:t>
            </w:r>
          </w:p>
        </w:tc>
      </w:tr>
      <w:tr w:rsidR="000829C4" w14:paraId="35D01045" w14:textId="77777777">
        <w:tc>
          <w:tcPr>
            <w:tcW w:w="1105" w:type="dxa"/>
            <w:vAlign w:val="center"/>
          </w:tcPr>
          <w:p w14:paraId="6876C66E" w14:textId="77777777" w:rsidR="000829C4" w:rsidRDefault="00000000">
            <w:pPr>
              <w:rPr>
                <w:szCs w:val="21"/>
              </w:rPr>
            </w:pPr>
            <w:r>
              <w:rPr>
                <w:rFonts w:hint="eastAsia"/>
                <w:szCs w:val="21"/>
              </w:rPr>
              <w:t>实缴税额</w:t>
            </w:r>
          </w:p>
        </w:tc>
        <w:tc>
          <w:tcPr>
            <w:tcW w:w="1157" w:type="dxa"/>
            <w:vAlign w:val="center"/>
          </w:tcPr>
          <w:p w14:paraId="2FA76465" w14:textId="77777777" w:rsidR="000829C4" w:rsidRDefault="00000000">
            <w:pPr>
              <w:jc w:val="center"/>
              <w:rPr>
                <w:szCs w:val="21"/>
              </w:rPr>
            </w:pPr>
            <w:r>
              <w:rPr>
                <w:rFonts w:hint="eastAsia"/>
                <w:szCs w:val="21"/>
              </w:rPr>
              <w:t>数值</w:t>
            </w:r>
          </w:p>
        </w:tc>
        <w:tc>
          <w:tcPr>
            <w:tcW w:w="4264" w:type="dxa"/>
          </w:tcPr>
          <w:p w14:paraId="43C348E3" w14:textId="77777777" w:rsidR="000829C4" w:rsidRDefault="00000000">
            <w:r>
              <w:rPr>
                <w:rFonts w:hint="eastAsia"/>
                <w:szCs w:val="21"/>
              </w:rPr>
              <w:t>自动带出完税确认时所录入房产税</w:t>
            </w:r>
            <w:r>
              <w:rPr>
                <w:rFonts w:hint="eastAsia"/>
                <w:szCs w:val="21"/>
              </w:rPr>
              <w:t>-</w:t>
            </w:r>
            <w:proofErr w:type="gramStart"/>
            <w:r>
              <w:rPr>
                <w:rFonts w:hint="eastAsia"/>
                <w:szCs w:val="21"/>
              </w:rPr>
              <w:t>从租实</w:t>
            </w:r>
            <w:proofErr w:type="gramEnd"/>
            <w:r>
              <w:rPr>
                <w:rFonts w:hint="eastAsia"/>
                <w:szCs w:val="21"/>
              </w:rPr>
              <w:lastRenderedPageBreak/>
              <w:t>缴税额，不可编辑</w:t>
            </w:r>
          </w:p>
        </w:tc>
      </w:tr>
      <w:tr w:rsidR="000829C4" w14:paraId="2F981993" w14:textId="77777777">
        <w:tc>
          <w:tcPr>
            <w:tcW w:w="6526" w:type="dxa"/>
            <w:gridSpan w:val="3"/>
          </w:tcPr>
          <w:p w14:paraId="0A0CFED0" w14:textId="77777777" w:rsidR="000829C4" w:rsidRDefault="00000000">
            <w:pPr>
              <w:rPr>
                <w:szCs w:val="21"/>
              </w:rPr>
            </w:pPr>
            <w:r>
              <w:rPr>
                <w:rFonts w:hint="eastAsia"/>
                <w:szCs w:val="21"/>
              </w:rPr>
              <w:lastRenderedPageBreak/>
              <w:t>城镇土地使用税</w:t>
            </w:r>
          </w:p>
        </w:tc>
      </w:tr>
      <w:tr w:rsidR="000829C4" w14:paraId="5290DA7B" w14:textId="77777777">
        <w:tc>
          <w:tcPr>
            <w:tcW w:w="1105" w:type="dxa"/>
          </w:tcPr>
          <w:p w14:paraId="7919F617" w14:textId="77777777" w:rsidR="000829C4" w:rsidRDefault="00000000">
            <w:pPr>
              <w:rPr>
                <w:szCs w:val="21"/>
              </w:rPr>
            </w:pPr>
            <w:r>
              <w:rPr>
                <w:rFonts w:hint="eastAsia"/>
                <w:szCs w:val="21"/>
              </w:rPr>
              <w:t>申报标识</w:t>
            </w:r>
          </w:p>
        </w:tc>
        <w:tc>
          <w:tcPr>
            <w:tcW w:w="1157" w:type="dxa"/>
            <w:vAlign w:val="center"/>
          </w:tcPr>
          <w:p w14:paraId="7402BA73" w14:textId="77777777" w:rsidR="000829C4" w:rsidRDefault="00000000">
            <w:pPr>
              <w:jc w:val="center"/>
              <w:rPr>
                <w:szCs w:val="21"/>
              </w:rPr>
            </w:pPr>
            <w:r>
              <w:rPr>
                <w:rFonts w:hint="eastAsia"/>
                <w:szCs w:val="21"/>
              </w:rPr>
              <w:t>字符</w:t>
            </w:r>
          </w:p>
        </w:tc>
        <w:tc>
          <w:tcPr>
            <w:tcW w:w="4264" w:type="dxa"/>
          </w:tcPr>
          <w:p w14:paraId="27B7D5C6" w14:textId="77777777" w:rsidR="000829C4" w:rsidRDefault="00000000">
            <w:pPr>
              <w:rPr>
                <w:szCs w:val="21"/>
              </w:rPr>
            </w:pPr>
            <w:r>
              <w:rPr>
                <w:rFonts w:ascii="Times New Roman" w:hAnsi="Times New Roman" w:cs="Times New Roman" w:hint="eastAsia"/>
                <w:szCs w:val="21"/>
              </w:rPr>
              <w:t>申报标识为</w:t>
            </w:r>
            <w:proofErr w:type="gramStart"/>
            <w:r>
              <w:rPr>
                <w:rFonts w:ascii="Times New Roman" w:hAnsi="Times New Roman" w:cs="Times New Roman" w:hint="eastAsia"/>
                <w:szCs w:val="21"/>
              </w:rPr>
              <w:t>勾选状态</w:t>
            </w:r>
            <w:proofErr w:type="gramEnd"/>
            <w:r>
              <w:rPr>
                <w:rFonts w:ascii="Times New Roman" w:hAnsi="Times New Roman" w:cs="Times New Roman" w:hint="eastAsia"/>
                <w:szCs w:val="21"/>
              </w:rPr>
              <w:t>时为“是”，未</w:t>
            </w:r>
            <w:proofErr w:type="gramStart"/>
            <w:r>
              <w:rPr>
                <w:rFonts w:ascii="Times New Roman" w:hAnsi="Times New Roman" w:cs="Times New Roman" w:hint="eastAsia"/>
                <w:szCs w:val="21"/>
              </w:rPr>
              <w:t>勾选状态</w:t>
            </w:r>
            <w:proofErr w:type="gramEnd"/>
            <w:r>
              <w:rPr>
                <w:rFonts w:ascii="Times New Roman" w:hAnsi="Times New Roman" w:cs="Times New Roman" w:hint="eastAsia"/>
                <w:szCs w:val="21"/>
              </w:rPr>
              <w:t>时为“否”</w:t>
            </w:r>
          </w:p>
        </w:tc>
      </w:tr>
      <w:tr w:rsidR="000829C4" w14:paraId="49900004" w14:textId="77777777">
        <w:tc>
          <w:tcPr>
            <w:tcW w:w="1105" w:type="dxa"/>
          </w:tcPr>
          <w:p w14:paraId="1A1A7A73" w14:textId="77777777" w:rsidR="000829C4" w:rsidRDefault="00000000">
            <w:pPr>
              <w:rPr>
                <w:szCs w:val="21"/>
              </w:rPr>
            </w:pPr>
            <w:r>
              <w:rPr>
                <w:rFonts w:hint="eastAsia"/>
                <w:szCs w:val="21"/>
              </w:rPr>
              <w:t>申报期间</w:t>
            </w:r>
          </w:p>
        </w:tc>
        <w:tc>
          <w:tcPr>
            <w:tcW w:w="1157" w:type="dxa"/>
            <w:vAlign w:val="center"/>
          </w:tcPr>
          <w:p w14:paraId="04D8587C" w14:textId="77777777" w:rsidR="000829C4" w:rsidRDefault="00000000">
            <w:pPr>
              <w:jc w:val="center"/>
              <w:rPr>
                <w:szCs w:val="21"/>
              </w:rPr>
            </w:pPr>
            <w:r>
              <w:rPr>
                <w:rFonts w:hint="eastAsia"/>
                <w:szCs w:val="21"/>
              </w:rPr>
              <w:t>字符</w:t>
            </w:r>
          </w:p>
        </w:tc>
        <w:tc>
          <w:tcPr>
            <w:tcW w:w="4264" w:type="dxa"/>
          </w:tcPr>
          <w:p w14:paraId="7AC74431" w14:textId="77777777" w:rsidR="000829C4" w:rsidRDefault="00000000">
            <w:pPr>
              <w:rPr>
                <w:szCs w:val="21"/>
              </w:rPr>
            </w:pPr>
            <w:r>
              <w:rPr>
                <w:rFonts w:hint="eastAsia"/>
                <w:szCs w:val="21"/>
              </w:rPr>
              <w:t>自动带出</w:t>
            </w:r>
          </w:p>
        </w:tc>
      </w:tr>
      <w:tr w:rsidR="000829C4" w14:paraId="1B2837C1" w14:textId="77777777">
        <w:tc>
          <w:tcPr>
            <w:tcW w:w="1105" w:type="dxa"/>
          </w:tcPr>
          <w:p w14:paraId="345D68CE" w14:textId="77777777" w:rsidR="000829C4" w:rsidRDefault="00000000">
            <w:pPr>
              <w:rPr>
                <w:szCs w:val="21"/>
              </w:rPr>
            </w:pPr>
            <w:r>
              <w:rPr>
                <w:rFonts w:hint="eastAsia"/>
                <w:szCs w:val="21"/>
              </w:rPr>
              <w:t>限缴日期</w:t>
            </w:r>
          </w:p>
        </w:tc>
        <w:tc>
          <w:tcPr>
            <w:tcW w:w="1157" w:type="dxa"/>
            <w:vAlign w:val="center"/>
          </w:tcPr>
          <w:p w14:paraId="7E8A6805" w14:textId="77777777" w:rsidR="000829C4" w:rsidRDefault="00000000">
            <w:pPr>
              <w:jc w:val="center"/>
              <w:rPr>
                <w:szCs w:val="21"/>
              </w:rPr>
            </w:pPr>
            <w:r>
              <w:rPr>
                <w:rFonts w:hint="eastAsia"/>
                <w:szCs w:val="21"/>
              </w:rPr>
              <w:t>字符</w:t>
            </w:r>
          </w:p>
        </w:tc>
        <w:tc>
          <w:tcPr>
            <w:tcW w:w="4264" w:type="dxa"/>
          </w:tcPr>
          <w:p w14:paraId="1EC58912" w14:textId="77777777" w:rsidR="000829C4" w:rsidRDefault="00000000">
            <w:pPr>
              <w:rPr>
                <w:szCs w:val="21"/>
              </w:rPr>
            </w:pPr>
            <w:r>
              <w:rPr>
                <w:rFonts w:hint="eastAsia"/>
                <w:szCs w:val="21"/>
              </w:rPr>
              <w:t>自动带出</w:t>
            </w:r>
          </w:p>
        </w:tc>
      </w:tr>
      <w:tr w:rsidR="000829C4" w14:paraId="1EBFED91" w14:textId="77777777">
        <w:tc>
          <w:tcPr>
            <w:tcW w:w="1105" w:type="dxa"/>
          </w:tcPr>
          <w:p w14:paraId="70EFB423" w14:textId="77777777" w:rsidR="000829C4" w:rsidRDefault="00000000">
            <w:pPr>
              <w:rPr>
                <w:szCs w:val="21"/>
              </w:rPr>
            </w:pPr>
            <w:r>
              <w:rPr>
                <w:rFonts w:hint="eastAsia"/>
                <w:szCs w:val="21"/>
              </w:rPr>
              <w:t>申报税额</w:t>
            </w:r>
          </w:p>
        </w:tc>
        <w:tc>
          <w:tcPr>
            <w:tcW w:w="1157" w:type="dxa"/>
            <w:vAlign w:val="center"/>
          </w:tcPr>
          <w:p w14:paraId="36DE986E" w14:textId="77777777" w:rsidR="000829C4" w:rsidRDefault="00000000">
            <w:pPr>
              <w:jc w:val="center"/>
              <w:rPr>
                <w:szCs w:val="21"/>
              </w:rPr>
            </w:pPr>
            <w:r>
              <w:rPr>
                <w:rFonts w:hint="eastAsia"/>
                <w:szCs w:val="21"/>
              </w:rPr>
              <w:t>数值</w:t>
            </w:r>
          </w:p>
        </w:tc>
        <w:tc>
          <w:tcPr>
            <w:tcW w:w="4264" w:type="dxa"/>
          </w:tcPr>
          <w:p w14:paraId="148A753A" w14:textId="77777777" w:rsidR="000829C4" w:rsidRDefault="00000000">
            <w:pPr>
              <w:rPr>
                <w:szCs w:val="21"/>
              </w:rPr>
            </w:pPr>
            <w:r>
              <w:rPr>
                <w:rFonts w:hint="eastAsia"/>
                <w:szCs w:val="21"/>
              </w:rPr>
              <w:t>申报表计算后自动反写，不可编辑</w:t>
            </w:r>
          </w:p>
        </w:tc>
      </w:tr>
      <w:tr w:rsidR="000829C4" w14:paraId="4D140E7A" w14:textId="77777777">
        <w:tc>
          <w:tcPr>
            <w:tcW w:w="1105" w:type="dxa"/>
          </w:tcPr>
          <w:p w14:paraId="44098FB2" w14:textId="77777777" w:rsidR="000829C4" w:rsidRDefault="00000000">
            <w:pPr>
              <w:rPr>
                <w:szCs w:val="21"/>
              </w:rPr>
            </w:pPr>
            <w:r>
              <w:rPr>
                <w:rFonts w:hint="eastAsia"/>
                <w:szCs w:val="21"/>
              </w:rPr>
              <w:t>实缴税额</w:t>
            </w:r>
          </w:p>
        </w:tc>
        <w:tc>
          <w:tcPr>
            <w:tcW w:w="1157" w:type="dxa"/>
            <w:vAlign w:val="center"/>
          </w:tcPr>
          <w:p w14:paraId="3DDA6619" w14:textId="77777777" w:rsidR="000829C4" w:rsidRDefault="00000000">
            <w:pPr>
              <w:jc w:val="center"/>
              <w:rPr>
                <w:szCs w:val="21"/>
              </w:rPr>
            </w:pPr>
            <w:r>
              <w:rPr>
                <w:rFonts w:hint="eastAsia"/>
                <w:szCs w:val="21"/>
              </w:rPr>
              <w:t>数值</w:t>
            </w:r>
          </w:p>
        </w:tc>
        <w:tc>
          <w:tcPr>
            <w:tcW w:w="4264" w:type="dxa"/>
          </w:tcPr>
          <w:p w14:paraId="7E8B9D07" w14:textId="77777777" w:rsidR="000829C4" w:rsidRDefault="00000000">
            <w:pPr>
              <w:rPr>
                <w:szCs w:val="21"/>
              </w:rPr>
            </w:pPr>
            <w:r>
              <w:rPr>
                <w:rFonts w:hint="eastAsia"/>
                <w:szCs w:val="21"/>
              </w:rPr>
              <w:t>自动带出完税确认时所录入实缴税额，不可编辑</w:t>
            </w:r>
          </w:p>
        </w:tc>
      </w:tr>
      <w:tr w:rsidR="000829C4" w14:paraId="5A80432F" w14:textId="77777777">
        <w:tc>
          <w:tcPr>
            <w:tcW w:w="6526" w:type="dxa"/>
            <w:gridSpan w:val="3"/>
          </w:tcPr>
          <w:p w14:paraId="157C3EC2" w14:textId="77777777" w:rsidR="000829C4" w:rsidRDefault="00000000">
            <w:pPr>
              <w:rPr>
                <w:szCs w:val="21"/>
              </w:rPr>
            </w:pPr>
            <w:r>
              <w:rPr>
                <w:rFonts w:hint="eastAsia"/>
                <w:szCs w:val="21"/>
              </w:rPr>
              <w:t>环保税</w:t>
            </w:r>
          </w:p>
        </w:tc>
      </w:tr>
      <w:tr w:rsidR="000829C4" w14:paraId="729F0EBA" w14:textId="77777777">
        <w:tc>
          <w:tcPr>
            <w:tcW w:w="1105" w:type="dxa"/>
          </w:tcPr>
          <w:p w14:paraId="059E5073" w14:textId="77777777" w:rsidR="000829C4" w:rsidRDefault="00000000">
            <w:pPr>
              <w:rPr>
                <w:szCs w:val="21"/>
              </w:rPr>
            </w:pPr>
            <w:r>
              <w:rPr>
                <w:rFonts w:hint="eastAsia"/>
                <w:szCs w:val="21"/>
              </w:rPr>
              <w:t>申报标识</w:t>
            </w:r>
          </w:p>
        </w:tc>
        <w:tc>
          <w:tcPr>
            <w:tcW w:w="1157" w:type="dxa"/>
            <w:vAlign w:val="center"/>
          </w:tcPr>
          <w:p w14:paraId="2580EE3F" w14:textId="77777777" w:rsidR="000829C4" w:rsidRDefault="00000000">
            <w:pPr>
              <w:jc w:val="center"/>
              <w:rPr>
                <w:szCs w:val="21"/>
              </w:rPr>
            </w:pPr>
            <w:r>
              <w:rPr>
                <w:rFonts w:hint="eastAsia"/>
                <w:szCs w:val="21"/>
              </w:rPr>
              <w:t>字符</w:t>
            </w:r>
          </w:p>
        </w:tc>
        <w:tc>
          <w:tcPr>
            <w:tcW w:w="4264" w:type="dxa"/>
          </w:tcPr>
          <w:p w14:paraId="5E40AFA4" w14:textId="77777777" w:rsidR="000829C4" w:rsidRDefault="00000000">
            <w:pPr>
              <w:rPr>
                <w:szCs w:val="21"/>
              </w:rPr>
            </w:pPr>
            <w:r>
              <w:rPr>
                <w:rFonts w:ascii="Times New Roman" w:hAnsi="Times New Roman" w:cs="Times New Roman" w:hint="eastAsia"/>
                <w:szCs w:val="21"/>
              </w:rPr>
              <w:t>申报标识为</w:t>
            </w:r>
            <w:proofErr w:type="gramStart"/>
            <w:r>
              <w:rPr>
                <w:rFonts w:ascii="Times New Roman" w:hAnsi="Times New Roman" w:cs="Times New Roman" w:hint="eastAsia"/>
                <w:szCs w:val="21"/>
              </w:rPr>
              <w:t>勾选状态</w:t>
            </w:r>
            <w:proofErr w:type="gramEnd"/>
            <w:r>
              <w:rPr>
                <w:rFonts w:ascii="Times New Roman" w:hAnsi="Times New Roman" w:cs="Times New Roman" w:hint="eastAsia"/>
                <w:szCs w:val="21"/>
              </w:rPr>
              <w:t>时为“是”，未</w:t>
            </w:r>
            <w:proofErr w:type="gramStart"/>
            <w:r>
              <w:rPr>
                <w:rFonts w:ascii="Times New Roman" w:hAnsi="Times New Roman" w:cs="Times New Roman" w:hint="eastAsia"/>
                <w:szCs w:val="21"/>
              </w:rPr>
              <w:t>勾选状态</w:t>
            </w:r>
            <w:proofErr w:type="gramEnd"/>
            <w:r>
              <w:rPr>
                <w:rFonts w:ascii="Times New Roman" w:hAnsi="Times New Roman" w:cs="Times New Roman" w:hint="eastAsia"/>
                <w:szCs w:val="21"/>
              </w:rPr>
              <w:t>时为“否”</w:t>
            </w:r>
          </w:p>
        </w:tc>
      </w:tr>
      <w:tr w:rsidR="000829C4" w14:paraId="5875CC6C" w14:textId="77777777">
        <w:tc>
          <w:tcPr>
            <w:tcW w:w="1105" w:type="dxa"/>
          </w:tcPr>
          <w:p w14:paraId="5B04E1D7" w14:textId="77777777" w:rsidR="000829C4" w:rsidRDefault="00000000">
            <w:pPr>
              <w:rPr>
                <w:szCs w:val="21"/>
              </w:rPr>
            </w:pPr>
            <w:r>
              <w:rPr>
                <w:rFonts w:hint="eastAsia"/>
                <w:szCs w:val="21"/>
              </w:rPr>
              <w:t>申报期间</w:t>
            </w:r>
          </w:p>
        </w:tc>
        <w:tc>
          <w:tcPr>
            <w:tcW w:w="1157" w:type="dxa"/>
            <w:vAlign w:val="center"/>
          </w:tcPr>
          <w:p w14:paraId="6558E113" w14:textId="77777777" w:rsidR="000829C4" w:rsidRDefault="00000000">
            <w:pPr>
              <w:jc w:val="center"/>
              <w:rPr>
                <w:szCs w:val="21"/>
              </w:rPr>
            </w:pPr>
            <w:r>
              <w:rPr>
                <w:rFonts w:hint="eastAsia"/>
                <w:szCs w:val="21"/>
              </w:rPr>
              <w:t>字符</w:t>
            </w:r>
          </w:p>
        </w:tc>
        <w:tc>
          <w:tcPr>
            <w:tcW w:w="4264" w:type="dxa"/>
          </w:tcPr>
          <w:p w14:paraId="1DBF8C4B" w14:textId="77777777" w:rsidR="000829C4" w:rsidRDefault="00000000">
            <w:pPr>
              <w:rPr>
                <w:szCs w:val="21"/>
              </w:rPr>
            </w:pPr>
            <w:r>
              <w:rPr>
                <w:rFonts w:hint="eastAsia"/>
                <w:szCs w:val="21"/>
              </w:rPr>
              <w:t>自动带出</w:t>
            </w:r>
          </w:p>
        </w:tc>
      </w:tr>
      <w:tr w:rsidR="000829C4" w14:paraId="6EFB8341" w14:textId="77777777">
        <w:tc>
          <w:tcPr>
            <w:tcW w:w="1105" w:type="dxa"/>
          </w:tcPr>
          <w:p w14:paraId="3A302766" w14:textId="77777777" w:rsidR="000829C4" w:rsidRDefault="00000000">
            <w:pPr>
              <w:rPr>
                <w:szCs w:val="21"/>
              </w:rPr>
            </w:pPr>
            <w:r>
              <w:rPr>
                <w:rFonts w:hint="eastAsia"/>
                <w:szCs w:val="21"/>
              </w:rPr>
              <w:t>限缴日期</w:t>
            </w:r>
          </w:p>
        </w:tc>
        <w:tc>
          <w:tcPr>
            <w:tcW w:w="1157" w:type="dxa"/>
            <w:vAlign w:val="center"/>
          </w:tcPr>
          <w:p w14:paraId="64643790" w14:textId="77777777" w:rsidR="000829C4" w:rsidRDefault="00000000">
            <w:pPr>
              <w:jc w:val="center"/>
              <w:rPr>
                <w:szCs w:val="21"/>
              </w:rPr>
            </w:pPr>
            <w:r>
              <w:rPr>
                <w:rFonts w:hint="eastAsia"/>
                <w:szCs w:val="21"/>
              </w:rPr>
              <w:t>字符</w:t>
            </w:r>
          </w:p>
        </w:tc>
        <w:tc>
          <w:tcPr>
            <w:tcW w:w="4264" w:type="dxa"/>
          </w:tcPr>
          <w:p w14:paraId="73B48266" w14:textId="77777777" w:rsidR="000829C4" w:rsidRDefault="00000000">
            <w:pPr>
              <w:rPr>
                <w:szCs w:val="21"/>
              </w:rPr>
            </w:pPr>
            <w:r>
              <w:rPr>
                <w:rFonts w:hint="eastAsia"/>
                <w:szCs w:val="21"/>
              </w:rPr>
              <w:t>自动带出</w:t>
            </w:r>
          </w:p>
        </w:tc>
      </w:tr>
      <w:tr w:rsidR="000829C4" w14:paraId="184CBFAD" w14:textId="77777777">
        <w:tc>
          <w:tcPr>
            <w:tcW w:w="1105" w:type="dxa"/>
          </w:tcPr>
          <w:p w14:paraId="41E74CB9" w14:textId="77777777" w:rsidR="000829C4" w:rsidRDefault="00000000">
            <w:pPr>
              <w:rPr>
                <w:szCs w:val="21"/>
              </w:rPr>
            </w:pPr>
            <w:r>
              <w:rPr>
                <w:rFonts w:hint="eastAsia"/>
                <w:szCs w:val="21"/>
              </w:rPr>
              <w:t>申报税额</w:t>
            </w:r>
          </w:p>
        </w:tc>
        <w:tc>
          <w:tcPr>
            <w:tcW w:w="1157" w:type="dxa"/>
            <w:vAlign w:val="center"/>
          </w:tcPr>
          <w:p w14:paraId="617735A3" w14:textId="77777777" w:rsidR="000829C4" w:rsidRDefault="00000000">
            <w:pPr>
              <w:jc w:val="center"/>
              <w:rPr>
                <w:szCs w:val="21"/>
              </w:rPr>
            </w:pPr>
            <w:r>
              <w:rPr>
                <w:rFonts w:hint="eastAsia"/>
                <w:szCs w:val="21"/>
              </w:rPr>
              <w:t>数值</w:t>
            </w:r>
          </w:p>
        </w:tc>
        <w:tc>
          <w:tcPr>
            <w:tcW w:w="4264" w:type="dxa"/>
          </w:tcPr>
          <w:p w14:paraId="3551A5A7" w14:textId="77777777" w:rsidR="000829C4" w:rsidRDefault="00000000">
            <w:pPr>
              <w:rPr>
                <w:szCs w:val="21"/>
              </w:rPr>
            </w:pPr>
            <w:r>
              <w:rPr>
                <w:rFonts w:hint="eastAsia"/>
                <w:szCs w:val="21"/>
              </w:rPr>
              <w:t>申报表计算后自动反写，不可编辑</w:t>
            </w:r>
          </w:p>
        </w:tc>
      </w:tr>
      <w:tr w:rsidR="000829C4" w14:paraId="570E6E29" w14:textId="77777777">
        <w:tc>
          <w:tcPr>
            <w:tcW w:w="1105" w:type="dxa"/>
          </w:tcPr>
          <w:p w14:paraId="536218AD" w14:textId="77777777" w:rsidR="000829C4" w:rsidRDefault="00000000">
            <w:pPr>
              <w:rPr>
                <w:szCs w:val="21"/>
              </w:rPr>
            </w:pPr>
            <w:r>
              <w:rPr>
                <w:rFonts w:hint="eastAsia"/>
                <w:szCs w:val="21"/>
              </w:rPr>
              <w:t>实缴税额</w:t>
            </w:r>
          </w:p>
        </w:tc>
        <w:tc>
          <w:tcPr>
            <w:tcW w:w="1157" w:type="dxa"/>
            <w:vAlign w:val="center"/>
          </w:tcPr>
          <w:p w14:paraId="755993F7" w14:textId="77777777" w:rsidR="000829C4" w:rsidRDefault="00000000">
            <w:pPr>
              <w:jc w:val="center"/>
              <w:rPr>
                <w:szCs w:val="21"/>
              </w:rPr>
            </w:pPr>
            <w:r>
              <w:rPr>
                <w:rFonts w:hint="eastAsia"/>
                <w:szCs w:val="21"/>
              </w:rPr>
              <w:t>数值</w:t>
            </w:r>
          </w:p>
        </w:tc>
        <w:tc>
          <w:tcPr>
            <w:tcW w:w="4264" w:type="dxa"/>
          </w:tcPr>
          <w:p w14:paraId="088E52E2" w14:textId="77777777" w:rsidR="000829C4" w:rsidRDefault="00000000">
            <w:pPr>
              <w:rPr>
                <w:szCs w:val="21"/>
              </w:rPr>
            </w:pPr>
            <w:r>
              <w:rPr>
                <w:rFonts w:hint="eastAsia"/>
                <w:szCs w:val="21"/>
              </w:rPr>
              <w:t>自动带出完税确认时所录入实缴税额，不可编辑</w:t>
            </w:r>
          </w:p>
        </w:tc>
      </w:tr>
    </w:tbl>
    <w:p w14:paraId="5FA4EE5D" w14:textId="77777777" w:rsidR="000829C4" w:rsidRDefault="000829C4"/>
    <w:p w14:paraId="55594CF6" w14:textId="77777777" w:rsidR="000829C4" w:rsidRDefault="00000000">
      <w:pPr>
        <w:pStyle w:val="4"/>
        <w:numPr>
          <w:ilvl w:val="3"/>
          <w:numId w:val="0"/>
        </w:numPr>
      </w:pPr>
      <w:r>
        <w:rPr>
          <w:rFonts w:hint="eastAsia"/>
        </w:rPr>
        <w:t>2.1.1.6</w:t>
      </w:r>
      <w:r>
        <w:rPr>
          <w:rFonts w:hint="eastAsia"/>
        </w:rPr>
        <w:t>非功能性需求</w:t>
      </w:r>
    </w:p>
    <w:p w14:paraId="5DEA57C6" w14:textId="77777777" w:rsidR="000829C4" w:rsidRDefault="00000000">
      <w:r>
        <w:rPr>
          <w:rFonts w:hint="eastAsia"/>
        </w:rPr>
        <w:t>无。</w:t>
      </w:r>
    </w:p>
    <w:p w14:paraId="0236420A" w14:textId="77777777" w:rsidR="000829C4" w:rsidRDefault="00000000">
      <w:pPr>
        <w:pStyle w:val="3"/>
      </w:pPr>
      <w:bookmarkStart w:id="170" w:name="_Toc1346781075"/>
      <w:bookmarkEnd w:id="166"/>
      <w:r>
        <w:rPr>
          <w:rFonts w:hint="eastAsia"/>
          <w:color w:val="FF0000"/>
          <w:shd w:val="clear" w:color="auto" w:fill="FFFF00"/>
        </w:rPr>
        <w:t>（新增）</w:t>
      </w:r>
      <w:r>
        <w:rPr>
          <w:rFonts w:hint="eastAsia"/>
        </w:rPr>
        <w:t>临时纳税人计提</w:t>
      </w:r>
    </w:p>
    <w:p w14:paraId="76903DD1" w14:textId="77777777" w:rsidR="000829C4" w:rsidRDefault="00000000">
      <w:pPr>
        <w:pStyle w:val="4"/>
      </w:pPr>
      <w:r>
        <w:rPr>
          <w:rFonts w:hint="eastAsia"/>
        </w:rPr>
        <w:t>功能描述</w:t>
      </w:r>
    </w:p>
    <w:p w14:paraId="16A06002" w14:textId="77777777" w:rsidR="000829C4" w:rsidRDefault="00000000">
      <w:r>
        <w:rPr>
          <w:rFonts w:hint="eastAsia"/>
        </w:rPr>
        <w:t>本功能为</w:t>
      </w:r>
      <w:commentRangeStart w:id="171"/>
      <w:r>
        <w:rPr>
          <w:rFonts w:hint="eastAsia"/>
        </w:rPr>
        <w:t>临时纳税人</w:t>
      </w:r>
      <w:commentRangeEnd w:id="171"/>
      <w:r>
        <w:commentReference w:id="171"/>
      </w:r>
      <w:r>
        <w:rPr>
          <w:rFonts w:hint="eastAsia"/>
        </w:rPr>
        <w:t>房产税、城镇土地使用税税金计提功能。</w:t>
      </w:r>
    </w:p>
    <w:p w14:paraId="2B3C52AA" w14:textId="77777777" w:rsidR="000829C4" w:rsidRDefault="00000000">
      <w:pPr>
        <w:pStyle w:val="4"/>
      </w:pPr>
      <w:r>
        <w:rPr>
          <w:rFonts w:hint="eastAsia"/>
        </w:rPr>
        <w:lastRenderedPageBreak/>
        <w:t>输入列表</w:t>
      </w:r>
    </w:p>
    <w:p w14:paraId="443BFE47"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02597BA1" w14:textId="77777777">
        <w:tc>
          <w:tcPr>
            <w:tcW w:w="1561" w:type="dxa"/>
            <w:shd w:val="clear" w:color="auto" w:fill="DEEBF6" w:themeFill="accent1" w:themeFillTint="32"/>
          </w:tcPr>
          <w:p w14:paraId="4C96BE50"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4E0FD8B4"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50F962D5"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0A515F5F"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6EC478C1" w14:textId="77777777" w:rsidR="000829C4" w:rsidRDefault="00000000">
            <w:pPr>
              <w:jc w:val="center"/>
              <w:rPr>
                <w:b/>
                <w:bCs/>
              </w:rPr>
            </w:pPr>
            <w:r>
              <w:rPr>
                <w:rFonts w:hint="eastAsia"/>
                <w:b/>
                <w:bCs/>
              </w:rPr>
              <w:t>备注</w:t>
            </w:r>
          </w:p>
        </w:tc>
      </w:tr>
      <w:tr w:rsidR="000829C4" w14:paraId="3779B268" w14:textId="77777777">
        <w:tc>
          <w:tcPr>
            <w:tcW w:w="1561" w:type="dxa"/>
          </w:tcPr>
          <w:p w14:paraId="3DE8782D" w14:textId="77777777" w:rsidR="000829C4" w:rsidRDefault="00000000">
            <w:r>
              <w:rPr>
                <w:rFonts w:hint="eastAsia"/>
              </w:rPr>
              <w:t>纳税主体</w:t>
            </w:r>
          </w:p>
        </w:tc>
        <w:tc>
          <w:tcPr>
            <w:tcW w:w="1110" w:type="dxa"/>
          </w:tcPr>
          <w:p w14:paraId="1A572208" w14:textId="77777777" w:rsidR="000829C4" w:rsidRDefault="00000000">
            <w:r>
              <w:rPr>
                <w:rFonts w:hint="eastAsia"/>
              </w:rPr>
              <w:t>参照</w:t>
            </w:r>
          </w:p>
        </w:tc>
        <w:tc>
          <w:tcPr>
            <w:tcW w:w="1089" w:type="dxa"/>
          </w:tcPr>
          <w:p w14:paraId="1BC1428F" w14:textId="77777777" w:rsidR="000829C4" w:rsidRDefault="00000000">
            <w:r>
              <w:rPr>
                <w:rFonts w:hint="eastAsia"/>
              </w:rPr>
              <w:t>手动选择</w:t>
            </w:r>
          </w:p>
        </w:tc>
        <w:tc>
          <w:tcPr>
            <w:tcW w:w="1429" w:type="dxa"/>
          </w:tcPr>
          <w:p w14:paraId="60231D85" w14:textId="77777777" w:rsidR="000829C4" w:rsidRDefault="00000000">
            <w:r>
              <w:rPr>
                <w:rFonts w:hint="eastAsia"/>
              </w:rPr>
              <w:t>否</w:t>
            </w:r>
          </w:p>
        </w:tc>
        <w:tc>
          <w:tcPr>
            <w:tcW w:w="3330" w:type="dxa"/>
          </w:tcPr>
          <w:p w14:paraId="3E3072A6" w14:textId="77777777" w:rsidR="000829C4" w:rsidRDefault="00000000">
            <w:r>
              <w:rPr>
                <w:rFonts w:hint="eastAsia"/>
              </w:rPr>
              <w:t>选择启用房产税计提的纳税主体，增加用户组织权限。</w:t>
            </w:r>
          </w:p>
          <w:p w14:paraId="63AB2364" w14:textId="77777777" w:rsidR="000829C4" w:rsidRDefault="000829C4"/>
        </w:tc>
      </w:tr>
      <w:tr w:rsidR="000829C4" w14:paraId="6804CE48" w14:textId="77777777">
        <w:tc>
          <w:tcPr>
            <w:tcW w:w="1561" w:type="dxa"/>
          </w:tcPr>
          <w:p w14:paraId="52BE1C04" w14:textId="77777777" w:rsidR="000829C4" w:rsidRDefault="00000000">
            <w:r>
              <w:rPr>
                <w:rFonts w:hint="eastAsia"/>
              </w:rPr>
              <w:t>临时纳税人</w:t>
            </w:r>
          </w:p>
        </w:tc>
        <w:tc>
          <w:tcPr>
            <w:tcW w:w="1110" w:type="dxa"/>
          </w:tcPr>
          <w:p w14:paraId="6245B64B" w14:textId="77777777" w:rsidR="000829C4" w:rsidRDefault="00000000">
            <w:pPr>
              <w:rPr>
                <w:szCs w:val="21"/>
              </w:rPr>
            </w:pPr>
            <w:r>
              <w:rPr>
                <w:rFonts w:hint="eastAsia"/>
                <w:szCs w:val="21"/>
              </w:rPr>
              <w:t>参照</w:t>
            </w:r>
          </w:p>
        </w:tc>
        <w:tc>
          <w:tcPr>
            <w:tcW w:w="1089" w:type="dxa"/>
          </w:tcPr>
          <w:p w14:paraId="276F4A37" w14:textId="77777777" w:rsidR="000829C4" w:rsidRDefault="00000000">
            <w:pPr>
              <w:rPr>
                <w:szCs w:val="21"/>
              </w:rPr>
            </w:pPr>
            <w:r>
              <w:rPr>
                <w:rFonts w:hint="eastAsia"/>
                <w:szCs w:val="21"/>
              </w:rPr>
              <w:t>手工录入</w:t>
            </w:r>
          </w:p>
        </w:tc>
        <w:tc>
          <w:tcPr>
            <w:tcW w:w="1429" w:type="dxa"/>
          </w:tcPr>
          <w:p w14:paraId="737EFA31" w14:textId="77777777" w:rsidR="000829C4" w:rsidRDefault="00000000">
            <w:pPr>
              <w:rPr>
                <w:szCs w:val="21"/>
              </w:rPr>
            </w:pPr>
            <w:r>
              <w:rPr>
                <w:rFonts w:hint="eastAsia"/>
                <w:szCs w:val="21"/>
              </w:rPr>
              <w:t>否</w:t>
            </w:r>
          </w:p>
        </w:tc>
        <w:tc>
          <w:tcPr>
            <w:tcW w:w="3330" w:type="dxa"/>
          </w:tcPr>
          <w:p w14:paraId="69511E50" w14:textId="77777777" w:rsidR="000829C4" w:rsidRDefault="00000000">
            <w:pPr>
              <w:rPr>
                <w:szCs w:val="21"/>
              </w:rPr>
            </w:pPr>
            <w:r>
              <w:rPr>
                <w:rFonts w:hint="eastAsia"/>
                <w:szCs w:val="21"/>
              </w:rPr>
              <w:t>参照纳税主体下的临时纳税人</w:t>
            </w:r>
          </w:p>
        </w:tc>
      </w:tr>
      <w:tr w:rsidR="000829C4" w14:paraId="70964EA3" w14:textId="77777777">
        <w:trPr>
          <w:trHeight w:val="90"/>
        </w:trPr>
        <w:tc>
          <w:tcPr>
            <w:tcW w:w="1561" w:type="dxa"/>
          </w:tcPr>
          <w:p w14:paraId="1B6A9D97" w14:textId="77777777" w:rsidR="000829C4" w:rsidRDefault="00000000">
            <w:pPr>
              <w:rPr>
                <w:szCs w:val="21"/>
              </w:rPr>
            </w:pPr>
            <w:r>
              <w:rPr>
                <w:rFonts w:hint="eastAsia"/>
                <w:szCs w:val="21"/>
              </w:rPr>
              <w:t>临时纳税人所在地</w:t>
            </w:r>
          </w:p>
        </w:tc>
        <w:tc>
          <w:tcPr>
            <w:tcW w:w="1110" w:type="dxa"/>
          </w:tcPr>
          <w:p w14:paraId="642C5FE0" w14:textId="77777777" w:rsidR="000829C4" w:rsidRDefault="00000000">
            <w:pPr>
              <w:rPr>
                <w:szCs w:val="21"/>
              </w:rPr>
            </w:pPr>
            <w:r>
              <w:rPr>
                <w:rFonts w:hint="eastAsia"/>
                <w:szCs w:val="21"/>
              </w:rPr>
              <w:t>参照</w:t>
            </w:r>
          </w:p>
        </w:tc>
        <w:tc>
          <w:tcPr>
            <w:tcW w:w="1089" w:type="dxa"/>
          </w:tcPr>
          <w:p w14:paraId="15671328" w14:textId="77777777" w:rsidR="000829C4" w:rsidRDefault="00000000">
            <w:pPr>
              <w:rPr>
                <w:szCs w:val="21"/>
              </w:rPr>
            </w:pPr>
            <w:r>
              <w:rPr>
                <w:rFonts w:hint="eastAsia"/>
                <w:szCs w:val="21"/>
              </w:rPr>
              <w:t>手动选择</w:t>
            </w:r>
          </w:p>
        </w:tc>
        <w:tc>
          <w:tcPr>
            <w:tcW w:w="1429" w:type="dxa"/>
          </w:tcPr>
          <w:p w14:paraId="2E56A5E5" w14:textId="77777777" w:rsidR="000829C4" w:rsidRDefault="00000000">
            <w:pPr>
              <w:rPr>
                <w:szCs w:val="21"/>
              </w:rPr>
            </w:pPr>
            <w:r>
              <w:rPr>
                <w:rFonts w:hint="eastAsia"/>
                <w:szCs w:val="21"/>
              </w:rPr>
              <w:t>否</w:t>
            </w:r>
          </w:p>
        </w:tc>
        <w:tc>
          <w:tcPr>
            <w:tcW w:w="3330" w:type="dxa"/>
          </w:tcPr>
          <w:p w14:paraId="4D271D27" w14:textId="77777777" w:rsidR="000829C4" w:rsidRDefault="00000000">
            <w:pPr>
              <w:rPr>
                <w:szCs w:val="21"/>
              </w:rPr>
            </w:pPr>
            <w:r>
              <w:rPr>
                <w:rFonts w:hint="eastAsia"/>
                <w:szCs w:val="21"/>
              </w:rPr>
              <w:t>参照城市档案，</w:t>
            </w:r>
            <w:proofErr w:type="gramStart"/>
            <w:r>
              <w:rPr>
                <w:rFonts w:hint="eastAsia"/>
                <w:szCs w:val="21"/>
              </w:rPr>
              <w:t>选择省</w:t>
            </w:r>
            <w:proofErr w:type="gramEnd"/>
            <w:r>
              <w:rPr>
                <w:rFonts w:hint="eastAsia"/>
                <w:szCs w:val="21"/>
              </w:rPr>
              <w:t>/</w:t>
            </w:r>
            <w:r>
              <w:rPr>
                <w:rFonts w:hint="eastAsia"/>
                <w:szCs w:val="21"/>
              </w:rPr>
              <w:t>市</w:t>
            </w:r>
            <w:r>
              <w:rPr>
                <w:rFonts w:hint="eastAsia"/>
                <w:szCs w:val="21"/>
              </w:rPr>
              <w:t>/</w:t>
            </w:r>
            <w:r>
              <w:rPr>
                <w:rFonts w:hint="eastAsia"/>
                <w:szCs w:val="21"/>
              </w:rPr>
              <w:t>区县</w:t>
            </w:r>
          </w:p>
        </w:tc>
      </w:tr>
      <w:tr w:rsidR="000829C4" w14:paraId="71B72AE9" w14:textId="77777777">
        <w:tc>
          <w:tcPr>
            <w:tcW w:w="1561" w:type="dxa"/>
          </w:tcPr>
          <w:p w14:paraId="5153AB84" w14:textId="77777777" w:rsidR="000829C4" w:rsidRDefault="00000000">
            <w:pPr>
              <w:rPr>
                <w:szCs w:val="21"/>
              </w:rPr>
            </w:pPr>
            <w:r>
              <w:rPr>
                <w:rFonts w:hint="eastAsia"/>
                <w:szCs w:val="21"/>
              </w:rPr>
              <w:t>计提年度</w:t>
            </w:r>
          </w:p>
        </w:tc>
        <w:tc>
          <w:tcPr>
            <w:tcW w:w="1110" w:type="dxa"/>
          </w:tcPr>
          <w:p w14:paraId="11E7BACD" w14:textId="77777777" w:rsidR="000829C4" w:rsidRDefault="00000000">
            <w:pPr>
              <w:rPr>
                <w:szCs w:val="21"/>
              </w:rPr>
            </w:pPr>
            <w:r>
              <w:rPr>
                <w:rFonts w:hint="eastAsia"/>
                <w:szCs w:val="21"/>
              </w:rPr>
              <w:t>字符</w:t>
            </w:r>
          </w:p>
        </w:tc>
        <w:tc>
          <w:tcPr>
            <w:tcW w:w="1089" w:type="dxa"/>
          </w:tcPr>
          <w:p w14:paraId="01F607C5" w14:textId="77777777" w:rsidR="000829C4" w:rsidRDefault="00000000">
            <w:pPr>
              <w:rPr>
                <w:szCs w:val="21"/>
              </w:rPr>
            </w:pPr>
            <w:r>
              <w:rPr>
                <w:rFonts w:hint="eastAsia"/>
                <w:szCs w:val="21"/>
              </w:rPr>
              <w:t>手动选择</w:t>
            </w:r>
          </w:p>
        </w:tc>
        <w:tc>
          <w:tcPr>
            <w:tcW w:w="1429" w:type="dxa"/>
          </w:tcPr>
          <w:p w14:paraId="5694B402" w14:textId="77777777" w:rsidR="000829C4" w:rsidRDefault="00000000">
            <w:pPr>
              <w:rPr>
                <w:szCs w:val="21"/>
              </w:rPr>
            </w:pPr>
            <w:r>
              <w:rPr>
                <w:rFonts w:hint="eastAsia"/>
                <w:szCs w:val="21"/>
              </w:rPr>
              <w:t>否</w:t>
            </w:r>
          </w:p>
        </w:tc>
        <w:tc>
          <w:tcPr>
            <w:tcW w:w="3330" w:type="dxa"/>
          </w:tcPr>
          <w:p w14:paraId="21CA8759" w14:textId="77777777" w:rsidR="000829C4" w:rsidRDefault="00000000">
            <w:pPr>
              <w:rPr>
                <w:szCs w:val="21"/>
              </w:rPr>
            </w:pPr>
            <w:r>
              <w:rPr>
                <w:rFonts w:hint="eastAsia"/>
                <w:szCs w:val="21"/>
              </w:rPr>
              <w:t>年度控件</w:t>
            </w:r>
          </w:p>
        </w:tc>
      </w:tr>
      <w:tr w:rsidR="000829C4" w14:paraId="26B18565" w14:textId="77777777">
        <w:tc>
          <w:tcPr>
            <w:tcW w:w="1561" w:type="dxa"/>
          </w:tcPr>
          <w:p w14:paraId="1AF614B9" w14:textId="77777777" w:rsidR="000829C4" w:rsidRDefault="00000000">
            <w:pPr>
              <w:rPr>
                <w:szCs w:val="21"/>
              </w:rPr>
            </w:pPr>
            <w:r>
              <w:rPr>
                <w:rFonts w:hint="eastAsia"/>
                <w:szCs w:val="21"/>
              </w:rPr>
              <w:t>计提月份</w:t>
            </w:r>
          </w:p>
        </w:tc>
        <w:tc>
          <w:tcPr>
            <w:tcW w:w="1110" w:type="dxa"/>
          </w:tcPr>
          <w:p w14:paraId="6D85BC38" w14:textId="77777777" w:rsidR="000829C4" w:rsidRDefault="00000000">
            <w:pPr>
              <w:rPr>
                <w:szCs w:val="21"/>
              </w:rPr>
            </w:pPr>
            <w:r>
              <w:rPr>
                <w:rFonts w:hint="eastAsia"/>
                <w:szCs w:val="21"/>
              </w:rPr>
              <w:t>参照</w:t>
            </w:r>
          </w:p>
        </w:tc>
        <w:tc>
          <w:tcPr>
            <w:tcW w:w="1089" w:type="dxa"/>
          </w:tcPr>
          <w:p w14:paraId="3E92A755" w14:textId="77777777" w:rsidR="000829C4" w:rsidRDefault="00000000">
            <w:pPr>
              <w:rPr>
                <w:szCs w:val="21"/>
              </w:rPr>
            </w:pPr>
            <w:r>
              <w:rPr>
                <w:rFonts w:hint="eastAsia"/>
                <w:szCs w:val="21"/>
              </w:rPr>
              <w:t>手动选择</w:t>
            </w:r>
          </w:p>
        </w:tc>
        <w:tc>
          <w:tcPr>
            <w:tcW w:w="1429" w:type="dxa"/>
          </w:tcPr>
          <w:p w14:paraId="1B2A2C71" w14:textId="77777777" w:rsidR="000829C4" w:rsidRDefault="00000000">
            <w:pPr>
              <w:rPr>
                <w:szCs w:val="21"/>
              </w:rPr>
            </w:pPr>
            <w:r>
              <w:rPr>
                <w:rFonts w:hint="eastAsia"/>
                <w:szCs w:val="21"/>
              </w:rPr>
              <w:t>否</w:t>
            </w:r>
          </w:p>
        </w:tc>
        <w:tc>
          <w:tcPr>
            <w:tcW w:w="3330" w:type="dxa"/>
          </w:tcPr>
          <w:p w14:paraId="3BF7A63F" w14:textId="77777777" w:rsidR="000829C4" w:rsidRDefault="00000000">
            <w:pPr>
              <w:rPr>
                <w:szCs w:val="21"/>
              </w:rPr>
            </w:pPr>
            <w:r>
              <w:rPr>
                <w:rFonts w:hint="eastAsia"/>
                <w:szCs w:val="21"/>
              </w:rPr>
              <w:t>参照会计月份</w:t>
            </w:r>
          </w:p>
        </w:tc>
      </w:tr>
    </w:tbl>
    <w:p w14:paraId="03574A9D" w14:textId="77777777" w:rsidR="000829C4" w:rsidRDefault="000829C4"/>
    <w:p w14:paraId="46D6111F" w14:textId="77777777" w:rsidR="000829C4" w:rsidRDefault="00000000">
      <w:r>
        <w:rPr>
          <w:rFonts w:hint="eastAsia"/>
        </w:rPr>
        <w:t>新增卡片：</w:t>
      </w:r>
    </w:p>
    <w:tbl>
      <w:tblPr>
        <w:tblStyle w:val="ab"/>
        <w:tblW w:w="0" w:type="auto"/>
        <w:tblLook w:val="04A0" w:firstRow="1" w:lastRow="0" w:firstColumn="1" w:lastColumn="0" w:noHBand="0" w:noVBand="1"/>
      </w:tblPr>
      <w:tblGrid>
        <w:gridCol w:w="1519"/>
        <w:gridCol w:w="1084"/>
        <w:gridCol w:w="1064"/>
        <w:gridCol w:w="1391"/>
        <w:gridCol w:w="3238"/>
      </w:tblGrid>
      <w:tr w:rsidR="000829C4" w14:paraId="2DA32990" w14:textId="77777777">
        <w:tc>
          <w:tcPr>
            <w:tcW w:w="1561" w:type="dxa"/>
            <w:shd w:val="clear" w:color="auto" w:fill="DEEBF6" w:themeFill="accent1" w:themeFillTint="32"/>
          </w:tcPr>
          <w:p w14:paraId="1D5BB2EC"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61EBC759"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2D4B8357"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44FA6A8F"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55D6D481" w14:textId="77777777" w:rsidR="000829C4" w:rsidRDefault="00000000">
            <w:pPr>
              <w:jc w:val="center"/>
              <w:rPr>
                <w:b/>
                <w:bCs/>
              </w:rPr>
            </w:pPr>
            <w:r>
              <w:rPr>
                <w:rFonts w:hint="eastAsia"/>
                <w:b/>
                <w:bCs/>
              </w:rPr>
              <w:t>备注</w:t>
            </w:r>
          </w:p>
        </w:tc>
      </w:tr>
      <w:tr w:rsidR="000829C4" w14:paraId="36227CE9" w14:textId="77777777">
        <w:tc>
          <w:tcPr>
            <w:tcW w:w="1561" w:type="dxa"/>
          </w:tcPr>
          <w:p w14:paraId="677E44D7" w14:textId="77777777" w:rsidR="000829C4" w:rsidRDefault="00000000">
            <w:pPr>
              <w:rPr>
                <w:szCs w:val="21"/>
              </w:rPr>
            </w:pPr>
            <w:r>
              <w:rPr>
                <w:rFonts w:hint="eastAsia"/>
                <w:szCs w:val="21"/>
              </w:rPr>
              <w:t>纳税主体</w:t>
            </w:r>
          </w:p>
        </w:tc>
        <w:tc>
          <w:tcPr>
            <w:tcW w:w="1110" w:type="dxa"/>
          </w:tcPr>
          <w:p w14:paraId="7223C98A" w14:textId="77777777" w:rsidR="000829C4" w:rsidRDefault="00000000">
            <w:pPr>
              <w:rPr>
                <w:szCs w:val="21"/>
              </w:rPr>
            </w:pPr>
            <w:r>
              <w:rPr>
                <w:rFonts w:hint="eastAsia"/>
                <w:szCs w:val="21"/>
              </w:rPr>
              <w:t>参照</w:t>
            </w:r>
          </w:p>
        </w:tc>
        <w:tc>
          <w:tcPr>
            <w:tcW w:w="1089" w:type="dxa"/>
          </w:tcPr>
          <w:p w14:paraId="61F7A060" w14:textId="77777777" w:rsidR="000829C4" w:rsidRDefault="00000000">
            <w:pPr>
              <w:rPr>
                <w:szCs w:val="21"/>
              </w:rPr>
            </w:pPr>
            <w:r>
              <w:rPr>
                <w:rFonts w:hint="eastAsia"/>
                <w:szCs w:val="21"/>
              </w:rPr>
              <w:t>手动选择</w:t>
            </w:r>
          </w:p>
        </w:tc>
        <w:tc>
          <w:tcPr>
            <w:tcW w:w="1429" w:type="dxa"/>
          </w:tcPr>
          <w:p w14:paraId="73D07CC8" w14:textId="77777777" w:rsidR="000829C4" w:rsidRDefault="00000000">
            <w:pPr>
              <w:rPr>
                <w:szCs w:val="21"/>
              </w:rPr>
            </w:pPr>
            <w:r>
              <w:rPr>
                <w:rFonts w:hint="eastAsia"/>
                <w:szCs w:val="21"/>
              </w:rPr>
              <w:t>是</w:t>
            </w:r>
          </w:p>
        </w:tc>
        <w:tc>
          <w:tcPr>
            <w:tcW w:w="3330" w:type="dxa"/>
          </w:tcPr>
          <w:p w14:paraId="204FF2CE" w14:textId="77777777" w:rsidR="000829C4" w:rsidRDefault="00000000">
            <w:pPr>
              <w:rPr>
                <w:szCs w:val="21"/>
              </w:rPr>
            </w:pPr>
            <w:r>
              <w:rPr>
                <w:rFonts w:hint="eastAsia"/>
                <w:szCs w:val="21"/>
              </w:rPr>
              <w:t>参照纳税主体档案，</w:t>
            </w:r>
            <w:r>
              <w:rPr>
                <w:rFonts w:hint="eastAsia"/>
              </w:rPr>
              <w:t>增加用户组织权限</w:t>
            </w:r>
          </w:p>
        </w:tc>
      </w:tr>
      <w:tr w:rsidR="000829C4" w14:paraId="3F9E775A" w14:textId="77777777">
        <w:tc>
          <w:tcPr>
            <w:tcW w:w="1561" w:type="dxa"/>
          </w:tcPr>
          <w:p w14:paraId="641ED9B3" w14:textId="77777777" w:rsidR="000829C4" w:rsidRDefault="00000000">
            <w:pPr>
              <w:rPr>
                <w:szCs w:val="21"/>
              </w:rPr>
            </w:pPr>
            <w:commentRangeStart w:id="172"/>
            <w:r>
              <w:rPr>
                <w:rFonts w:hint="eastAsia"/>
                <w:szCs w:val="21"/>
              </w:rPr>
              <w:t>临时纳税人名称</w:t>
            </w:r>
          </w:p>
        </w:tc>
        <w:tc>
          <w:tcPr>
            <w:tcW w:w="1110" w:type="dxa"/>
          </w:tcPr>
          <w:p w14:paraId="0E9286D1" w14:textId="77777777" w:rsidR="000829C4" w:rsidRDefault="00000000">
            <w:pPr>
              <w:rPr>
                <w:szCs w:val="21"/>
              </w:rPr>
            </w:pPr>
            <w:r>
              <w:rPr>
                <w:rFonts w:hint="eastAsia"/>
                <w:szCs w:val="21"/>
              </w:rPr>
              <w:t>参照</w:t>
            </w:r>
          </w:p>
        </w:tc>
        <w:tc>
          <w:tcPr>
            <w:tcW w:w="1089" w:type="dxa"/>
          </w:tcPr>
          <w:p w14:paraId="264AAAC9" w14:textId="77777777" w:rsidR="000829C4" w:rsidRDefault="00000000">
            <w:pPr>
              <w:rPr>
                <w:szCs w:val="21"/>
              </w:rPr>
            </w:pPr>
            <w:r>
              <w:rPr>
                <w:rFonts w:hint="eastAsia"/>
                <w:szCs w:val="21"/>
              </w:rPr>
              <w:t>手工录入</w:t>
            </w:r>
          </w:p>
        </w:tc>
        <w:tc>
          <w:tcPr>
            <w:tcW w:w="1429" w:type="dxa"/>
          </w:tcPr>
          <w:p w14:paraId="1986B6F7" w14:textId="77777777" w:rsidR="000829C4" w:rsidRDefault="00000000">
            <w:pPr>
              <w:rPr>
                <w:szCs w:val="21"/>
              </w:rPr>
            </w:pPr>
            <w:r>
              <w:rPr>
                <w:rFonts w:hint="eastAsia"/>
                <w:szCs w:val="21"/>
              </w:rPr>
              <w:t>是</w:t>
            </w:r>
          </w:p>
        </w:tc>
        <w:tc>
          <w:tcPr>
            <w:tcW w:w="3330" w:type="dxa"/>
          </w:tcPr>
          <w:p w14:paraId="6025E251" w14:textId="77777777" w:rsidR="000829C4" w:rsidRDefault="00000000">
            <w:pPr>
              <w:rPr>
                <w:szCs w:val="21"/>
              </w:rPr>
            </w:pPr>
            <w:r>
              <w:rPr>
                <w:rFonts w:hint="eastAsia"/>
                <w:szCs w:val="21"/>
              </w:rPr>
              <w:t>参照所选纳税主体下启用状态的临时纳税人</w:t>
            </w:r>
            <w:commentRangeEnd w:id="172"/>
            <w:r>
              <w:commentReference w:id="172"/>
            </w:r>
          </w:p>
        </w:tc>
      </w:tr>
      <w:tr w:rsidR="000829C4" w14:paraId="03A8A975" w14:textId="77777777">
        <w:tc>
          <w:tcPr>
            <w:tcW w:w="1561" w:type="dxa"/>
          </w:tcPr>
          <w:p w14:paraId="3D55A11F" w14:textId="77777777" w:rsidR="000829C4" w:rsidRDefault="00000000">
            <w:pPr>
              <w:rPr>
                <w:szCs w:val="21"/>
              </w:rPr>
            </w:pPr>
            <w:r>
              <w:rPr>
                <w:rFonts w:hint="eastAsia"/>
                <w:szCs w:val="21"/>
              </w:rPr>
              <w:t>临时纳税人所在地</w:t>
            </w:r>
          </w:p>
        </w:tc>
        <w:tc>
          <w:tcPr>
            <w:tcW w:w="1110" w:type="dxa"/>
          </w:tcPr>
          <w:p w14:paraId="1912EB8B" w14:textId="77777777" w:rsidR="000829C4" w:rsidRDefault="00000000">
            <w:pPr>
              <w:rPr>
                <w:szCs w:val="21"/>
              </w:rPr>
            </w:pPr>
            <w:r>
              <w:rPr>
                <w:rFonts w:hint="eastAsia"/>
                <w:szCs w:val="21"/>
              </w:rPr>
              <w:t>字符</w:t>
            </w:r>
          </w:p>
        </w:tc>
        <w:tc>
          <w:tcPr>
            <w:tcW w:w="1089" w:type="dxa"/>
          </w:tcPr>
          <w:p w14:paraId="05E2FFB4" w14:textId="77777777" w:rsidR="000829C4" w:rsidRDefault="00000000">
            <w:pPr>
              <w:rPr>
                <w:szCs w:val="21"/>
              </w:rPr>
            </w:pPr>
            <w:r>
              <w:rPr>
                <w:rFonts w:hint="eastAsia"/>
                <w:szCs w:val="21"/>
              </w:rPr>
              <w:t>自动带出</w:t>
            </w:r>
          </w:p>
        </w:tc>
        <w:tc>
          <w:tcPr>
            <w:tcW w:w="1429" w:type="dxa"/>
          </w:tcPr>
          <w:p w14:paraId="70784573" w14:textId="77777777" w:rsidR="000829C4" w:rsidRDefault="00000000">
            <w:pPr>
              <w:rPr>
                <w:szCs w:val="21"/>
              </w:rPr>
            </w:pPr>
            <w:r>
              <w:rPr>
                <w:rFonts w:hint="eastAsia"/>
                <w:szCs w:val="21"/>
              </w:rPr>
              <w:t>是</w:t>
            </w:r>
          </w:p>
        </w:tc>
        <w:tc>
          <w:tcPr>
            <w:tcW w:w="3330" w:type="dxa"/>
          </w:tcPr>
          <w:p w14:paraId="510D3B4C" w14:textId="77777777" w:rsidR="000829C4" w:rsidRDefault="000829C4">
            <w:pPr>
              <w:rPr>
                <w:szCs w:val="21"/>
              </w:rPr>
            </w:pPr>
          </w:p>
        </w:tc>
      </w:tr>
      <w:tr w:rsidR="000829C4" w14:paraId="17369981" w14:textId="77777777">
        <w:tc>
          <w:tcPr>
            <w:tcW w:w="1561" w:type="dxa"/>
          </w:tcPr>
          <w:p w14:paraId="78798E9E" w14:textId="77777777" w:rsidR="000829C4" w:rsidRDefault="00000000">
            <w:pPr>
              <w:rPr>
                <w:szCs w:val="21"/>
              </w:rPr>
            </w:pPr>
            <w:r>
              <w:rPr>
                <w:rFonts w:hint="eastAsia"/>
                <w:szCs w:val="21"/>
              </w:rPr>
              <w:t>计提月份</w:t>
            </w:r>
          </w:p>
        </w:tc>
        <w:tc>
          <w:tcPr>
            <w:tcW w:w="1110" w:type="dxa"/>
          </w:tcPr>
          <w:p w14:paraId="6A614E8A" w14:textId="77777777" w:rsidR="000829C4" w:rsidRDefault="00000000">
            <w:pPr>
              <w:rPr>
                <w:szCs w:val="21"/>
              </w:rPr>
            </w:pPr>
            <w:r>
              <w:rPr>
                <w:rFonts w:hint="eastAsia"/>
                <w:szCs w:val="21"/>
              </w:rPr>
              <w:t>参照</w:t>
            </w:r>
          </w:p>
        </w:tc>
        <w:tc>
          <w:tcPr>
            <w:tcW w:w="1089" w:type="dxa"/>
          </w:tcPr>
          <w:p w14:paraId="320EE9D0" w14:textId="77777777" w:rsidR="000829C4" w:rsidRDefault="00000000">
            <w:pPr>
              <w:rPr>
                <w:color w:val="FF0000"/>
                <w:szCs w:val="21"/>
              </w:rPr>
            </w:pPr>
            <w:r>
              <w:rPr>
                <w:rFonts w:hint="eastAsia"/>
                <w:color w:val="FF0000"/>
                <w:szCs w:val="21"/>
              </w:rPr>
              <w:t>手动选择</w:t>
            </w:r>
          </w:p>
        </w:tc>
        <w:tc>
          <w:tcPr>
            <w:tcW w:w="1429" w:type="dxa"/>
          </w:tcPr>
          <w:p w14:paraId="012C96B3" w14:textId="77777777" w:rsidR="000829C4" w:rsidRDefault="00000000">
            <w:pPr>
              <w:rPr>
                <w:color w:val="FF0000"/>
                <w:szCs w:val="21"/>
              </w:rPr>
            </w:pPr>
            <w:r>
              <w:rPr>
                <w:rFonts w:hint="eastAsia"/>
                <w:color w:val="FF0000"/>
                <w:szCs w:val="21"/>
              </w:rPr>
              <w:t>是</w:t>
            </w:r>
          </w:p>
        </w:tc>
        <w:tc>
          <w:tcPr>
            <w:tcW w:w="3330" w:type="dxa"/>
          </w:tcPr>
          <w:p w14:paraId="269E051B" w14:textId="77777777" w:rsidR="000829C4" w:rsidRDefault="00000000">
            <w:pPr>
              <w:rPr>
                <w:color w:val="FF0000"/>
                <w:szCs w:val="21"/>
              </w:rPr>
            </w:pPr>
            <w:r>
              <w:rPr>
                <w:rFonts w:hint="eastAsia"/>
                <w:color w:val="FF0000"/>
                <w:szCs w:val="21"/>
              </w:rPr>
              <w:t>参照会计月份</w:t>
            </w:r>
          </w:p>
        </w:tc>
      </w:tr>
      <w:tr w:rsidR="000829C4" w14:paraId="6936D7E3" w14:textId="77777777">
        <w:tc>
          <w:tcPr>
            <w:tcW w:w="8519" w:type="dxa"/>
            <w:gridSpan w:val="5"/>
          </w:tcPr>
          <w:p w14:paraId="24ABADCA" w14:textId="77777777" w:rsidR="000829C4" w:rsidRDefault="00000000">
            <w:r>
              <w:rPr>
                <w:rFonts w:hint="eastAsia"/>
              </w:rPr>
              <w:t>房产税</w:t>
            </w:r>
          </w:p>
        </w:tc>
      </w:tr>
      <w:tr w:rsidR="000829C4" w14:paraId="00322926" w14:textId="77777777">
        <w:tc>
          <w:tcPr>
            <w:tcW w:w="1561" w:type="dxa"/>
          </w:tcPr>
          <w:p w14:paraId="78051C2E" w14:textId="77777777" w:rsidR="000829C4" w:rsidRDefault="00000000">
            <w:r>
              <w:rPr>
                <w:rFonts w:hint="eastAsia"/>
              </w:rPr>
              <w:t>从价计提标识</w:t>
            </w:r>
          </w:p>
        </w:tc>
        <w:tc>
          <w:tcPr>
            <w:tcW w:w="1110" w:type="dxa"/>
          </w:tcPr>
          <w:p w14:paraId="77170AD7" w14:textId="77777777" w:rsidR="000829C4" w:rsidRDefault="00000000">
            <w:r>
              <w:rPr>
                <w:rFonts w:hint="eastAsia"/>
                <w:szCs w:val="21"/>
              </w:rPr>
              <w:t>复选框</w:t>
            </w:r>
          </w:p>
        </w:tc>
        <w:tc>
          <w:tcPr>
            <w:tcW w:w="1089" w:type="dxa"/>
          </w:tcPr>
          <w:p w14:paraId="4A07DD4E" w14:textId="77777777" w:rsidR="000829C4" w:rsidRDefault="00000000">
            <w:r>
              <w:rPr>
                <w:rFonts w:hint="eastAsia"/>
              </w:rPr>
              <w:t>手动选择</w:t>
            </w:r>
          </w:p>
        </w:tc>
        <w:tc>
          <w:tcPr>
            <w:tcW w:w="1429" w:type="dxa"/>
          </w:tcPr>
          <w:p w14:paraId="2AC1D546" w14:textId="77777777" w:rsidR="000829C4" w:rsidRDefault="00000000">
            <w:r>
              <w:rPr>
                <w:rFonts w:hint="eastAsia"/>
                <w:szCs w:val="21"/>
              </w:rPr>
              <w:t>否</w:t>
            </w:r>
          </w:p>
        </w:tc>
        <w:tc>
          <w:tcPr>
            <w:tcW w:w="3330" w:type="dxa"/>
          </w:tcPr>
          <w:p w14:paraId="691FB365" w14:textId="77777777" w:rsidR="000829C4" w:rsidRDefault="00000000">
            <w:r>
              <w:rPr>
                <w:rFonts w:hint="eastAsia"/>
                <w:szCs w:val="21"/>
              </w:rPr>
              <w:t>如存在所选临时纳税人的房产税从价计提期间的计提结束日期在计提月份内的计提期间，计提标识默认勾选，可编辑</w:t>
            </w:r>
          </w:p>
        </w:tc>
      </w:tr>
      <w:tr w:rsidR="000829C4" w14:paraId="39B5A8C7" w14:textId="77777777">
        <w:tc>
          <w:tcPr>
            <w:tcW w:w="1561" w:type="dxa"/>
          </w:tcPr>
          <w:p w14:paraId="1F614929" w14:textId="77777777" w:rsidR="000829C4" w:rsidRDefault="00000000">
            <w:r>
              <w:rPr>
                <w:rFonts w:hint="eastAsia"/>
              </w:rPr>
              <w:t>计提期间</w:t>
            </w:r>
          </w:p>
        </w:tc>
        <w:tc>
          <w:tcPr>
            <w:tcW w:w="1110" w:type="dxa"/>
          </w:tcPr>
          <w:p w14:paraId="72405FC4" w14:textId="77777777" w:rsidR="000829C4" w:rsidRDefault="00000000">
            <w:r>
              <w:rPr>
                <w:rFonts w:hint="eastAsia"/>
                <w:szCs w:val="21"/>
              </w:rPr>
              <w:t>参照</w:t>
            </w:r>
          </w:p>
        </w:tc>
        <w:tc>
          <w:tcPr>
            <w:tcW w:w="1089" w:type="dxa"/>
          </w:tcPr>
          <w:p w14:paraId="2AA6E16F" w14:textId="77777777" w:rsidR="000829C4" w:rsidRDefault="00000000">
            <w:r>
              <w:rPr>
                <w:rFonts w:hint="eastAsia"/>
                <w:szCs w:val="21"/>
              </w:rPr>
              <w:t>手工录入</w:t>
            </w:r>
          </w:p>
        </w:tc>
        <w:tc>
          <w:tcPr>
            <w:tcW w:w="1429" w:type="dxa"/>
          </w:tcPr>
          <w:p w14:paraId="5F232348" w14:textId="77777777" w:rsidR="000829C4" w:rsidRDefault="00000000">
            <w:r>
              <w:rPr>
                <w:rFonts w:hint="eastAsia"/>
                <w:szCs w:val="21"/>
              </w:rPr>
              <w:t>否</w:t>
            </w:r>
          </w:p>
        </w:tc>
        <w:tc>
          <w:tcPr>
            <w:tcW w:w="3330" w:type="dxa"/>
          </w:tcPr>
          <w:p w14:paraId="620D77B1" w14:textId="77777777" w:rsidR="000829C4" w:rsidRDefault="00000000">
            <w:r>
              <w:rPr>
                <w:rFonts w:hint="eastAsia"/>
                <w:szCs w:val="21"/>
              </w:rPr>
              <w:t>参照所选临时纳税人的房产税从价计提期间。计提标识默认</w:t>
            </w:r>
            <w:proofErr w:type="gramStart"/>
            <w:r>
              <w:rPr>
                <w:rFonts w:hint="eastAsia"/>
                <w:szCs w:val="21"/>
              </w:rPr>
              <w:t>勾</w:t>
            </w:r>
            <w:proofErr w:type="gramEnd"/>
            <w:r>
              <w:rPr>
                <w:rFonts w:hint="eastAsia"/>
                <w:szCs w:val="21"/>
              </w:rPr>
              <w:t>选</w:t>
            </w:r>
            <w:r>
              <w:rPr>
                <w:rFonts w:hint="eastAsia"/>
                <w:szCs w:val="21"/>
              </w:rPr>
              <w:lastRenderedPageBreak/>
              <w:t>时，自动带出计提结束日期在计提月份内的计提期间。</w:t>
            </w:r>
          </w:p>
        </w:tc>
      </w:tr>
      <w:tr w:rsidR="000829C4" w14:paraId="27110AE0" w14:textId="77777777">
        <w:tc>
          <w:tcPr>
            <w:tcW w:w="1561" w:type="dxa"/>
          </w:tcPr>
          <w:p w14:paraId="0918AE37" w14:textId="77777777" w:rsidR="000829C4" w:rsidRDefault="00000000">
            <w:r>
              <w:rPr>
                <w:rFonts w:hint="eastAsia"/>
              </w:rPr>
              <w:lastRenderedPageBreak/>
              <w:t>计提开始日期</w:t>
            </w:r>
          </w:p>
        </w:tc>
        <w:tc>
          <w:tcPr>
            <w:tcW w:w="1110" w:type="dxa"/>
          </w:tcPr>
          <w:p w14:paraId="12E0383E" w14:textId="77777777" w:rsidR="000829C4" w:rsidRDefault="00000000">
            <w:r>
              <w:rPr>
                <w:rFonts w:hint="eastAsia"/>
                <w:szCs w:val="21"/>
              </w:rPr>
              <w:t>字符</w:t>
            </w:r>
          </w:p>
        </w:tc>
        <w:tc>
          <w:tcPr>
            <w:tcW w:w="1089" w:type="dxa"/>
          </w:tcPr>
          <w:p w14:paraId="3EDA6835" w14:textId="77777777" w:rsidR="000829C4" w:rsidRDefault="00000000">
            <w:r>
              <w:rPr>
                <w:rFonts w:hint="eastAsia"/>
                <w:szCs w:val="21"/>
              </w:rPr>
              <w:t>自动带出</w:t>
            </w:r>
          </w:p>
        </w:tc>
        <w:tc>
          <w:tcPr>
            <w:tcW w:w="1429" w:type="dxa"/>
          </w:tcPr>
          <w:p w14:paraId="5BDC903F" w14:textId="77777777" w:rsidR="000829C4" w:rsidRDefault="00000000">
            <w:r>
              <w:rPr>
                <w:rFonts w:hint="eastAsia"/>
                <w:szCs w:val="21"/>
              </w:rPr>
              <w:t>否</w:t>
            </w:r>
          </w:p>
        </w:tc>
        <w:tc>
          <w:tcPr>
            <w:tcW w:w="3330" w:type="dxa"/>
          </w:tcPr>
          <w:p w14:paraId="3796964E" w14:textId="77777777" w:rsidR="000829C4" w:rsidRDefault="00000000">
            <w:r>
              <w:rPr>
                <w:rFonts w:hint="eastAsia"/>
                <w:szCs w:val="21"/>
              </w:rPr>
              <w:t>自动带出计提期间对应的计提开始日期。不可编辑</w:t>
            </w:r>
          </w:p>
        </w:tc>
      </w:tr>
      <w:tr w:rsidR="000829C4" w14:paraId="3D6D6A33" w14:textId="77777777">
        <w:tc>
          <w:tcPr>
            <w:tcW w:w="1561" w:type="dxa"/>
          </w:tcPr>
          <w:p w14:paraId="53DAF35D" w14:textId="77777777" w:rsidR="000829C4" w:rsidRDefault="00000000">
            <w:r>
              <w:rPr>
                <w:rFonts w:hint="eastAsia"/>
              </w:rPr>
              <w:t>计提结束日期</w:t>
            </w:r>
          </w:p>
        </w:tc>
        <w:tc>
          <w:tcPr>
            <w:tcW w:w="1110" w:type="dxa"/>
          </w:tcPr>
          <w:p w14:paraId="11B71546" w14:textId="77777777" w:rsidR="000829C4" w:rsidRDefault="00000000">
            <w:r>
              <w:rPr>
                <w:rFonts w:hint="eastAsia"/>
                <w:szCs w:val="21"/>
              </w:rPr>
              <w:t>字符</w:t>
            </w:r>
          </w:p>
        </w:tc>
        <w:tc>
          <w:tcPr>
            <w:tcW w:w="1089" w:type="dxa"/>
          </w:tcPr>
          <w:p w14:paraId="37B7D3C8" w14:textId="77777777" w:rsidR="000829C4" w:rsidRDefault="00000000">
            <w:r>
              <w:rPr>
                <w:rFonts w:hint="eastAsia"/>
                <w:szCs w:val="21"/>
              </w:rPr>
              <w:t>自动带出</w:t>
            </w:r>
          </w:p>
        </w:tc>
        <w:tc>
          <w:tcPr>
            <w:tcW w:w="1429" w:type="dxa"/>
          </w:tcPr>
          <w:p w14:paraId="22445FB9" w14:textId="77777777" w:rsidR="000829C4" w:rsidRDefault="00000000">
            <w:r>
              <w:rPr>
                <w:rFonts w:hint="eastAsia"/>
                <w:szCs w:val="21"/>
              </w:rPr>
              <w:t>否</w:t>
            </w:r>
          </w:p>
        </w:tc>
        <w:tc>
          <w:tcPr>
            <w:tcW w:w="3330" w:type="dxa"/>
          </w:tcPr>
          <w:p w14:paraId="3418FB4C" w14:textId="77777777" w:rsidR="000829C4" w:rsidRDefault="00000000">
            <w:r>
              <w:rPr>
                <w:rFonts w:hint="eastAsia"/>
                <w:szCs w:val="21"/>
              </w:rPr>
              <w:t>自动带出计提期间对应的计提结束日期。不可编辑</w:t>
            </w:r>
          </w:p>
        </w:tc>
      </w:tr>
      <w:tr w:rsidR="000829C4" w14:paraId="22F08AD8" w14:textId="77777777">
        <w:tc>
          <w:tcPr>
            <w:tcW w:w="1561" w:type="dxa"/>
          </w:tcPr>
          <w:p w14:paraId="29900D55" w14:textId="77777777" w:rsidR="000829C4" w:rsidRDefault="00000000">
            <w:proofErr w:type="gramStart"/>
            <w:r>
              <w:rPr>
                <w:rFonts w:hint="eastAsia"/>
              </w:rPr>
              <w:t>从租计提</w:t>
            </w:r>
            <w:proofErr w:type="gramEnd"/>
            <w:r>
              <w:rPr>
                <w:rFonts w:hint="eastAsia"/>
              </w:rPr>
              <w:t>标识</w:t>
            </w:r>
          </w:p>
        </w:tc>
        <w:tc>
          <w:tcPr>
            <w:tcW w:w="1110" w:type="dxa"/>
          </w:tcPr>
          <w:p w14:paraId="165C3173" w14:textId="77777777" w:rsidR="000829C4" w:rsidRDefault="00000000">
            <w:r>
              <w:rPr>
                <w:rFonts w:hint="eastAsia"/>
                <w:szCs w:val="21"/>
              </w:rPr>
              <w:t>复选框</w:t>
            </w:r>
          </w:p>
        </w:tc>
        <w:tc>
          <w:tcPr>
            <w:tcW w:w="1089" w:type="dxa"/>
          </w:tcPr>
          <w:p w14:paraId="69E1CBC3" w14:textId="77777777" w:rsidR="000829C4" w:rsidRDefault="00000000">
            <w:r>
              <w:rPr>
                <w:rFonts w:hint="eastAsia"/>
              </w:rPr>
              <w:t>手动选择</w:t>
            </w:r>
          </w:p>
        </w:tc>
        <w:tc>
          <w:tcPr>
            <w:tcW w:w="1429" w:type="dxa"/>
          </w:tcPr>
          <w:p w14:paraId="1652E084" w14:textId="77777777" w:rsidR="000829C4" w:rsidRDefault="00000000">
            <w:r>
              <w:rPr>
                <w:rFonts w:hint="eastAsia"/>
                <w:szCs w:val="21"/>
              </w:rPr>
              <w:t>否</w:t>
            </w:r>
          </w:p>
        </w:tc>
        <w:tc>
          <w:tcPr>
            <w:tcW w:w="3330" w:type="dxa"/>
          </w:tcPr>
          <w:p w14:paraId="047BF848" w14:textId="77777777" w:rsidR="000829C4" w:rsidRDefault="00000000">
            <w:r>
              <w:rPr>
                <w:rFonts w:hint="eastAsia"/>
                <w:szCs w:val="21"/>
              </w:rPr>
              <w:t>如存在所选临时纳税人的房产税从</w:t>
            </w:r>
            <w:proofErr w:type="gramStart"/>
            <w:r>
              <w:rPr>
                <w:rFonts w:hint="eastAsia"/>
                <w:szCs w:val="21"/>
              </w:rPr>
              <w:t>价租提期间</w:t>
            </w:r>
            <w:proofErr w:type="gramEnd"/>
            <w:r>
              <w:rPr>
                <w:rFonts w:hint="eastAsia"/>
                <w:szCs w:val="21"/>
              </w:rPr>
              <w:t>的计提结束日期在计提月份内的计提期间，计提标识默认勾选，可编辑</w:t>
            </w:r>
          </w:p>
        </w:tc>
      </w:tr>
      <w:tr w:rsidR="000829C4" w14:paraId="479BAD14" w14:textId="77777777">
        <w:tc>
          <w:tcPr>
            <w:tcW w:w="1561" w:type="dxa"/>
          </w:tcPr>
          <w:p w14:paraId="010B4C27" w14:textId="77777777" w:rsidR="000829C4" w:rsidRDefault="00000000">
            <w:r>
              <w:rPr>
                <w:rFonts w:hint="eastAsia"/>
              </w:rPr>
              <w:t>计提期间</w:t>
            </w:r>
          </w:p>
        </w:tc>
        <w:tc>
          <w:tcPr>
            <w:tcW w:w="1110" w:type="dxa"/>
          </w:tcPr>
          <w:p w14:paraId="297512D1" w14:textId="77777777" w:rsidR="000829C4" w:rsidRDefault="00000000">
            <w:r>
              <w:rPr>
                <w:rFonts w:hint="eastAsia"/>
                <w:szCs w:val="21"/>
              </w:rPr>
              <w:t>参照</w:t>
            </w:r>
          </w:p>
        </w:tc>
        <w:tc>
          <w:tcPr>
            <w:tcW w:w="1089" w:type="dxa"/>
          </w:tcPr>
          <w:p w14:paraId="0B5F9A92" w14:textId="77777777" w:rsidR="000829C4" w:rsidRDefault="00000000">
            <w:r>
              <w:rPr>
                <w:rFonts w:hint="eastAsia"/>
                <w:szCs w:val="21"/>
              </w:rPr>
              <w:t>手工录入</w:t>
            </w:r>
          </w:p>
        </w:tc>
        <w:tc>
          <w:tcPr>
            <w:tcW w:w="1429" w:type="dxa"/>
          </w:tcPr>
          <w:p w14:paraId="6DB98C52" w14:textId="77777777" w:rsidR="000829C4" w:rsidRDefault="00000000">
            <w:r>
              <w:rPr>
                <w:rFonts w:hint="eastAsia"/>
                <w:szCs w:val="21"/>
              </w:rPr>
              <w:t>否</w:t>
            </w:r>
          </w:p>
        </w:tc>
        <w:tc>
          <w:tcPr>
            <w:tcW w:w="3330" w:type="dxa"/>
          </w:tcPr>
          <w:p w14:paraId="02490D9B" w14:textId="77777777" w:rsidR="000829C4" w:rsidRDefault="00000000">
            <w:r>
              <w:rPr>
                <w:rFonts w:hint="eastAsia"/>
                <w:szCs w:val="21"/>
              </w:rPr>
              <w:t>参照所选临时纳税人的房产</w:t>
            </w:r>
            <w:proofErr w:type="gramStart"/>
            <w:r>
              <w:rPr>
                <w:rFonts w:hint="eastAsia"/>
                <w:szCs w:val="21"/>
              </w:rPr>
              <w:t>税从租计提</w:t>
            </w:r>
            <w:proofErr w:type="gramEnd"/>
            <w:r>
              <w:rPr>
                <w:rFonts w:hint="eastAsia"/>
                <w:szCs w:val="21"/>
              </w:rPr>
              <w:t>期间。计提标识默认</w:t>
            </w:r>
            <w:proofErr w:type="gramStart"/>
            <w:r>
              <w:rPr>
                <w:rFonts w:hint="eastAsia"/>
                <w:szCs w:val="21"/>
              </w:rPr>
              <w:t>勾</w:t>
            </w:r>
            <w:proofErr w:type="gramEnd"/>
            <w:r>
              <w:rPr>
                <w:rFonts w:hint="eastAsia"/>
                <w:szCs w:val="21"/>
              </w:rPr>
              <w:t>选时，自动带出计提结束日期在计提月份内的计提期间。</w:t>
            </w:r>
          </w:p>
        </w:tc>
      </w:tr>
      <w:tr w:rsidR="000829C4" w14:paraId="49A7F521" w14:textId="77777777">
        <w:tc>
          <w:tcPr>
            <w:tcW w:w="1561" w:type="dxa"/>
          </w:tcPr>
          <w:p w14:paraId="3A4BB3D5" w14:textId="77777777" w:rsidR="000829C4" w:rsidRDefault="00000000">
            <w:r>
              <w:rPr>
                <w:rFonts w:hint="eastAsia"/>
              </w:rPr>
              <w:t>计提开始日期</w:t>
            </w:r>
          </w:p>
        </w:tc>
        <w:tc>
          <w:tcPr>
            <w:tcW w:w="1110" w:type="dxa"/>
          </w:tcPr>
          <w:p w14:paraId="053EBB83" w14:textId="77777777" w:rsidR="000829C4" w:rsidRDefault="00000000">
            <w:r>
              <w:rPr>
                <w:rFonts w:hint="eastAsia"/>
                <w:szCs w:val="21"/>
              </w:rPr>
              <w:t>字符</w:t>
            </w:r>
          </w:p>
        </w:tc>
        <w:tc>
          <w:tcPr>
            <w:tcW w:w="1089" w:type="dxa"/>
          </w:tcPr>
          <w:p w14:paraId="52AC4EDB" w14:textId="77777777" w:rsidR="000829C4" w:rsidRDefault="00000000">
            <w:r>
              <w:rPr>
                <w:rFonts w:hint="eastAsia"/>
                <w:szCs w:val="21"/>
              </w:rPr>
              <w:t>自动带出</w:t>
            </w:r>
          </w:p>
        </w:tc>
        <w:tc>
          <w:tcPr>
            <w:tcW w:w="1429" w:type="dxa"/>
          </w:tcPr>
          <w:p w14:paraId="3759FF3A" w14:textId="77777777" w:rsidR="000829C4" w:rsidRDefault="00000000">
            <w:r>
              <w:rPr>
                <w:rFonts w:hint="eastAsia"/>
                <w:szCs w:val="21"/>
              </w:rPr>
              <w:t>否</w:t>
            </w:r>
          </w:p>
        </w:tc>
        <w:tc>
          <w:tcPr>
            <w:tcW w:w="3330" w:type="dxa"/>
          </w:tcPr>
          <w:p w14:paraId="12A11B7B" w14:textId="77777777" w:rsidR="000829C4" w:rsidRDefault="00000000">
            <w:r>
              <w:rPr>
                <w:rFonts w:hint="eastAsia"/>
                <w:szCs w:val="21"/>
              </w:rPr>
              <w:t>自动带出计提期间对应的计提开始日期。不可编辑</w:t>
            </w:r>
          </w:p>
        </w:tc>
      </w:tr>
      <w:tr w:rsidR="000829C4" w14:paraId="42C3AD70" w14:textId="77777777">
        <w:tc>
          <w:tcPr>
            <w:tcW w:w="1561" w:type="dxa"/>
          </w:tcPr>
          <w:p w14:paraId="4B73DCB6" w14:textId="77777777" w:rsidR="000829C4" w:rsidRDefault="00000000">
            <w:r>
              <w:rPr>
                <w:rFonts w:hint="eastAsia"/>
              </w:rPr>
              <w:t>计提结束日期</w:t>
            </w:r>
          </w:p>
        </w:tc>
        <w:tc>
          <w:tcPr>
            <w:tcW w:w="1110" w:type="dxa"/>
          </w:tcPr>
          <w:p w14:paraId="36E71745" w14:textId="77777777" w:rsidR="000829C4" w:rsidRDefault="00000000">
            <w:r>
              <w:rPr>
                <w:rFonts w:hint="eastAsia"/>
                <w:szCs w:val="21"/>
              </w:rPr>
              <w:t>字符</w:t>
            </w:r>
          </w:p>
        </w:tc>
        <w:tc>
          <w:tcPr>
            <w:tcW w:w="1089" w:type="dxa"/>
          </w:tcPr>
          <w:p w14:paraId="5A749425" w14:textId="77777777" w:rsidR="000829C4" w:rsidRDefault="00000000">
            <w:r>
              <w:rPr>
                <w:rFonts w:hint="eastAsia"/>
                <w:szCs w:val="21"/>
              </w:rPr>
              <w:t>自动带出</w:t>
            </w:r>
          </w:p>
        </w:tc>
        <w:tc>
          <w:tcPr>
            <w:tcW w:w="1429" w:type="dxa"/>
          </w:tcPr>
          <w:p w14:paraId="456446BA" w14:textId="77777777" w:rsidR="000829C4" w:rsidRDefault="00000000">
            <w:r>
              <w:rPr>
                <w:rFonts w:hint="eastAsia"/>
                <w:szCs w:val="21"/>
              </w:rPr>
              <w:t>否</w:t>
            </w:r>
          </w:p>
        </w:tc>
        <w:tc>
          <w:tcPr>
            <w:tcW w:w="3330" w:type="dxa"/>
          </w:tcPr>
          <w:p w14:paraId="32FA2E01" w14:textId="77777777" w:rsidR="000829C4" w:rsidRDefault="00000000">
            <w:r>
              <w:rPr>
                <w:rFonts w:hint="eastAsia"/>
                <w:szCs w:val="21"/>
              </w:rPr>
              <w:t>自动带出计提期间对应的计提结束日期。不可编辑</w:t>
            </w:r>
          </w:p>
        </w:tc>
      </w:tr>
      <w:tr w:rsidR="000829C4" w14:paraId="4DA09A7E" w14:textId="77777777">
        <w:tc>
          <w:tcPr>
            <w:tcW w:w="8519" w:type="dxa"/>
            <w:gridSpan w:val="5"/>
          </w:tcPr>
          <w:p w14:paraId="67E169B1" w14:textId="77777777" w:rsidR="000829C4" w:rsidRDefault="00000000">
            <w:r>
              <w:rPr>
                <w:rFonts w:hint="eastAsia"/>
              </w:rPr>
              <w:t>城镇土地使用税</w:t>
            </w:r>
          </w:p>
        </w:tc>
      </w:tr>
      <w:tr w:rsidR="000829C4" w14:paraId="0E7B34C9" w14:textId="77777777">
        <w:tc>
          <w:tcPr>
            <w:tcW w:w="1561" w:type="dxa"/>
          </w:tcPr>
          <w:p w14:paraId="2553C2E5" w14:textId="77777777" w:rsidR="000829C4" w:rsidRDefault="00000000">
            <w:r>
              <w:rPr>
                <w:rFonts w:hint="eastAsia"/>
              </w:rPr>
              <w:t>计提标识</w:t>
            </w:r>
          </w:p>
        </w:tc>
        <w:tc>
          <w:tcPr>
            <w:tcW w:w="1110" w:type="dxa"/>
          </w:tcPr>
          <w:p w14:paraId="19688CFB" w14:textId="77777777" w:rsidR="000829C4" w:rsidRDefault="00000000">
            <w:r>
              <w:rPr>
                <w:rFonts w:hint="eastAsia"/>
                <w:szCs w:val="21"/>
              </w:rPr>
              <w:t>复选框</w:t>
            </w:r>
          </w:p>
        </w:tc>
        <w:tc>
          <w:tcPr>
            <w:tcW w:w="1089" w:type="dxa"/>
          </w:tcPr>
          <w:p w14:paraId="5AF53F17" w14:textId="77777777" w:rsidR="000829C4" w:rsidRDefault="00000000">
            <w:r>
              <w:rPr>
                <w:rFonts w:hint="eastAsia"/>
              </w:rPr>
              <w:t>手动选择</w:t>
            </w:r>
          </w:p>
        </w:tc>
        <w:tc>
          <w:tcPr>
            <w:tcW w:w="1429" w:type="dxa"/>
          </w:tcPr>
          <w:p w14:paraId="0D824141" w14:textId="77777777" w:rsidR="000829C4" w:rsidRDefault="00000000">
            <w:r>
              <w:rPr>
                <w:rFonts w:hint="eastAsia"/>
                <w:szCs w:val="21"/>
              </w:rPr>
              <w:t>否</w:t>
            </w:r>
          </w:p>
        </w:tc>
        <w:tc>
          <w:tcPr>
            <w:tcW w:w="3330" w:type="dxa"/>
          </w:tcPr>
          <w:p w14:paraId="590E23AB" w14:textId="77777777" w:rsidR="000829C4" w:rsidRDefault="00000000">
            <w:r>
              <w:rPr>
                <w:rFonts w:hint="eastAsia"/>
                <w:szCs w:val="21"/>
              </w:rPr>
              <w:t>如存在所选临时纳税人的城镇土地使用税计提期间的计提结束日期在计提月份内的计提期间，计提标识默认勾选，可编辑</w:t>
            </w:r>
          </w:p>
        </w:tc>
      </w:tr>
      <w:tr w:rsidR="000829C4" w14:paraId="18D96231" w14:textId="77777777">
        <w:tc>
          <w:tcPr>
            <w:tcW w:w="1561" w:type="dxa"/>
          </w:tcPr>
          <w:p w14:paraId="27A4B872" w14:textId="77777777" w:rsidR="000829C4" w:rsidRDefault="00000000">
            <w:r>
              <w:rPr>
                <w:rFonts w:hint="eastAsia"/>
              </w:rPr>
              <w:t>计提期间</w:t>
            </w:r>
          </w:p>
        </w:tc>
        <w:tc>
          <w:tcPr>
            <w:tcW w:w="1110" w:type="dxa"/>
          </w:tcPr>
          <w:p w14:paraId="7544B471" w14:textId="77777777" w:rsidR="000829C4" w:rsidRDefault="00000000">
            <w:r>
              <w:rPr>
                <w:rFonts w:hint="eastAsia"/>
                <w:szCs w:val="21"/>
              </w:rPr>
              <w:t>参照</w:t>
            </w:r>
          </w:p>
        </w:tc>
        <w:tc>
          <w:tcPr>
            <w:tcW w:w="1089" w:type="dxa"/>
          </w:tcPr>
          <w:p w14:paraId="67CB5ABE" w14:textId="77777777" w:rsidR="000829C4" w:rsidRDefault="00000000">
            <w:r>
              <w:rPr>
                <w:rFonts w:hint="eastAsia"/>
                <w:szCs w:val="21"/>
              </w:rPr>
              <w:t>手工录入</w:t>
            </w:r>
          </w:p>
        </w:tc>
        <w:tc>
          <w:tcPr>
            <w:tcW w:w="1429" w:type="dxa"/>
          </w:tcPr>
          <w:p w14:paraId="7F65296D" w14:textId="77777777" w:rsidR="000829C4" w:rsidRDefault="00000000">
            <w:r>
              <w:rPr>
                <w:rFonts w:hint="eastAsia"/>
                <w:szCs w:val="21"/>
              </w:rPr>
              <w:t>否</w:t>
            </w:r>
          </w:p>
        </w:tc>
        <w:tc>
          <w:tcPr>
            <w:tcW w:w="3330" w:type="dxa"/>
          </w:tcPr>
          <w:p w14:paraId="66F324D8" w14:textId="77777777" w:rsidR="000829C4" w:rsidRDefault="00000000">
            <w:r>
              <w:rPr>
                <w:rFonts w:hint="eastAsia"/>
                <w:szCs w:val="21"/>
              </w:rPr>
              <w:t>参照所选临时纳税人的城镇土地使用税计提期间。计提标识默认</w:t>
            </w:r>
            <w:proofErr w:type="gramStart"/>
            <w:r>
              <w:rPr>
                <w:rFonts w:hint="eastAsia"/>
                <w:szCs w:val="21"/>
              </w:rPr>
              <w:t>勾</w:t>
            </w:r>
            <w:proofErr w:type="gramEnd"/>
            <w:r>
              <w:rPr>
                <w:rFonts w:hint="eastAsia"/>
                <w:szCs w:val="21"/>
              </w:rPr>
              <w:t>选时，自动带出计提结束日期在计提月份内的计提期间。</w:t>
            </w:r>
          </w:p>
        </w:tc>
      </w:tr>
      <w:tr w:rsidR="000829C4" w14:paraId="23C4B8F0" w14:textId="77777777">
        <w:tc>
          <w:tcPr>
            <w:tcW w:w="1561" w:type="dxa"/>
          </w:tcPr>
          <w:p w14:paraId="66989E9B" w14:textId="77777777" w:rsidR="000829C4" w:rsidRDefault="00000000">
            <w:r>
              <w:rPr>
                <w:rFonts w:hint="eastAsia"/>
              </w:rPr>
              <w:t>计提开始日期</w:t>
            </w:r>
          </w:p>
        </w:tc>
        <w:tc>
          <w:tcPr>
            <w:tcW w:w="1110" w:type="dxa"/>
          </w:tcPr>
          <w:p w14:paraId="080991FB" w14:textId="77777777" w:rsidR="000829C4" w:rsidRDefault="00000000">
            <w:r>
              <w:rPr>
                <w:rFonts w:hint="eastAsia"/>
                <w:szCs w:val="21"/>
              </w:rPr>
              <w:t>字符</w:t>
            </w:r>
          </w:p>
        </w:tc>
        <w:tc>
          <w:tcPr>
            <w:tcW w:w="1089" w:type="dxa"/>
          </w:tcPr>
          <w:p w14:paraId="7231EC59" w14:textId="77777777" w:rsidR="000829C4" w:rsidRDefault="00000000">
            <w:r>
              <w:rPr>
                <w:rFonts w:hint="eastAsia"/>
                <w:szCs w:val="21"/>
              </w:rPr>
              <w:t>自动带出</w:t>
            </w:r>
          </w:p>
        </w:tc>
        <w:tc>
          <w:tcPr>
            <w:tcW w:w="1429" w:type="dxa"/>
          </w:tcPr>
          <w:p w14:paraId="00450BF2" w14:textId="77777777" w:rsidR="000829C4" w:rsidRDefault="00000000">
            <w:r>
              <w:rPr>
                <w:rFonts w:hint="eastAsia"/>
                <w:szCs w:val="21"/>
              </w:rPr>
              <w:t>否</w:t>
            </w:r>
          </w:p>
        </w:tc>
        <w:tc>
          <w:tcPr>
            <w:tcW w:w="3330" w:type="dxa"/>
          </w:tcPr>
          <w:p w14:paraId="73E7EEE5" w14:textId="77777777" w:rsidR="000829C4" w:rsidRDefault="00000000">
            <w:r>
              <w:rPr>
                <w:rFonts w:hint="eastAsia"/>
                <w:szCs w:val="21"/>
              </w:rPr>
              <w:t>自动带出计提期间对应的计提开始日期。不可编辑</w:t>
            </w:r>
          </w:p>
        </w:tc>
      </w:tr>
      <w:tr w:rsidR="000829C4" w14:paraId="2192E156" w14:textId="77777777">
        <w:tc>
          <w:tcPr>
            <w:tcW w:w="1561" w:type="dxa"/>
          </w:tcPr>
          <w:p w14:paraId="4CF786B5" w14:textId="77777777" w:rsidR="000829C4" w:rsidRDefault="00000000">
            <w:r>
              <w:rPr>
                <w:rFonts w:hint="eastAsia"/>
              </w:rPr>
              <w:lastRenderedPageBreak/>
              <w:t>计提结束日期</w:t>
            </w:r>
          </w:p>
        </w:tc>
        <w:tc>
          <w:tcPr>
            <w:tcW w:w="1110" w:type="dxa"/>
          </w:tcPr>
          <w:p w14:paraId="4EF7BE72" w14:textId="77777777" w:rsidR="000829C4" w:rsidRDefault="00000000">
            <w:r>
              <w:rPr>
                <w:rFonts w:hint="eastAsia"/>
                <w:szCs w:val="21"/>
              </w:rPr>
              <w:t>字符</w:t>
            </w:r>
          </w:p>
        </w:tc>
        <w:tc>
          <w:tcPr>
            <w:tcW w:w="1089" w:type="dxa"/>
          </w:tcPr>
          <w:p w14:paraId="1151FC73" w14:textId="77777777" w:rsidR="000829C4" w:rsidRDefault="00000000">
            <w:r>
              <w:rPr>
                <w:rFonts w:hint="eastAsia"/>
                <w:szCs w:val="21"/>
              </w:rPr>
              <w:t>自动带出</w:t>
            </w:r>
          </w:p>
        </w:tc>
        <w:tc>
          <w:tcPr>
            <w:tcW w:w="1429" w:type="dxa"/>
          </w:tcPr>
          <w:p w14:paraId="114E83DF" w14:textId="77777777" w:rsidR="000829C4" w:rsidRDefault="00000000">
            <w:r>
              <w:rPr>
                <w:rFonts w:hint="eastAsia"/>
                <w:szCs w:val="21"/>
              </w:rPr>
              <w:t>否</w:t>
            </w:r>
          </w:p>
        </w:tc>
        <w:tc>
          <w:tcPr>
            <w:tcW w:w="3330" w:type="dxa"/>
          </w:tcPr>
          <w:p w14:paraId="0C25CF6B" w14:textId="77777777" w:rsidR="000829C4" w:rsidRDefault="00000000">
            <w:r>
              <w:rPr>
                <w:rFonts w:hint="eastAsia"/>
                <w:szCs w:val="21"/>
              </w:rPr>
              <w:t>自动带出计提期间对应的计提结束日期。不可编辑</w:t>
            </w:r>
          </w:p>
        </w:tc>
      </w:tr>
    </w:tbl>
    <w:p w14:paraId="1ADB7331" w14:textId="77777777" w:rsidR="000829C4" w:rsidRDefault="000829C4"/>
    <w:p w14:paraId="6FDED532" w14:textId="77777777" w:rsidR="000829C4" w:rsidRDefault="00000000">
      <w:pPr>
        <w:pStyle w:val="4"/>
      </w:pPr>
      <w:r>
        <w:rPr>
          <w:rFonts w:hint="eastAsia"/>
        </w:rPr>
        <w:t>原型界面</w:t>
      </w:r>
    </w:p>
    <w:p w14:paraId="52A5DA6C" w14:textId="77777777" w:rsidR="000829C4" w:rsidRDefault="00000000">
      <w:r>
        <w:rPr>
          <w:rFonts w:hint="eastAsia"/>
        </w:rPr>
        <w:t>列表界面：</w:t>
      </w:r>
    </w:p>
    <w:p w14:paraId="3FB9336E" w14:textId="77777777" w:rsidR="000829C4" w:rsidRDefault="00000000">
      <w:r>
        <w:rPr>
          <w:noProof/>
        </w:rPr>
        <w:drawing>
          <wp:inline distT="0" distB="0" distL="114300" distR="114300" wp14:anchorId="4DB05B7E" wp14:editId="01B2D76E">
            <wp:extent cx="5262880" cy="2076450"/>
            <wp:effectExtent l="12700" t="12700" r="33020" b="19050"/>
            <wp:docPr id="1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3"/>
                    <pic:cNvPicPr>
                      <a:picLocks noChangeAspect="1"/>
                    </pic:cNvPicPr>
                  </pic:nvPicPr>
                  <pic:blipFill>
                    <a:blip r:embed="rId96"/>
                    <a:stretch>
                      <a:fillRect/>
                    </a:stretch>
                  </pic:blipFill>
                  <pic:spPr>
                    <a:xfrm>
                      <a:off x="0" y="0"/>
                      <a:ext cx="5262880" cy="2076450"/>
                    </a:xfrm>
                    <a:prstGeom prst="rect">
                      <a:avLst/>
                    </a:prstGeom>
                    <a:noFill/>
                    <a:ln>
                      <a:solidFill>
                        <a:schemeClr val="bg1">
                          <a:lumMod val="85000"/>
                        </a:schemeClr>
                      </a:solidFill>
                    </a:ln>
                  </pic:spPr>
                </pic:pic>
              </a:graphicData>
            </a:graphic>
          </wp:inline>
        </w:drawing>
      </w:r>
    </w:p>
    <w:p w14:paraId="3EF6E6C4" w14:textId="77777777" w:rsidR="000829C4" w:rsidRDefault="00000000">
      <w:r>
        <w:rPr>
          <w:rFonts w:hint="eastAsia"/>
        </w:rPr>
        <w:t>新增任务：</w:t>
      </w:r>
    </w:p>
    <w:p w14:paraId="20FFC4F2" w14:textId="77777777" w:rsidR="000829C4" w:rsidRDefault="00000000">
      <w:r>
        <w:rPr>
          <w:noProof/>
        </w:rPr>
        <w:drawing>
          <wp:inline distT="0" distB="0" distL="114300" distR="114300" wp14:anchorId="44FF4498" wp14:editId="0FF74674">
            <wp:extent cx="5269865" cy="2235835"/>
            <wp:effectExtent l="12700" t="12700" r="26035" b="37465"/>
            <wp:docPr id="1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3"/>
                    <pic:cNvPicPr>
                      <a:picLocks noChangeAspect="1"/>
                    </pic:cNvPicPr>
                  </pic:nvPicPr>
                  <pic:blipFill>
                    <a:blip r:embed="rId97"/>
                    <a:stretch>
                      <a:fillRect/>
                    </a:stretch>
                  </pic:blipFill>
                  <pic:spPr>
                    <a:xfrm>
                      <a:off x="0" y="0"/>
                      <a:ext cx="5269865" cy="2235835"/>
                    </a:xfrm>
                    <a:prstGeom prst="rect">
                      <a:avLst/>
                    </a:prstGeom>
                    <a:noFill/>
                    <a:ln>
                      <a:solidFill>
                        <a:schemeClr val="bg1">
                          <a:lumMod val="85000"/>
                        </a:schemeClr>
                      </a:solidFill>
                    </a:ln>
                  </pic:spPr>
                </pic:pic>
              </a:graphicData>
            </a:graphic>
          </wp:inline>
        </w:drawing>
      </w:r>
    </w:p>
    <w:p w14:paraId="0F33464B" w14:textId="77777777" w:rsidR="000829C4" w:rsidRDefault="00000000">
      <w:r>
        <w:rPr>
          <w:rFonts w:hint="eastAsia"/>
        </w:rPr>
        <w:t>准备界面：</w:t>
      </w:r>
    </w:p>
    <w:p w14:paraId="3D1C5E93" w14:textId="77777777" w:rsidR="000829C4" w:rsidRDefault="00000000">
      <w:r>
        <w:rPr>
          <w:noProof/>
        </w:rPr>
        <w:lastRenderedPageBreak/>
        <w:drawing>
          <wp:inline distT="0" distB="0" distL="114300" distR="114300" wp14:anchorId="1C568258" wp14:editId="3DD33845">
            <wp:extent cx="5265420" cy="2251075"/>
            <wp:effectExtent l="12700" t="12700" r="30480" b="22225"/>
            <wp:docPr id="1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4"/>
                    <pic:cNvPicPr>
                      <a:picLocks noChangeAspect="1"/>
                    </pic:cNvPicPr>
                  </pic:nvPicPr>
                  <pic:blipFill>
                    <a:blip r:embed="rId98"/>
                    <a:stretch>
                      <a:fillRect/>
                    </a:stretch>
                  </pic:blipFill>
                  <pic:spPr>
                    <a:xfrm>
                      <a:off x="0" y="0"/>
                      <a:ext cx="5265420" cy="2251075"/>
                    </a:xfrm>
                    <a:prstGeom prst="rect">
                      <a:avLst/>
                    </a:prstGeom>
                    <a:noFill/>
                    <a:ln>
                      <a:solidFill>
                        <a:schemeClr val="bg1">
                          <a:lumMod val="85000"/>
                        </a:schemeClr>
                      </a:solidFill>
                    </a:ln>
                  </pic:spPr>
                </pic:pic>
              </a:graphicData>
            </a:graphic>
          </wp:inline>
        </w:drawing>
      </w:r>
    </w:p>
    <w:p w14:paraId="0464F124" w14:textId="77777777" w:rsidR="000829C4" w:rsidRDefault="00000000">
      <w:r>
        <w:rPr>
          <w:rFonts w:hint="eastAsia"/>
        </w:rPr>
        <w:t>计算界面：</w:t>
      </w:r>
    </w:p>
    <w:p w14:paraId="2F83AD59" w14:textId="77777777" w:rsidR="000829C4" w:rsidRDefault="00000000">
      <w:r>
        <w:rPr>
          <w:noProof/>
        </w:rPr>
        <w:drawing>
          <wp:inline distT="0" distB="0" distL="114300" distR="114300" wp14:anchorId="6B2281C9" wp14:editId="25D9EA3E">
            <wp:extent cx="5269865" cy="2176780"/>
            <wp:effectExtent l="12700" t="12700" r="26035" b="20320"/>
            <wp:docPr id="1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5"/>
                    <pic:cNvPicPr>
                      <a:picLocks noChangeAspect="1"/>
                    </pic:cNvPicPr>
                  </pic:nvPicPr>
                  <pic:blipFill>
                    <a:blip r:embed="rId99"/>
                    <a:stretch>
                      <a:fillRect/>
                    </a:stretch>
                  </pic:blipFill>
                  <pic:spPr>
                    <a:xfrm>
                      <a:off x="0" y="0"/>
                      <a:ext cx="5269865" cy="2176780"/>
                    </a:xfrm>
                    <a:prstGeom prst="rect">
                      <a:avLst/>
                    </a:prstGeom>
                    <a:noFill/>
                    <a:ln>
                      <a:solidFill>
                        <a:schemeClr val="bg1">
                          <a:lumMod val="85000"/>
                        </a:schemeClr>
                      </a:solidFill>
                    </a:ln>
                  </pic:spPr>
                </pic:pic>
              </a:graphicData>
            </a:graphic>
          </wp:inline>
        </w:drawing>
      </w:r>
    </w:p>
    <w:p w14:paraId="699DFCCE" w14:textId="77777777" w:rsidR="000829C4" w:rsidRDefault="00000000">
      <w:r>
        <w:rPr>
          <w:rFonts w:hint="eastAsia"/>
        </w:rPr>
        <w:t>计算完成：</w:t>
      </w:r>
    </w:p>
    <w:p w14:paraId="6CF863FE" w14:textId="77777777" w:rsidR="000829C4" w:rsidRDefault="00000000">
      <w:r>
        <w:rPr>
          <w:noProof/>
        </w:rPr>
        <w:drawing>
          <wp:inline distT="0" distB="0" distL="114300" distR="114300" wp14:anchorId="33FC077E" wp14:editId="66B844BD">
            <wp:extent cx="5262880" cy="2172970"/>
            <wp:effectExtent l="12700" t="12700" r="33020" b="24130"/>
            <wp:docPr id="1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6"/>
                    <pic:cNvPicPr>
                      <a:picLocks noChangeAspect="1"/>
                    </pic:cNvPicPr>
                  </pic:nvPicPr>
                  <pic:blipFill>
                    <a:blip r:embed="rId100"/>
                    <a:stretch>
                      <a:fillRect/>
                    </a:stretch>
                  </pic:blipFill>
                  <pic:spPr>
                    <a:xfrm>
                      <a:off x="0" y="0"/>
                      <a:ext cx="5262880" cy="2172970"/>
                    </a:xfrm>
                    <a:prstGeom prst="rect">
                      <a:avLst/>
                    </a:prstGeom>
                    <a:noFill/>
                    <a:ln>
                      <a:solidFill>
                        <a:schemeClr val="bg1">
                          <a:lumMod val="85000"/>
                        </a:schemeClr>
                      </a:solidFill>
                    </a:ln>
                  </pic:spPr>
                </pic:pic>
              </a:graphicData>
            </a:graphic>
          </wp:inline>
        </w:drawing>
      </w:r>
    </w:p>
    <w:p w14:paraId="1020FC77" w14:textId="77777777" w:rsidR="000829C4" w:rsidRDefault="00000000">
      <w:r>
        <w:rPr>
          <w:rFonts w:hint="eastAsia"/>
        </w:rPr>
        <w:t>计提界面：</w:t>
      </w:r>
    </w:p>
    <w:p w14:paraId="5C821800" w14:textId="77777777" w:rsidR="000829C4" w:rsidRDefault="00000000">
      <w:r>
        <w:rPr>
          <w:noProof/>
        </w:rPr>
        <w:lastRenderedPageBreak/>
        <w:drawing>
          <wp:inline distT="0" distB="0" distL="114300" distR="114300" wp14:anchorId="4631E9F1" wp14:editId="03E88FE1">
            <wp:extent cx="5259070" cy="2172970"/>
            <wp:effectExtent l="12700" t="12700" r="36830" b="24130"/>
            <wp:docPr id="1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7"/>
                    <pic:cNvPicPr>
                      <a:picLocks noChangeAspect="1"/>
                    </pic:cNvPicPr>
                  </pic:nvPicPr>
                  <pic:blipFill>
                    <a:blip r:embed="rId101"/>
                    <a:stretch>
                      <a:fillRect/>
                    </a:stretch>
                  </pic:blipFill>
                  <pic:spPr>
                    <a:xfrm>
                      <a:off x="0" y="0"/>
                      <a:ext cx="5259070" cy="2172970"/>
                    </a:xfrm>
                    <a:prstGeom prst="rect">
                      <a:avLst/>
                    </a:prstGeom>
                    <a:noFill/>
                    <a:ln>
                      <a:solidFill>
                        <a:schemeClr val="bg1">
                          <a:lumMod val="85000"/>
                        </a:schemeClr>
                      </a:solidFill>
                    </a:ln>
                  </pic:spPr>
                </pic:pic>
              </a:graphicData>
            </a:graphic>
          </wp:inline>
        </w:drawing>
      </w:r>
    </w:p>
    <w:p w14:paraId="05DFAFBD" w14:textId="77777777" w:rsidR="000829C4" w:rsidRDefault="00000000">
      <w:r>
        <w:rPr>
          <w:rFonts w:hint="eastAsia"/>
        </w:rPr>
        <w:t>已计提界面：</w:t>
      </w:r>
    </w:p>
    <w:p w14:paraId="7165A32C" w14:textId="77777777" w:rsidR="000829C4" w:rsidRDefault="00000000">
      <w:r>
        <w:rPr>
          <w:noProof/>
        </w:rPr>
        <w:drawing>
          <wp:inline distT="0" distB="0" distL="114300" distR="114300" wp14:anchorId="0BE46F9A" wp14:editId="559A17A6">
            <wp:extent cx="5259070" cy="2195195"/>
            <wp:effectExtent l="12700" t="12700" r="36830" b="27305"/>
            <wp:docPr id="1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8"/>
                    <pic:cNvPicPr>
                      <a:picLocks noChangeAspect="1"/>
                    </pic:cNvPicPr>
                  </pic:nvPicPr>
                  <pic:blipFill>
                    <a:blip r:embed="rId102"/>
                    <a:stretch>
                      <a:fillRect/>
                    </a:stretch>
                  </pic:blipFill>
                  <pic:spPr>
                    <a:xfrm>
                      <a:off x="0" y="0"/>
                      <a:ext cx="5259070" cy="2195195"/>
                    </a:xfrm>
                    <a:prstGeom prst="rect">
                      <a:avLst/>
                    </a:prstGeom>
                    <a:noFill/>
                    <a:ln>
                      <a:solidFill>
                        <a:schemeClr val="bg1">
                          <a:lumMod val="85000"/>
                        </a:schemeClr>
                      </a:solidFill>
                    </a:ln>
                  </pic:spPr>
                </pic:pic>
              </a:graphicData>
            </a:graphic>
          </wp:inline>
        </w:drawing>
      </w:r>
    </w:p>
    <w:p w14:paraId="6331D40E" w14:textId="77777777" w:rsidR="000829C4" w:rsidRDefault="00000000">
      <w:pPr>
        <w:pStyle w:val="4"/>
      </w:pPr>
      <w:r>
        <w:rPr>
          <w:rFonts w:hint="eastAsia"/>
        </w:rPr>
        <w:t>业务处理</w:t>
      </w:r>
    </w:p>
    <w:p w14:paraId="09A10DB5" w14:textId="77777777" w:rsidR="000829C4" w:rsidRDefault="00000000">
      <w:pPr>
        <w:pStyle w:val="5"/>
      </w:pPr>
      <w:r>
        <w:rPr>
          <w:rFonts w:hint="eastAsia"/>
        </w:rPr>
        <w:t>业务说明与流程</w:t>
      </w:r>
    </w:p>
    <w:p w14:paraId="02978C75" w14:textId="77777777" w:rsidR="000829C4" w:rsidRDefault="00000000">
      <w:pPr>
        <w:numPr>
          <w:ilvl w:val="0"/>
          <w:numId w:val="92"/>
        </w:numPr>
      </w:pPr>
      <w:r>
        <w:rPr>
          <w:rFonts w:hint="eastAsia"/>
        </w:rPr>
        <w:t>通过本功能对临时纳税人房产税、城镇土地使用税进行税金计提；</w:t>
      </w:r>
    </w:p>
    <w:p w14:paraId="0AF424B9" w14:textId="77777777" w:rsidR="000829C4" w:rsidRDefault="00000000">
      <w:pPr>
        <w:pStyle w:val="5"/>
      </w:pPr>
      <w:r>
        <w:rPr>
          <w:rFonts w:hint="eastAsia"/>
        </w:rPr>
        <w:t>功能按钮</w:t>
      </w:r>
    </w:p>
    <w:p w14:paraId="533173DF" w14:textId="77777777" w:rsidR="000829C4" w:rsidRDefault="00000000">
      <w:r>
        <w:rPr>
          <w:rFonts w:hint="eastAsia"/>
        </w:rPr>
        <w:t>列表按钮：</w:t>
      </w:r>
    </w:p>
    <w:p w14:paraId="2B37185B" w14:textId="77777777" w:rsidR="000829C4" w:rsidRDefault="00000000">
      <w:pPr>
        <w:numPr>
          <w:ilvl w:val="0"/>
          <w:numId w:val="93"/>
        </w:numPr>
        <w:ind w:left="0" w:firstLine="0"/>
      </w:pPr>
      <w:r>
        <w:rPr>
          <w:rFonts w:hint="eastAsia"/>
        </w:rPr>
        <w:t>【新增】：点击该按钮，弹出任务新增界面，录入任务信息；</w:t>
      </w:r>
    </w:p>
    <w:p w14:paraId="7BAE2A41" w14:textId="77777777" w:rsidR="000829C4" w:rsidRDefault="00000000">
      <w:pPr>
        <w:numPr>
          <w:ilvl w:val="0"/>
          <w:numId w:val="93"/>
        </w:numPr>
        <w:ind w:left="0" w:firstLine="0"/>
      </w:pPr>
      <w:r>
        <w:rPr>
          <w:rFonts w:hint="eastAsia"/>
        </w:rPr>
        <w:t>【执行】：点击该按钮，进入任务执行界面，默认进入准备界面；</w:t>
      </w:r>
    </w:p>
    <w:p w14:paraId="6397FF97" w14:textId="77777777" w:rsidR="000829C4" w:rsidRDefault="00000000">
      <w:pPr>
        <w:numPr>
          <w:ilvl w:val="0"/>
          <w:numId w:val="93"/>
        </w:numPr>
        <w:ind w:left="0" w:firstLine="0"/>
      </w:pPr>
      <w:r>
        <w:rPr>
          <w:rFonts w:hint="eastAsia"/>
        </w:rPr>
        <w:t>【查看】：点击该按钮，弹出新增卡片界面，界面状态为查看；</w:t>
      </w:r>
    </w:p>
    <w:p w14:paraId="593526FC" w14:textId="77777777" w:rsidR="000829C4" w:rsidRDefault="00000000">
      <w:pPr>
        <w:numPr>
          <w:ilvl w:val="0"/>
          <w:numId w:val="93"/>
        </w:numPr>
        <w:ind w:left="0" w:firstLine="0"/>
        <w:rPr>
          <w:color w:val="FF0000"/>
        </w:rPr>
      </w:pPr>
      <w:r>
        <w:rPr>
          <w:rFonts w:hint="eastAsia"/>
          <w:color w:val="FF0000"/>
        </w:rPr>
        <w:lastRenderedPageBreak/>
        <w:t>【修改】：如果任务状态为未计提且未关联凭证，则该按钮显示，点击该按钮弹出卡片录入修改内容；如果任务状态不是未计提，则该按钮隐藏；</w:t>
      </w:r>
    </w:p>
    <w:p w14:paraId="6725774C" w14:textId="77777777" w:rsidR="000829C4" w:rsidRDefault="00000000">
      <w:pPr>
        <w:numPr>
          <w:ilvl w:val="0"/>
          <w:numId w:val="93"/>
        </w:numPr>
        <w:ind w:left="0" w:firstLine="0"/>
        <w:rPr>
          <w:color w:val="FF0000"/>
        </w:rPr>
      </w:pPr>
      <w:r>
        <w:rPr>
          <w:rFonts w:hint="eastAsia"/>
          <w:color w:val="FF0000"/>
        </w:rPr>
        <w:t>【删除】：如果任务状态为未计提，则该按钮显示，点击该按钮提示“确定删除该任务？”，选择确定则删除对应的任务，选择取消则不做操作；如果任务状态不是未计提，则该按钮隐藏；如果任务状态为未计算，但该任务下存在凭证（计提后又取消计提，任务状态回退至未计算），则不能删除，提示信息“当前任务存在关联凭证，不能删除。”；</w:t>
      </w:r>
    </w:p>
    <w:p w14:paraId="235E9213" w14:textId="77777777" w:rsidR="000829C4" w:rsidRDefault="00000000">
      <w:r>
        <w:rPr>
          <w:rFonts w:hint="eastAsia"/>
        </w:rPr>
        <w:t>新增卡片按钮：</w:t>
      </w:r>
    </w:p>
    <w:p w14:paraId="7E16B937" w14:textId="77777777" w:rsidR="000829C4" w:rsidRDefault="00000000">
      <w:pPr>
        <w:numPr>
          <w:ilvl w:val="0"/>
          <w:numId w:val="94"/>
        </w:numPr>
        <w:ind w:left="0" w:firstLine="0"/>
      </w:pPr>
      <w:r>
        <w:rPr>
          <w:rFonts w:hint="eastAsia"/>
        </w:rPr>
        <w:t>【保存】：点击该按钮，保存卡片录入的信息，然后关闭卡片界面返回列表界面，列表界面自动刷新加载新增的任务；编辑状态显示，查看状态隐藏；</w:t>
      </w:r>
    </w:p>
    <w:p w14:paraId="48CC7CC6" w14:textId="77777777" w:rsidR="000829C4" w:rsidRDefault="00000000">
      <w:pPr>
        <w:numPr>
          <w:ilvl w:val="0"/>
          <w:numId w:val="94"/>
        </w:numPr>
        <w:ind w:left="0" w:firstLine="0"/>
      </w:pPr>
      <w:r>
        <w:rPr>
          <w:rFonts w:hint="eastAsia"/>
        </w:rPr>
        <w:t>【取消】：点击该按钮，关闭卡片界面返回列表界面；</w:t>
      </w:r>
    </w:p>
    <w:p w14:paraId="67DB9344" w14:textId="77777777" w:rsidR="000829C4" w:rsidRDefault="00000000">
      <w:r>
        <w:rPr>
          <w:rFonts w:hint="eastAsia"/>
        </w:rPr>
        <w:t>准备界面按钮：</w:t>
      </w:r>
    </w:p>
    <w:p w14:paraId="6DAD81A6" w14:textId="77777777" w:rsidR="000829C4" w:rsidRDefault="00000000">
      <w:pPr>
        <w:numPr>
          <w:ilvl w:val="0"/>
          <w:numId w:val="95"/>
        </w:numPr>
        <w:ind w:left="0" w:firstLine="0"/>
      </w:pPr>
      <w:r>
        <w:rPr>
          <w:rFonts w:hint="eastAsia"/>
        </w:rPr>
        <w:t>【下一步】：点击该按钮，进入计算界面；</w:t>
      </w:r>
    </w:p>
    <w:p w14:paraId="3453B75D" w14:textId="77777777" w:rsidR="000829C4" w:rsidRDefault="00000000">
      <w:r>
        <w:rPr>
          <w:rFonts w:hint="eastAsia"/>
        </w:rPr>
        <w:t>计算界面按钮：</w:t>
      </w:r>
    </w:p>
    <w:p w14:paraId="0AAE4095" w14:textId="77777777" w:rsidR="000829C4" w:rsidRDefault="00000000">
      <w:pPr>
        <w:numPr>
          <w:ilvl w:val="0"/>
          <w:numId w:val="96"/>
        </w:numPr>
        <w:ind w:left="0" w:firstLine="0"/>
      </w:pPr>
      <w:r>
        <w:rPr>
          <w:rFonts w:hint="eastAsia"/>
        </w:rPr>
        <w:t>【返回】：点击该按钮，返回至列表界面；</w:t>
      </w:r>
    </w:p>
    <w:p w14:paraId="59F046C7" w14:textId="77777777" w:rsidR="000829C4" w:rsidRDefault="00000000">
      <w:pPr>
        <w:numPr>
          <w:ilvl w:val="0"/>
          <w:numId w:val="96"/>
        </w:numPr>
        <w:ind w:left="0" w:firstLine="0"/>
        <w:rPr>
          <w:color w:val="FF0000"/>
        </w:rPr>
      </w:pPr>
      <w:r>
        <w:rPr>
          <w:rFonts w:hint="eastAsia"/>
          <w:color w:val="FF0000"/>
        </w:rPr>
        <w:t>【计算】：任务状态为未计算时可用，否则</w:t>
      </w:r>
      <w:proofErr w:type="gramStart"/>
      <w:r>
        <w:rPr>
          <w:rFonts w:hint="eastAsia"/>
          <w:color w:val="FF0000"/>
        </w:rPr>
        <w:t>不</w:t>
      </w:r>
      <w:proofErr w:type="gramEnd"/>
      <w:r>
        <w:rPr>
          <w:rFonts w:hint="eastAsia"/>
          <w:color w:val="FF0000"/>
        </w:rPr>
        <w:t>可用；点击该按钮，计算成功后提示“计算成功”；</w:t>
      </w:r>
      <w:r>
        <w:rPr>
          <w:rFonts w:hint="eastAsia"/>
        </w:rPr>
        <w:t>重新加载任务状态、计算日期、应纳所得税额；</w:t>
      </w:r>
      <w:r>
        <w:rPr>
          <w:rFonts w:hint="eastAsia"/>
          <w:color w:val="FF0000"/>
        </w:rPr>
        <w:t>计算逻辑见算法章节</w:t>
      </w:r>
      <w:r>
        <w:rPr>
          <w:rFonts w:hint="eastAsia"/>
        </w:rPr>
        <w:t>；</w:t>
      </w:r>
    </w:p>
    <w:p w14:paraId="71D83866" w14:textId="77777777" w:rsidR="000829C4" w:rsidRDefault="00000000">
      <w:pPr>
        <w:numPr>
          <w:ilvl w:val="0"/>
          <w:numId w:val="96"/>
        </w:numPr>
        <w:ind w:left="0" w:firstLine="0"/>
      </w:pPr>
      <w:r>
        <w:rPr>
          <w:rFonts w:hint="eastAsia"/>
          <w:color w:val="FF0000"/>
        </w:rPr>
        <w:t>【取消计算】：任务状态为已计算时可用，否则</w:t>
      </w:r>
      <w:proofErr w:type="gramStart"/>
      <w:r>
        <w:rPr>
          <w:rFonts w:hint="eastAsia"/>
          <w:color w:val="FF0000"/>
        </w:rPr>
        <w:t>不</w:t>
      </w:r>
      <w:proofErr w:type="gramEnd"/>
      <w:r>
        <w:rPr>
          <w:rFonts w:hint="eastAsia"/>
          <w:color w:val="FF0000"/>
        </w:rPr>
        <w:t>可用</w:t>
      </w:r>
      <w:r>
        <w:rPr>
          <w:rFonts w:hint="eastAsia"/>
        </w:rPr>
        <w:t>；点击该按钮，任务状态更新为未计算，计算日期、应纳所得税额清空，取消完成后提示“取消计算成功”，界面重新加载数据；如果取消计算过程中出现系统错误，则提示“取消计算错误，请联系技术人员处理。”；</w:t>
      </w:r>
    </w:p>
    <w:p w14:paraId="0EF8A7C7" w14:textId="77777777" w:rsidR="000829C4" w:rsidRDefault="00000000">
      <w:pPr>
        <w:numPr>
          <w:ilvl w:val="0"/>
          <w:numId w:val="96"/>
        </w:numPr>
        <w:ind w:left="0" w:firstLine="0"/>
      </w:pPr>
      <w:r>
        <w:rPr>
          <w:rFonts w:hint="eastAsia"/>
        </w:rPr>
        <w:t>【上一步】：点击该按钮，进入准备界面；</w:t>
      </w:r>
    </w:p>
    <w:p w14:paraId="7449478B" w14:textId="77777777" w:rsidR="000829C4" w:rsidRDefault="00000000">
      <w:pPr>
        <w:numPr>
          <w:ilvl w:val="0"/>
          <w:numId w:val="96"/>
        </w:numPr>
        <w:ind w:left="0" w:firstLine="0"/>
      </w:pPr>
      <w:r>
        <w:rPr>
          <w:rFonts w:hint="eastAsia"/>
        </w:rPr>
        <w:t>【下一步】：任务状态为“已计算”、“已计提”时可用，否则</w:t>
      </w:r>
      <w:proofErr w:type="gramStart"/>
      <w:r>
        <w:rPr>
          <w:rFonts w:hint="eastAsia"/>
        </w:rPr>
        <w:t>不</w:t>
      </w:r>
      <w:proofErr w:type="gramEnd"/>
      <w:r>
        <w:rPr>
          <w:rFonts w:hint="eastAsia"/>
        </w:rPr>
        <w:t>可用；点击该按钮，进入计提界面；</w:t>
      </w:r>
    </w:p>
    <w:p w14:paraId="3A4A9FED" w14:textId="77777777" w:rsidR="000829C4" w:rsidRDefault="00000000">
      <w:r>
        <w:rPr>
          <w:rFonts w:hint="eastAsia"/>
        </w:rPr>
        <w:t>计提界面按钮：</w:t>
      </w:r>
    </w:p>
    <w:p w14:paraId="5BE60776" w14:textId="77777777" w:rsidR="000829C4" w:rsidRDefault="00000000">
      <w:pPr>
        <w:numPr>
          <w:ilvl w:val="0"/>
          <w:numId w:val="97"/>
        </w:numPr>
        <w:ind w:left="0" w:firstLine="0"/>
      </w:pPr>
      <w:r>
        <w:rPr>
          <w:rFonts w:hint="eastAsia"/>
        </w:rPr>
        <w:t>【返回】：点击该按钮，返回至列表界面；</w:t>
      </w:r>
    </w:p>
    <w:p w14:paraId="22B914D5" w14:textId="77777777" w:rsidR="000829C4" w:rsidRDefault="00000000">
      <w:pPr>
        <w:numPr>
          <w:ilvl w:val="0"/>
          <w:numId w:val="97"/>
        </w:numPr>
        <w:ind w:left="0" w:firstLine="0"/>
      </w:pPr>
      <w:r>
        <w:rPr>
          <w:rFonts w:hint="eastAsia"/>
        </w:rPr>
        <w:t>【计提】：任务状态为“已计算”时可用，否则</w:t>
      </w:r>
      <w:proofErr w:type="gramStart"/>
      <w:r>
        <w:rPr>
          <w:rFonts w:hint="eastAsia"/>
        </w:rPr>
        <w:t>不</w:t>
      </w:r>
      <w:proofErr w:type="gramEnd"/>
      <w:r>
        <w:rPr>
          <w:rFonts w:hint="eastAsia"/>
        </w:rPr>
        <w:t>可用；点击该按钮，</w:t>
      </w:r>
      <w:r>
        <w:rPr>
          <w:rFonts w:hint="eastAsia"/>
          <w:color w:val="FF0000"/>
        </w:rPr>
        <w:t>根据房产税计提税额（房产税计提税额</w:t>
      </w:r>
      <w:r>
        <w:rPr>
          <w:rFonts w:hint="eastAsia"/>
          <w:color w:val="FF0000"/>
        </w:rPr>
        <w:t>=</w:t>
      </w:r>
      <w:r>
        <w:rPr>
          <w:rFonts w:hint="eastAsia"/>
          <w:color w:val="FF0000"/>
        </w:rPr>
        <w:t>房产税</w:t>
      </w:r>
      <w:r>
        <w:rPr>
          <w:rFonts w:hint="eastAsia"/>
          <w:color w:val="FF0000"/>
        </w:rPr>
        <w:t>-</w:t>
      </w:r>
      <w:r>
        <w:rPr>
          <w:rFonts w:hint="eastAsia"/>
          <w:color w:val="FF0000"/>
        </w:rPr>
        <w:t>从价计提税额</w:t>
      </w:r>
      <w:r>
        <w:rPr>
          <w:rFonts w:hint="eastAsia"/>
          <w:color w:val="FF0000"/>
        </w:rPr>
        <w:t>+</w:t>
      </w:r>
      <w:r>
        <w:rPr>
          <w:rFonts w:hint="eastAsia"/>
          <w:color w:val="FF0000"/>
        </w:rPr>
        <w:t>房产税</w:t>
      </w:r>
      <w:r>
        <w:rPr>
          <w:rFonts w:hint="eastAsia"/>
          <w:color w:val="FF0000"/>
        </w:rPr>
        <w:t>-</w:t>
      </w:r>
      <w:proofErr w:type="gramStart"/>
      <w:r>
        <w:rPr>
          <w:rFonts w:hint="eastAsia"/>
          <w:color w:val="FF0000"/>
        </w:rPr>
        <w:t>从租计提</w:t>
      </w:r>
      <w:proofErr w:type="gramEnd"/>
      <w:r>
        <w:rPr>
          <w:rFonts w:hint="eastAsia"/>
          <w:color w:val="FF0000"/>
        </w:rPr>
        <w:t>税额）生成一笔房产税计提的统一税费台账数据，根据城镇土地使用税计提税额生成一笔城镇土地使用税计提的统一税费台账数据</w:t>
      </w:r>
      <w:r>
        <w:rPr>
          <w:rFonts w:hint="eastAsia"/>
        </w:rPr>
        <w:t>，计提完成后更新任务状态为已计提、计提日期为系统日期，提示“计提成功。”界面展示当前计提任务生成的税费台账（根据业务单据号查询）；</w:t>
      </w:r>
    </w:p>
    <w:p w14:paraId="3160F67D" w14:textId="77777777" w:rsidR="000829C4" w:rsidRDefault="00000000">
      <w:pPr>
        <w:numPr>
          <w:ilvl w:val="0"/>
          <w:numId w:val="97"/>
        </w:numPr>
        <w:ind w:left="0" w:firstLine="0"/>
        <w:rPr>
          <w:color w:val="FF0000"/>
        </w:rPr>
      </w:pPr>
      <w:r>
        <w:rPr>
          <w:rFonts w:hint="eastAsia"/>
          <w:color w:val="FF0000"/>
        </w:rPr>
        <w:t>【取消计提】：任务状态为“已计提”时可用，否则</w:t>
      </w:r>
      <w:proofErr w:type="gramStart"/>
      <w:r>
        <w:rPr>
          <w:rFonts w:hint="eastAsia"/>
          <w:color w:val="FF0000"/>
        </w:rPr>
        <w:t>不</w:t>
      </w:r>
      <w:proofErr w:type="gramEnd"/>
      <w:r>
        <w:rPr>
          <w:rFonts w:hint="eastAsia"/>
          <w:color w:val="FF0000"/>
        </w:rPr>
        <w:t>可用；根据单据编码查询税费台</w:t>
      </w:r>
      <w:r>
        <w:rPr>
          <w:rFonts w:hint="eastAsia"/>
          <w:color w:val="FF0000"/>
        </w:rPr>
        <w:lastRenderedPageBreak/>
        <w:t>账，如果税费台账的推送状态为未推送，则删除对应的税费台账，如果税费台账的推送状态为已推送，则生成对应的</w:t>
      </w:r>
      <w:proofErr w:type="gramStart"/>
      <w:r>
        <w:rPr>
          <w:rFonts w:hint="eastAsia"/>
          <w:color w:val="FF0000"/>
        </w:rPr>
        <w:t>红冲台账</w:t>
      </w:r>
      <w:proofErr w:type="gramEnd"/>
      <w:r>
        <w:rPr>
          <w:rFonts w:hint="eastAsia"/>
          <w:color w:val="FF0000"/>
        </w:rPr>
        <w:t>，取消计提完成后更新任务状态为未计提、计提日期清空，提示“取消计提成功。”</w:t>
      </w:r>
    </w:p>
    <w:p w14:paraId="6FDCDB58" w14:textId="77777777" w:rsidR="000829C4" w:rsidRDefault="00000000">
      <w:pPr>
        <w:numPr>
          <w:ilvl w:val="0"/>
          <w:numId w:val="97"/>
        </w:numPr>
        <w:ind w:left="0" w:firstLine="0"/>
      </w:pPr>
      <w:r>
        <w:rPr>
          <w:rFonts w:hint="eastAsia"/>
        </w:rPr>
        <w:t>【上一步】：点击该按钮，计入计算界面。</w:t>
      </w:r>
    </w:p>
    <w:p w14:paraId="06D7B92E" w14:textId="77777777" w:rsidR="000829C4" w:rsidRDefault="00000000">
      <w:pPr>
        <w:pStyle w:val="5"/>
      </w:pPr>
      <w:r>
        <w:rPr>
          <w:rFonts w:hint="eastAsia"/>
        </w:rPr>
        <w:t>算法说明</w:t>
      </w:r>
    </w:p>
    <w:p w14:paraId="1CE7D714" w14:textId="77777777" w:rsidR="000829C4" w:rsidRDefault="00000000">
      <w:pPr>
        <w:numPr>
          <w:ilvl w:val="0"/>
          <w:numId w:val="98"/>
        </w:numPr>
        <w:rPr>
          <w:color w:val="FF0000"/>
        </w:rPr>
      </w:pPr>
      <w:r>
        <w:rPr>
          <w:rFonts w:hint="eastAsia"/>
          <w:color w:val="FF0000"/>
        </w:rPr>
        <w:t>计算</w:t>
      </w:r>
      <w:proofErr w:type="gramStart"/>
      <w:r>
        <w:rPr>
          <w:rFonts w:hint="eastAsia"/>
          <w:color w:val="FF0000"/>
        </w:rPr>
        <w:t>视数据</w:t>
      </w:r>
      <w:proofErr w:type="gramEnd"/>
      <w:r>
        <w:rPr>
          <w:rFonts w:hint="eastAsia"/>
          <w:color w:val="FF0000"/>
        </w:rPr>
        <w:t>来源为</w:t>
      </w:r>
      <w:r>
        <w:rPr>
          <w:rFonts w:hint="eastAsia"/>
          <w:b/>
          <w:bCs/>
          <w:color w:val="FF0000"/>
        </w:rPr>
        <w:t>房产税计算底稿、城镇土地使用税计算底稿</w:t>
      </w:r>
      <w:r>
        <w:rPr>
          <w:rFonts w:hint="eastAsia"/>
          <w:color w:val="FF0000"/>
        </w:rPr>
        <w:t>，条件为所选临时纳税人所在地的房产、土地数据，底稿的会计期间为计提期间范围内的期间；</w:t>
      </w:r>
    </w:p>
    <w:p w14:paraId="0532EB0B" w14:textId="77777777" w:rsidR="000829C4" w:rsidRDefault="00000000">
      <w:pPr>
        <w:numPr>
          <w:ilvl w:val="0"/>
          <w:numId w:val="98"/>
        </w:numPr>
        <w:rPr>
          <w:color w:val="FF0000"/>
        </w:rPr>
      </w:pPr>
      <w:r>
        <w:rPr>
          <w:rFonts w:hint="eastAsia"/>
          <w:color w:val="FF0000"/>
        </w:rPr>
        <w:t>计算时生成房产税</w:t>
      </w:r>
      <w:r>
        <w:rPr>
          <w:rFonts w:hint="eastAsia"/>
          <w:color w:val="FF0000"/>
        </w:rPr>
        <w:t>-</w:t>
      </w:r>
      <w:r>
        <w:rPr>
          <w:rFonts w:hint="eastAsia"/>
          <w:color w:val="FF0000"/>
        </w:rPr>
        <w:t>从价应纳税额、房产税</w:t>
      </w:r>
      <w:r>
        <w:rPr>
          <w:rFonts w:hint="eastAsia"/>
          <w:color w:val="FF0000"/>
        </w:rPr>
        <w:t>-</w:t>
      </w:r>
      <w:proofErr w:type="gramStart"/>
      <w:r>
        <w:rPr>
          <w:rFonts w:hint="eastAsia"/>
          <w:color w:val="FF0000"/>
        </w:rPr>
        <w:t>从租应</w:t>
      </w:r>
      <w:proofErr w:type="gramEnd"/>
      <w:r>
        <w:rPr>
          <w:rFonts w:hint="eastAsia"/>
          <w:color w:val="FF0000"/>
        </w:rPr>
        <w:t>纳税额、城镇土地使用税应纳税额，（</w:t>
      </w:r>
      <w:r>
        <w:rPr>
          <w:rFonts w:hint="eastAsia"/>
          <w:color w:val="FF0000"/>
        </w:rPr>
        <w:t>1</w:t>
      </w:r>
      <w:r>
        <w:rPr>
          <w:rFonts w:hint="eastAsia"/>
          <w:color w:val="FF0000"/>
        </w:rPr>
        <w:t>）房产税</w:t>
      </w:r>
      <w:r>
        <w:rPr>
          <w:rFonts w:hint="eastAsia"/>
          <w:color w:val="FF0000"/>
        </w:rPr>
        <w:t>-</w:t>
      </w:r>
      <w:r>
        <w:rPr>
          <w:rFonts w:hint="eastAsia"/>
          <w:color w:val="FF0000"/>
        </w:rPr>
        <w:t>从价应纳税额</w:t>
      </w:r>
      <w:r>
        <w:rPr>
          <w:rFonts w:hint="eastAsia"/>
          <w:color w:val="FF0000"/>
        </w:rPr>
        <w:t>=</w:t>
      </w:r>
      <w:r>
        <w:rPr>
          <w:rFonts w:hint="eastAsia"/>
          <w:color w:val="FF0000"/>
        </w:rPr>
        <w:t>房产税计算底稿中从价计征的实际应纳税额的合计数；（</w:t>
      </w:r>
      <w:r>
        <w:rPr>
          <w:rFonts w:hint="eastAsia"/>
          <w:color w:val="FF0000"/>
        </w:rPr>
        <w:t>2</w:t>
      </w:r>
      <w:r>
        <w:rPr>
          <w:rFonts w:hint="eastAsia"/>
          <w:color w:val="FF0000"/>
        </w:rPr>
        <w:t>）房产税</w:t>
      </w:r>
      <w:r>
        <w:rPr>
          <w:rFonts w:hint="eastAsia"/>
          <w:color w:val="FF0000"/>
        </w:rPr>
        <w:t>-</w:t>
      </w:r>
      <w:proofErr w:type="gramStart"/>
      <w:r>
        <w:rPr>
          <w:rFonts w:hint="eastAsia"/>
          <w:color w:val="FF0000"/>
        </w:rPr>
        <w:t>从租应</w:t>
      </w:r>
      <w:proofErr w:type="gramEnd"/>
      <w:r>
        <w:rPr>
          <w:rFonts w:hint="eastAsia"/>
          <w:color w:val="FF0000"/>
        </w:rPr>
        <w:t>纳税额</w:t>
      </w:r>
      <w:r>
        <w:rPr>
          <w:rFonts w:hint="eastAsia"/>
          <w:color w:val="FF0000"/>
        </w:rPr>
        <w:t>=</w:t>
      </w:r>
      <w:r>
        <w:rPr>
          <w:rFonts w:hint="eastAsia"/>
          <w:color w:val="FF0000"/>
        </w:rPr>
        <w:t>房产税计算底稿</w:t>
      </w:r>
      <w:proofErr w:type="gramStart"/>
      <w:r>
        <w:rPr>
          <w:rFonts w:hint="eastAsia"/>
          <w:color w:val="FF0000"/>
        </w:rPr>
        <w:t>中从租计征</w:t>
      </w:r>
      <w:proofErr w:type="gramEnd"/>
      <w:r>
        <w:rPr>
          <w:rFonts w:hint="eastAsia"/>
          <w:color w:val="FF0000"/>
        </w:rPr>
        <w:t>的实际应纳税额的合计数；（</w:t>
      </w:r>
      <w:r>
        <w:rPr>
          <w:rFonts w:hint="eastAsia"/>
          <w:color w:val="FF0000"/>
        </w:rPr>
        <w:t>3</w:t>
      </w:r>
      <w:r>
        <w:rPr>
          <w:rFonts w:hint="eastAsia"/>
          <w:color w:val="FF0000"/>
        </w:rPr>
        <w:t>）城镇土地使用税应纳税额</w:t>
      </w:r>
      <w:r>
        <w:rPr>
          <w:rFonts w:hint="eastAsia"/>
          <w:color w:val="FF0000"/>
        </w:rPr>
        <w:t>=</w:t>
      </w:r>
      <w:r>
        <w:rPr>
          <w:rFonts w:hint="eastAsia"/>
          <w:color w:val="FF0000"/>
        </w:rPr>
        <w:t>城镇土地使用税计算底稿中实际应纳税额的合计数；</w:t>
      </w:r>
    </w:p>
    <w:p w14:paraId="0D6FB122" w14:textId="77777777" w:rsidR="000829C4" w:rsidRDefault="00000000">
      <w:pPr>
        <w:numPr>
          <w:ilvl w:val="0"/>
          <w:numId w:val="98"/>
        </w:numPr>
      </w:pPr>
      <w:r>
        <w:rPr>
          <w:rFonts w:hint="eastAsia"/>
          <w:color w:val="FF0000"/>
        </w:rPr>
        <w:t>房产税</w:t>
      </w:r>
      <w:r>
        <w:rPr>
          <w:rFonts w:hint="eastAsia"/>
          <w:color w:val="FF0000"/>
        </w:rPr>
        <w:t>-</w:t>
      </w:r>
      <w:r>
        <w:rPr>
          <w:rFonts w:hint="eastAsia"/>
          <w:color w:val="FF0000"/>
        </w:rPr>
        <w:t>从价计提税额默认</w:t>
      </w:r>
      <w:r>
        <w:rPr>
          <w:rFonts w:hint="eastAsia"/>
          <w:color w:val="FF0000"/>
        </w:rPr>
        <w:t>=</w:t>
      </w:r>
      <w:r>
        <w:rPr>
          <w:rFonts w:hint="eastAsia"/>
          <w:color w:val="FF0000"/>
        </w:rPr>
        <w:t>房产税</w:t>
      </w:r>
      <w:r>
        <w:rPr>
          <w:rFonts w:hint="eastAsia"/>
          <w:color w:val="FF0000"/>
        </w:rPr>
        <w:t>-</w:t>
      </w:r>
      <w:r>
        <w:rPr>
          <w:rFonts w:hint="eastAsia"/>
          <w:color w:val="FF0000"/>
        </w:rPr>
        <w:t>从价应纳税额；房产税</w:t>
      </w:r>
      <w:r>
        <w:rPr>
          <w:rFonts w:hint="eastAsia"/>
          <w:color w:val="FF0000"/>
        </w:rPr>
        <w:t>-</w:t>
      </w:r>
      <w:proofErr w:type="gramStart"/>
      <w:r>
        <w:rPr>
          <w:rFonts w:hint="eastAsia"/>
          <w:color w:val="FF0000"/>
        </w:rPr>
        <w:t>从租计提</w:t>
      </w:r>
      <w:proofErr w:type="gramEnd"/>
      <w:r>
        <w:rPr>
          <w:rFonts w:hint="eastAsia"/>
          <w:color w:val="FF0000"/>
        </w:rPr>
        <w:t>税额默认</w:t>
      </w:r>
      <w:r>
        <w:rPr>
          <w:rFonts w:hint="eastAsia"/>
          <w:color w:val="FF0000"/>
        </w:rPr>
        <w:t>=</w:t>
      </w:r>
      <w:r>
        <w:rPr>
          <w:rFonts w:hint="eastAsia"/>
          <w:color w:val="FF0000"/>
        </w:rPr>
        <w:t>房产税</w:t>
      </w:r>
      <w:r>
        <w:rPr>
          <w:rFonts w:hint="eastAsia"/>
          <w:color w:val="FF0000"/>
        </w:rPr>
        <w:t>-</w:t>
      </w:r>
      <w:proofErr w:type="gramStart"/>
      <w:r>
        <w:rPr>
          <w:rFonts w:hint="eastAsia"/>
          <w:color w:val="FF0000"/>
        </w:rPr>
        <w:t>从租应</w:t>
      </w:r>
      <w:proofErr w:type="gramEnd"/>
      <w:r>
        <w:rPr>
          <w:rFonts w:hint="eastAsia"/>
          <w:color w:val="FF0000"/>
        </w:rPr>
        <w:t>纳税额；城镇土地使用税计提税额默认</w:t>
      </w:r>
      <w:r>
        <w:rPr>
          <w:rFonts w:hint="eastAsia"/>
          <w:color w:val="FF0000"/>
        </w:rPr>
        <w:t>=</w:t>
      </w:r>
      <w:r>
        <w:rPr>
          <w:rFonts w:hint="eastAsia"/>
          <w:color w:val="FF0000"/>
        </w:rPr>
        <w:t>城镇土地使用税应纳税额，可手动修改</w:t>
      </w:r>
      <w:r>
        <w:rPr>
          <w:rFonts w:hint="eastAsia"/>
        </w:rPr>
        <w:t>；</w:t>
      </w:r>
    </w:p>
    <w:p w14:paraId="10EB184E" w14:textId="77777777" w:rsidR="000829C4" w:rsidRDefault="00000000">
      <w:pPr>
        <w:numPr>
          <w:ilvl w:val="0"/>
          <w:numId w:val="98"/>
        </w:numPr>
        <w:rPr>
          <w:color w:val="FF0000"/>
        </w:rPr>
      </w:pPr>
      <w:r>
        <w:rPr>
          <w:rFonts w:hint="eastAsia"/>
          <w:color w:val="FF0000"/>
        </w:rPr>
        <w:t>生成税费台账时，业务类型为“房产税计提”的金额</w:t>
      </w:r>
      <w:r>
        <w:rPr>
          <w:rFonts w:hint="eastAsia"/>
          <w:color w:val="FF0000"/>
        </w:rPr>
        <w:t>=</w:t>
      </w:r>
      <w:r>
        <w:rPr>
          <w:rFonts w:hint="eastAsia"/>
          <w:color w:val="FF0000"/>
        </w:rPr>
        <w:t>房产税</w:t>
      </w:r>
      <w:r>
        <w:rPr>
          <w:rFonts w:hint="eastAsia"/>
          <w:color w:val="FF0000"/>
        </w:rPr>
        <w:t>-</w:t>
      </w:r>
      <w:r>
        <w:rPr>
          <w:rFonts w:hint="eastAsia"/>
          <w:color w:val="FF0000"/>
        </w:rPr>
        <w:t>从价计提税额</w:t>
      </w:r>
      <w:r>
        <w:rPr>
          <w:rFonts w:hint="eastAsia"/>
          <w:color w:val="FF0000"/>
        </w:rPr>
        <w:t>+</w:t>
      </w:r>
      <w:r>
        <w:rPr>
          <w:rFonts w:hint="eastAsia"/>
          <w:color w:val="FF0000"/>
        </w:rPr>
        <w:t>房产税</w:t>
      </w:r>
      <w:r>
        <w:rPr>
          <w:rFonts w:hint="eastAsia"/>
          <w:color w:val="FF0000"/>
        </w:rPr>
        <w:t>-</w:t>
      </w:r>
      <w:proofErr w:type="gramStart"/>
      <w:r>
        <w:rPr>
          <w:rFonts w:hint="eastAsia"/>
          <w:color w:val="FF0000"/>
        </w:rPr>
        <w:t>从租计提</w:t>
      </w:r>
      <w:proofErr w:type="gramEnd"/>
      <w:r>
        <w:rPr>
          <w:rFonts w:hint="eastAsia"/>
          <w:color w:val="FF0000"/>
        </w:rPr>
        <w:t>税额；业务类型为“城镇土地使用税计提”的金额</w:t>
      </w:r>
      <w:r>
        <w:rPr>
          <w:rFonts w:hint="eastAsia"/>
          <w:color w:val="FF0000"/>
        </w:rPr>
        <w:t>=</w:t>
      </w:r>
      <w:r>
        <w:rPr>
          <w:rFonts w:hint="eastAsia"/>
          <w:color w:val="FF0000"/>
        </w:rPr>
        <w:t>城镇土地使用税计提税额</w:t>
      </w:r>
    </w:p>
    <w:p w14:paraId="26102F98" w14:textId="77777777" w:rsidR="000829C4" w:rsidRDefault="00000000">
      <w:pPr>
        <w:numPr>
          <w:ilvl w:val="0"/>
          <w:numId w:val="98"/>
        </w:numPr>
        <w:rPr>
          <w:color w:val="FF0000"/>
        </w:rPr>
      </w:pPr>
      <w:r>
        <w:rPr>
          <w:rFonts w:hint="eastAsia"/>
          <w:color w:val="FF0000"/>
        </w:rPr>
        <w:t>准备界面默认显示房产税计算底稿、城镇土地使用税计算底稿、房产税汇总查询，点击链接分别打开对应的功能界面，默认显示所选临时纳税人当期的数据（台</w:t>
      </w:r>
      <w:proofErr w:type="gramStart"/>
      <w:r>
        <w:rPr>
          <w:rFonts w:hint="eastAsia"/>
          <w:color w:val="FF0000"/>
        </w:rPr>
        <w:t>账显示</w:t>
      </w:r>
      <w:proofErr w:type="gramEnd"/>
      <w:r>
        <w:rPr>
          <w:rFonts w:hint="eastAsia"/>
          <w:color w:val="FF0000"/>
        </w:rPr>
        <w:t>的数据范围与计算计提数的数据范围一致）。</w:t>
      </w:r>
    </w:p>
    <w:p w14:paraId="55FEAA17" w14:textId="77777777" w:rsidR="000829C4" w:rsidRDefault="00000000">
      <w:pPr>
        <w:pStyle w:val="5"/>
      </w:pPr>
      <w:r>
        <w:rPr>
          <w:rFonts w:hint="eastAsia"/>
        </w:rPr>
        <w:t>逻辑校验</w:t>
      </w:r>
    </w:p>
    <w:p w14:paraId="25D02653" w14:textId="77777777" w:rsidR="000829C4" w:rsidRDefault="00000000">
      <w:pPr>
        <w:numPr>
          <w:ilvl w:val="0"/>
          <w:numId w:val="99"/>
        </w:numPr>
        <w:rPr>
          <w:color w:val="FF0000"/>
        </w:rPr>
      </w:pPr>
      <w:r>
        <w:rPr>
          <w:rFonts w:hint="eastAsia"/>
          <w:color w:val="FF0000"/>
        </w:rPr>
        <w:t>新增任务保存时，纳税主体</w:t>
      </w:r>
      <w:r>
        <w:rPr>
          <w:rFonts w:hint="eastAsia"/>
          <w:color w:val="FF0000"/>
        </w:rPr>
        <w:t>+</w:t>
      </w:r>
      <w:r>
        <w:rPr>
          <w:rFonts w:hint="eastAsia"/>
          <w:color w:val="FF0000"/>
        </w:rPr>
        <w:t>所在地</w:t>
      </w:r>
      <w:r>
        <w:rPr>
          <w:rFonts w:hint="eastAsia"/>
          <w:color w:val="FF0000"/>
        </w:rPr>
        <w:t>+</w:t>
      </w:r>
      <w:r>
        <w:rPr>
          <w:rFonts w:hint="eastAsia"/>
          <w:color w:val="FF0000"/>
        </w:rPr>
        <w:t>计提期间</w:t>
      </w:r>
      <w:r>
        <w:rPr>
          <w:rFonts w:hint="eastAsia"/>
          <w:color w:val="FF0000"/>
        </w:rPr>
        <w:t>+</w:t>
      </w:r>
      <w:r>
        <w:rPr>
          <w:rFonts w:hint="eastAsia"/>
          <w:color w:val="FF0000"/>
        </w:rPr>
        <w:t>税种（房产税</w:t>
      </w:r>
      <w:r>
        <w:rPr>
          <w:rFonts w:hint="eastAsia"/>
          <w:color w:val="FF0000"/>
        </w:rPr>
        <w:t>-</w:t>
      </w:r>
      <w:r>
        <w:rPr>
          <w:rFonts w:hint="eastAsia"/>
          <w:color w:val="FF0000"/>
        </w:rPr>
        <w:t>从价、房产税</w:t>
      </w:r>
      <w:r>
        <w:rPr>
          <w:rFonts w:hint="eastAsia"/>
          <w:color w:val="FF0000"/>
        </w:rPr>
        <w:t>-</w:t>
      </w:r>
      <w:r>
        <w:rPr>
          <w:rFonts w:hint="eastAsia"/>
          <w:color w:val="FF0000"/>
        </w:rPr>
        <w:t>从租、城镇土地使用税）不可重复，否则提示“</w:t>
      </w:r>
      <w:r>
        <w:rPr>
          <w:rFonts w:hint="eastAsia"/>
          <w:color w:val="FF0000"/>
        </w:rPr>
        <w:t>xx</w:t>
      </w:r>
      <w:r>
        <w:rPr>
          <w:rFonts w:hint="eastAsia"/>
          <w:color w:val="FF0000"/>
        </w:rPr>
        <w:t>税种的计提任务重复，请调整”；</w:t>
      </w:r>
    </w:p>
    <w:p w14:paraId="3D5AFC32" w14:textId="77777777" w:rsidR="000829C4" w:rsidRDefault="00000000">
      <w:pPr>
        <w:pStyle w:val="4"/>
      </w:pPr>
      <w:r>
        <w:rPr>
          <w:rFonts w:hint="eastAsia"/>
        </w:rPr>
        <w:t>输出</w:t>
      </w:r>
    </w:p>
    <w:p w14:paraId="6689CCEC" w14:textId="77777777" w:rsidR="000829C4" w:rsidRDefault="00000000">
      <w:r>
        <w:rPr>
          <w:rFonts w:hint="eastAsia"/>
        </w:rPr>
        <w:t>统一税费台</w:t>
      </w:r>
      <w:proofErr w:type="gramStart"/>
      <w:r>
        <w:rPr>
          <w:rFonts w:hint="eastAsia"/>
        </w:rPr>
        <w:t>账数据</w:t>
      </w:r>
      <w:proofErr w:type="gramEnd"/>
      <w:r>
        <w:rPr>
          <w:rFonts w:hint="eastAsia"/>
        </w:rPr>
        <w:t>-</w:t>
      </w:r>
      <w:r>
        <w:rPr>
          <w:rFonts w:hint="eastAsia"/>
        </w:rPr>
        <w:t>计提单据：</w:t>
      </w:r>
    </w:p>
    <w:tbl>
      <w:tblPr>
        <w:tblStyle w:val="ab"/>
        <w:tblW w:w="0" w:type="auto"/>
        <w:tblLook w:val="04A0" w:firstRow="1" w:lastRow="0" w:firstColumn="1" w:lastColumn="0" w:noHBand="0" w:noVBand="1"/>
      </w:tblPr>
      <w:tblGrid>
        <w:gridCol w:w="2574"/>
        <w:gridCol w:w="5722"/>
      </w:tblGrid>
      <w:tr w:rsidR="000829C4" w14:paraId="1201F92C" w14:textId="77777777">
        <w:tc>
          <w:tcPr>
            <w:tcW w:w="2660" w:type="dxa"/>
            <w:shd w:val="clear" w:color="auto" w:fill="DEEBF6" w:themeFill="accent1" w:themeFillTint="32"/>
          </w:tcPr>
          <w:p w14:paraId="4F8773DE" w14:textId="77777777" w:rsidR="000829C4" w:rsidRDefault="00000000">
            <w:pPr>
              <w:jc w:val="center"/>
              <w:rPr>
                <w:b/>
                <w:bCs/>
                <w:szCs w:val="21"/>
              </w:rPr>
            </w:pPr>
            <w:r>
              <w:rPr>
                <w:rFonts w:hint="eastAsia"/>
                <w:b/>
                <w:bCs/>
                <w:szCs w:val="21"/>
              </w:rPr>
              <w:t>字段名称</w:t>
            </w:r>
          </w:p>
        </w:tc>
        <w:tc>
          <w:tcPr>
            <w:tcW w:w="5862" w:type="dxa"/>
            <w:shd w:val="clear" w:color="auto" w:fill="DEEBF6" w:themeFill="accent1" w:themeFillTint="32"/>
          </w:tcPr>
          <w:p w14:paraId="1A74E856" w14:textId="77777777" w:rsidR="000829C4" w:rsidRDefault="00000000">
            <w:pPr>
              <w:jc w:val="center"/>
              <w:rPr>
                <w:b/>
                <w:bCs/>
                <w:szCs w:val="21"/>
              </w:rPr>
            </w:pPr>
            <w:r>
              <w:rPr>
                <w:rFonts w:hint="eastAsia"/>
                <w:b/>
                <w:bCs/>
                <w:szCs w:val="21"/>
              </w:rPr>
              <w:t>规则</w:t>
            </w:r>
          </w:p>
        </w:tc>
      </w:tr>
      <w:tr w:rsidR="000829C4" w14:paraId="6418ECEB" w14:textId="77777777">
        <w:tc>
          <w:tcPr>
            <w:tcW w:w="2660" w:type="dxa"/>
          </w:tcPr>
          <w:p w14:paraId="70C0BCDC" w14:textId="77777777" w:rsidR="000829C4" w:rsidRDefault="00000000">
            <w:pPr>
              <w:rPr>
                <w:szCs w:val="21"/>
              </w:rPr>
            </w:pPr>
            <w:r>
              <w:rPr>
                <w:rFonts w:hint="eastAsia"/>
                <w:szCs w:val="21"/>
              </w:rPr>
              <w:t>机构</w:t>
            </w:r>
          </w:p>
        </w:tc>
        <w:tc>
          <w:tcPr>
            <w:tcW w:w="5862" w:type="dxa"/>
          </w:tcPr>
          <w:p w14:paraId="2D1A46C0" w14:textId="77777777" w:rsidR="000829C4" w:rsidRDefault="00000000">
            <w:pPr>
              <w:rPr>
                <w:szCs w:val="21"/>
              </w:rPr>
            </w:pPr>
            <w:r>
              <w:rPr>
                <w:rFonts w:hint="eastAsia"/>
                <w:szCs w:val="21"/>
              </w:rPr>
              <w:t>纳税主体管理中该临时纳税人的入账机构</w:t>
            </w:r>
          </w:p>
        </w:tc>
      </w:tr>
      <w:tr w:rsidR="000829C4" w14:paraId="06C4DF26" w14:textId="77777777">
        <w:tc>
          <w:tcPr>
            <w:tcW w:w="2660" w:type="dxa"/>
          </w:tcPr>
          <w:p w14:paraId="2B45E3EA" w14:textId="77777777" w:rsidR="000829C4" w:rsidRDefault="00000000">
            <w:pPr>
              <w:rPr>
                <w:szCs w:val="21"/>
              </w:rPr>
            </w:pPr>
            <w:r>
              <w:rPr>
                <w:rFonts w:hint="eastAsia"/>
                <w:szCs w:val="21"/>
              </w:rPr>
              <w:lastRenderedPageBreak/>
              <w:t>纳税主体</w:t>
            </w:r>
          </w:p>
        </w:tc>
        <w:tc>
          <w:tcPr>
            <w:tcW w:w="5862" w:type="dxa"/>
          </w:tcPr>
          <w:p w14:paraId="33455B1B" w14:textId="77777777" w:rsidR="000829C4" w:rsidRDefault="00000000">
            <w:pPr>
              <w:rPr>
                <w:szCs w:val="21"/>
              </w:rPr>
            </w:pPr>
            <w:r>
              <w:rPr>
                <w:rFonts w:hint="eastAsia"/>
                <w:szCs w:val="21"/>
              </w:rPr>
              <w:t>当前纳税主体</w:t>
            </w:r>
          </w:p>
        </w:tc>
      </w:tr>
      <w:tr w:rsidR="000829C4" w14:paraId="116BC8A7" w14:textId="77777777">
        <w:tc>
          <w:tcPr>
            <w:tcW w:w="2660" w:type="dxa"/>
          </w:tcPr>
          <w:p w14:paraId="49B15B18" w14:textId="77777777" w:rsidR="000829C4" w:rsidRDefault="00000000">
            <w:pPr>
              <w:rPr>
                <w:szCs w:val="21"/>
              </w:rPr>
            </w:pPr>
            <w:r>
              <w:rPr>
                <w:rFonts w:hint="eastAsia"/>
                <w:szCs w:val="21"/>
              </w:rPr>
              <w:t>业务单据号</w:t>
            </w:r>
          </w:p>
        </w:tc>
        <w:tc>
          <w:tcPr>
            <w:tcW w:w="5862" w:type="dxa"/>
          </w:tcPr>
          <w:p w14:paraId="34007A97" w14:textId="77777777" w:rsidR="000829C4" w:rsidRDefault="00000000">
            <w:pPr>
              <w:rPr>
                <w:szCs w:val="21"/>
              </w:rPr>
            </w:pPr>
            <w:r>
              <w:rPr>
                <w:rFonts w:hint="eastAsia"/>
                <w:szCs w:val="21"/>
              </w:rPr>
              <w:t>取当前单据号</w:t>
            </w:r>
          </w:p>
        </w:tc>
      </w:tr>
      <w:tr w:rsidR="000829C4" w14:paraId="41D06034" w14:textId="77777777">
        <w:tc>
          <w:tcPr>
            <w:tcW w:w="2660" w:type="dxa"/>
          </w:tcPr>
          <w:p w14:paraId="6EFD6151" w14:textId="77777777" w:rsidR="000829C4" w:rsidRDefault="00000000">
            <w:pPr>
              <w:rPr>
                <w:szCs w:val="21"/>
              </w:rPr>
            </w:pPr>
            <w:r>
              <w:rPr>
                <w:rFonts w:hint="eastAsia"/>
                <w:szCs w:val="21"/>
              </w:rPr>
              <w:t>业务流水号</w:t>
            </w:r>
          </w:p>
        </w:tc>
        <w:tc>
          <w:tcPr>
            <w:tcW w:w="5862" w:type="dxa"/>
          </w:tcPr>
          <w:p w14:paraId="098B588A" w14:textId="77777777" w:rsidR="000829C4" w:rsidRDefault="00000000">
            <w:pPr>
              <w:rPr>
                <w:szCs w:val="21"/>
              </w:rPr>
            </w:pPr>
            <w:r>
              <w:rPr>
                <w:rFonts w:hint="eastAsia"/>
                <w:szCs w:val="21"/>
              </w:rPr>
              <w:t>单据号</w:t>
            </w:r>
            <w:r>
              <w:rPr>
                <w:rFonts w:hint="eastAsia"/>
                <w:szCs w:val="21"/>
              </w:rPr>
              <w:t>+</w:t>
            </w:r>
            <w:r>
              <w:rPr>
                <w:rFonts w:hint="eastAsia"/>
                <w:szCs w:val="21"/>
              </w:rPr>
              <w:t>四位序号，序号从</w:t>
            </w:r>
            <w:r>
              <w:rPr>
                <w:rFonts w:hint="eastAsia"/>
                <w:szCs w:val="21"/>
              </w:rPr>
              <w:t>0001</w:t>
            </w:r>
            <w:r>
              <w:rPr>
                <w:rFonts w:hint="eastAsia"/>
                <w:szCs w:val="21"/>
              </w:rPr>
              <w:t>开始编码，不可重复</w:t>
            </w:r>
          </w:p>
        </w:tc>
      </w:tr>
      <w:tr w:rsidR="000829C4" w14:paraId="33106D91" w14:textId="77777777">
        <w:tc>
          <w:tcPr>
            <w:tcW w:w="2660" w:type="dxa"/>
          </w:tcPr>
          <w:p w14:paraId="72077BF6" w14:textId="77777777" w:rsidR="000829C4" w:rsidRDefault="00000000">
            <w:pPr>
              <w:rPr>
                <w:szCs w:val="21"/>
              </w:rPr>
            </w:pPr>
            <w:r>
              <w:rPr>
                <w:rFonts w:hint="eastAsia"/>
                <w:szCs w:val="21"/>
              </w:rPr>
              <w:t>年度</w:t>
            </w:r>
          </w:p>
        </w:tc>
        <w:tc>
          <w:tcPr>
            <w:tcW w:w="5862" w:type="dxa"/>
          </w:tcPr>
          <w:p w14:paraId="242B7ABD" w14:textId="77777777" w:rsidR="000829C4" w:rsidRDefault="00000000">
            <w:pPr>
              <w:rPr>
                <w:szCs w:val="21"/>
              </w:rPr>
            </w:pPr>
            <w:r>
              <w:rPr>
                <w:rFonts w:hint="eastAsia"/>
                <w:szCs w:val="21"/>
              </w:rPr>
              <w:t>计提期间所在年份，四位，如</w:t>
            </w:r>
            <w:r>
              <w:rPr>
                <w:rFonts w:hint="eastAsia"/>
                <w:szCs w:val="21"/>
              </w:rPr>
              <w:t>2024</w:t>
            </w:r>
          </w:p>
        </w:tc>
      </w:tr>
      <w:tr w:rsidR="000829C4" w14:paraId="1274E647" w14:textId="77777777">
        <w:tc>
          <w:tcPr>
            <w:tcW w:w="2660" w:type="dxa"/>
          </w:tcPr>
          <w:p w14:paraId="18482367" w14:textId="77777777" w:rsidR="000829C4" w:rsidRDefault="00000000">
            <w:pPr>
              <w:rPr>
                <w:szCs w:val="21"/>
              </w:rPr>
            </w:pPr>
            <w:r>
              <w:rPr>
                <w:rFonts w:hint="eastAsia"/>
                <w:szCs w:val="21"/>
              </w:rPr>
              <w:t>会计期间</w:t>
            </w:r>
          </w:p>
        </w:tc>
        <w:tc>
          <w:tcPr>
            <w:tcW w:w="5862" w:type="dxa"/>
          </w:tcPr>
          <w:p w14:paraId="2282E416" w14:textId="77777777" w:rsidR="000829C4" w:rsidRDefault="00000000">
            <w:pPr>
              <w:rPr>
                <w:szCs w:val="21"/>
              </w:rPr>
            </w:pPr>
            <w:r>
              <w:rPr>
                <w:rFonts w:hint="eastAsia"/>
                <w:szCs w:val="21"/>
              </w:rPr>
              <w:t>取计提期间编码</w:t>
            </w:r>
          </w:p>
        </w:tc>
      </w:tr>
      <w:tr w:rsidR="000829C4" w14:paraId="1F65BFD7" w14:textId="77777777">
        <w:tc>
          <w:tcPr>
            <w:tcW w:w="2660" w:type="dxa"/>
          </w:tcPr>
          <w:p w14:paraId="29B2F3CE" w14:textId="77777777" w:rsidR="000829C4" w:rsidRDefault="00000000">
            <w:pPr>
              <w:rPr>
                <w:szCs w:val="21"/>
              </w:rPr>
            </w:pPr>
            <w:r>
              <w:rPr>
                <w:rFonts w:hint="eastAsia"/>
                <w:szCs w:val="21"/>
              </w:rPr>
              <w:t>期间开始日期</w:t>
            </w:r>
          </w:p>
        </w:tc>
        <w:tc>
          <w:tcPr>
            <w:tcW w:w="5862" w:type="dxa"/>
          </w:tcPr>
          <w:p w14:paraId="514000A6" w14:textId="77777777" w:rsidR="000829C4" w:rsidRDefault="00000000">
            <w:pPr>
              <w:rPr>
                <w:szCs w:val="21"/>
              </w:rPr>
            </w:pPr>
            <w:r>
              <w:rPr>
                <w:rFonts w:hint="eastAsia"/>
                <w:szCs w:val="21"/>
              </w:rPr>
              <w:t>取计提期间的开始日期</w:t>
            </w:r>
          </w:p>
        </w:tc>
      </w:tr>
      <w:tr w:rsidR="000829C4" w14:paraId="0FBD95BC" w14:textId="77777777">
        <w:tc>
          <w:tcPr>
            <w:tcW w:w="2660" w:type="dxa"/>
          </w:tcPr>
          <w:p w14:paraId="1D7D6549" w14:textId="77777777" w:rsidR="000829C4" w:rsidRDefault="00000000">
            <w:pPr>
              <w:rPr>
                <w:szCs w:val="21"/>
              </w:rPr>
            </w:pPr>
            <w:r>
              <w:rPr>
                <w:rFonts w:hint="eastAsia"/>
                <w:szCs w:val="21"/>
              </w:rPr>
              <w:t>期间截止日期</w:t>
            </w:r>
          </w:p>
        </w:tc>
        <w:tc>
          <w:tcPr>
            <w:tcW w:w="5862" w:type="dxa"/>
          </w:tcPr>
          <w:p w14:paraId="6EA3749D" w14:textId="77777777" w:rsidR="000829C4" w:rsidRDefault="00000000">
            <w:pPr>
              <w:rPr>
                <w:szCs w:val="21"/>
              </w:rPr>
            </w:pPr>
            <w:r>
              <w:rPr>
                <w:rFonts w:hint="eastAsia"/>
                <w:szCs w:val="21"/>
              </w:rPr>
              <w:t>取计提期间的截止日期</w:t>
            </w:r>
          </w:p>
        </w:tc>
      </w:tr>
      <w:tr w:rsidR="000829C4" w14:paraId="4C121A1C" w14:textId="77777777">
        <w:tc>
          <w:tcPr>
            <w:tcW w:w="2660" w:type="dxa"/>
          </w:tcPr>
          <w:p w14:paraId="772619F2" w14:textId="77777777" w:rsidR="000829C4" w:rsidRDefault="00000000">
            <w:pPr>
              <w:rPr>
                <w:szCs w:val="21"/>
              </w:rPr>
            </w:pPr>
            <w:commentRangeStart w:id="173"/>
            <w:r>
              <w:rPr>
                <w:rFonts w:hint="eastAsia"/>
                <w:szCs w:val="21"/>
              </w:rPr>
              <w:t>业务类型</w:t>
            </w:r>
          </w:p>
        </w:tc>
        <w:tc>
          <w:tcPr>
            <w:tcW w:w="5862" w:type="dxa"/>
          </w:tcPr>
          <w:p w14:paraId="0BBE5227" w14:textId="77777777" w:rsidR="000829C4" w:rsidRDefault="00000000">
            <w:pPr>
              <w:rPr>
                <w:szCs w:val="21"/>
              </w:rPr>
            </w:pPr>
            <w:r>
              <w:rPr>
                <w:rFonts w:hint="eastAsia"/>
                <w:szCs w:val="21"/>
              </w:rPr>
              <w:t>房产税计提，编码</w:t>
            </w:r>
            <w:r>
              <w:rPr>
                <w:rFonts w:hint="eastAsia"/>
                <w:szCs w:val="21"/>
              </w:rPr>
              <w:t>TAX_FCSJT</w:t>
            </w:r>
          </w:p>
          <w:p w14:paraId="1F6251C0" w14:textId="77777777" w:rsidR="000829C4" w:rsidRDefault="00000000">
            <w:pPr>
              <w:rPr>
                <w:szCs w:val="21"/>
              </w:rPr>
            </w:pPr>
            <w:r>
              <w:rPr>
                <w:rFonts w:hint="eastAsia"/>
                <w:szCs w:val="21"/>
              </w:rPr>
              <w:t>城镇土地使用税计提，编码</w:t>
            </w:r>
            <w:r>
              <w:rPr>
                <w:rFonts w:hint="eastAsia"/>
                <w:szCs w:val="21"/>
              </w:rPr>
              <w:t>TAX_CZTDSYSJT</w:t>
            </w:r>
            <w:commentRangeEnd w:id="173"/>
            <w:r>
              <w:commentReference w:id="173"/>
            </w:r>
          </w:p>
        </w:tc>
      </w:tr>
      <w:tr w:rsidR="000829C4" w14:paraId="1C884D46" w14:textId="77777777">
        <w:tc>
          <w:tcPr>
            <w:tcW w:w="2660" w:type="dxa"/>
          </w:tcPr>
          <w:p w14:paraId="6D808547" w14:textId="77777777" w:rsidR="000829C4" w:rsidRDefault="00000000">
            <w:pPr>
              <w:rPr>
                <w:szCs w:val="21"/>
              </w:rPr>
            </w:pPr>
            <w:r>
              <w:rPr>
                <w:rFonts w:hint="eastAsia"/>
                <w:szCs w:val="21"/>
              </w:rPr>
              <w:t>费用项目</w:t>
            </w:r>
          </w:p>
        </w:tc>
        <w:tc>
          <w:tcPr>
            <w:tcW w:w="5862" w:type="dxa"/>
          </w:tcPr>
          <w:p w14:paraId="7685DE37" w14:textId="77777777" w:rsidR="000829C4" w:rsidRDefault="00000000">
            <w:pPr>
              <w:rPr>
                <w:szCs w:val="21"/>
              </w:rPr>
            </w:pPr>
            <w:r>
              <w:rPr>
                <w:rFonts w:hint="eastAsia"/>
                <w:szCs w:val="21"/>
              </w:rPr>
              <w:t>房产税：</w:t>
            </w:r>
            <w:r>
              <w:rPr>
                <w:rFonts w:hint="eastAsia"/>
                <w:szCs w:val="21"/>
              </w:rPr>
              <w:t>TAX_FCS</w:t>
            </w:r>
          </w:p>
          <w:p w14:paraId="08AAD3B4" w14:textId="77777777" w:rsidR="000829C4" w:rsidRDefault="00000000">
            <w:pPr>
              <w:rPr>
                <w:szCs w:val="21"/>
              </w:rPr>
            </w:pPr>
            <w:r>
              <w:rPr>
                <w:rFonts w:hint="eastAsia"/>
                <w:szCs w:val="21"/>
              </w:rPr>
              <w:t>城镇土地使用税：</w:t>
            </w:r>
            <w:r>
              <w:rPr>
                <w:rFonts w:hint="eastAsia"/>
                <w:szCs w:val="21"/>
              </w:rPr>
              <w:t>TAX_CZTDSYS</w:t>
            </w:r>
          </w:p>
        </w:tc>
      </w:tr>
      <w:tr w:rsidR="000829C4" w14:paraId="4C1ABD18" w14:textId="77777777">
        <w:tc>
          <w:tcPr>
            <w:tcW w:w="2660" w:type="dxa"/>
          </w:tcPr>
          <w:p w14:paraId="340948B4" w14:textId="77777777" w:rsidR="000829C4" w:rsidRDefault="00000000">
            <w:pPr>
              <w:rPr>
                <w:szCs w:val="21"/>
              </w:rPr>
            </w:pPr>
            <w:r>
              <w:rPr>
                <w:rFonts w:hint="eastAsia"/>
                <w:szCs w:val="21"/>
              </w:rPr>
              <w:t>费用类型</w:t>
            </w:r>
          </w:p>
        </w:tc>
        <w:tc>
          <w:tcPr>
            <w:tcW w:w="5862" w:type="dxa"/>
          </w:tcPr>
          <w:p w14:paraId="6336E5CC" w14:textId="77777777" w:rsidR="000829C4" w:rsidRDefault="00000000">
            <w:pPr>
              <w:rPr>
                <w:szCs w:val="21"/>
              </w:rPr>
            </w:pPr>
            <w:r>
              <w:rPr>
                <w:rFonts w:hint="eastAsia"/>
                <w:szCs w:val="21"/>
              </w:rPr>
              <w:t>空</w:t>
            </w:r>
          </w:p>
        </w:tc>
      </w:tr>
      <w:tr w:rsidR="000829C4" w14:paraId="729D1F62" w14:textId="77777777">
        <w:tc>
          <w:tcPr>
            <w:tcW w:w="2660" w:type="dxa"/>
          </w:tcPr>
          <w:p w14:paraId="38D51078" w14:textId="77777777" w:rsidR="000829C4" w:rsidRDefault="00000000">
            <w:pPr>
              <w:rPr>
                <w:szCs w:val="21"/>
              </w:rPr>
            </w:pPr>
            <w:r>
              <w:rPr>
                <w:rFonts w:hint="eastAsia"/>
                <w:szCs w:val="21"/>
              </w:rPr>
              <w:t>金额</w:t>
            </w:r>
          </w:p>
        </w:tc>
        <w:tc>
          <w:tcPr>
            <w:tcW w:w="5862" w:type="dxa"/>
          </w:tcPr>
          <w:p w14:paraId="60E5A1C2" w14:textId="77777777" w:rsidR="000829C4" w:rsidRDefault="00000000">
            <w:r>
              <w:rPr>
                <w:rFonts w:hint="eastAsia"/>
              </w:rPr>
              <w:t>业务类型为“房产税计提”的金额</w:t>
            </w:r>
            <w:r>
              <w:rPr>
                <w:rFonts w:hint="eastAsia"/>
              </w:rPr>
              <w:t>=</w:t>
            </w:r>
            <w:r>
              <w:rPr>
                <w:rFonts w:hint="eastAsia"/>
              </w:rPr>
              <w:t>房产税</w:t>
            </w:r>
            <w:r>
              <w:rPr>
                <w:rFonts w:hint="eastAsia"/>
              </w:rPr>
              <w:t>-</w:t>
            </w:r>
            <w:r>
              <w:rPr>
                <w:rFonts w:hint="eastAsia"/>
              </w:rPr>
              <w:t>从价计提税额</w:t>
            </w:r>
            <w:r>
              <w:rPr>
                <w:rFonts w:hint="eastAsia"/>
              </w:rPr>
              <w:t>+</w:t>
            </w:r>
            <w:r>
              <w:rPr>
                <w:rFonts w:hint="eastAsia"/>
              </w:rPr>
              <w:t>房产税</w:t>
            </w:r>
            <w:r>
              <w:rPr>
                <w:rFonts w:hint="eastAsia"/>
              </w:rPr>
              <w:t>-</w:t>
            </w:r>
            <w:proofErr w:type="gramStart"/>
            <w:r>
              <w:rPr>
                <w:rFonts w:hint="eastAsia"/>
              </w:rPr>
              <w:t>从租计提</w:t>
            </w:r>
            <w:proofErr w:type="gramEnd"/>
            <w:r>
              <w:rPr>
                <w:rFonts w:hint="eastAsia"/>
              </w:rPr>
              <w:t>税额；</w:t>
            </w:r>
          </w:p>
          <w:p w14:paraId="647B8B55" w14:textId="77777777" w:rsidR="000829C4" w:rsidRDefault="00000000">
            <w:pPr>
              <w:rPr>
                <w:szCs w:val="21"/>
              </w:rPr>
            </w:pPr>
            <w:r>
              <w:rPr>
                <w:rFonts w:hint="eastAsia"/>
              </w:rPr>
              <w:t>业务类型为“城镇土地使用税计提”的金额</w:t>
            </w:r>
            <w:r>
              <w:rPr>
                <w:rFonts w:hint="eastAsia"/>
              </w:rPr>
              <w:t>=</w:t>
            </w:r>
            <w:r>
              <w:rPr>
                <w:rFonts w:hint="eastAsia"/>
              </w:rPr>
              <w:t>城镇土地使用税计提税额</w:t>
            </w:r>
          </w:p>
        </w:tc>
      </w:tr>
      <w:tr w:rsidR="000829C4" w14:paraId="7C55B238" w14:textId="77777777">
        <w:tc>
          <w:tcPr>
            <w:tcW w:w="2660" w:type="dxa"/>
          </w:tcPr>
          <w:p w14:paraId="10C9D4D6" w14:textId="77777777" w:rsidR="000829C4" w:rsidRDefault="00000000">
            <w:pPr>
              <w:rPr>
                <w:szCs w:val="21"/>
              </w:rPr>
            </w:pPr>
            <w:proofErr w:type="gramStart"/>
            <w:r>
              <w:rPr>
                <w:rFonts w:hint="eastAsia"/>
                <w:szCs w:val="21"/>
              </w:rPr>
              <w:t>冲正原流水号</w:t>
            </w:r>
            <w:proofErr w:type="gramEnd"/>
          </w:p>
        </w:tc>
        <w:tc>
          <w:tcPr>
            <w:tcW w:w="5862" w:type="dxa"/>
          </w:tcPr>
          <w:p w14:paraId="29F6CE51" w14:textId="77777777" w:rsidR="000829C4" w:rsidRDefault="00000000">
            <w:pPr>
              <w:rPr>
                <w:szCs w:val="21"/>
              </w:rPr>
            </w:pPr>
            <w:r>
              <w:rPr>
                <w:rFonts w:hint="eastAsia"/>
                <w:szCs w:val="21"/>
              </w:rPr>
              <w:t>空</w:t>
            </w:r>
          </w:p>
        </w:tc>
      </w:tr>
      <w:tr w:rsidR="000829C4" w14:paraId="73803273" w14:textId="77777777">
        <w:tc>
          <w:tcPr>
            <w:tcW w:w="2660" w:type="dxa"/>
          </w:tcPr>
          <w:p w14:paraId="7EA30267" w14:textId="77777777" w:rsidR="000829C4" w:rsidRDefault="00000000">
            <w:pPr>
              <w:rPr>
                <w:szCs w:val="21"/>
              </w:rPr>
            </w:pPr>
            <w:r>
              <w:rPr>
                <w:rFonts w:hint="eastAsia"/>
                <w:szCs w:val="21"/>
              </w:rPr>
              <w:t>入账日期</w:t>
            </w:r>
          </w:p>
        </w:tc>
        <w:tc>
          <w:tcPr>
            <w:tcW w:w="5862" w:type="dxa"/>
          </w:tcPr>
          <w:p w14:paraId="4EA0378E" w14:textId="77777777" w:rsidR="000829C4" w:rsidRDefault="00000000">
            <w:pPr>
              <w:rPr>
                <w:szCs w:val="21"/>
              </w:rPr>
            </w:pPr>
            <w:r>
              <w:rPr>
                <w:rFonts w:hint="eastAsia"/>
                <w:szCs w:val="21"/>
              </w:rPr>
              <w:t>空</w:t>
            </w:r>
          </w:p>
        </w:tc>
      </w:tr>
      <w:tr w:rsidR="000829C4" w14:paraId="015E0D59" w14:textId="77777777">
        <w:tc>
          <w:tcPr>
            <w:tcW w:w="2660" w:type="dxa"/>
          </w:tcPr>
          <w:p w14:paraId="181C6D40" w14:textId="77777777" w:rsidR="000829C4" w:rsidRDefault="00000000">
            <w:pPr>
              <w:rPr>
                <w:szCs w:val="21"/>
              </w:rPr>
            </w:pPr>
            <w:r>
              <w:rPr>
                <w:rFonts w:hint="eastAsia"/>
                <w:szCs w:val="21"/>
              </w:rPr>
              <w:t>推送状态</w:t>
            </w:r>
          </w:p>
        </w:tc>
        <w:tc>
          <w:tcPr>
            <w:tcW w:w="5862" w:type="dxa"/>
          </w:tcPr>
          <w:p w14:paraId="1597F350" w14:textId="77777777" w:rsidR="000829C4" w:rsidRDefault="00000000">
            <w:pPr>
              <w:rPr>
                <w:szCs w:val="21"/>
              </w:rPr>
            </w:pPr>
            <w:r>
              <w:rPr>
                <w:rFonts w:hint="eastAsia"/>
                <w:szCs w:val="21"/>
              </w:rPr>
              <w:t>默认未推送</w:t>
            </w:r>
          </w:p>
        </w:tc>
      </w:tr>
      <w:tr w:rsidR="000829C4" w14:paraId="04E417CE" w14:textId="77777777">
        <w:tc>
          <w:tcPr>
            <w:tcW w:w="2660" w:type="dxa"/>
          </w:tcPr>
          <w:p w14:paraId="1032B52D" w14:textId="77777777" w:rsidR="000829C4" w:rsidRDefault="00000000">
            <w:pPr>
              <w:rPr>
                <w:szCs w:val="21"/>
              </w:rPr>
            </w:pPr>
            <w:r>
              <w:rPr>
                <w:rFonts w:hint="eastAsia"/>
                <w:szCs w:val="21"/>
              </w:rPr>
              <w:t>推送日期</w:t>
            </w:r>
          </w:p>
        </w:tc>
        <w:tc>
          <w:tcPr>
            <w:tcW w:w="5862" w:type="dxa"/>
          </w:tcPr>
          <w:p w14:paraId="045D286A" w14:textId="77777777" w:rsidR="000829C4" w:rsidRDefault="00000000">
            <w:pPr>
              <w:rPr>
                <w:szCs w:val="21"/>
              </w:rPr>
            </w:pPr>
            <w:r>
              <w:rPr>
                <w:rFonts w:hint="eastAsia"/>
                <w:szCs w:val="21"/>
              </w:rPr>
              <w:t>空</w:t>
            </w:r>
          </w:p>
        </w:tc>
      </w:tr>
      <w:tr w:rsidR="000829C4" w14:paraId="5CAAD8D4" w14:textId="77777777">
        <w:tc>
          <w:tcPr>
            <w:tcW w:w="2660" w:type="dxa"/>
          </w:tcPr>
          <w:p w14:paraId="3D71F8E3" w14:textId="77777777" w:rsidR="000829C4" w:rsidRDefault="00000000">
            <w:pPr>
              <w:rPr>
                <w:szCs w:val="21"/>
              </w:rPr>
            </w:pPr>
            <w:r>
              <w:rPr>
                <w:rFonts w:hint="eastAsia"/>
                <w:szCs w:val="21"/>
              </w:rPr>
              <w:t>时间戳</w:t>
            </w:r>
          </w:p>
        </w:tc>
        <w:tc>
          <w:tcPr>
            <w:tcW w:w="5862" w:type="dxa"/>
          </w:tcPr>
          <w:p w14:paraId="586603C1" w14:textId="77777777" w:rsidR="000829C4" w:rsidRDefault="00000000">
            <w:pPr>
              <w:rPr>
                <w:szCs w:val="21"/>
              </w:rPr>
            </w:pPr>
            <w:r>
              <w:rPr>
                <w:rFonts w:hint="eastAsia"/>
                <w:szCs w:val="21"/>
              </w:rPr>
              <w:t>默认系统时间</w:t>
            </w:r>
          </w:p>
        </w:tc>
      </w:tr>
    </w:tbl>
    <w:p w14:paraId="214D356D" w14:textId="77777777" w:rsidR="000829C4" w:rsidRDefault="00000000">
      <w:pPr>
        <w:rPr>
          <w:szCs w:val="21"/>
        </w:rPr>
      </w:pPr>
      <w:r>
        <w:rPr>
          <w:rFonts w:hint="eastAsia"/>
          <w:szCs w:val="21"/>
        </w:rPr>
        <w:t>统一税费台</w:t>
      </w:r>
      <w:proofErr w:type="gramStart"/>
      <w:r>
        <w:rPr>
          <w:rFonts w:hint="eastAsia"/>
          <w:szCs w:val="21"/>
        </w:rPr>
        <w:t>账数据</w:t>
      </w:r>
      <w:proofErr w:type="gramEnd"/>
      <w:r>
        <w:rPr>
          <w:rFonts w:hint="eastAsia"/>
          <w:szCs w:val="21"/>
        </w:rPr>
        <w:t>-</w:t>
      </w:r>
      <w:proofErr w:type="gramStart"/>
      <w:r>
        <w:rPr>
          <w:rFonts w:hint="eastAsia"/>
          <w:szCs w:val="21"/>
        </w:rPr>
        <w:t>冲正计提单</w:t>
      </w:r>
      <w:proofErr w:type="gramEnd"/>
      <w:r>
        <w:rPr>
          <w:rFonts w:hint="eastAsia"/>
          <w:szCs w:val="21"/>
        </w:rPr>
        <w:t>据：</w:t>
      </w:r>
    </w:p>
    <w:tbl>
      <w:tblPr>
        <w:tblStyle w:val="ab"/>
        <w:tblW w:w="0" w:type="auto"/>
        <w:tblLook w:val="04A0" w:firstRow="1" w:lastRow="0" w:firstColumn="1" w:lastColumn="0" w:noHBand="0" w:noVBand="1"/>
      </w:tblPr>
      <w:tblGrid>
        <w:gridCol w:w="2592"/>
        <w:gridCol w:w="5704"/>
      </w:tblGrid>
      <w:tr w:rsidR="000829C4" w14:paraId="12AA989C" w14:textId="77777777">
        <w:tc>
          <w:tcPr>
            <w:tcW w:w="2660" w:type="dxa"/>
            <w:shd w:val="clear" w:color="auto" w:fill="DEEBF6" w:themeFill="accent1" w:themeFillTint="32"/>
          </w:tcPr>
          <w:p w14:paraId="2A076C78" w14:textId="77777777" w:rsidR="000829C4" w:rsidRDefault="00000000">
            <w:pPr>
              <w:jc w:val="center"/>
              <w:rPr>
                <w:b/>
                <w:bCs/>
                <w:szCs w:val="21"/>
              </w:rPr>
            </w:pPr>
            <w:r>
              <w:rPr>
                <w:rFonts w:hint="eastAsia"/>
                <w:b/>
                <w:bCs/>
                <w:szCs w:val="21"/>
              </w:rPr>
              <w:t>字段名称</w:t>
            </w:r>
          </w:p>
        </w:tc>
        <w:tc>
          <w:tcPr>
            <w:tcW w:w="5862" w:type="dxa"/>
            <w:shd w:val="clear" w:color="auto" w:fill="DEEBF6" w:themeFill="accent1" w:themeFillTint="32"/>
          </w:tcPr>
          <w:p w14:paraId="79D8F136" w14:textId="77777777" w:rsidR="000829C4" w:rsidRDefault="00000000">
            <w:pPr>
              <w:jc w:val="center"/>
              <w:rPr>
                <w:b/>
                <w:bCs/>
                <w:szCs w:val="21"/>
              </w:rPr>
            </w:pPr>
            <w:r>
              <w:rPr>
                <w:rFonts w:hint="eastAsia"/>
                <w:b/>
                <w:bCs/>
                <w:szCs w:val="21"/>
              </w:rPr>
              <w:t>规则</w:t>
            </w:r>
          </w:p>
        </w:tc>
      </w:tr>
      <w:tr w:rsidR="000829C4" w14:paraId="1BC572A7" w14:textId="77777777">
        <w:tc>
          <w:tcPr>
            <w:tcW w:w="2660" w:type="dxa"/>
          </w:tcPr>
          <w:p w14:paraId="35AD530B" w14:textId="77777777" w:rsidR="000829C4" w:rsidRDefault="00000000">
            <w:pPr>
              <w:rPr>
                <w:szCs w:val="21"/>
              </w:rPr>
            </w:pPr>
            <w:r>
              <w:rPr>
                <w:rFonts w:hint="eastAsia"/>
                <w:szCs w:val="21"/>
              </w:rPr>
              <w:t>机构</w:t>
            </w:r>
          </w:p>
        </w:tc>
        <w:tc>
          <w:tcPr>
            <w:tcW w:w="5862" w:type="dxa"/>
            <w:vMerge w:val="restart"/>
          </w:tcPr>
          <w:p w14:paraId="55579394" w14:textId="77777777" w:rsidR="000829C4" w:rsidRDefault="00000000">
            <w:pPr>
              <w:rPr>
                <w:szCs w:val="21"/>
              </w:rPr>
            </w:pPr>
            <w:r>
              <w:rPr>
                <w:rFonts w:hint="eastAsia"/>
                <w:szCs w:val="21"/>
              </w:rPr>
              <w:t>与原税费台</w:t>
            </w:r>
            <w:proofErr w:type="gramStart"/>
            <w:r>
              <w:rPr>
                <w:rFonts w:hint="eastAsia"/>
                <w:szCs w:val="21"/>
              </w:rPr>
              <w:t>账一致</w:t>
            </w:r>
            <w:proofErr w:type="gramEnd"/>
          </w:p>
        </w:tc>
      </w:tr>
      <w:tr w:rsidR="000829C4" w14:paraId="3F4B6794" w14:textId="77777777">
        <w:tc>
          <w:tcPr>
            <w:tcW w:w="2660" w:type="dxa"/>
          </w:tcPr>
          <w:p w14:paraId="00CC3B00" w14:textId="77777777" w:rsidR="000829C4" w:rsidRDefault="00000000">
            <w:pPr>
              <w:rPr>
                <w:szCs w:val="21"/>
              </w:rPr>
            </w:pPr>
            <w:r>
              <w:rPr>
                <w:rFonts w:hint="eastAsia"/>
                <w:szCs w:val="21"/>
              </w:rPr>
              <w:t>纳税主体</w:t>
            </w:r>
          </w:p>
        </w:tc>
        <w:tc>
          <w:tcPr>
            <w:tcW w:w="5862" w:type="dxa"/>
            <w:vMerge/>
          </w:tcPr>
          <w:p w14:paraId="360029AB" w14:textId="77777777" w:rsidR="000829C4" w:rsidRDefault="000829C4">
            <w:pPr>
              <w:rPr>
                <w:szCs w:val="21"/>
              </w:rPr>
            </w:pPr>
          </w:p>
        </w:tc>
      </w:tr>
      <w:tr w:rsidR="000829C4" w14:paraId="24F596FF" w14:textId="77777777">
        <w:tc>
          <w:tcPr>
            <w:tcW w:w="2660" w:type="dxa"/>
          </w:tcPr>
          <w:p w14:paraId="4AD171A1" w14:textId="77777777" w:rsidR="000829C4" w:rsidRDefault="00000000">
            <w:pPr>
              <w:rPr>
                <w:szCs w:val="21"/>
              </w:rPr>
            </w:pPr>
            <w:r>
              <w:rPr>
                <w:rFonts w:hint="eastAsia"/>
                <w:szCs w:val="21"/>
              </w:rPr>
              <w:t>业务单据号</w:t>
            </w:r>
          </w:p>
        </w:tc>
        <w:tc>
          <w:tcPr>
            <w:tcW w:w="5862" w:type="dxa"/>
            <w:vMerge/>
          </w:tcPr>
          <w:p w14:paraId="600117A9" w14:textId="77777777" w:rsidR="000829C4" w:rsidRDefault="000829C4">
            <w:pPr>
              <w:rPr>
                <w:szCs w:val="21"/>
              </w:rPr>
            </w:pPr>
          </w:p>
        </w:tc>
      </w:tr>
      <w:tr w:rsidR="000829C4" w14:paraId="04957CDF" w14:textId="77777777">
        <w:tc>
          <w:tcPr>
            <w:tcW w:w="2660" w:type="dxa"/>
          </w:tcPr>
          <w:p w14:paraId="7CAE7DFD" w14:textId="77777777" w:rsidR="000829C4" w:rsidRDefault="00000000">
            <w:pPr>
              <w:rPr>
                <w:szCs w:val="21"/>
              </w:rPr>
            </w:pPr>
            <w:r>
              <w:rPr>
                <w:rFonts w:hint="eastAsia"/>
                <w:szCs w:val="21"/>
              </w:rPr>
              <w:t>业务流水号</w:t>
            </w:r>
          </w:p>
        </w:tc>
        <w:tc>
          <w:tcPr>
            <w:tcW w:w="5862" w:type="dxa"/>
          </w:tcPr>
          <w:p w14:paraId="4D244C72" w14:textId="77777777" w:rsidR="000829C4" w:rsidRDefault="00000000">
            <w:pPr>
              <w:rPr>
                <w:szCs w:val="21"/>
              </w:rPr>
            </w:pPr>
            <w:r>
              <w:rPr>
                <w:rFonts w:hint="eastAsia"/>
                <w:szCs w:val="21"/>
              </w:rPr>
              <w:t>单据号</w:t>
            </w:r>
            <w:r>
              <w:rPr>
                <w:rFonts w:hint="eastAsia"/>
                <w:szCs w:val="21"/>
              </w:rPr>
              <w:t>+</w:t>
            </w:r>
            <w:r>
              <w:rPr>
                <w:rFonts w:hint="eastAsia"/>
                <w:szCs w:val="21"/>
              </w:rPr>
              <w:t>四位序号，序号从当前业务单据生成的最大业务流水号</w:t>
            </w:r>
            <w:r>
              <w:rPr>
                <w:rFonts w:hint="eastAsia"/>
                <w:szCs w:val="21"/>
              </w:rPr>
              <w:t>+1</w:t>
            </w:r>
            <w:r>
              <w:rPr>
                <w:rFonts w:hint="eastAsia"/>
                <w:szCs w:val="21"/>
              </w:rPr>
              <w:t>开始编码，</w:t>
            </w:r>
          </w:p>
        </w:tc>
      </w:tr>
      <w:tr w:rsidR="000829C4" w14:paraId="1B3A9504" w14:textId="77777777">
        <w:tc>
          <w:tcPr>
            <w:tcW w:w="2660" w:type="dxa"/>
          </w:tcPr>
          <w:p w14:paraId="75E4271D" w14:textId="77777777" w:rsidR="000829C4" w:rsidRDefault="00000000">
            <w:pPr>
              <w:rPr>
                <w:szCs w:val="21"/>
              </w:rPr>
            </w:pPr>
            <w:r>
              <w:rPr>
                <w:rFonts w:hint="eastAsia"/>
                <w:szCs w:val="21"/>
              </w:rPr>
              <w:t>年度</w:t>
            </w:r>
          </w:p>
        </w:tc>
        <w:tc>
          <w:tcPr>
            <w:tcW w:w="5862" w:type="dxa"/>
            <w:vMerge w:val="restart"/>
          </w:tcPr>
          <w:p w14:paraId="4CBD74E7" w14:textId="77777777" w:rsidR="000829C4" w:rsidRDefault="00000000">
            <w:pPr>
              <w:rPr>
                <w:szCs w:val="21"/>
              </w:rPr>
            </w:pPr>
            <w:r>
              <w:rPr>
                <w:rFonts w:hint="eastAsia"/>
                <w:szCs w:val="21"/>
              </w:rPr>
              <w:t>与原税费台</w:t>
            </w:r>
            <w:proofErr w:type="gramStart"/>
            <w:r>
              <w:rPr>
                <w:rFonts w:hint="eastAsia"/>
                <w:szCs w:val="21"/>
              </w:rPr>
              <w:t>账一致</w:t>
            </w:r>
            <w:proofErr w:type="gramEnd"/>
          </w:p>
        </w:tc>
      </w:tr>
      <w:tr w:rsidR="000829C4" w14:paraId="7813A423" w14:textId="77777777">
        <w:tc>
          <w:tcPr>
            <w:tcW w:w="2660" w:type="dxa"/>
          </w:tcPr>
          <w:p w14:paraId="31737ECA" w14:textId="77777777" w:rsidR="000829C4" w:rsidRDefault="00000000">
            <w:pPr>
              <w:rPr>
                <w:szCs w:val="21"/>
              </w:rPr>
            </w:pPr>
            <w:r>
              <w:rPr>
                <w:rFonts w:hint="eastAsia"/>
                <w:szCs w:val="21"/>
              </w:rPr>
              <w:lastRenderedPageBreak/>
              <w:t>会计期间</w:t>
            </w:r>
          </w:p>
        </w:tc>
        <w:tc>
          <w:tcPr>
            <w:tcW w:w="5862" w:type="dxa"/>
            <w:vMerge/>
          </w:tcPr>
          <w:p w14:paraId="36D3D809" w14:textId="77777777" w:rsidR="000829C4" w:rsidRDefault="000829C4">
            <w:pPr>
              <w:rPr>
                <w:szCs w:val="21"/>
              </w:rPr>
            </w:pPr>
          </w:p>
        </w:tc>
      </w:tr>
      <w:tr w:rsidR="000829C4" w14:paraId="319B3029" w14:textId="77777777">
        <w:tc>
          <w:tcPr>
            <w:tcW w:w="2660" w:type="dxa"/>
          </w:tcPr>
          <w:p w14:paraId="248CCEDF" w14:textId="77777777" w:rsidR="000829C4" w:rsidRDefault="00000000">
            <w:pPr>
              <w:rPr>
                <w:szCs w:val="21"/>
              </w:rPr>
            </w:pPr>
            <w:r>
              <w:rPr>
                <w:rFonts w:hint="eastAsia"/>
                <w:szCs w:val="21"/>
              </w:rPr>
              <w:t>期间开始日期</w:t>
            </w:r>
          </w:p>
        </w:tc>
        <w:tc>
          <w:tcPr>
            <w:tcW w:w="5862" w:type="dxa"/>
            <w:vMerge/>
          </w:tcPr>
          <w:p w14:paraId="48E91A1A" w14:textId="77777777" w:rsidR="000829C4" w:rsidRDefault="000829C4">
            <w:pPr>
              <w:rPr>
                <w:szCs w:val="21"/>
              </w:rPr>
            </w:pPr>
          </w:p>
        </w:tc>
      </w:tr>
      <w:tr w:rsidR="000829C4" w14:paraId="666886FB" w14:textId="77777777">
        <w:tc>
          <w:tcPr>
            <w:tcW w:w="2660" w:type="dxa"/>
          </w:tcPr>
          <w:p w14:paraId="29937122" w14:textId="77777777" w:rsidR="000829C4" w:rsidRDefault="00000000">
            <w:pPr>
              <w:rPr>
                <w:szCs w:val="21"/>
              </w:rPr>
            </w:pPr>
            <w:r>
              <w:rPr>
                <w:rFonts w:hint="eastAsia"/>
                <w:szCs w:val="21"/>
              </w:rPr>
              <w:t>期间截止日期</w:t>
            </w:r>
          </w:p>
        </w:tc>
        <w:tc>
          <w:tcPr>
            <w:tcW w:w="5862" w:type="dxa"/>
            <w:vMerge/>
          </w:tcPr>
          <w:p w14:paraId="1867EFD5" w14:textId="77777777" w:rsidR="000829C4" w:rsidRDefault="000829C4">
            <w:pPr>
              <w:rPr>
                <w:szCs w:val="21"/>
              </w:rPr>
            </w:pPr>
          </w:p>
        </w:tc>
      </w:tr>
      <w:tr w:rsidR="000829C4" w14:paraId="2CBBE60F" w14:textId="77777777">
        <w:tc>
          <w:tcPr>
            <w:tcW w:w="2660" w:type="dxa"/>
          </w:tcPr>
          <w:p w14:paraId="530F4BC2" w14:textId="77777777" w:rsidR="000829C4" w:rsidRDefault="00000000">
            <w:pPr>
              <w:rPr>
                <w:szCs w:val="21"/>
              </w:rPr>
            </w:pPr>
            <w:r>
              <w:rPr>
                <w:rFonts w:hint="eastAsia"/>
                <w:szCs w:val="21"/>
              </w:rPr>
              <w:t>业务类型</w:t>
            </w:r>
          </w:p>
        </w:tc>
        <w:tc>
          <w:tcPr>
            <w:tcW w:w="5862" w:type="dxa"/>
            <w:vMerge/>
          </w:tcPr>
          <w:p w14:paraId="0CDA45FE" w14:textId="77777777" w:rsidR="000829C4" w:rsidRDefault="000829C4">
            <w:pPr>
              <w:rPr>
                <w:szCs w:val="21"/>
              </w:rPr>
            </w:pPr>
          </w:p>
        </w:tc>
      </w:tr>
      <w:tr w:rsidR="000829C4" w14:paraId="482AC230" w14:textId="77777777">
        <w:tc>
          <w:tcPr>
            <w:tcW w:w="2660" w:type="dxa"/>
          </w:tcPr>
          <w:p w14:paraId="3F759D8C" w14:textId="77777777" w:rsidR="000829C4" w:rsidRDefault="00000000">
            <w:pPr>
              <w:rPr>
                <w:szCs w:val="21"/>
              </w:rPr>
            </w:pPr>
            <w:r>
              <w:rPr>
                <w:rFonts w:hint="eastAsia"/>
                <w:szCs w:val="21"/>
              </w:rPr>
              <w:t>费用项目</w:t>
            </w:r>
          </w:p>
        </w:tc>
        <w:tc>
          <w:tcPr>
            <w:tcW w:w="5862" w:type="dxa"/>
            <w:vMerge/>
          </w:tcPr>
          <w:p w14:paraId="1E29E45F" w14:textId="77777777" w:rsidR="000829C4" w:rsidRDefault="000829C4">
            <w:pPr>
              <w:rPr>
                <w:szCs w:val="21"/>
              </w:rPr>
            </w:pPr>
          </w:p>
        </w:tc>
      </w:tr>
      <w:tr w:rsidR="000829C4" w14:paraId="3E8032AD" w14:textId="77777777">
        <w:tc>
          <w:tcPr>
            <w:tcW w:w="2660" w:type="dxa"/>
          </w:tcPr>
          <w:p w14:paraId="2B6895B0" w14:textId="77777777" w:rsidR="000829C4" w:rsidRDefault="00000000">
            <w:pPr>
              <w:rPr>
                <w:szCs w:val="21"/>
              </w:rPr>
            </w:pPr>
            <w:r>
              <w:rPr>
                <w:rFonts w:hint="eastAsia"/>
                <w:szCs w:val="21"/>
              </w:rPr>
              <w:t>费用类型</w:t>
            </w:r>
          </w:p>
        </w:tc>
        <w:tc>
          <w:tcPr>
            <w:tcW w:w="5862" w:type="dxa"/>
            <w:vMerge/>
          </w:tcPr>
          <w:p w14:paraId="66434A24" w14:textId="77777777" w:rsidR="000829C4" w:rsidRDefault="000829C4">
            <w:pPr>
              <w:rPr>
                <w:szCs w:val="21"/>
              </w:rPr>
            </w:pPr>
          </w:p>
        </w:tc>
      </w:tr>
      <w:tr w:rsidR="000829C4" w14:paraId="5BBCB83F" w14:textId="77777777">
        <w:tc>
          <w:tcPr>
            <w:tcW w:w="2660" w:type="dxa"/>
          </w:tcPr>
          <w:p w14:paraId="5724EA64" w14:textId="77777777" w:rsidR="000829C4" w:rsidRDefault="00000000">
            <w:pPr>
              <w:rPr>
                <w:szCs w:val="21"/>
              </w:rPr>
            </w:pPr>
            <w:r>
              <w:rPr>
                <w:rFonts w:hint="eastAsia"/>
                <w:szCs w:val="21"/>
              </w:rPr>
              <w:t>金额</w:t>
            </w:r>
          </w:p>
        </w:tc>
        <w:tc>
          <w:tcPr>
            <w:tcW w:w="5862" w:type="dxa"/>
          </w:tcPr>
          <w:p w14:paraId="3E40EC79" w14:textId="77777777" w:rsidR="000829C4" w:rsidRDefault="00000000">
            <w:pPr>
              <w:rPr>
                <w:szCs w:val="21"/>
              </w:rPr>
            </w:pPr>
            <w:r>
              <w:rPr>
                <w:rFonts w:hint="eastAsia"/>
                <w:szCs w:val="21"/>
              </w:rPr>
              <w:t>原税费台账的金额</w:t>
            </w:r>
            <w:r>
              <w:rPr>
                <w:rFonts w:hint="eastAsia"/>
                <w:szCs w:val="21"/>
              </w:rPr>
              <w:t>*-1</w:t>
            </w:r>
          </w:p>
        </w:tc>
      </w:tr>
      <w:tr w:rsidR="000829C4" w14:paraId="316213E1" w14:textId="77777777">
        <w:tc>
          <w:tcPr>
            <w:tcW w:w="2660" w:type="dxa"/>
          </w:tcPr>
          <w:p w14:paraId="71F51E01" w14:textId="77777777" w:rsidR="000829C4" w:rsidRDefault="00000000">
            <w:pPr>
              <w:rPr>
                <w:szCs w:val="21"/>
              </w:rPr>
            </w:pPr>
            <w:r>
              <w:rPr>
                <w:rFonts w:hint="eastAsia"/>
                <w:szCs w:val="21"/>
              </w:rPr>
              <w:t>冲正标识</w:t>
            </w:r>
          </w:p>
        </w:tc>
        <w:tc>
          <w:tcPr>
            <w:tcW w:w="5862" w:type="dxa"/>
          </w:tcPr>
          <w:p w14:paraId="638CF363" w14:textId="77777777" w:rsidR="000829C4" w:rsidRDefault="00000000">
            <w:pPr>
              <w:rPr>
                <w:szCs w:val="21"/>
              </w:rPr>
            </w:pPr>
            <w:r>
              <w:rPr>
                <w:rFonts w:hint="eastAsia"/>
                <w:szCs w:val="21"/>
              </w:rPr>
              <w:t>是</w:t>
            </w:r>
          </w:p>
        </w:tc>
      </w:tr>
      <w:tr w:rsidR="000829C4" w14:paraId="695B8C4B" w14:textId="77777777">
        <w:tc>
          <w:tcPr>
            <w:tcW w:w="2660" w:type="dxa"/>
          </w:tcPr>
          <w:p w14:paraId="1AA15C55" w14:textId="77777777" w:rsidR="000829C4" w:rsidRDefault="00000000">
            <w:pPr>
              <w:rPr>
                <w:szCs w:val="21"/>
              </w:rPr>
            </w:pPr>
            <w:proofErr w:type="gramStart"/>
            <w:r>
              <w:rPr>
                <w:rFonts w:hint="eastAsia"/>
                <w:szCs w:val="21"/>
              </w:rPr>
              <w:t>冲正原日期</w:t>
            </w:r>
            <w:proofErr w:type="gramEnd"/>
          </w:p>
        </w:tc>
        <w:tc>
          <w:tcPr>
            <w:tcW w:w="5862" w:type="dxa"/>
          </w:tcPr>
          <w:p w14:paraId="3B5FE832" w14:textId="77777777" w:rsidR="000829C4" w:rsidRDefault="00000000">
            <w:pPr>
              <w:rPr>
                <w:szCs w:val="21"/>
              </w:rPr>
            </w:pPr>
            <w:r>
              <w:rPr>
                <w:rFonts w:hint="eastAsia"/>
                <w:szCs w:val="21"/>
              </w:rPr>
              <w:t>取原税费台账的入账日期</w:t>
            </w:r>
          </w:p>
        </w:tc>
      </w:tr>
      <w:tr w:rsidR="000829C4" w14:paraId="0364BE72" w14:textId="77777777">
        <w:tc>
          <w:tcPr>
            <w:tcW w:w="2660" w:type="dxa"/>
          </w:tcPr>
          <w:p w14:paraId="78221A0B" w14:textId="77777777" w:rsidR="000829C4" w:rsidRDefault="00000000">
            <w:pPr>
              <w:rPr>
                <w:szCs w:val="21"/>
              </w:rPr>
            </w:pPr>
            <w:proofErr w:type="gramStart"/>
            <w:r>
              <w:rPr>
                <w:rFonts w:hint="eastAsia"/>
                <w:szCs w:val="21"/>
              </w:rPr>
              <w:t>冲正原流水号</w:t>
            </w:r>
            <w:proofErr w:type="gramEnd"/>
          </w:p>
        </w:tc>
        <w:tc>
          <w:tcPr>
            <w:tcW w:w="5862" w:type="dxa"/>
          </w:tcPr>
          <w:p w14:paraId="4F4E216A" w14:textId="77777777" w:rsidR="000829C4" w:rsidRDefault="00000000">
            <w:pPr>
              <w:rPr>
                <w:szCs w:val="21"/>
              </w:rPr>
            </w:pPr>
            <w:r>
              <w:rPr>
                <w:rFonts w:hint="eastAsia"/>
                <w:szCs w:val="21"/>
              </w:rPr>
              <w:t>取原税费台账的业务流水号</w:t>
            </w:r>
          </w:p>
        </w:tc>
      </w:tr>
      <w:tr w:rsidR="000829C4" w14:paraId="6892B020" w14:textId="77777777">
        <w:tc>
          <w:tcPr>
            <w:tcW w:w="2660" w:type="dxa"/>
          </w:tcPr>
          <w:p w14:paraId="4AEAD436" w14:textId="77777777" w:rsidR="000829C4" w:rsidRDefault="00000000">
            <w:pPr>
              <w:rPr>
                <w:szCs w:val="21"/>
              </w:rPr>
            </w:pPr>
            <w:r>
              <w:rPr>
                <w:rFonts w:hint="eastAsia"/>
                <w:szCs w:val="21"/>
              </w:rPr>
              <w:t>入账日期</w:t>
            </w:r>
          </w:p>
        </w:tc>
        <w:tc>
          <w:tcPr>
            <w:tcW w:w="5862" w:type="dxa"/>
          </w:tcPr>
          <w:p w14:paraId="2DDBE952" w14:textId="77777777" w:rsidR="000829C4" w:rsidRDefault="00000000">
            <w:pPr>
              <w:rPr>
                <w:szCs w:val="21"/>
              </w:rPr>
            </w:pPr>
            <w:r>
              <w:rPr>
                <w:rFonts w:hint="eastAsia"/>
                <w:szCs w:val="21"/>
              </w:rPr>
              <w:t>空</w:t>
            </w:r>
          </w:p>
        </w:tc>
      </w:tr>
      <w:tr w:rsidR="000829C4" w14:paraId="40017C71" w14:textId="77777777">
        <w:tc>
          <w:tcPr>
            <w:tcW w:w="2660" w:type="dxa"/>
          </w:tcPr>
          <w:p w14:paraId="5E7BA473" w14:textId="77777777" w:rsidR="000829C4" w:rsidRDefault="00000000">
            <w:pPr>
              <w:rPr>
                <w:szCs w:val="21"/>
              </w:rPr>
            </w:pPr>
            <w:r>
              <w:rPr>
                <w:rFonts w:hint="eastAsia"/>
                <w:szCs w:val="21"/>
              </w:rPr>
              <w:t>推送状态</w:t>
            </w:r>
          </w:p>
        </w:tc>
        <w:tc>
          <w:tcPr>
            <w:tcW w:w="5862" w:type="dxa"/>
          </w:tcPr>
          <w:p w14:paraId="4860AE09" w14:textId="77777777" w:rsidR="000829C4" w:rsidRDefault="00000000">
            <w:pPr>
              <w:rPr>
                <w:szCs w:val="21"/>
              </w:rPr>
            </w:pPr>
            <w:r>
              <w:rPr>
                <w:rFonts w:hint="eastAsia"/>
                <w:szCs w:val="21"/>
              </w:rPr>
              <w:t>默认未推送</w:t>
            </w:r>
          </w:p>
        </w:tc>
      </w:tr>
      <w:tr w:rsidR="000829C4" w14:paraId="754EFD75" w14:textId="77777777">
        <w:tc>
          <w:tcPr>
            <w:tcW w:w="2660" w:type="dxa"/>
          </w:tcPr>
          <w:p w14:paraId="140FC77B" w14:textId="77777777" w:rsidR="000829C4" w:rsidRDefault="00000000">
            <w:pPr>
              <w:rPr>
                <w:szCs w:val="21"/>
              </w:rPr>
            </w:pPr>
            <w:r>
              <w:rPr>
                <w:rFonts w:hint="eastAsia"/>
                <w:szCs w:val="21"/>
              </w:rPr>
              <w:t>推送日期</w:t>
            </w:r>
          </w:p>
        </w:tc>
        <w:tc>
          <w:tcPr>
            <w:tcW w:w="5862" w:type="dxa"/>
          </w:tcPr>
          <w:p w14:paraId="3C6477A6" w14:textId="77777777" w:rsidR="000829C4" w:rsidRDefault="00000000">
            <w:pPr>
              <w:rPr>
                <w:szCs w:val="21"/>
              </w:rPr>
            </w:pPr>
            <w:r>
              <w:rPr>
                <w:rFonts w:hint="eastAsia"/>
                <w:szCs w:val="21"/>
              </w:rPr>
              <w:t>空</w:t>
            </w:r>
          </w:p>
        </w:tc>
      </w:tr>
      <w:tr w:rsidR="000829C4" w14:paraId="07D593C7" w14:textId="77777777">
        <w:tc>
          <w:tcPr>
            <w:tcW w:w="2660" w:type="dxa"/>
          </w:tcPr>
          <w:p w14:paraId="725E6FC1" w14:textId="77777777" w:rsidR="000829C4" w:rsidRDefault="00000000">
            <w:pPr>
              <w:rPr>
                <w:szCs w:val="21"/>
              </w:rPr>
            </w:pPr>
            <w:r>
              <w:rPr>
                <w:rFonts w:hint="eastAsia"/>
                <w:szCs w:val="21"/>
              </w:rPr>
              <w:t>时间戳</w:t>
            </w:r>
          </w:p>
        </w:tc>
        <w:tc>
          <w:tcPr>
            <w:tcW w:w="5862" w:type="dxa"/>
          </w:tcPr>
          <w:p w14:paraId="2BF241DD" w14:textId="77777777" w:rsidR="000829C4" w:rsidRDefault="00000000">
            <w:pPr>
              <w:rPr>
                <w:szCs w:val="21"/>
              </w:rPr>
            </w:pPr>
            <w:r>
              <w:rPr>
                <w:rFonts w:hint="eastAsia"/>
                <w:szCs w:val="21"/>
              </w:rPr>
              <w:t>默认系统时间</w:t>
            </w:r>
          </w:p>
        </w:tc>
      </w:tr>
    </w:tbl>
    <w:p w14:paraId="279300A0" w14:textId="77777777" w:rsidR="000829C4" w:rsidRDefault="00000000">
      <w:pPr>
        <w:pStyle w:val="4"/>
      </w:pPr>
      <w:r>
        <w:rPr>
          <w:rFonts w:hint="eastAsia"/>
        </w:rPr>
        <w:t>非功能性需求</w:t>
      </w:r>
    </w:p>
    <w:p w14:paraId="4D8BD0F7" w14:textId="77777777" w:rsidR="000829C4" w:rsidRDefault="00000000">
      <w:r>
        <w:rPr>
          <w:rFonts w:hint="eastAsia"/>
        </w:rPr>
        <w:t>无。</w:t>
      </w:r>
    </w:p>
    <w:p w14:paraId="07DC8194" w14:textId="77777777" w:rsidR="000829C4" w:rsidRDefault="000829C4">
      <w:pPr>
        <w:rPr>
          <w:b/>
          <w:bCs/>
          <w:color w:val="FF0000"/>
          <w:sz w:val="32"/>
          <w:szCs w:val="40"/>
        </w:rPr>
      </w:pPr>
    </w:p>
    <w:p w14:paraId="3163C92F" w14:textId="77777777" w:rsidR="000829C4" w:rsidRDefault="000829C4">
      <w:pPr>
        <w:rPr>
          <w:b/>
          <w:bCs/>
          <w:color w:val="FF0000"/>
          <w:sz w:val="32"/>
          <w:szCs w:val="40"/>
        </w:rPr>
      </w:pPr>
    </w:p>
    <w:p w14:paraId="5C29CF50" w14:textId="77777777" w:rsidR="000829C4" w:rsidRDefault="00000000">
      <w:pPr>
        <w:rPr>
          <w:color w:val="FF0000"/>
        </w:rPr>
      </w:pPr>
      <w:commentRangeStart w:id="174"/>
      <w:r>
        <w:rPr>
          <w:rFonts w:hint="eastAsia"/>
          <w:color w:val="FF0000"/>
        </w:rPr>
        <w:t>后续考虑增加数据过滤，房产税计提、城镇土地使用税计提，如已被临时纳税人计提，则纳税主体计提时应剔除。（已被计提的房产、土地可否打上标记或根据纳税主体管理</w:t>
      </w:r>
      <w:r>
        <w:rPr>
          <w:rFonts w:hint="eastAsia"/>
          <w:color w:val="FF0000"/>
        </w:rPr>
        <w:t>-</w:t>
      </w:r>
      <w:r>
        <w:rPr>
          <w:rFonts w:hint="eastAsia"/>
          <w:color w:val="FF0000"/>
        </w:rPr>
        <w:t>临时纳税人信息中临时纳税人</w:t>
      </w:r>
      <w:r>
        <w:rPr>
          <w:rFonts w:hint="eastAsia"/>
          <w:color w:val="FF0000"/>
        </w:rPr>
        <w:t>&amp;</w:t>
      </w:r>
      <w:r>
        <w:rPr>
          <w:rFonts w:hint="eastAsia"/>
          <w:color w:val="FF0000"/>
        </w:rPr>
        <w:t>纳税人所在地业务模式中是否包含计提做判断）</w:t>
      </w:r>
      <w:commentRangeEnd w:id="174"/>
      <w:r>
        <w:rPr>
          <w:rFonts w:hint="eastAsia"/>
          <w:color w:val="FF0000"/>
        </w:rPr>
        <w:commentReference w:id="174"/>
      </w:r>
    </w:p>
    <w:p w14:paraId="5060206A" w14:textId="77777777" w:rsidR="000829C4" w:rsidRDefault="000829C4"/>
    <w:p w14:paraId="12C86531" w14:textId="77777777" w:rsidR="000829C4" w:rsidRDefault="00000000">
      <w:pPr>
        <w:pStyle w:val="3"/>
      </w:pPr>
      <w:r>
        <w:rPr>
          <w:rFonts w:hint="eastAsia"/>
          <w:color w:val="FF0000"/>
          <w:shd w:val="clear" w:color="auto" w:fill="FFFF00"/>
        </w:rPr>
        <w:t>（修改）</w:t>
      </w:r>
      <w:r>
        <w:rPr>
          <w:rFonts w:hint="eastAsia"/>
        </w:rPr>
        <w:t>临时纳税人申报</w:t>
      </w:r>
    </w:p>
    <w:p w14:paraId="2CDEC4BF" w14:textId="77777777" w:rsidR="000829C4" w:rsidRDefault="00000000">
      <w:pPr>
        <w:pStyle w:val="4"/>
        <w:numPr>
          <w:ilvl w:val="3"/>
          <w:numId w:val="0"/>
        </w:numPr>
      </w:pPr>
      <w:r>
        <w:rPr>
          <w:rFonts w:hint="eastAsia"/>
        </w:rPr>
        <w:t>2.1.2.1</w:t>
      </w:r>
      <w:r>
        <w:rPr>
          <w:rFonts w:hint="eastAsia"/>
        </w:rPr>
        <w:t>功能描述</w:t>
      </w:r>
    </w:p>
    <w:p w14:paraId="792E92D9" w14:textId="77777777" w:rsidR="000829C4" w:rsidRDefault="00000000">
      <w:pPr>
        <w:ind w:firstLine="420"/>
      </w:pPr>
      <w:r>
        <w:rPr>
          <w:rFonts w:hint="eastAsia"/>
        </w:rPr>
        <w:t>本功能为临时纳税人房产土地税的计算及完税功能。本功能支持审批流。</w:t>
      </w:r>
    </w:p>
    <w:p w14:paraId="0AC48945" w14:textId="77777777" w:rsidR="000829C4" w:rsidRDefault="00000000">
      <w:pPr>
        <w:ind w:firstLine="420"/>
      </w:pPr>
      <w:r>
        <w:rPr>
          <w:rFonts w:hint="eastAsia"/>
        </w:rPr>
        <w:lastRenderedPageBreak/>
        <w:t>本功能增加数据组织权限功能，系统管理员分配所有功能及组织权限，税务专员</w:t>
      </w:r>
      <w:proofErr w:type="gramStart"/>
      <w:r>
        <w:rPr>
          <w:rFonts w:hint="eastAsia"/>
        </w:rPr>
        <w:t>只分配</w:t>
      </w:r>
      <w:proofErr w:type="gramEnd"/>
      <w:r>
        <w:rPr>
          <w:rFonts w:hint="eastAsia"/>
        </w:rPr>
        <w:t>其所属机构的数据权限。</w:t>
      </w:r>
    </w:p>
    <w:p w14:paraId="30D2C80D" w14:textId="77777777" w:rsidR="000829C4" w:rsidRDefault="00000000">
      <w:pPr>
        <w:pStyle w:val="4"/>
        <w:numPr>
          <w:ilvl w:val="3"/>
          <w:numId w:val="0"/>
        </w:numPr>
      </w:pPr>
      <w:r>
        <w:rPr>
          <w:rFonts w:hint="eastAsia"/>
        </w:rPr>
        <w:t>2.1.2.2</w:t>
      </w:r>
      <w:r>
        <w:rPr>
          <w:rFonts w:hint="eastAsia"/>
          <w:color w:val="FF0000"/>
          <w:shd w:val="clear" w:color="auto" w:fill="FFFF00"/>
        </w:rPr>
        <w:t>（修改）</w:t>
      </w:r>
      <w:r>
        <w:rPr>
          <w:rFonts w:hint="eastAsia"/>
        </w:rPr>
        <w:t>输入列表</w:t>
      </w:r>
    </w:p>
    <w:p w14:paraId="2151661A" w14:textId="77777777" w:rsidR="000829C4" w:rsidRDefault="00000000">
      <w:r>
        <w:rPr>
          <w:rFonts w:hint="eastAsia"/>
        </w:rPr>
        <w:t>查询条件：</w:t>
      </w:r>
    </w:p>
    <w:tbl>
      <w:tblPr>
        <w:tblStyle w:val="ab"/>
        <w:tblW w:w="8764" w:type="dxa"/>
        <w:tblLayout w:type="fixed"/>
        <w:tblLook w:val="04A0" w:firstRow="1" w:lastRow="0" w:firstColumn="1" w:lastColumn="0" w:noHBand="0" w:noVBand="1"/>
      </w:tblPr>
      <w:tblGrid>
        <w:gridCol w:w="1105"/>
        <w:gridCol w:w="1157"/>
        <w:gridCol w:w="1100"/>
        <w:gridCol w:w="1138"/>
        <w:gridCol w:w="4264"/>
      </w:tblGrid>
      <w:tr w:rsidR="000829C4" w14:paraId="1FAD4C51" w14:textId="77777777">
        <w:tc>
          <w:tcPr>
            <w:tcW w:w="1105" w:type="dxa"/>
            <w:shd w:val="clear" w:color="auto" w:fill="DEEBF6" w:themeFill="accent1" w:themeFillTint="32"/>
          </w:tcPr>
          <w:p w14:paraId="4AC6C2F2" w14:textId="77777777" w:rsidR="000829C4" w:rsidRDefault="00000000">
            <w:pPr>
              <w:jc w:val="center"/>
              <w:rPr>
                <w:b/>
                <w:bCs/>
                <w:szCs w:val="21"/>
              </w:rPr>
            </w:pPr>
            <w:r>
              <w:rPr>
                <w:rFonts w:hint="eastAsia"/>
                <w:b/>
                <w:bCs/>
                <w:szCs w:val="21"/>
              </w:rPr>
              <w:t>字段名称</w:t>
            </w:r>
          </w:p>
        </w:tc>
        <w:tc>
          <w:tcPr>
            <w:tcW w:w="1157" w:type="dxa"/>
            <w:shd w:val="clear" w:color="auto" w:fill="DEEBF6" w:themeFill="accent1" w:themeFillTint="32"/>
          </w:tcPr>
          <w:p w14:paraId="46318D0A" w14:textId="77777777" w:rsidR="000829C4" w:rsidRDefault="00000000">
            <w:pPr>
              <w:jc w:val="center"/>
              <w:rPr>
                <w:b/>
                <w:bCs/>
                <w:szCs w:val="21"/>
              </w:rPr>
            </w:pPr>
            <w:r>
              <w:rPr>
                <w:rFonts w:hint="eastAsia"/>
                <w:b/>
                <w:bCs/>
                <w:szCs w:val="21"/>
              </w:rPr>
              <w:t>字段类型</w:t>
            </w:r>
          </w:p>
        </w:tc>
        <w:tc>
          <w:tcPr>
            <w:tcW w:w="1100" w:type="dxa"/>
            <w:shd w:val="clear" w:color="auto" w:fill="DEEBF6" w:themeFill="accent1" w:themeFillTint="32"/>
          </w:tcPr>
          <w:p w14:paraId="75FC8B47" w14:textId="77777777" w:rsidR="000829C4" w:rsidRDefault="00000000">
            <w:pPr>
              <w:jc w:val="center"/>
              <w:rPr>
                <w:b/>
                <w:bCs/>
                <w:szCs w:val="21"/>
              </w:rPr>
            </w:pPr>
            <w:r>
              <w:rPr>
                <w:rFonts w:hint="eastAsia"/>
                <w:b/>
                <w:bCs/>
                <w:szCs w:val="21"/>
              </w:rPr>
              <w:t>录入方式</w:t>
            </w:r>
          </w:p>
        </w:tc>
        <w:tc>
          <w:tcPr>
            <w:tcW w:w="1138" w:type="dxa"/>
            <w:shd w:val="clear" w:color="auto" w:fill="DEEBF6" w:themeFill="accent1" w:themeFillTint="32"/>
          </w:tcPr>
          <w:p w14:paraId="74780A0B" w14:textId="77777777" w:rsidR="000829C4" w:rsidRDefault="00000000">
            <w:pPr>
              <w:jc w:val="center"/>
              <w:rPr>
                <w:b/>
                <w:bCs/>
                <w:szCs w:val="21"/>
              </w:rPr>
            </w:pPr>
            <w:r>
              <w:rPr>
                <w:rFonts w:hint="eastAsia"/>
                <w:b/>
                <w:bCs/>
                <w:szCs w:val="21"/>
              </w:rPr>
              <w:t>是否必录</w:t>
            </w:r>
          </w:p>
        </w:tc>
        <w:tc>
          <w:tcPr>
            <w:tcW w:w="4264" w:type="dxa"/>
            <w:shd w:val="clear" w:color="auto" w:fill="DEEBF6" w:themeFill="accent1" w:themeFillTint="32"/>
          </w:tcPr>
          <w:p w14:paraId="3C262D86" w14:textId="77777777" w:rsidR="000829C4" w:rsidRDefault="00000000">
            <w:pPr>
              <w:jc w:val="center"/>
              <w:rPr>
                <w:b/>
                <w:bCs/>
                <w:szCs w:val="21"/>
              </w:rPr>
            </w:pPr>
            <w:r>
              <w:rPr>
                <w:rFonts w:hint="eastAsia"/>
                <w:b/>
                <w:bCs/>
                <w:szCs w:val="21"/>
              </w:rPr>
              <w:t>备注</w:t>
            </w:r>
          </w:p>
        </w:tc>
      </w:tr>
      <w:tr w:rsidR="000829C4" w14:paraId="77241E1E" w14:textId="77777777">
        <w:tc>
          <w:tcPr>
            <w:tcW w:w="1105" w:type="dxa"/>
          </w:tcPr>
          <w:p w14:paraId="565582B6" w14:textId="77777777" w:rsidR="000829C4" w:rsidRDefault="00000000">
            <w:pPr>
              <w:rPr>
                <w:szCs w:val="21"/>
              </w:rPr>
            </w:pPr>
            <w:r>
              <w:rPr>
                <w:rFonts w:hint="eastAsia"/>
                <w:szCs w:val="21"/>
              </w:rPr>
              <w:t>纳税主体</w:t>
            </w:r>
          </w:p>
        </w:tc>
        <w:tc>
          <w:tcPr>
            <w:tcW w:w="1157" w:type="dxa"/>
          </w:tcPr>
          <w:p w14:paraId="29845E4E" w14:textId="77777777" w:rsidR="000829C4" w:rsidRDefault="00000000">
            <w:pPr>
              <w:rPr>
                <w:szCs w:val="21"/>
              </w:rPr>
            </w:pPr>
            <w:r>
              <w:rPr>
                <w:rFonts w:hint="eastAsia"/>
                <w:szCs w:val="21"/>
              </w:rPr>
              <w:t>参照</w:t>
            </w:r>
          </w:p>
        </w:tc>
        <w:tc>
          <w:tcPr>
            <w:tcW w:w="1100" w:type="dxa"/>
          </w:tcPr>
          <w:p w14:paraId="5622962C" w14:textId="77777777" w:rsidR="000829C4" w:rsidRDefault="00000000">
            <w:pPr>
              <w:rPr>
                <w:szCs w:val="21"/>
              </w:rPr>
            </w:pPr>
            <w:r>
              <w:rPr>
                <w:rFonts w:hint="eastAsia"/>
                <w:szCs w:val="21"/>
              </w:rPr>
              <w:t>手动录入</w:t>
            </w:r>
          </w:p>
        </w:tc>
        <w:tc>
          <w:tcPr>
            <w:tcW w:w="1138" w:type="dxa"/>
          </w:tcPr>
          <w:p w14:paraId="07E80CE6" w14:textId="77777777" w:rsidR="000829C4" w:rsidRDefault="00000000">
            <w:pPr>
              <w:rPr>
                <w:szCs w:val="21"/>
              </w:rPr>
            </w:pPr>
            <w:r>
              <w:rPr>
                <w:rFonts w:hint="eastAsia"/>
                <w:szCs w:val="21"/>
              </w:rPr>
              <w:t>否</w:t>
            </w:r>
          </w:p>
        </w:tc>
        <w:tc>
          <w:tcPr>
            <w:tcW w:w="4264" w:type="dxa"/>
          </w:tcPr>
          <w:p w14:paraId="6C439125" w14:textId="77777777" w:rsidR="000829C4" w:rsidRDefault="00000000">
            <w:pPr>
              <w:rPr>
                <w:szCs w:val="21"/>
              </w:rPr>
            </w:pPr>
            <w:r>
              <w:rPr>
                <w:rFonts w:hint="eastAsia"/>
                <w:szCs w:val="21"/>
              </w:rPr>
              <w:t>参照纳税主体档案，增加权限</w:t>
            </w:r>
          </w:p>
        </w:tc>
      </w:tr>
      <w:tr w:rsidR="000829C4" w14:paraId="427103F5" w14:textId="77777777">
        <w:tc>
          <w:tcPr>
            <w:tcW w:w="1105" w:type="dxa"/>
          </w:tcPr>
          <w:p w14:paraId="3FA45178" w14:textId="77777777" w:rsidR="000829C4" w:rsidRDefault="00000000">
            <w:pPr>
              <w:rPr>
                <w:szCs w:val="21"/>
              </w:rPr>
            </w:pPr>
            <w:r>
              <w:rPr>
                <w:rFonts w:hint="eastAsia"/>
                <w:szCs w:val="21"/>
              </w:rPr>
              <w:t>临时纳税人</w:t>
            </w:r>
          </w:p>
        </w:tc>
        <w:tc>
          <w:tcPr>
            <w:tcW w:w="1157" w:type="dxa"/>
          </w:tcPr>
          <w:p w14:paraId="1DD64A14" w14:textId="77777777" w:rsidR="000829C4" w:rsidRDefault="00000000">
            <w:pPr>
              <w:rPr>
                <w:szCs w:val="21"/>
              </w:rPr>
            </w:pPr>
            <w:r>
              <w:rPr>
                <w:rFonts w:hint="eastAsia"/>
                <w:szCs w:val="21"/>
              </w:rPr>
              <w:t>参照</w:t>
            </w:r>
          </w:p>
        </w:tc>
        <w:tc>
          <w:tcPr>
            <w:tcW w:w="1100" w:type="dxa"/>
          </w:tcPr>
          <w:p w14:paraId="40E4A0CE" w14:textId="77777777" w:rsidR="000829C4" w:rsidRDefault="00000000">
            <w:pPr>
              <w:rPr>
                <w:szCs w:val="21"/>
              </w:rPr>
            </w:pPr>
            <w:r>
              <w:rPr>
                <w:rFonts w:hint="eastAsia"/>
                <w:szCs w:val="21"/>
              </w:rPr>
              <w:t>手工录入</w:t>
            </w:r>
          </w:p>
        </w:tc>
        <w:tc>
          <w:tcPr>
            <w:tcW w:w="1138" w:type="dxa"/>
          </w:tcPr>
          <w:p w14:paraId="1DF9D9E0" w14:textId="77777777" w:rsidR="000829C4" w:rsidRDefault="00000000">
            <w:pPr>
              <w:rPr>
                <w:szCs w:val="21"/>
              </w:rPr>
            </w:pPr>
            <w:r>
              <w:rPr>
                <w:rFonts w:hint="eastAsia"/>
                <w:szCs w:val="21"/>
              </w:rPr>
              <w:t>否</w:t>
            </w:r>
          </w:p>
        </w:tc>
        <w:tc>
          <w:tcPr>
            <w:tcW w:w="4264" w:type="dxa"/>
          </w:tcPr>
          <w:p w14:paraId="15283474" w14:textId="77777777" w:rsidR="000829C4" w:rsidRDefault="00000000">
            <w:pPr>
              <w:rPr>
                <w:szCs w:val="21"/>
              </w:rPr>
            </w:pPr>
            <w:r>
              <w:rPr>
                <w:rFonts w:hint="eastAsia"/>
                <w:szCs w:val="21"/>
              </w:rPr>
              <w:t>参照纳税主体下的临时纳税人</w:t>
            </w:r>
          </w:p>
        </w:tc>
      </w:tr>
      <w:tr w:rsidR="000829C4" w14:paraId="63F15DFD" w14:textId="77777777">
        <w:tc>
          <w:tcPr>
            <w:tcW w:w="1105" w:type="dxa"/>
          </w:tcPr>
          <w:p w14:paraId="04B1A23A" w14:textId="77777777" w:rsidR="000829C4" w:rsidRDefault="00000000">
            <w:pPr>
              <w:rPr>
                <w:szCs w:val="21"/>
              </w:rPr>
            </w:pPr>
            <w:r>
              <w:rPr>
                <w:rFonts w:hint="eastAsia"/>
                <w:szCs w:val="21"/>
              </w:rPr>
              <w:t>临时纳税人所在地</w:t>
            </w:r>
          </w:p>
        </w:tc>
        <w:tc>
          <w:tcPr>
            <w:tcW w:w="1157" w:type="dxa"/>
          </w:tcPr>
          <w:p w14:paraId="2DA944D7" w14:textId="77777777" w:rsidR="000829C4" w:rsidRDefault="00000000">
            <w:pPr>
              <w:rPr>
                <w:szCs w:val="21"/>
              </w:rPr>
            </w:pPr>
            <w:r>
              <w:rPr>
                <w:rFonts w:hint="eastAsia"/>
                <w:szCs w:val="21"/>
              </w:rPr>
              <w:t>参照</w:t>
            </w:r>
          </w:p>
        </w:tc>
        <w:tc>
          <w:tcPr>
            <w:tcW w:w="1100" w:type="dxa"/>
          </w:tcPr>
          <w:p w14:paraId="51C2C7AB" w14:textId="77777777" w:rsidR="000829C4" w:rsidRDefault="00000000">
            <w:pPr>
              <w:rPr>
                <w:szCs w:val="21"/>
              </w:rPr>
            </w:pPr>
            <w:r>
              <w:rPr>
                <w:rFonts w:hint="eastAsia"/>
                <w:szCs w:val="21"/>
              </w:rPr>
              <w:t>手工录入</w:t>
            </w:r>
          </w:p>
        </w:tc>
        <w:tc>
          <w:tcPr>
            <w:tcW w:w="1138" w:type="dxa"/>
          </w:tcPr>
          <w:p w14:paraId="3872C39D" w14:textId="77777777" w:rsidR="000829C4" w:rsidRDefault="00000000">
            <w:pPr>
              <w:rPr>
                <w:szCs w:val="21"/>
              </w:rPr>
            </w:pPr>
            <w:r>
              <w:rPr>
                <w:rFonts w:hint="eastAsia"/>
                <w:szCs w:val="21"/>
              </w:rPr>
              <w:t>否</w:t>
            </w:r>
          </w:p>
        </w:tc>
        <w:tc>
          <w:tcPr>
            <w:tcW w:w="4264" w:type="dxa"/>
          </w:tcPr>
          <w:p w14:paraId="25C7255E" w14:textId="77777777" w:rsidR="000829C4" w:rsidRDefault="00000000">
            <w:pPr>
              <w:rPr>
                <w:szCs w:val="21"/>
              </w:rPr>
            </w:pPr>
            <w:r>
              <w:rPr>
                <w:rFonts w:hint="eastAsia"/>
                <w:szCs w:val="21"/>
              </w:rPr>
              <w:t>参照城市档案，</w:t>
            </w:r>
            <w:proofErr w:type="gramStart"/>
            <w:r>
              <w:rPr>
                <w:rFonts w:hint="eastAsia"/>
                <w:szCs w:val="21"/>
              </w:rPr>
              <w:t>选择省</w:t>
            </w:r>
            <w:proofErr w:type="gramEnd"/>
            <w:r>
              <w:rPr>
                <w:rFonts w:hint="eastAsia"/>
                <w:szCs w:val="21"/>
              </w:rPr>
              <w:t>/</w:t>
            </w:r>
            <w:r>
              <w:rPr>
                <w:rFonts w:hint="eastAsia"/>
                <w:szCs w:val="21"/>
              </w:rPr>
              <w:t>市</w:t>
            </w:r>
            <w:r>
              <w:rPr>
                <w:rFonts w:hint="eastAsia"/>
                <w:szCs w:val="21"/>
              </w:rPr>
              <w:t>/</w:t>
            </w:r>
            <w:r>
              <w:rPr>
                <w:rFonts w:hint="eastAsia"/>
                <w:szCs w:val="21"/>
              </w:rPr>
              <w:t>区县</w:t>
            </w:r>
          </w:p>
        </w:tc>
      </w:tr>
      <w:tr w:rsidR="000829C4" w14:paraId="51660AC6" w14:textId="77777777">
        <w:tc>
          <w:tcPr>
            <w:tcW w:w="1105" w:type="dxa"/>
          </w:tcPr>
          <w:p w14:paraId="3DAFA0C1" w14:textId="77777777" w:rsidR="000829C4" w:rsidRDefault="00000000">
            <w:pPr>
              <w:rPr>
                <w:szCs w:val="21"/>
              </w:rPr>
            </w:pPr>
            <w:r>
              <w:rPr>
                <w:rFonts w:hint="eastAsia"/>
                <w:szCs w:val="21"/>
              </w:rPr>
              <w:t>申报年份</w:t>
            </w:r>
          </w:p>
        </w:tc>
        <w:tc>
          <w:tcPr>
            <w:tcW w:w="1157" w:type="dxa"/>
          </w:tcPr>
          <w:p w14:paraId="15B6F0E5" w14:textId="77777777" w:rsidR="000829C4" w:rsidRDefault="00000000">
            <w:pPr>
              <w:rPr>
                <w:szCs w:val="21"/>
              </w:rPr>
            </w:pPr>
            <w:r>
              <w:rPr>
                <w:rFonts w:hint="eastAsia"/>
                <w:szCs w:val="21"/>
              </w:rPr>
              <w:t>字符</w:t>
            </w:r>
          </w:p>
        </w:tc>
        <w:tc>
          <w:tcPr>
            <w:tcW w:w="1100" w:type="dxa"/>
          </w:tcPr>
          <w:p w14:paraId="2644406F" w14:textId="77777777" w:rsidR="000829C4" w:rsidRDefault="00000000">
            <w:pPr>
              <w:rPr>
                <w:szCs w:val="21"/>
              </w:rPr>
            </w:pPr>
            <w:r>
              <w:rPr>
                <w:rFonts w:hint="eastAsia"/>
                <w:szCs w:val="21"/>
              </w:rPr>
              <w:t>手工录入</w:t>
            </w:r>
          </w:p>
        </w:tc>
        <w:tc>
          <w:tcPr>
            <w:tcW w:w="1138" w:type="dxa"/>
          </w:tcPr>
          <w:p w14:paraId="2368A17E" w14:textId="77777777" w:rsidR="000829C4" w:rsidRDefault="00000000">
            <w:pPr>
              <w:rPr>
                <w:szCs w:val="21"/>
              </w:rPr>
            </w:pPr>
            <w:r>
              <w:rPr>
                <w:rFonts w:hint="eastAsia"/>
                <w:szCs w:val="21"/>
              </w:rPr>
              <w:t>否</w:t>
            </w:r>
          </w:p>
        </w:tc>
        <w:tc>
          <w:tcPr>
            <w:tcW w:w="4264" w:type="dxa"/>
          </w:tcPr>
          <w:p w14:paraId="000816F9" w14:textId="77777777" w:rsidR="000829C4" w:rsidRDefault="000829C4">
            <w:pPr>
              <w:rPr>
                <w:szCs w:val="21"/>
              </w:rPr>
            </w:pPr>
          </w:p>
        </w:tc>
      </w:tr>
      <w:tr w:rsidR="000829C4" w14:paraId="6772F7D6" w14:textId="77777777">
        <w:tc>
          <w:tcPr>
            <w:tcW w:w="1105" w:type="dxa"/>
          </w:tcPr>
          <w:p w14:paraId="52B8303C" w14:textId="77777777" w:rsidR="000829C4" w:rsidRDefault="00000000">
            <w:pPr>
              <w:rPr>
                <w:szCs w:val="21"/>
              </w:rPr>
            </w:pPr>
            <w:r>
              <w:rPr>
                <w:rFonts w:hint="eastAsia"/>
                <w:szCs w:val="21"/>
              </w:rPr>
              <w:t>申报月份</w:t>
            </w:r>
          </w:p>
        </w:tc>
        <w:tc>
          <w:tcPr>
            <w:tcW w:w="1157" w:type="dxa"/>
          </w:tcPr>
          <w:p w14:paraId="7F1F6142" w14:textId="77777777" w:rsidR="000829C4" w:rsidRDefault="00000000">
            <w:pPr>
              <w:rPr>
                <w:szCs w:val="21"/>
              </w:rPr>
            </w:pPr>
            <w:r>
              <w:rPr>
                <w:rFonts w:hint="eastAsia"/>
                <w:szCs w:val="21"/>
              </w:rPr>
              <w:t>参照</w:t>
            </w:r>
          </w:p>
        </w:tc>
        <w:tc>
          <w:tcPr>
            <w:tcW w:w="1100" w:type="dxa"/>
          </w:tcPr>
          <w:p w14:paraId="71E31DA8" w14:textId="77777777" w:rsidR="000829C4" w:rsidRDefault="00000000">
            <w:pPr>
              <w:rPr>
                <w:szCs w:val="21"/>
              </w:rPr>
            </w:pPr>
            <w:r>
              <w:rPr>
                <w:rFonts w:hint="eastAsia"/>
                <w:szCs w:val="21"/>
              </w:rPr>
              <w:t>手工录入</w:t>
            </w:r>
          </w:p>
        </w:tc>
        <w:tc>
          <w:tcPr>
            <w:tcW w:w="1138" w:type="dxa"/>
          </w:tcPr>
          <w:p w14:paraId="30F59976" w14:textId="77777777" w:rsidR="000829C4" w:rsidRDefault="00000000">
            <w:pPr>
              <w:rPr>
                <w:szCs w:val="21"/>
              </w:rPr>
            </w:pPr>
            <w:r>
              <w:rPr>
                <w:rFonts w:hint="eastAsia"/>
                <w:szCs w:val="21"/>
              </w:rPr>
              <w:t>否</w:t>
            </w:r>
          </w:p>
        </w:tc>
        <w:tc>
          <w:tcPr>
            <w:tcW w:w="4264" w:type="dxa"/>
          </w:tcPr>
          <w:p w14:paraId="590D1F34" w14:textId="77777777" w:rsidR="000829C4" w:rsidRDefault="00000000">
            <w:pPr>
              <w:rPr>
                <w:szCs w:val="21"/>
              </w:rPr>
            </w:pPr>
            <w:r>
              <w:rPr>
                <w:rFonts w:hint="eastAsia"/>
                <w:szCs w:val="21"/>
              </w:rPr>
              <w:t>参照会计月份</w:t>
            </w:r>
          </w:p>
        </w:tc>
      </w:tr>
      <w:tr w:rsidR="000829C4" w14:paraId="68E7FAB7" w14:textId="77777777">
        <w:tc>
          <w:tcPr>
            <w:tcW w:w="1105" w:type="dxa"/>
          </w:tcPr>
          <w:p w14:paraId="409AC6CD" w14:textId="77777777" w:rsidR="000829C4" w:rsidRDefault="00000000">
            <w:pPr>
              <w:rPr>
                <w:szCs w:val="21"/>
              </w:rPr>
            </w:pPr>
            <w:r>
              <w:rPr>
                <w:rFonts w:hint="eastAsia"/>
                <w:szCs w:val="21"/>
              </w:rPr>
              <w:t>申报状态</w:t>
            </w:r>
          </w:p>
        </w:tc>
        <w:tc>
          <w:tcPr>
            <w:tcW w:w="1157" w:type="dxa"/>
          </w:tcPr>
          <w:p w14:paraId="0CC97C32" w14:textId="77777777" w:rsidR="000829C4" w:rsidRDefault="00000000">
            <w:pPr>
              <w:rPr>
                <w:szCs w:val="21"/>
              </w:rPr>
            </w:pPr>
            <w:r>
              <w:rPr>
                <w:rFonts w:hint="eastAsia"/>
                <w:szCs w:val="21"/>
              </w:rPr>
              <w:t>枚举</w:t>
            </w:r>
          </w:p>
        </w:tc>
        <w:tc>
          <w:tcPr>
            <w:tcW w:w="1100" w:type="dxa"/>
          </w:tcPr>
          <w:p w14:paraId="28AE35D9" w14:textId="77777777" w:rsidR="000829C4" w:rsidRDefault="00000000">
            <w:pPr>
              <w:rPr>
                <w:szCs w:val="21"/>
              </w:rPr>
            </w:pPr>
            <w:r>
              <w:rPr>
                <w:rFonts w:hint="eastAsia"/>
                <w:szCs w:val="21"/>
              </w:rPr>
              <w:t>手工录入</w:t>
            </w:r>
          </w:p>
        </w:tc>
        <w:tc>
          <w:tcPr>
            <w:tcW w:w="1138" w:type="dxa"/>
          </w:tcPr>
          <w:p w14:paraId="3E549BB3" w14:textId="77777777" w:rsidR="000829C4" w:rsidRDefault="00000000">
            <w:pPr>
              <w:rPr>
                <w:szCs w:val="21"/>
              </w:rPr>
            </w:pPr>
            <w:r>
              <w:rPr>
                <w:rFonts w:hint="eastAsia"/>
                <w:szCs w:val="21"/>
              </w:rPr>
              <w:t>否</w:t>
            </w:r>
          </w:p>
        </w:tc>
        <w:tc>
          <w:tcPr>
            <w:tcW w:w="4264" w:type="dxa"/>
          </w:tcPr>
          <w:p w14:paraId="4EE60203" w14:textId="77777777" w:rsidR="000829C4" w:rsidRDefault="000829C4">
            <w:pPr>
              <w:rPr>
                <w:szCs w:val="21"/>
              </w:rPr>
            </w:pPr>
          </w:p>
        </w:tc>
      </w:tr>
      <w:tr w:rsidR="000829C4" w14:paraId="538CBC4F" w14:textId="77777777">
        <w:tc>
          <w:tcPr>
            <w:tcW w:w="1105" w:type="dxa"/>
          </w:tcPr>
          <w:p w14:paraId="268A1F37" w14:textId="77777777" w:rsidR="000829C4" w:rsidRDefault="00000000">
            <w:pPr>
              <w:rPr>
                <w:szCs w:val="21"/>
              </w:rPr>
            </w:pPr>
            <w:r>
              <w:rPr>
                <w:rFonts w:hint="eastAsia"/>
                <w:szCs w:val="21"/>
              </w:rPr>
              <w:t>税种</w:t>
            </w:r>
          </w:p>
        </w:tc>
        <w:tc>
          <w:tcPr>
            <w:tcW w:w="1157" w:type="dxa"/>
          </w:tcPr>
          <w:p w14:paraId="1BDC4791" w14:textId="77777777" w:rsidR="000829C4" w:rsidRDefault="00000000">
            <w:pPr>
              <w:rPr>
                <w:szCs w:val="21"/>
              </w:rPr>
            </w:pPr>
            <w:r>
              <w:rPr>
                <w:rFonts w:hint="eastAsia"/>
                <w:szCs w:val="21"/>
              </w:rPr>
              <w:t>枚举</w:t>
            </w:r>
          </w:p>
        </w:tc>
        <w:tc>
          <w:tcPr>
            <w:tcW w:w="1100" w:type="dxa"/>
          </w:tcPr>
          <w:p w14:paraId="6CB23D32" w14:textId="77777777" w:rsidR="000829C4" w:rsidRDefault="00000000">
            <w:pPr>
              <w:rPr>
                <w:szCs w:val="21"/>
              </w:rPr>
            </w:pPr>
            <w:r>
              <w:rPr>
                <w:rFonts w:hint="eastAsia"/>
                <w:szCs w:val="21"/>
              </w:rPr>
              <w:t>手工录入</w:t>
            </w:r>
          </w:p>
        </w:tc>
        <w:tc>
          <w:tcPr>
            <w:tcW w:w="1138" w:type="dxa"/>
          </w:tcPr>
          <w:p w14:paraId="0CE297DC" w14:textId="77777777" w:rsidR="000829C4" w:rsidRDefault="00000000">
            <w:pPr>
              <w:rPr>
                <w:szCs w:val="21"/>
              </w:rPr>
            </w:pPr>
            <w:r>
              <w:rPr>
                <w:rFonts w:hint="eastAsia"/>
                <w:szCs w:val="21"/>
              </w:rPr>
              <w:t>否</w:t>
            </w:r>
          </w:p>
        </w:tc>
        <w:tc>
          <w:tcPr>
            <w:tcW w:w="4264" w:type="dxa"/>
          </w:tcPr>
          <w:p w14:paraId="6BE88D97" w14:textId="77777777" w:rsidR="000829C4" w:rsidRDefault="00000000">
            <w:pPr>
              <w:rPr>
                <w:szCs w:val="21"/>
              </w:rPr>
            </w:pPr>
            <w:r>
              <w:rPr>
                <w:rFonts w:hint="eastAsia"/>
                <w:szCs w:val="21"/>
              </w:rPr>
              <w:t>房产税</w:t>
            </w:r>
            <w:r>
              <w:rPr>
                <w:rFonts w:hint="eastAsia"/>
                <w:szCs w:val="21"/>
              </w:rPr>
              <w:t>/</w:t>
            </w:r>
            <w:r>
              <w:rPr>
                <w:rFonts w:hint="eastAsia"/>
                <w:szCs w:val="21"/>
              </w:rPr>
              <w:t>城镇土地使用税，选择税种后，查询条件为对应税种的申报标识。</w:t>
            </w:r>
          </w:p>
        </w:tc>
      </w:tr>
    </w:tbl>
    <w:p w14:paraId="5921169D" w14:textId="77777777" w:rsidR="000829C4" w:rsidRDefault="00000000">
      <w:r>
        <w:rPr>
          <w:rFonts w:hint="eastAsia"/>
          <w:color w:val="FF0000"/>
          <w:shd w:val="clear" w:color="auto" w:fill="FFFF00"/>
        </w:rPr>
        <w:t>（修改）</w:t>
      </w:r>
      <w:r>
        <w:rPr>
          <w:rFonts w:hint="eastAsia"/>
        </w:rPr>
        <w:t>新增卡片字段：</w:t>
      </w:r>
    </w:p>
    <w:tbl>
      <w:tblPr>
        <w:tblStyle w:val="ab"/>
        <w:tblW w:w="8764" w:type="dxa"/>
        <w:tblLayout w:type="fixed"/>
        <w:tblLook w:val="04A0" w:firstRow="1" w:lastRow="0" w:firstColumn="1" w:lastColumn="0" w:noHBand="0" w:noVBand="1"/>
      </w:tblPr>
      <w:tblGrid>
        <w:gridCol w:w="1105"/>
        <w:gridCol w:w="1157"/>
        <w:gridCol w:w="1100"/>
        <w:gridCol w:w="1138"/>
        <w:gridCol w:w="4264"/>
      </w:tblGrid>
      <w:tr w:rsidR="000829C4" w14:paraId="2925E76C" w14:textId="77777777">
        <w:tc>
          <w:tcPr>
            <w:tcW w:w="1105" w:type="dxa"/>
            <w:shd w:val="clear" w:color="auto" w:fill="DEEBF6" w:themeFill="accent1" w:themeFillTint="32"/>
          </w:tcPr>
          <w:p w14:paraId="656D5ECC" w14:textId="77777777" w:rsidR="000829C4" w:rsidRDefault="00000000">
            <w:pPr>
              <w:jc w:val="center"/>
              <w:rPr>
                <w:b/>
                <w:bCs/>
                <w:szCs w:val="21"/>
              </w:rPr>
            </w:pPr>
            <w:r>
              <w:rPr>
                <w:rFonts w:hint="eastAsia"/>
                <w:b/>
                <w:bCs/>
                <w:szCs w:val="21"/>
              </w:rPr>
              <w:t>字段名称</w:t>
            </w:r>
          </w:p>
        </w:tc>
        <w:tc>
          <w:tcPr>
            <w:tcW w:w="1157" w:type="dxa"/>
            <w:shd w:val="clear" w:color="auto" w:fill="DEEBF6" w:themeFill="accent1" w:themeFillTint="32"/>
          </w:tcPr>
          <w:p w14:paraId="2FDAA92D" w14:textId="77777777" w:rsidR="000829C4" w:rsidRDefault="00000000">
            <w:pPr>
              <w:jc w:val="center"/>
              <w:rPr>
                <w:b/>
                <w:bCs/>
                <w:szCs w:val="21"/>
              </w:rPr>
            </w:pPr>
            <w:r>
              <w:rPr>
                <w:rFonts w:hint="eastAsia"/>
                <w:b/>
                <w:bCs/>
                <w:szCs w:val="21"/>
              </w:rPr>
              <w:t>字段类型</w:t>
            </w:r>
          </w:p>
        </w:tc>
        <w:tc>
          <w:tcPr>
            <w:tcW w:w="1100" w:type="dxa"/>
            <w:shd w:val="clear" w:color="auto" w:fill="DEEBF6" w:themeFill="accent1" w:themeFillTint="32"/>
          </w:tcPr>
          <w:p w14:paraId="729900DB" w14:textId="77777777" w:rsidR="000829C4" w:rsidRDefault="00000000">
            <w:pPr>
              <w:jc w:val="center"/>
              <w:rPr>
                <w:b/>
                <w:bCs/>
                <w:szCs w:val="21"/>
              </w:rPr>
            </w:pPr>
            <w:r>
              <w:rPr>
                <w:rFonts w:hint="eastAsia"/>
                <w:b/>
                <w:bCs/>
                <w:szCs w:val="21"/>
              </w:rPr>
              <w:t>录入方式</w:t>
            </w:r>
          </w:p>
        </w:tc>
        <w:tc>
          <w:tcPr>
            <w:tcW w:w="1138" w:type="dxa"/>
            <w:shd w:val="clear" w:color="auto" w:fill="DEEBF6" w:themeFill="accent1" w:themeFillTint="32"/>
          </w:tcPr>
          <w:p w14:paraId="72C2C5C5" w14:textId="77777777" w:rsidR="000829C4" w:rsidRDefault="00000000">
            <w:pPr>
              <w:jc w:val="center"/>
              <w:rPr>
                <w:b/>
                <w:bCs/>
                <w:szCs w:val="21"/>
              </w:rPr>
            </w:pPr>
            <w:r>
              <w:rPr>
                <w:rFonts w:hint="eastAsia"/>
                <w:b/>
                <w:bCs/>
                <w:szCs w:val="21"/>
              </w:rPr>
              <w:t>是否必录</w:t>
            </w:r>
          </w:p>
        </w:tc>
        <w:tc>
          <w:tcPr>
            <w:tcW w:w="4264" w:type="dxa"/>
            <w:shd w:val="clear" w:color="auto" w:fill="DEEBF6" w:themeFill="accent1" w:themeFillTint="32"/>
          </w:tcPr>
          <w:p w14:paraId="352A0C48" w14:textId="77777777" w:rsidR="000829C4" w:rsidRDefault="00000000">
            <w:pPr>
              <w:jc w:val="center"/>
              <w:rPr>
                <w:b/>
                <w:bCs/>
                <w:szCs w:val="21"/>
              </w:rPr>
            </w:pPr>
            <w:r>
              <w:rPr>
                <w:rFonts w:hint="eastAsia"/>
                <w:b/>
                <w:bCs/>
                <w:szCs w:val="21"/>
              </w:rPr>
              <w:t>备注</w:t>
            </w:r>
          </w:p>
        </w:tc>
      </w:tr>
      <w:tr w:rsidR="000829C4" w14:paraId="116D05A4" w14:textId="77777777">
        <w:tc>
          <w:tcPr>
            <w:tcW w:w="1105" w:type="dxa"/>
          </w:tcPr>
          <w:p w14:paraId="2E2BD5BB" w14:textId="77777777" w:rsidR="000829C4" w:rsidRDefault="00000000">
            <w:pPr>
              <w:rPr>
                <w:szCs w:val="21"/>
              </w:rPr>
            </w:pPr>
            <w:r>
              <w:rPr>
                <w:rFonts w:hint="eastAsia"/>
                <w:szCs w:val="21"/>
              </w:rPr>
              <w:t>纳税主体</w:t>
            </w:r>
          </w:p>
        </w:tc>
        <w:tc>
          <w:tcPr>
            <w:tcW w:w="1157" w:type="dxa"/>
          </w:tcPr>
          <w:p w14:paraId="62B322F3" w14:textId="77777777" w:rsidR="000829C4" w:rsidRDefault="00000000">
            <w:pPr>
              <w:rPr>
                <w:szCs w:val="21"/>
              </w:rPr>
            </w:pPr>
            <w:r>
              <w:rPr>
                <w:rFonts w:hint="eastAsia"/>
                <w:szCs w:val="21"/>
              </w:rPr>
              <w:t>参照</w:t>
            </w:r>
          </w:p>
        </w:tc>
        <w:tc>
          <w:tcPr>
            <w:tcW w:w="1100" w:type="dxa"/>
          </w:tcPr>
          <w:p w14:paraId="0D50B114" w14:textId="77777777" w:rsidR="000829C4" w:rsidRDefault="00000000">
            <w:pPr>
              <w:rPr>
                <w:szCs w:val="21"/>
              </w:rPr>
            </w:pPr>
            <w:r>
              <w:rPr>
                <w:rFonts w:hint="eastAsia"/>
                <w:szCs w:val="21"/>
              </w:rPr>
              <w:t>手动选择</w:t>
            </w:r>
          </w:p>
        </w:tc>
        <w:tc>
          <w:tcPr>
            <w:tcW w:w="1138" w:type="dxa"/>
          </w:tcPr>
          <w:p w14:paraId="6BA5F5D9" w14:textId="77777777" w:rsidR="000829C4" w:rsidRDefault="00000000">
            <w:pPr>
              <w:rPr>
                <w:szCs w:val="21"/>
              </w:rPr>
            </w:pPr>
            <w:r>
              <w:rPr>
                <w:rFonts w:hint="eastAsia"/>
                <w:szCs w:val="21"/>
              </w:rPr>
              <w:t>是</w:t>
            </w:r>
          </w:p>
        </w:tc>
        <w:tc>
          <w:tcPr>
            <w:tcW w:w="4264" w:type="dxa"/>
          </w:tcPr>
          <w:p w14:paraId="58D57EC4" w14:textId="77777777" w:rsidR="000829C4" w:rsidRDefault="00000000">
            <w:pPr>
              <w:rPr>
                <w:szCs w:val="21"/>
              </w:rPr>
            </w:pPr>
            <w:r>
              <w:rPr>
                <w:rFonts w:hint="eastAsia"/>
                <w:szCs w:val="21"/>
              </w:rPr>
              <w:t>参照纳税主体档案，</w:t>
            </w:r>
          </w:p>
        </w:tc>
      </w:tr>
      <w:tr w:rsidR="000829C4" w14:paraId="0289EE11" w14:textId="77777777">
        <w:tc>
          <w:tcPr>
            <w:tcW w:w="1105" w:type="dxa"/>
          </w:tcPr>
          <w:p w14:paraId="1E7E0F4A" w14:textId="77777777" w:rsidR="000829C4" w:rsidRDefault="00000000">
            <w:pPr>
              <w:rPr>
                <w:szCs w:val="21"/>
              </w:rPr>
            </w:pPr>
            <w:r>
              <w:rPr>
                <w:rFonts w:hint="eastAsia"/>
                <w:szCs w:val="21"/>
              </w:rPr>
              <w:t>临时纳税人名称</w:t>
            </w:r>
          </w:p>
        </w:tc>
        <w:tc>
          <w:tcPr>
            <w:tcW w:w="1157" w:type="dxa"/>
          </w:tcPr>
          <w:p w14:paraId="651D51E3" w14:textId="77777777" w:rsidR="000829C4" w:rsidRDefault="00000000">
            <w:pPr>
              <w:rPr>
                <w:szCs w:val="21"/>
              </w:rPr>
            </w:pPr>
            <w:r>
              <w:rPr>
                <w:rFonts w:hint="eastAsia"/>
                <w:szCs w:val="21"/>
              </w:rPr>
              <w:t>参照</w:t>
            </w:r>
          </w:p>
        </w:tc>
        <w:tc>
          <w:tcPr>
            <w:tcW w:w="1100" w:type="dxa"/>
          </w:tcPr>
          <w:p w14:paraId="30DB60A9" w14:textId="77777777" w:rsidR="000829C4" w:rsidRDefault="00000000">
            <w:pPr>
              <w:rPr>
                <w:szCs w:val="21"/>
              </w:rPr>
            </w:pPr>
            <w:r>
              <w:rPr>
                <w:rFonts w:hint="eastAsia"/>
                <w:szCs w:val="21"/>
              </w:rPr>
              <w:t>手工录入</w:t>
            </w:r>
          </w:p>
        </w:tc>
        <w:tc>
          <w:tcPr>
            <w:tcW w:w="1138" w:type="dxa"/>
          </w:tcPr>
          <w:p w14:paraId="6B17FC26" w14:textId="77777777" w:rsidR="000829C4" w:rsidRDefault="00000000">
            <w:pPr>
              <w:rPr>
                <w:szCs w:val="21"/>
              </w:rPr>
            </w:pPr>
            <w:r>
              <w:rPr>
                <w:rFonts w:hint="eastAsia"/>
                <w:szCs w:val="21"/>
              </w:rPr>
              <w:t>是</w:t>
            </w:r>
          </w:p>
        </w:tc>
        <w:tc>
          <w:tcPr>
            <w:tcW w:w="4264" w:type="dxa"/>
          </w:tcPr>
          <w:p w14:paraId="123125F5" w14:textId="77777777" w:rsidR="000829C4" w:rsidRDefault="00000000">
            <w:pPr>
              <w:rPr>
                <w:szCs w:val="21"/>
              </w:rPr>
            </w:pPr>
            <w:r>
              <w:rPr>
                <w:rFonts w:hint="eastAsia"/>
                <w:szCs w:val="21"/>
              </w:rPr>
              <w:t>参照所选纳税主体下启用状态的临时纳税人</w:t>
            </w:r>
          </w:p>
        </w:tc>
      </w:tr>
      <w:tr w:rsidR="000829C4" w14:paraId="289A972C" w14:textId="77777777">
        <w:tc>
          <w:tcPr>
            <w:tcW w:w="1105" w:type="dxa"/>
          </w:tcPr>
          <w:p w14:paraId="007EAF49" w14:textId="77777777" w:rsidR="000829C4" w:rsidRDefault="00000000">
            <w:pPr>
              <w:rPr>
                <w:szCs w:val="21"/>
              </w:rPr>
            </w:pPr>
            <w:r>
              <w:rPr>
                <w:rFonts w:hint="eastAsia"/>
                <w:szCs w:val="21"/>
              </w:rPr>
              <w:t>临时纳税人识别号</w:t>
            </w:r>
          </w:p>
        </w:tc>
        <w:tc>
          <w:tcPr>
            <w:tcW w:w="1157" w:type="dxa"/>
          </w:tcPr>
          <w:p w14:paraId="17174456" w14:textId="77777777" w:rsidR="000829C4" w:rsidRDefault="00000000">
            <w:pPr>
              <w:rPr>
                <w:szCs w:val="21"/>
              </w:rPr>
            </w:pPr>
            <w:r>
              <w:rPr>
                <w:rFonts w:hint="eastAsia"/>
                <w:szCs w:val="21"/>
              </w:rPr>
              <w:t>字符</w:t>
            </w:r>
          </w:p>
        </w:tc>
        <w:tc>
          <w:tcPr>
            <w:tcW w:w="1100" w:type="dxa"/>
          </w:tcPr>
          <w:p w14:paraId="72A56648" w14:textId="77777777" w:rsidR="000829C4" w:rsidRDefault="00000000">
            <w:pPr>
              <w:rPr>
                <w:szCs w:val="21"/>
              </w:rPr>
            </w:pPr>
            <w:r>
              <w:rPr>
                <w:rFonts w:hint="eastAsia"/>
                <w:szCs w:val="21"/>
              </w:rPr>
              <w:t>自动带出</w:t>
            </w:r>
          </w:p>
        </w:tc>
        <w:tc>
          <w:tcPr>
            <w:tcW w:w="1138" w:type="dxa"/>
          </w:tcPr>
          <w:p w14:paraId="4E51DD6F" w14:textId="77777777" w:rsidR="000829C4" w:rsidRDefault="00000000">
            <w:pPr>
              <w:rPr>
                <w:szCs w:val="21"/>
              </w:rPr>
            </w:pPr>
            <w:r>
              <w:rPr>
                <w:rFonts w:hint="eastAsia"/>
                <w:szCs w:val="21"/>
              </w:rPr>
              <w:t>是</w:t>
            </w:r>
          </w:p>
        </w:tc>
        <w:tc>
          <w:tcPr>
            <w:tcW w:w="4264" w:type="dxa"/>
          </w:tcPr>
          <w:p w14:paraId="35A8D25A" w14:textId="77777777" w:rsidR="000829C4" w:rsidRDefault="000829C4">
            <w:pPr>
              <w:rPr>
                <w:szCs w:val="21"/>
              </w:rPr>
            </w:pPr>
          </w:p>
        </w:tc>
      </w:tr>
      <w:tr w:rsidR="000829C4" w14:paraId="2DAD9C5C" w14:textId="77777777">
        <w:tc>
          <w:tcPr>
            <w:tcW w:w="1105" w:type="dxa"/>
          </w:tcPr>
          <w:p w14:paraId="4DA6299B" w14:textId="77777777" w:rsidR="000829C4" w:rsidRDefault="00000000">
            <w:pPr>
              <w:rPr>
                <w:szCs w:val="21"/>
              </w:rPr>
            </w:pPr>
            <w:r>
              <w:rPr>
                <w:rFonts w:hint="eastAsia"/>
                <w:szCs w:val="21"/>
              </w:rPr>
              <w:t>临时纳税人所在地</w:t>
            </w:r>
          </w:p>
        </w:tc>
        <w:tc>
          <w:tcPr>
            <w:tcW w:w="1157" w:type="dxa"/>
          </w:tcPr>
          <w:p w14:paraId="7A97091B" w14:textId="77777777" w:rsidR="000829C4" w:rsidRDefault="00000000">
            <w:pPr>
              <w:rPr>
                <w:szCs w:val="21"/>
              </w:rPr>
            </w:pPr>
            <w:r>
              <w:rPr>
                <w:rFonts w:hint="eastAsia"/>
                <w:szCs w:val="21"/>
              </w:rPr>
              <w:t>字符</w:t>
            </w:r>
          </w:p>
        </w:tc>
        <w:tc>
          <w:tcPr>
            <w:tcW w:w="1100" w:type="dxa"/>
          </w:tcPr>
          <w:p w14:paraId="0F453CEF" w14:textId="77777777" w:rsidR="000829C4" w:rsidRDefault="00000000">
            <w:pPr>
              <w:rPr>
                <w:szCs w:val="21"/>
              </w:rPr>
            </w:pPr>
            <w:r>
              <w:rPr>
                <w:rFonts w:hint="eastAsia"/>
                <w:szCs w:val="21"/>
              </w:rPr>
              <w:t>自动带出</w:t>
            </w:r>
          </w:p>
        </w:tc>
        <w:tc>
          <w:tcPr>
            <w:tcW w:w="1138" w:type="dxa"/>
          </w:tcPr>
          <w:p w14:paraId="6E3F547E" w14:textId="77777777" w:rsidR="000829C4" w:rsidRDefault="00000000">
            <w:pPr>
              <w:rPr>
                <w:szCs w:val="21"/>
              </w:rPr>
            </w:pPr>
            <w:r>
              <w:rPr>
                <w:rFonts w:hint="eastAsia"/>
                <w:szCs w:val="21"/>
              </w:rPr>
              <w:t>是</w:t>
            </w:r>
          </w:p>
        </w:tc>
        <w:tc>
          <w:tcPr>
            <w:tcW w:w="4264" w:type="dxa"/>
          </w:tcPr>
          <w:p w14:paraId="0E996468" w14:textId="77777777" w:rsidR="000829C4" w:rsidRDefault="000829C4">
            <w:pPr>
              <w:rPr>
                <w:szCs w:val="21"/>
              </w:rPr>
            </w:pPr>
          </w:p>
        </w:tc>
      </w:tr>
      <w:tr w:rsidR="000829C4" w14:paraId="3B2A521E" w14:textId="77777777">
        <w:tc>
          <w:tcPr>
            <w:tcW w:w="1105" w:type="dxa"/>
          </w:tcPr>
          <w:p w14:paraId="78544032" w14:textId="77777777" w:rsidR="000829C4" w:rsidRDefault="00000000">
            <w:pPr>
              <w:rPr>
                <w:szCs w:val="21"/>
              </w:rPr>
            </w:pPr>
            <w:r>
              <w:rPr>
                <w:rFonts w:hint="eastAsia"/>
                <w:szCs w:val="21"/>
              </w:rPr>
              <w:t>申报月份</w:t>
            </w:r>
          </w:p>
        </w:tc>
        <w:tc>
          <w:tcPr>
            <w:tcW w:w="1157" w:type="dxa"/>
          </w:tcPr>
          <w:p w14:paraId="532FC901" w14:textId="77777777" w:rsidR="000829C4" w:rsidRDefault="00000000">
            <w:pPr>
              <w:rPr>
                <w:szCs w:val="21"/>
              </w:rPr>
            </w:pPr>
            <w:r>
              <w:rPr>
                <w:rFonts w:hint="eastAsia"/>
                <w:szCs w:val="21"/>
              </w:rPr>
              <w:t>参照</w:t>
            </w:r>
          </w:p>
        </w:tc>
        <w:tc>
          <w:tcPr>
            <w:tcW w:w="1100" w:type="dxa"/>
          </w:tcPr>
          <w:p w14:paraId="6B3F1B87" w14:textId="77777777" w:rsidR="000829C4" w:rsidRDefault="00000000">
            <w:pPr>
              <w:rPr>
                <w:szCs w:val="21"/>
              </w:rPr>
            </w:pPr>
            <w:r>
              <w:rPr>
                <w:rFonts w:hint="eastAsia"/>
                <w:szCs w:val="21"/>
              </w:rPr>
              <w:t>手动选择</w:t>
            </w:r>
          </w:p>
        </w:tc>
        <w:tc>
          <w:tcPr>
            <w:tcW w:w="1138" w:type="dxa"/>
          </w:tcPr>
          <w:p w14:paraId="6F100705" w14:textId="77777777" w:rsidR="000829C4" w:rsidRDefault="00000000">
            <w:pPr>
              <w:rPr>
                <w:szCs w:val="21"/>
              </w:rPr>
            </w:pPr>
            <w:r>
              <w:rPr>
                <w:rFonts w:hint="eastAsia"/>
                <w:szCs w:val="21"/>
              </w:rPr>
              <w:t>是</w:t>
            </w:r>
          </w:p>
        </w:tc>
        <w:tc>
          <w:tcPr>
            <w:tcW w:w="4264" w:type="dxa"/>
          </w:tcPr>
          <w:p w14:paraId="54EA4A1E" w14:textId="77777777" w:rsidR="000829C4" w:rsidRDefault="00000000">
            <w:pPr>
              <w:rPr>
                <w:szCs w:val="21"/>
              </w:rPr>
            </w:pPr>
            <w:r>
              <w:rPr>
                <w:rFonts w:hint="eastAsia"/>
                <w:szCs w:val="21"/>
              </w:rPr>
              <w:t>参照会计月份</w:t>
            </w:r>
          </w:p>
        </w:tc>
      </w:tr>
      <w:tr w:rsidR="000829C4" w14:paraId="612E4227" w14:textId="77777777">
        <w:tc>
          <w:tcPr>
            <w:tcW w:w="8764" w:type="dxa"/>
            <w:gridSpan w:val="5"/>
          </w:tcPr>
          <w:p w14:paraId="619D0DFB" w14:textId="77777777" w:rsidR="000829C4" w:rsidRDefault="00000000">
            <w:pPr>
              <w:rPr>
                <w:szCs w:val="21"/>
              </w:rPr>
            </w:pPr>
            <w:r>
              <w:rPr>
                <w:rFonts w:hint="eastAsia"/>
                <w:color w:val="FF0000"/>
                <w:shd w:val="clear" w:color="auto" w:fill="FFFF00"/>
              </w:rPr>
              <w:t>（修改）</w:t>
            </w:r>
            <w:r>
              <w:rPr>
                <w:rFonts w:hint="eastAsia"/>
                <w:szCs w:val="21"/>
              </w:rPr>
              <w:t>房产税</w:t>
            </w:r>
          </w:p>
        </w:tc>
      </w:tr>
      <w:tr w:rsidR="000829C4" w14:paraId="21A311FE" w14:textId="77777777">
        <w:tc>
          <w:tcPr>
            <w:tcW w:w="1105" w:type="dxa"/>
          </w:tcPr>
          <w:p w14:paraId="46ACC88E" w14:textId="77777777" w:rsidR="000829C4" w:rsidRDefault="00000000">
            <w:pPr>
              <w:rPr>
                <w:szCs w:val="21"/>
              </w:rPr>
            </w:pPr>
            <w:r>
              <w:rPr>
                <w:rFonts w:hint="eastAsia"/>
                <w:szCs w:val="21"/>
              </w:rPr>
              <w:t>从价申报</w:t>
            </w:r>
            <w:r>
              <w:rPr>
                <w:rFonts w:hint="eastAsia"/>
                <w:szCs w:val="21"/>
              </w:rPr>
              <w:lastRenderedPageBreak/>
              <w:t>标识</w:t>
            </w:r>
          </w:p>
        </w:tc>
        <w:tc>
          <w:tcPr>
            <w:tcW w:w="1157" w:type="dxa"/>
          </w:tcPr>
          <w:p w14:paraId="6D96C91F" w14:textId="77777777" w:rsidR="000829C4" w:rsidRDefault="00000000">
            <w:pPr>
              <w:rPr>
                <w:szCs w:val="21"/>
              </w:rPr>
            </w:pPr>
            <w:r>
              <w:rPr>
                <w:rFonts w:hint="eastAsia"/>
                <w:szCs w:val="21"/>
              </w:rPr>
              <w:lastRenderedPageBreak/>
              <w:t>复选框</w:t>
            </w:r>
          </w:p>
        </w:tc>
        <w:tc>
          <w:tcPr>
            <w:tcW w:w="1100" w:type="dxa"/>
          </w:tcPr>
          <w:p w14:paraId="4CAEACC9" w14:textId="77777777" w:rsidR="000829C4" w:rsidRDefault="00000000">
            <w:pPr>
              <w:rPr>
                <w:szCs w:val="21"/>
              </w:rPr>
            </w:pPr>
            <w:r>
              <w:rPr>
                <w:rFonts w:hint="eastAsia"/>
                <w:szCs w:val="21"/>
              </w:rPr>
              <w:t>手工录入</w:t>
            </w:r>
          </w:p>
        </w:tc>
        <w:tc>
          <w:tcPr>
            <w:tcW w:w="1138" w:type="dxa"/>
          </w:tcPr>
          <w:p w14:paraId="6427850B" w14:textId="77777777" w:rsidR="000829C4" w:rsidRDefault="00000000">
            <w:pPr>
              <w:rPr>
                <w:szCs w:val="21"/>
              </w:rPr>
            </w:pPr>
            <w:r>
              <w:rPr>
                <w:rFonts w:hint="eastAsia"/>
                <w:szCs w:val="21"/>
              </w:rPr>
              <w:t>否</w:t>
            </w:r>
          </w:p>
        </w:tc>
        <w:tc>
          <w:tcPr>
            <w:tcW w:w="4264" w:type="dxa"/>
          </w:tcPr>
          <w:p w14:paraId="5B27D1A8" w14:textId="77777777" w:rsidR="000829C4" w:rsidRDefault="00000000">
            <w:pPr>
              <w:rPr>
                <w:szCs w:val="21"/>
              </w:rPr>
            </w:pPr>
            <w:r>
              <w:rPr>
                <w:rFonts w:hint="eastAsia"/>
                <w:szCs w:val="21"/>
              </w:rPr>
              <w:t>如存在所选纳税主体的房产税从价申报期间</w:t>
            </w:r>
            <w:r>
              <w:rPr>
                <w:rFonts w:hint="eastAsia"/>
                <w:szCs w:val="21"/>
              </w:rPr>
              <w:lastRenderedPageBreak/>
              <w:t>的限缴日期在申报月份内的申报期间，申报标识默认勾选。</w:t>
            </w:r>
          </w:p>
        </w:tc>
      </w:tr>
      <w:tr w:rsidR="000829C4" w14:paraId="0855A6FD" w14:textId="77777777">
        <w:tc>
          <w:tcPr>
            <w:tcW w:w="1105" w:type="dxa"/>
          </w:tcPr>
          <w:p w14:paraId="07F60FB3" w14:textId="77777777" w:rsidR="000829C4" w:rsidRDefault="00000000">
            <w:pPr>
              <w:rPr>
                <w:szCs w:val="21"/>
              </w:rPr>
            </w:pPr>
            <w:r>
              <w:rPr>
                <w:rFonts w:hint="eastAsia"/>
                <w:szCs w:val="21"/>
              </w:rPr>
              <w:lastRenderedPageBreak/>
              <w:t>申报期间</w:t>
            </w:r>
          </w:p>
        </w:tc>
        <w:tc>
          <w:tcPr>
            <w:tcW w:w="1157" w:type="dxa"/>
          </w:tcPr>
          <w:p w14:paraId="05C4F204" w14:textId="77777777" w:rsidR="000829C4" w:rsidRDefault="00000000">
            <w:pPr>
              <w:rPr>
                <w:szCs w:val="21"/>
              </w:rPr>
            </w:pPr>
            <w:r>
              <w:rPr>
                <w:rFonts w:hint="eastAsia"/>
                <w:szCs w:val="21"/>
              </w:rPr>
              <w:t>参照</w:t>
            </w:r>
          </w:p>
        </w:tc>
        <w:tc>
          <w:tcPr>
            <w:tcW w:w="1100" w:type="dxa"/>
          </w:tcPr>
          <w:p w14:paraId="6F852877" w14:textId="77777777" w:rsidR="000829C4" w:rsidRDefault="00000000">
            <w:pPr>
              <w:rPr>
                <w:szCs w:val="21"/>
              </w:rPr>
            </w:pPr>
            <w:r>
              <w:rPr>
                <w:rFonts w:hint="eastAsia"/>
                <w:szCs w:val="21"/>
              </w:rPr>
              <w:t>手工录入</w:t>
            </w:r>
          </w:p>
        </w:tc>
        <w:tc>
          <w:tcPr>
            <w:tcW w:w="1138" w:type="dxa"/>
          </w:tcPr>
          <w:p w14:paraId="626E5317" w14:textId="77777777" w:rsidR="000829C4" w:rsidRDefault="00000000">
            <w:pPr>
              <w:rPr>
                <w:szCs w:val="21"/>
              </w:rPr>
            </w:pPr>
            <w:r>
              <w:rPr>
                <w:rFonts w:hint="eastAsia"/>
                <w:szCs w:val="21"/>
              </w:rPr>
              <w:t>否</w:t>
            </w:r>
          </w:p>
        </w:tc>
        <w:tc>
          <w:tcPr>
            <w:tcW w:w="4264" w:type="dxa"/>
          </w:tcPr>
          <w:p w14:paraId="3D768EEB" w14:textId="77777777" w:rsidR="000829C4" w:rsidRDefault="00000000">
            <w:pPr>
              <w:rPr>
                <w:szCs w:val="21"/>
              </w:rPr>
            </w:pPr>
            <w:r>
              <w:rPr>
                <w:rFonts w:hint="eastAsia"/>
                <w:szCs w:val="21"/>
              </w:rPr>
              <w:t>参照所选临时纳税人的房产税从价申报期间。申报标识默认</w:t>
            </w:r>
            <w:proofErr w:type="gramStart"/>
            <w:r>
              <w:rPr>
                <w:rFonts w:hint="eastAsia"/>
                <w:szCs w:val="21"/>
              </w:rPr>
              <w:t>勾</w:t>
            </w:r>
            <w:proofErr w:type="gramEnd"/>
            <w:r>
              <w:rPr>
                <w:rFonts w:hint="eastAsia"/>
                <w:szCs w:val="21"/>
              </w:rPr>
              <w:t>选时，自动带出限缴日期在申报月份内的申报期间。</w:t>
            </w:r>
          </w:p>
        </w:tc>
      </w:tr>
      <w:tr w:rsidR="000829C4" w14:paraId="09DBFC0F" w14:textId="77777777">
        <w:tc>
          <w:tcPr>
            <w:tcW w:w="1105" w:type="dxa"/>
          </w:tcPr>
          <w:p w14:paraId="58F3F4AD" w14:textId="77777777" w:rsidR="000829C4" w:rsidRDefault="00000000">
            <w:pPr>
              <w:rPr>
                <w:szCs w:val="21"/>
              </w:rPr>
            </w:pPr>
            <w:r>
              <w:rPr>
                <w:rFonts w:hint="eastAsia"/>
                <w:szCs w:val="21"/>
              </w:rPr>
              <w:t>限缴日期</w:t>
            </w:r>
          </w:p>
        </w:tc>
        <w:tc>
          <w:tcPr>
            <w:tcW w:w="1157" w:type="dxa"/>
          </w:tcPr>
          <w:p w14:paraId="21FE769A" w14:textId="77777777" w:rsidR="000829C4" w:rsidRDefault="00000000">
            <w:pPr>
              <w:rPr>
                <w:szCs w:val="21"/>
              </w:rPr>
            </w:pPr>
            <w:r>
              <w:rPr>
                <w:rFonts w:hint="eastAsia"/>
                <w:szCs w:val="21"/>
              </w:rPr>
              <w:t>字符</w:t>
            </w:r>
          </w:p>
        </w:tc>
        <w:tc>
          <w:tcPr>
            <w:tcW w:w="1100" w:type="dxa"/>
          </w:tcPr>
          <w:p w14:paraId="3A18BF0C" w14:textId="77777777" w:rsidR="000829C4" w:rsidRDefault="00000000">
            <w:pPr>
              <w:rPr>
                <w:szCs w:val="21"/>
              </w:rPr>
            </w:pPr>
            <w:r>
              <w:rPr>
                <w:rFonts w:hint="eastAsia"/>
                <w:szCs w:val="21"/>
              </w:rPr>
              <w:t>自动带出</w:t>
            </w:r>
          </w:p>
        </w:tc>
        <w:tc>
          <w:tcPr>
            <w:tcW w:w="1138" w:type="dxa"/>
          </w:tcPr>
          <w:p w14:paraId="626605AD" w14:textId="77777777" w:rsidR="000829C4" w:rsidRDefault="00000000">
            <w:pPr>
              <w:rPr>
                <w:szCs w:val="21"/>
              </w:rPr>
            </w:pPr>
            <w:r>
              <w:rPr>
                <w:rFonts w:hint="eastAsia"/>
                <w:szCs w:val="21"/>
              </w:rPr>
              <w:t>否</w:t>
            </w:r>
          </w:p>
        </w:tc>
        <w:tc>
          <w:tcPr>
            <w:tcW w:w="4264" w:type="dxa"/>
          </w:tcPr>
          <w:p w14:paraId="7EF4A146" w14:textId="77777777" w:rsidR="000829C4" w:rsidRDefault="00000000">
            <w:pPr>
              <w:rPr>
                <w:szCs w:val="21"/>
              </w:rPr>
            </w:pPr>
            <w:r>
              <w:rPr>
                <w:rFonts w:hint="eastAsia"/>
                <w:szCs w:val="21"/>
              </w:rPr>
              <w:t>自动带出纳税期间对应的限缴日期。不可编辑</w:t>
            </w:r>
          </w:p>
        </w:tc>
      </w:tr>
      <w:tr w:rsidR="000829C4" w14:paraId="5F72EAD0" w14:textId="77777777">
        <w:tc>
          <w:tcPr>
            <w:tcW w:w="1105" w:type="dxa"/>
          </w:tcPr>
          <w:p w14:paraId="57618837" w14:textId="77777777" w:rsidR="000829C4" w:rsidRDefault="00000000">
            <w:pPr>
              <w:rPr>
                <w:szCs w:val="21"/>
              </w:rPr>
            </w:pPr>
            <w:r>
              <w:rPr>
                <w:rFonts w:hint="eastAsia"/>
                <w:szCs w:val="21"/>
              </w:rPr>
              <w:t>从价申报标识</w:t>
            </w:r>
          </w:p>
        </w:tc>
        <w:tc>
          <w:tcPr>
            <w:tcW w:w="1157" w:type="dxa"/>
          </w:tcPr>
          <w:p w14:paraId="53B38BBB" w14:textId="77777777" w:rsidR="000829C4" w:rsidRDefault="00000000">
            <w:pPr>
              <w:rPr>
                <w:szCs w:val="21"/>
              </w:rPr>
            </w:pPr>
            <w:r>
              <w:rPr>
                <w:rFonts w:hint="eastAsia"/>
                <w:szCs w:val="21"/>
              </w:rPr>
              <w:t>复选框</w:t>
            </w:r>
          </w:p>
        </w:tc>
        <w:tc>
          <w:tcPr>
            <w:tcW w:w="1100" w:type="dxa"/>
          </w:tcPr>
          <w:p w14:paraId="2A047866" w14:textId="77777777" w:rsidR="000829C4" w:rsidRDefault="00000000">
            <w:pPr>
              <w:rPr>
                <w:szCs w:val="21"/>
              </w:rPr>
            </w:pPr>
            <w:r>
              <w:rPr>
                <w:rFonts w:hint="eastAsia"/>
                <w:szCs w:val="21"/>
              </w:rPr>
              <w:t>手工录入</w:t>
            </w:r>
          </w:p>
        </w:tc>
        <w:tc>
          <w:tcPr>
            <w:tcW w:w="1138" w:type="dxa"/>
          </w:tcPr>
          <w:p w14:paraId="088BB760" w14:textId="77777777" w:rsidR="000829C4" w:rsidRDefault="00000000">
            <w:pPr>
              <w:rPr>
                <w:szCs w:val="21"/>
              </w:rPr>
            </w:pPr>
            <w:r>
              <w:rPr>
                <w:rFonts w:hint="eastAsia"/>
                <w:szCs w:val="21"/>
              </w:rPr>
              <w:t>否</w:t>
            </w:r>
          </w:p>
        </w:tc>
        <w:tc>
          <w:tcPr>
            <w:tcW w:w="4264" w:type="dxa"/>
          </w:tcPr>
          <w:p w14:paraId="73069AF0" w14:textId="77777777" w:rsidR="000829C4" w:rsidRDefault="00000000">
            <w:pPr>
              <w:rPr>
                <w:szCs w:val="21"/>
              </w:rPr>
            </w:pPr>
            <w:r>
              <w:rPr>
                <w:rFonts w:hint="eastAsia"/>
                <w:szCs w:val="21"/>
              </w:rPr>
              <w:t>如存在所选纳税主体的房产</w:t>
            </w:r>
            <w:proofErr w:type="gramStart"/>
            <w:r>
              <w:rPr>
                <w:rFonts w:hint="eastAsia"/>
                <w:szCs w:val="21"/>
              </w:rPr>
              <w:t>税从租申报</w:t>
            </w:r>
            <w:proofErr w:type="gramEnd"/>
            <w:r>
              <w:rPr>
                <w:rFonts w:hint="eastAsia"/>
                <w:szCs w:val="21"/>
              </w:rPr>
              <w:t>期间的限缴日期在申报月份内的申报期间，申报标识默认勾选。</w:t>
            </w:r>
          </w:p>
        </w:tc>
      </w:tr>
      <w:tr w:rsidR="000829C4" w14:paraId="7FF7DBC1" w14:textId="77777777">
        <w:tc>
          <w:tcPr>
            <w:tcW w:w="1105" w:type="dxa"/>
          </w:tcPr>
          <w:p w14:paraId="56A710B1" w14:textId="77777777" w:rsidR="000829C4" w:rsidRDefault="00000000">
            <w:pPr>
              <w:rPr>
                <w:szCs w:val="21"/>
              </w:rPr>
            </w:pPr>
            <w:r>
              <w:rPr>
                <w:rFonts w:hint="eastAsia"/>
                <w:szCs w:val="21"/>
              </w:rPr>
              <w:t>申报期间</w:t>
            </w:r>
          </w:p>
        </w:tc>
        <w:tc>
          <w:tcPr>
            <w:tcW w:w="1157" w:type="dxa"/>
          </w:tcPr>
          <w:p w14:paraId="62383C0D" w14:textId="77777777" w:rsidR="000829C4" w:rsidRDefault="00000000">
            <w:pPr>
              <w:rPr>
                <w:szCs w:val="21"/>
              </w:rPr>
            </w:pPr>
            <w:r>
              <w:rPr>
                <w:rFonts w:hint="eastAsia"/>
                <w:szCs w:val="21"/>
              </w:rPr>
              <w:t>参照</w:t>
            </w:r>
          </w:p>
        </w:tc>
        <w:tc>
          <w:tcPr>
            <w:tcW w:w="1100" w:type="dxa"/>
          </w:tcPr>
          <w:p w14:paraId="2264B230" w14:textId="77777777" w:rsidR="000829C4" w:rsidRDefault="00000000">
            <w:pPr>
              <w:rPr>
                <w:szCs w:val="21"/>
              </w:rPr>
            </w:pPr>
            <w:r>
              <w:rPr>
                <w:rFonts w:hint="eastAsia"/>
                <w:szCs w:val="21"/>
              </w:rPr>
              <w:t>手工录入</w:t>
            </w:r>
          </w:p>
        </w:tc>
        <w:tc>
          <w:tcPr>
            <w:tcW w:w="1138" w:type="dxa"/>
          </w:tcPr>
          <w:p w14:paraId="0C14B1C2" w14:textId="77777777" w:rsidR="000829C4" w:rsidRDefault="00000000">
            <w:pPr>
              <w:rPr>
                <w:szCs w:val="21"/>
              </w:rPr>
            </w:pPr>
            <w:r>
              <w:rPr>
                <w:rFonts w:hint="eastAsia"/>
                <w:szCs w:val="21"/>
              </w:rPr>
              <w:t>否</w:t>
            </w:r>
          </w:p>
        </w:tc>
        <w:tc>
          <w:tcPr>
            <w:tcW w:w="4264" w:type="dxa"/>
          </w:tcPr>
          <w:p w14:paraId="10F41C8C" w14:textId="77777777" w:rsidR="000829C4" w:rsidRDefault="00000000">
            <w:pPr>
              <w:rPr>
                <w:szCs w:val="21"/>
              </w:rPr>
            </w:pPr>
            <w:r>
              <w:rPr>
                <w:rFonts w:hint="eastAsia"/>
                <w:szCs w:val="21"/>
              </w:rPr>
              <w:t>参照所选临时纳税人的房产</w:t>
            </w:r>
            <w:proofErr w:type="gramStart"/>
            <w:r>
              <w:rPr>
                <w:rFonts w:hint="eastAsia"/>
                <w:szCs w:val="21"/>
              </w:rPr>
              <w:t>税从租申报</w:t>
            </w:r>
            <w:proofErr w:type="gramEnd"/>
            <w:r>
              <w:rPr>
                <w:rFonts w:hint="eastAsia"/>
                <w:szCs w:val="21"/>
              </w:rPr>
              <w:t>期间。申报标识默认</w:t>
            </w:r>
            <w:proofErr w:type="gramStart"/>
            <w:r>
              <w:rPr>
                <w:rFonts w:hint="eastAsia"/>
                <w:szCs w:val="21"/>
              </w:rPr>
              <w:t>勾</w:t>
            </w:r>
            <w:proofErr w:type="gramEnd"/>
            <w:r>
              <w:rPr>
                <w:rFonts w:hint="eastAsia"/>
                <w:szCs w:val="21"/>
              </w:rPr>
              <w:t>选时，自动带出限缴日期在申报月份内的申报期间。</w:t>
            </w:r>
          </w:p>
        </w:tc>
      </w:tr>
      <w:tr w:rsidR="000829C4" w14:paraId="2C4654F3" w14:textId="77777777">
        <w:tc>
          <w:tcPr>
            <w:tcW w:w="1105" w:type="dxa"/>
          </w:tcPr>
          <w:p w14:paraId="62B68474" w14:textId="77777777" w:rsidR="000829C4" w:rsidRDefault="00000000">
            <w:pPr>
              <w:rPr>
                <w:szCs w:val="21"/>
              </w:rPr>
            </w:pPr>
            <w:r>
              <w:rPr>
                <w:rFonts w:hint="eastAsia"/>
                <w:szCs w:val="21"/>
              </w:rPr>
              <w:t>限缴日期</w:t>
            </w:r>
          </w:p>
        </w:tc>
        <w:tc>
          <w:tcPr>
            <w:tcW w:w="1157" w:type="dxa"/>
          </w:tcPr>
          <w:p w14:paraId="0F045466" w14:textId="77777777" w:rsidR="000829C4" w:rsidRDefault="00000000">
            <w:pPr>
              <w:rPr>
                <w:szCs w:val="21"/>
              </w:rPr>
            </w:pPr>
            <w:r>
              <w:rPr>
                <w:rFonts w:hint="eastAsia"/>
                <w:szCs w:val="21"/>
              </w:rPr>
              <w:t>字符</w:t>
            </w:r>
          </w:p>
        </w:tc>
        <w:tc>
          <w:tcPr>
            <w:tcW w:w="1100" w:type="dxa"/>
          </w:tcPr>
          <w:p w14:paraId="34268301" w14:textId="77777777" w:rsidR="000829C4" w:rsidRDefault="00000000">
            <w:pPr>
              <w:rPr>
                <w:szCs w:val="21"/>
              </w:rPr>
            </w:pPr>
            <w:r>
              <w:rPr>
                <w:rFonts w:hint="eastAsia"/>
                <w:szCs w:val="21"/>
              </w:rPr>
              <w:t>自动带出</w:t>
            </w:r>
          </w:p>
        </w:tc>
        <w:tc>
          <w:tcPr>
            <w:tcW w:w="1138" w:type="dxa"/>
          </w:tcPr>
          <w:p w14:paraId="447C8ECF" w14:textId="77777777" w:rsidR="000829C4" w:rsidRDefault="00000000">
            <w:pPr>
              <w:rPr>
                <w:szCs w:val="21"/>
              </w:rPr>
            </w:pPr>
            <w:r>
              <w:rPr>
                <w:rFonts w:hint="eastAsia"/>
                <w:szCs w:val="21"/>
              </w:rPr>
              <w:t>否</w:t>
            </w:r>
          </w:p>
        </w:tc>
        <w:tc>
          <w:tcPr>
            <w:tcW w:w="4264" w:type="dxa"/>
          </w:tcPr>
          <w:p w14:paraId="797F860B" w14:textId="77777777" w:rsidR="000829C4" w:rsidRDefault="00000000">
            <w:pPr>
              <w:rPr>
                <w:szCs w:val="21"/>
              </w:rPr>
            </w:pPr>
            <w:r>
              <w:rPr>
                <w:rFonts w:hint="eastAsia"/>
                <w:szCs w:val="21"/>
              </w:rPr>
              <w:t>自动带出纳税期间对应的限缴日期。不可编辑</w:t>
            </w:r>
          </w:p>
        </w:tc>
      </w:tr>
      <w:tr w:rsidR="000829C4" w14:paraId="250652B2" w14:textId="77777777">
        <w:tc>
          <w:tcPr>
            <w:tcW w:w="8764" w:type="dxa"/>
            <w:gridSpan w:val="5"/>
          </w:tcPr>
          <w:p w14:paraId="2135B8FC" w14:textId="77777777" w:rsidR="000829C4" w:rsidRDefault="00000000">
            <w:pPr>
              <w:rPr>
                <w:szCs w:val="21"/>
              </w:rPr>
            </w:pPr>
            <w:r>
              <w:rPr>
                <w:rFonts w:hint="eastAsia"/>
                <w:szCs w:val="21"/>
              </w:rPr>
              <w:t>城镇土地使用税</w:t>
            </w:r>
          </w:p>
        </w:tc>
      </w:tr>
      <w:tr w:rsidR="000829C4" w14:paraId="555507CE" w14:textId="77777777">
        <w:tc>
          <w:tcPr>
            <w:tcW w:w="1105" w:type="dxa"/>
          </w:tcPr>
          <w:p w14:paraId="7E9F4483" w14:textId="77777777" w:rsidR="000829C4" w:rsidRDefault="00000000">
            <w:pPr>
              <w:rPr>
                <w:szCs w:val="21"/>
              </w:rPr>
            </w:pPr>
            <w:r>
              <w:rPr>
                <w:rFonts w:hint="eastAsia"/>
                <w:szCs w:val="21"/>
              </w:rPr>
              <w:t>申报标识</w:t>
            </w:r>
          </w:p>
        </w:tc>
        <w:tc>
          <w:tcPr>
            <w:tcW w:w="1157" w:type="dxa"/>
          </w:tcPr>
          <w:p w14:paraId="3F144B3A" w14:textId="77777777" w:rsidR="000829C4" w:rsidRDefault="00000000">
            <w:pPr>
              <w:rPr>
                <w:szCs w:val="21"/>
              </w:rPr>
            </w:pPr>
            <w:r>
              <w:rPr>
                <w:rFonts w:hint="eastAsia"/>
                <w:szCs w:val="21"/>
              </w:rPr>
              <w:t>复选框</w:t>
            </w:r>
          </w:p>
        </w:tc>
        <w:tc>
          <w:tcPr>
            <w:tcW w:w="1100" w:type="dxa"/>
          </w:tcPr>
          <w:p w14:paraId="0896D0CE" w14:textId="77777777" w:rsidR="000829C4" w:rsidRDefault="00000000">
            <w:pPr>
              <w:rPr>
                <w:szCs w:val="21"/>
              </w:rPr>
            </w:pPr>
            <w:r>
              <w:rPr>
                <w:rFonts w:hint="eastAsia"/>
                <w:szCs w:val="21"/>
              </w:rPr>
              <w:t>手工录入</w:t>
            </w:r>
          </w:p>
        </w:tc>
        <w:tc>
          <w:tcPr>
            <w:tcW w:w="1138" w:type="dxa"/>
          </w:tcPr>
          <w:p w14:paraId="1CD5356C" w14:textId="77777777" w:rsidR="000829C4" w:rsidRDefault="00000000">
            <w:pPr>
              <w:rPr>
                <w:szCs w:val="21"/>
              </w:rPr>
            </w:pPr>
            <w:r>
              <w:rPr>
                <w:rFonts w:hint="eastAsia"/>
                <w:szCs w:val="21"/>
              </w:rPr>
              <w:t>否</w:t>
            </w:r>
          </w:p>
        </w:tc>
        <w:tc>
          <w:tcPr>
            <w:tcW w:w="4264" w:type="dxa"/>
          </w:tcPr>
          <w:p w14:paraId="3A6F27C2" w14:textId="77777777" w:rsidR="000829C4" w:rsidRDefault="00000000">
            <w:pPr>
              <w:rPr>
                <w:szCs w:val="21"/>
              </w:rPr>
            </w:pPr>
            <w:r>
              <w:rPr>
                <w:rFonts w:hint="eastAsia"/>
                <w:szCs w:val="21"/>
              </w:rPr>
              <w:t>如存在所临时纳税人的城镇土地使用税申报期间的限缴日期在申报月份内的申报期间，申报标识默认勾选。</w:t>
            </w:r>
          </w:p>
        </w:tc>
      </w:tr>
      <w:tr w:rsidR="000829C4" w14:paraId="35A82913" w14:textId="77777777">
        <w:tc>
          <w:tcPr>
            <w:tcW w:w="1105" w:type="dxa"/>
          </w:tcPr>
          <w:p w14:paraId="3A194ADE" w14:textId="77777777" w:rsidR="000829C4" w:rsidRDefault="00000000">
            <w:pPr>
              <w:rPr>
                <w:szCs w:val="21"/>
              </w:rPr>
            </w:pPr>
            <w:r>
              <w:rPr>
                <w:rFonts w:hint="eastAsia"/>
                <w:szCs w:val="21"/>
              </w:rPr>
              <w:t>申报期间</w:t>
            </w:r>
          </w:p>
        </w:tc>
        <w:tc>
          <w:tcPr>
            <w:tcW w:w="1157" w:type="dxa"/>
          </w:tcPr>
          <w:p w14:paraId="775A091A" w14:textId="77777777" w:rsidR="000829C4" w:rsidRDefault="00000000">
            <w:pPr>
              <w:rPr>
                <w:szCs w:val="21"/>
              </w:rPr>
            </w:pPr>
            <w:r>
              <w:rPr>
                <w:rFonts w:hint="eastAsia"/>
                <w:szCs w:val="21"/>
              </w:rPr>
              <w:t>参照</w:t>
            </w:r>
          </w:p>
        </w:tc>
        <w:tc>
          <w:tcPr>
            <w:tcW w:w="1100" w:type="dxa"/>
          </w:tcPr>
          <w:p w14:paraId="541C1E35" w14:textId="77777777" w:rsidR="000829C4" w:rsidRDefault="00000000">
            <w:pPr>
              <w:rPr>
                <w:szCs w:val="21"/>
              </w:rPr>
            </w:pPr>
            <w:r>
              <w:rPr>
                <w:rFonts w:hint="eastAsia"/>
                <w:szCs w:val="21"/>
              </w:rPr>
              <w:t>手工录入</w:t>
            </w:r>
          </w:p>
        </w:tc>
        <w:tc>
          <w:tcPr>
            <w:tcW w:w="1138" w:type="dxa"/>
          </w:tcPr>
          <w:p w14:paraId="55BFC985" w14:textId="77777777" w:rsidR="000829C4" w:rsidRDefault="00000000">
            <w:pPr>
              <w:rPr>
                <w:szCs w:val="21"/>
              </w:rPr>
            </w:pPr>
            <w:r>
              <w:rPr>
                <w:rFonts w:hint="eastAsia"/>
                <w:szCs w:val="21"/>
              </w:rPr>
              <w:t>否</w:t>
            </w:r>
          </w:p>
        </w:tc>
        <w:tc>
          <w:tcPr>
            <w:tcW w:w="4264" w:type="dxa"/>
          </w:tcPr>
          <w:p w14:paraId="39A2CD3B" w14:textId="77777777" w:rsidR="000829C4" w:rsidRDefault="00000000">
            <w:pPr>
              <w:rPr>
                <w:szCs w:val="21"/>
              </w:rPr>
            </w:pPr>
            <w:r>
              <w:rPr>
                <w:rFonts w:hint="eastAsia"/>
                <w:szCs w:val="21"/>
              </w:rPr>
              <w:t>参照所选临时纳税人的城镇土地使用税申报期间。申报标识默认</w:t>
            </w:r>
            <w:proofErr w:type="gramStart"/>
            <w:r>
              <w:rPr>
                <w:rFonts w:hint="eastAsia"/>
                <w:szCs w:val="21"/>
              </w:rPr>
              <w:t>勾</w:t>
            </w:r>
            <w:proofErr w:type="gramEnd"/>
            <w:r>
              <w:rPr>
                <w:rFonts w:hint="eastAsia"/>
                <w:szCs w:val="21"/>
              </w:rPr>
              <w:t>选时，自动带出限缴日期在申报月份内的申报期间。</w:t>
            </w:r>
          </w:p>
        </w:tc>
      </w:tr>
      <w:tr w:rsidR="000829C4" w14:paraId="18AA069D" w14:textId="77777777">
        <w:tc>
          <w:tcPr>
            <w:tcW w:w="1105" w:type="dxa"/>
          </w:tcPr>
          <w:p w14:paraId="0F3C932D" w14:textId="77777777" w:rsidR="000829C4" w:rsidRDefault="00000000">
            <w:pPr>
              <w:rPr>
                <w:szCs w:val="21"/>
              </w:rPr>
            </w:pPr>
            <w:r>
              <w:rPr>
                <w:rFonts w:hint="eastAsia"/>
                <w:szCs w:val="21"/>
              </w:rPr>
              <w:t>限缴日期</w:t>
            </w:r>
          </w:p>
        </w:tc>
        <w:tc>
          <w:tcPr>
            <w:tcW w:w="1157" w:type="dxa"/>
          </w:tcPr>
          <w:p w14:paraId="21E6CD96" w14:textId="77777777" w:rsidR="000829C4" w:rsidRDefault="00000000">
            <w:pPr>
              <w:rPr>
                <w:szCs w:val="21"/>
              </w:rPr>
            </w:pPr>
            <w:r>
              <w:rPr>
                <w:rFonts w:hint="eastAsia"/>
                <w:szCs w:val="21"/>
              </w:rPr>
              <w:t>字符</w:t>
            </w:r>
          </w:p>
        </w:tc>
        <w:tc>
          <w:tcPr>
            <w:tcW w:w="1100" w:type="dxa"/>
          </w:tcPr>
          <w:p w14:paraId="2E69BBB9" w14:textId="77777777" w:rsidR="000829C4" w:rsidRDefault="00000000">
            <w:pPr>
              <w:rPr>
                <w:szCs w:val="21"/>
              </w:rPr>
            </w:pPr>
            <w:r>
              <w:rPr>
                <w:rFonts w:hint="eastAsia"/>
                <w:szCs w:val="21"/>
              </w:rPr>
              <w:t>自动带出</w:t>
            </w:r>
          </w:p>
        </w:tc>
        <w:tc>
          <w:tcPr>
            <w:tcW w:w="1138" w:type="dxa"/>
          </w:tcPr>
          <w:p w14:paraId="295385F2" w14:textId="77777777" w:rsidR="000829C4" w:rsidRDefault="00000000">
            <w:pPr>
              <w:rPr>
                <w:szCs w:val="21"/>
              </w:rPr>
            </w:pPr>
            <w:r>
              <w:rPr>
                <w:rFonts w:hint="eastAsia"/>
                <w:szCs w:val="21"/>
              </w:rPr>
              <w:t>否</w:t>
            </w:r>
          </w:p>
        </w:tc>
        <w:tc>
          <w:tcPr>
            <w:tcW w:w="4264" w:type="dxa"/>
          </w:tcPr>
          <w:p w14:paraId="0446514F" w14:textId="77777777" w:rsidR="000829C4" w:rsidRDefault="00000000">
            <w:pPr>
              <w:rPr>
                <w:szCs w:val="21"/>
              </w:rPr>
            </w:pPr>
            <w:r>
              <w:rPr>
                <w:rFonts w:hint="eastAsia"/>
                <w:szCs w:val="21"/>
              </w:rPr>
              <w:t>自动带出纳税期间对应的限缴日期。不可编辑</w:t>
            </w:r>
          </w:p>
        </w:tc>
      </w:tr>
    </w:tbl>
    <w:p w14:paraId="4DCC7061" w14:textId="77777777" w:rsidR="000829C4" w:rsidRDefault="000829C4">
      <w:pPr>
        <w:ind w:firstLine="420"/>
      </w:pPr>
    </w:p>
    <w:p w14:paraId="37000DAF" w14:textId="77777777" w:rsidR="000829C4" w:rsidRDefault="00000000">
      <w:pPr>
        <w:pStyle w:val="4"/>
        <w:numPr>
          <w:ilvl w:val="3"/>
          <w:numId w:val="0"/>
        </w:numPr>
      </w:pPr>
      <w:r>
        <w:rPr>
          <w:rFonts w:hint="eastAsia"/>
        </w:rPr>
        <w:t>2.1.2.3</w:t>
      </w:r>
      <w:r>
        <w:rPr>
          <w:rFonts w:hint="eastAsia"/>
        </w:rPr>
        <w:t>原型界面</w:t>
      </w:r>
    </w:p>
    <w:p w14:paraId="1819C140" w14:textId="77777777" w:rsidR="000829C4" w:rsidRDefault="00000000">
      <w:r>
        <w:rPr>
          <w:rFonts w:hint="eastAsia"/>
        </w:rPr>
        <w:t>列表界面：</w:t>
      </w:r>
    </w:p>
    <w:p w14:paraId="2F178373" w14:textId="77777777" w:rsidR="000829C4" w:rsidRDefault="00000000">
      <w:r>
        <w:rPr>
          <w:noProof/>
        </w:rPr>
        <w:lastRenderedPageBreak/>
        <w:drawing>
          <wp:inline distT="0" distB="0" distL="114300" distR="114300" wp14:anchorId="138A17B2" wp14:editId="33BBB9B8">
            <wp:extent cx="5258435" cy="2225040"/>
            <wp:effectExtent l="12700" t="12700" r="37465" b="22860"/>
            <wp:docPr id="1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
                    <pic:cNvPicPr>
                      <a:picLocks noChangeAspect="1"/>
                    </pic:cNvPicPr>
                  </pic:nvPicPr>
                  <pic:blipFill>
                    <a:blip r:embed="rId103"/>
                    <a:stretch>
                      <a:fillRect/>
                    </a:stretch>
                  </pic:blipFill>
                  <pic:spPr>
                    <a:xfrm>
                      <a:off x="0" y="0"/>
                      <a:ext cx="5258435" cy="2225040"/>
                    </a:xfrm>
                    <a:prstGeom prst="rect">
                      <a:avLst/>
                    </a:prstGeom>
                    <a:noFill/>
                    <a:ln>
                      <a:solidFill>
                        <a:schemeClr val="bg1">
                          <a:lumMod val="85000"/>
                        </a:schemeClr>
                      </a:solidFill>
                    </a:ln>
                  </pic:spPr>
                </pic:pic>
              </a:graphicData>
            </a:graphic>
          </wp:inline>
        </w:drawing>
      </w:r>
    </w:p>
    <w:p w14:paraId="341AAC65" w14:textId="77777777" w:rsidR="000829C4" w:rsidRDefault="00000000">
      <w:r>
        <w:rPr>
          <w:noProof/>
        </w:rPr>
        <w:drawing>
          <wp:inline distT="0" distB="0" distL="114300" distR="114300" wp14:anchorId="43D08835" wp14:editId="32063438">
            <wp:extent cx="5266690" cy="1821815"/>
            <wp:effectExtent l="12700" t="12700" r="29210" b="19685"/>
            <wp:docPr id="1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0"/>
                    <pic:cNvPicPr>
                      <a:picLocks noChangeAspect="1"/>
                    </pic:cNvPicPr>
                  </pic:nvPicPr>
                  <pic:blipFill>
                    <a:blip r:embed="rId85"/>
                    <a:stretch>
                      <a:fillRect/>
                    </a:stretch>
                  </pic:blipFill>
                  <pic:spPr>
                    <a:xfrm>
                      <a:off x="0" y="0"/>
                      <a:ext cx="5266690" cy="1821815"/>
                    </a:xfrm>
                    <a:prstGeom prst="rect">
                      <a:avLst/>
                    </a:prstGeom>
                    <a:noFill/>
                    <a:ln>
                      <a:solidFill>
                        <a:schemeClr val="bg1">
                          <a:lumMod val="85000"/>
                        </a:schemeClr>
                      </a:solidFill>
                    </a:ln>
                  </pic:spPr>
                </pic:pic>
              </a:graphicData>
            </a:graphic>
          </wp:inline>
        </w:drawing>
      </w:r>
    </w:p>
    <w:p w14:paraId="7E545B74" w14:textId="77777777" w:rsidR="000829C4" w:rsidRDefault="00000000">
      <w:r>
        <w:rPr>
          <w:rFonts w:hint="eastAsia"/>
        </w:rPr>
        <w:t>任务卡片：</w:t>
      </w:r>
    </w:p>
    <w:p w14:paraId="05457D43" w14:textId="77777777" w:rsidR="000829C4" w:rsidRDefault="00000000">
      <w:r>
        <w:rPr>
          <w:noProof/>
        </w:rPr>
        <w:drawing>
          <wp:inline distT="0" distB="0" distL="114300" distR="114300" wp14:anchorId="330E0F74" wp14:editId="3D739714">
            <wp:extent cx="5269865" cy="2259965"/>
            <wp:effectExtent l="12700" t="12700" r="26035" b="13335"/>
            <wp:docPr id="1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3"/>
                    <pic:cNvPicPr>
                      <a:picLocks noChangeAspect="1"/>
                    </pic:cNvPicPr>
                  </pic:nvPicPr>
                  <pic:blipFill>
                    <a:blip r:embed="rId104"/>
                    <a:stretch>
                      <a:fillRect/>
                    </a:stretch>
                  </pic:blipFill>
                  <pic:spPr>
                    <a:xfrm>
                      <a:off x="0" y="0"/>
                      <a:ext cx="5269865" cy="2259965"/>
                    </a:xfrm>
                    <a:prstGeom prst="rect">
                      <a:avLst/>
                    </a:prstGeom>
                    <a:noFill/>
                    <a:ln>
                      <a:solidFill>
                        <a:schemeClr val="bg1">
                          <a:lumMod val="85000"/>
                        </a:schemeClr>
                      </a:solidFill>
                    </a:ln>
                  </pic:spPr>
                </pic:pic>
              </a:graphicData>
            </a:graphic>
          </wp:inline>
        </w:drawing>
      </w:r>
    </w:p>
    <w:p w14:paraId="55E31A3A" w14:textId="77777777" w:rsidR="000829C4" w:rsidRDefault="00000000">
      <w:r>
        <w:rPr>
          <w:rFonts w:hint="eastAsia"/>
        </w:rPr>
        <w:t>准备界面：</w:t>
      </w:r>
    </w:p>
    <w:p w14:paraId="04720754" w14:textId="77777777" w:rsidR="000829C4" w:rsidRDefault="00000000">
      <w:r>
        <w:rPr>
          <w:noProof/>
        </w:rPr>
        <w:lastRenderedPageBreak/>
        <w:drawing>
          <wp:inline distT="0" distB="0" distL="114300" distR="114300" wp14:anchorId="1677AE1D" wp14:editId="085F4BD5">
            <wp:extent cx="5266690" cy="2322830"/>
            <wp:effectExtent l="0" t="0" r="16510" b="13970"/>
            <wp:docPr id="1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
                    <pic:cNvPicPr>
                      <a:picLocks noChangeAspect="1"/>
                    </pic:cNvPicPr>
                  </pic:nvPicPr>
                  <pic:blipFill>
                    <a:blip r:embed="rId105"/>
                    <a:stretch>
                      <a:fillRect/>
                    </a:stretch>
                  </pic:blipFill>
                  <pic:spPr>
                    <a:xfrm>
                      <a:off x="0" y="0"/>
                      <a:ext cx="5266690" cy="2322830"/>
                    </a:xfrm>
                    <a:prstGeom prst="rect">
                      <a:avLst/>
                    </a:prstGeom>
                    <a:noFill/>
                    <a:ln>
                      <a:noFill/>
                    </a:ln>
                  </pic:spPr>
                </pic:pic>
              </a:graphicData>
            </a:graphic>
          </wp:inline>
        </w:drawing>
      </w:r>
    </w:p>
    <w:p w14:paraId="258FD658" w14:textId="77777777" w:rsidR="000829C4" w:rsidRDefault="00000000">
      <w:r>
        <w:rPr>
          <w:rFonts w:hint="eastAsia"/>
        </w:rPr>
        <w:t>制表界面：</w:t>
      </w:r>
    </w:p>
    <w:p w14:paraId="1A1EA39F" w14:textId="77777777" w:rsidR="000829C4" w:rsidRDefault="00000000">
      <w:r>
        <w:rPr>
          <w:noProof/>
        </w:rPr>
        <w:drawing>
          <wp:inline distT="0" distB="0" distL="114300" distR="114300" wp14:anchorId="4AECCDD2" wp14:editId="79A0C7E7">
            <wp:extent cx="5269865" cy="2322195"/>
            <wp:effectExtent l="0" t="0" r="13335" b="14605"/>
            <wp:docPr id="1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
                    <pic:cNvPicPr>
                      <a:picLocks noChangeAspect="1"/>
                    </pic:cNvPicPr>
                  </pic:nvPicPr>
                  <pic:blipFill>
                    <a:blip r:embed="rId106"/>
                    <a:stretch>
                      <a:fillRect/>
                    </a:stretch>
                  </pic:blipFill>
                  <pic:spPr>
                    <a:xfrm>
                      <a:off x="0" y="0"/>
                      <a:ext cx="5269865" cy="2322195"/>
                    </a:xfrm>
                    <a:prstGeom prst="rect">
                      <a:avLst/>
                    </a:prstGeom>
                    <a:noFill/>
                    <a:ln>
                      <a:noFill/>
                    </a:ln>
                  </pic:spPr>
                </pic:pic>
              </a:graphicData>
            </a:graphic>
          </wp:inline>
        </w:drawing>
      </w:r>
    </w:p>
    <w:p w14:paraId="2477C056" w14:textId="77777777" w:rsidR="000829C4" w:rsidRDefault="00000000">
      <w:r>
        <w:rPr>
          <w:noProof/>
        </w:rPr>
        <w:drawing>
          <wp:inline distT="0" distB="0" distL="114300" distR="114300" wp14:anchorId="2821E839" wp14:editId="37D69D90">
            <wp:extent cx="5274310" cy="2317750"/>
            <wp:effectExtent l="0" t="0" r="8890" b="19050"/>
            <wp:docPr id="1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3"/>
                    <pic:cNvPicPr>
                      <a:picLocks noChangeAspect="1"/>
                    </pic:cNvPicPr>
                  </pic:nvPicPr>
                  <pic:blipFill>
                    <a:blip r:embed="rId107"/>
                    <a:stretch>
                      <a:fillRect/>
                    </a:stretch>
                  </pic:blipFill>
                  <pic:spPr>
                    <a:xfrm>
                      <a:off x="0" y="0"/>
                      <a:ext cx="5274310" cy="2317750"/>
                    </a:xfrm>
                    <a:prstGeom prst="rect">
                      <a:avLst/>
                    </a:prstGeom>
                    <a:noFill/>
                    <a:ln>
                      <a:noFill/>
                    </a:ln>
                  </pic:spPr>
                </pic:pic>
              </a:graphicData>
            </a:graphic>
          </wp:inline>
        </w:drawing>
      </w:r>
    </w:p>
    <w:p w14:paraId="211A7837" w14:textId="77777777" w:rsidR="000829C4" w:rsidRDefault="00000000">
      <w:r>
        <w:rPr>
          <w:rFonts w:hint="eastAsia"/>
        </w:rPr>
        <w:t>提交：</w:t>
      </w:r>
    </w:p>
    <w:p w14:paraId="0F8288B6" w14:textId="77777777" w:rsidR="000829C4" w:rsidRDefault="00000000">
      <w:r>
        <w:rPr>
          <w:noProof/>
        </w:rPr>
        <w:lastRenderedPageBreak/>
        <w:drawing>
          <wp:inline distT="0" distB="0" distL="114300" distR="114300" wp14:anchorId="3F676266" wp14:editId="7C36A8A9">
            <wp:extent cx="5274310" cy="2313305"/>
            <wp:effectExtent l="0" t="0" r="8890" b="23495"/>
            <wp:docPr id="1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4"/>
                    <pic:cNvPicPr>
                      <a:picLocks noChangeAspect="1"/>
                    </pic:cNvPicPr>
                  </pic:nvPicPr>
                  <pic:blipFill>
                    <a:blip r:embed="rId108"/>
                    <a:stretch>
                      <a:fillRect/>
                    </a:stretch>
                  </pic:blipFill>
                  <pic:spPr>
                    <a:xfrm>
                      <a:off x="0" y="0"/>
                      <a:ext cx="5274310" cy="2313305"/>
                    </a:xfrm>
                    <a:prstGeom prst="rect">
                      <a:avLst/>
                    </a:prstGeom>
                    <a:noFill/>
                    <a:ln>
                      <a:noFill/>
                    </a:ln>
                  </pic:spPr>
                </pic:pic>
              </a:graphicData>
            </a:graphic>
          </wp:inline>
        </w:drawing>
      </w:r>
    </w:p>
    <w:p w14:paraId="1DC36079" w14:textId="77777777" w:rsidR="000829C4" w:rsidRDefault="00000000">
      <w:r>
        <w:rPr>
          <w:rFonts w:hint="eastAsia"/>
          <w:color w:val="FF0000"/>
          <w:shd w:val="clear" w:color="auto" w:fill="FFFF00"/>
        </w:rPr>
        <w:t>（修改）</w:t>
      </w:r>
      <w:r>
        <w:rPr>
          <w:rFonts w:hint="eastAsia"/>
        </w:rPr>
        <w:t>完税：</w:t>
      </w:r>
    </w:p>
    <w:p w14:paraId="6B58B7D4" w14:textId="77777777" w:rsidR="000829C4" w:rsidRDefault="00000000">
      <w:r>
        <w:rPr>
          <w:noProof/>
        </w:rPr>
        <w:drawing>
          <wp:inline distT="0" distB="0" distL="114300" distR="114300" wp14:anchorId="57F151C8" wp14:editId="5FDB3F32">
            <wp:extent cx="5270500" cy="2186940"/>
            <wp:effectExtent l="12700" t="12700" r="25400" b="35560"/>
            <wp:docPr id="1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0"/>
                    <pic:cNvPicPr>
                      <a:picLocks noChangeAspect="1"/>
                    </pic:cNvPicPr>
                  </pic:nvPicPr>
                  <pic:blipFill>
                    <a:blip r:embed="rId109"/>
                    <a:stretch>
                      <a:fillRect/>
                    </a:stretch>
                  </pic:blipFill>
                  <pic:spPr>
                    <a:xfrm>
                      <a:off x="0" y="0"/>
                      <a:ext cx="5270500" cy="2186940"/>
                    </a:xfrm>
                    <a:prstGeom prst="rect">
                      <a:avLst/>
                    </a:prstGeom>
                    <a:noFill/>
                    <a:ln>
                      <a:solidFill>
                        <a:schemeClr val="bg1">
                          <a:lumMod val="85000"/>
                        </a:schemeClr>
                      </a:solidFill>
                    </a:ln>
                  </pic:spPr>
                </pic:pic>
              </a:graphicData>
            </a:graphic>
          </wp:inline>
        </w:drawing>
      </w:r>
    </w:p>
    <w:p w14:paraId="459130DC" w14:textId="77777777" w:rsidR="000829C4" w:rsidRDefault="00000000">
      <w:r>
        <w:rPr>
          <w:rFonts w:hint="eastAsia"/>
          <w:color w:val="FF0000"/>
          <w:shd w:val="clear" w:color="auto" w:fill="FFFF00"/>
        </w:rPr>
        <w:t>（修改）</w:t>
      </w:r>
      <w:r>
        <w:rPr>
          <w:rFonts w:hint="eastAsia"/>
        </w:rPr>
        <w:t>完成：</w:t>
      </w:r>
    </w:p>
    <w:p w14:paraId="6E0C30AD" w14:textId="77777777" w:rsidR="000829C4" w:rsidRDefault="00000000">
      <w:r>
        <w:rPr>
          <w:noProof/>
        </w:rPr>
        <w:drawing>
          <wp:inline distT="0" distB="0" distL="114300" distR="114300" wp14:anchorId="79143D53" wp14:editId="18818307">
            <wp:extent cx="5262880" cy="2169160"/>
            <wp:effectExtent l="12700" t="12700" r="33020" b="27940"/>
            <wp:docPr id="1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
                    <pic:cNvPicPr>
                      <a:picLocks noChangeAspect="1"/>
                    </pic:cNvPicPr>
                  </pic:nvPicPr>
                  <pic:blipFill>
                    <a:blip r:embed="rId110"/>
                    <a:stretch>
                      <a:fillRect/>
                    </a:stretch>
                  </pic:blipFill>
                  <pic:spPr>
                    <a:xfrm>
                      <a:off x="0" y="0"/>
                      <a:ext cx="5262880" cy="2169160"/>
                    </a:xfrm>
                    <a:prstGeom prst="rect">
                      <a:avLst/>
                    </a:prstGeom>
                    <a:noFill/>
                    <a:ln>
                      <a:solidFill>
                        <a:schemeClr val="bg1">
                          <a:lumMod val="85000"/>
                        </a:schemeClr>
                      </a:solidFill>
                    </a:ln>
                  </pic:spPr>
                </pic:pic>
              </a:graphicData>
            </a:graphic>
          </wp:inline>
        </w:drawing>
      </w:r>
    </w:p>
    <w:p w14:paraId="64B444FF" w14:textId="77777777" w:rsidR="000829C4" w:rsidRDefault="00000000">
      <w:pPr>
        <w:pStyle w:val="4"/>
        <w:numPr>
          <w:ilvl w:val="3"/>
          <w:numId w:val="0"/>
        </w:numPr>
      </w:pPr>
      <w:r>
        <w:rPr>
          <w:rFonts w:hint="eastAsia"/>
        </w:rPr>
        <w:lastRenderedPageBreak/>
        <w:t>2.1.2.4</w:t>
      </w:r>
      <w:r>
        <w:rPr>
          <w:rFonts w:hint="eastAsia"/>
        </w:rPr>
        <w:t>业务处理</w:t>
      </w:r>
    </w:p>
    <w:p w14:paraId="72C7D70E" w14:textId="77777777" w:rsidR="000829C4" w:rsidRDefault="00000000">
      <w:pPr>
        <w:pStyle w:val="5"/>
        <w:numPr>
          <w:ilvl w:val="4"/>
          <w:numId w:val="0"/>
        </w:numPr>
      </w:pPr>
      <w:r>
        <w:rPr>
          <w:rFonts w:hint="eastAsia"/>
        </w:rPr>
        <w:t>2.1.2.4.1</w:t>
      </w:r>
      <w:r>
        <w:rPr>
          <w:rFonts w:hint="eastAsia"/>
        </w:rPr>
        <w:t>业务说明与流程</w:t>
      </w:r>
    </w:p>
    <w:p w14:paraId="77922DEB" w14:textId="77777777" w:rsidR="000829C4" w:rsidRDefault="00000000">
      <w:pPr>
        <w:numPr>
          <w:ilvl w:val="0"/>
          <w:numId w:val="131"/>
        </w:numPr>
      </w:pPr>
      <w:r>
        <w:rPr>
          <w:rFonts w:hint="eastAsia"/>
        </w:rPr>
        <w:t>纳税申报时，先建立申报任务；</w:t>
      </w:r>
    </w:p>
    <w:p w14:paraId="3DF877B3" w14:textId="77777777" w:rsidR="000829C4" w:rsidRDefault="00000000">
      <w:pPr>
        <w:numPr>
          <w:ilvl w:val="0"/>
          <w:numId w:val="131"/>
        </w:numPr>
      </w:pPr>
      <w:r>
        <w:rPr>
          <w:rFonts w:hint="eastAsia"/>
        </w:rPr>
        <w:t>根据税务公共的税务报表分配，显示制表的报表范围；</w:t>
      </w:r>
    </w:p>
    <w:p w14:paraId="0014D417" w14:textId="77777777" w:rsidR="000829C4" w:rsidRDefault="00000000">
      <w:pPr>
        <w:numPr>
          <w:ilvl w:val="0"/>
          <w:numId w:val="131"/>
        </w:numPr>
      </w:pPr>
      <w:r>
        <w:rPr>
          <w:rFonts w:hint="eastAsia"/>
        </w:rPr>
        <w:t>完税后录入完税信息并完税确认；</w:t>
      </w:r>
    </w:p>
    <w:p w14:paraId="3A192377" w14:textId="77777777" w:rsidR="000829C4" w:rsidRDefault="00000000">
      <w:pPr>
        <w:numPr>
          <w:ilvl w:val="0"/>
          <w:numId w:val="131"/>
        </w:numPr>
      </w:pPr>
      <w:r>
        <w:rPr>
          <w:rFonts w:hint="eastAsia"/>
        </w:rPr>
        <w:t>计税申报的所有流程为准备</w:t>
      </w:r>
      <w:r>
        <w:rPr>
          <w:rFonts w:hint="eastAsia"/>
        </w:rPr>
        <w:t>-</w:t>
      </w:r>
      <w:r>
        <w:rPr>
          <w:rFonts w:hint="eastAsia"/>
        </w:rPr>
        <w:t>制表</w:t>
      </w:r>
      <w:r>
        <w:rPr>
          <w:rFonts w:hint="eastAsia"/>
        </w:rPr>
        <w:t>-</w:t>
      </w:r>
      <w:r>
        <w:rPr>
          <w:rFonts w:hint="eastAsia"/>
        </w:rPr>
        <w:t>审核</w:t>
      </w:r>
      <w:r>
        <w:rPr>
          <w:rFonts w:hint="eastAsia"/>
        </w:rPr>
        <w:t>-</w:t>
      </w:r>
      <w:r>
        <w:rPr>
          <w:rFonts w:hint="eastAsia"/>
        </w:rPr>
        <w:t>完税，其中审核流程及审核时的审阅内容可根据项目实际情况配置。</w:t>
      </w:r>
    </w:p>
    <w:p w14:paraId="71724D0B" w14:textId="77777777" w:rsidR="000829C4" w:rsidRDefault="00000000">
      <w:pPr>
        <w:pStyle w:val="5"/>
        <w:numPr>
          <w:ilvl w:val="4"/>
          <w:numId w:val="0"/>
        </w:numPr>
      </w:pPr>
      <w:r>
        <w:rPr>
          <w:rFonts w:hint="eastAsia"/>
        </w:rPr>
        <w:t>2.1.2.4.2</w:t>
      </w:r>
      <w:r>
        <w:rPr>
          <w:rFonts w:hint="eastAsia"/>
        </w:rPr>
        <w:t>功能按钮</w:t>
      </w:r>
    </w:p>
    <w:p w14:paraId="49028B0B" w14:textId="77777777" w:rsidR="000829C4" w:rsidRDefault="00000000">
      <w:r>
        <w:rPr>
          <w:rFonts w:hint="eastAsia"/>
        </w:rPr>
        <w:t>列表按钮：</w:t>
      </w:r>
    </w:p>
    <w:p w14:paraId="019CFC24" w14:textId="77777777" w:rsidR="000829C4" w:rsidRDefault="00000000">
      <w:pPr>
        <w:numPr>
          <w:ilvl w:val="0"/>
          <w:numId w:val="132"/>
        </w:numPr>
      </w:pPr>
      <w:r>
        <w:rPr>
          <w:rFonts w:hint="eastAsia"/>
        </w:rPr>
        <w:t>【新增】：点击该按钮，弹出任务卡片界面，录入信息；</w:t>
      </w:r>
    </w:p>
    <w:p w14:paraId="7E81AE11" w14:textId="77777777" w:rsidR="000829C4" w:rsidRDefault="00000000">
      <w:pPr>
        <w:numPr>
          <w:ilvl w:val="0"/>
          <w:numId w:val="132"/>
        </w:numPr>
      </w:pPr>
      <w:r>
        <w:rPr>
          <w:rFonts w:hint="eastAsia"/>
        </w:rPr>
        <w:t>【修改】：如果申报状态不是未制表状态，则不能修改，提示“该任务已在执行中，不能修改，如需修改，请回退操作至未制表状态。”；</w:t>
      </w:r>
    </w:p>
    <w:p w14:paraId="4FFFBCD5" w14:textId="77777777" w:rsidR="000829C4" w:rsidRDefault="00000000">
      <w:pPr>
        <w:numPr>
          <w:ilvl w:val="0"/>
          <w:numId w:val="132"/>
        </w:numPr>
      </w:pPr>
      <w:r>
        <w:rPr>
          <w:rFonts w:hint="eastAsia"/>
        </w:rPr>
        <w:t>【提交】：如果申报状态为已制表，则该按钮可用，点击该按钮，提交单据至下一审批人；否则该按钮</w:t>
      </w:r>
      <w:proofErr w:type="gramStart"/>
      <w:r>
        <w:rPr>
          <w:rFonts w:hint="eastAsia"/>
        </w:rPr>
        <w:t>不</w:t>
      </w:r>
      <w:proofErr w:type="gramEnd"/>
      <w:r>
        <w:rPr>
          <w:rFonts w:hint="eastAsia"/>
        </w:rPr>
        <w:t>可用；</w:t>
      </w:r>
    </w:p>
    <w:p w14:paraId="20FC2A19" w14:textId="77777777" w:rsidR="000829C4" w:rsidRDefault="00000000">
      <w:pPr>
        <w:numPr>
          <w:ilvl w:val="0"/>
          <w:numId w:val="132"/>
        </w:numPr>
      </w:pPr>
      <w:r>
        <w:rPr>
          <w:rFonts w:hint="eastAsia"/>
        </w:rPr>
        <w:t>【收回】：如果申报状态为已提交，则该按钮可用，点击该按钮，申报状态更新为已制表状态，否则该按钮</w:t>
      </w:r>
      <w:proofErr w:type="gramStart"/>
      <w:r>
        <w:rPr>
          <w:rFonts w:hint="eastAsia"/>
        </w:rPr>
        <w:t>不</w:t>
      </w:r>
      <w:proofErr w:type="gramEnd"/>
      <w:r>
        <w:rPr>
          <w:rFonts w:hint="eastAsia"/>
        </w:rPr>
        <w:t>可用；</w:t>
      </w:r>
    </w:p>
    <w:p w14:paraId="04E7B815" w14:textId="77777777" w:rsidR="000829C4" w:rsidRDefault="00000000">
      <w:pPr>
        <w:numPr>
          <w:ilvl w:val="0"/>
          <w:numId w:val="132"/>
        </w:numPr>
      </w:pPr>
      <w:r>
        <w:rPr>
          <w:rFonts w:hint="eastAsia"/>
        </w:rPr>
        <w:t>【删除】：如果申报状态不是未制表状态，则不能删除，提示“该任务已在执行中，不能删除，如需删除，请回退操作至未制表状态。”；</w:t>
      </w:r>
    </w:p>
    <w:p w14:paraId="488DBD8B" w14:textId="77777777" w:rsidR="000829C4" w:rsidRDefault="00000000">
      <w:pPr>
        <w:numPr>
          <w:ilvl w:val="0"/>
          <w:numId w:val="132"/>
        </w:numPr>
      </w:pPr>
      <w:r>
        <w:rPr>
          <w:rFonts w:hint="eastAsia"/>
        </w:rPr>
        <w:t>【审批】：如果申报状态为已提交或审批中，则该按钮可用，点击审批，弹出审批意见框，如果维护了所得税的审阅内容，则需对审阅内容进行审阅，审阅后可进行审批处理；审批后申报状态更新为已审批，更新审批日期；</w:t>
      </w:r>
    </w:p>
    <w:p w14:paraId="00AD5504" w14:textId="77777777" w:rsidR="000829C4" w:rsidRDefault="00000000">
      <w:pPr>
        <w:numPr>
          <w:ilvl w:val="0"/>
          <w:numId w:val="132"/>
        </w:numPr>
      </w:pPr>
      <w:r>
        <w:rPr>
          <w:rFonts w:hint="eastAsia"/>
        </w:rPr>
        <w:t>【弃审】：如果申报状态为已审批，则该按钮可用，点击该按钮，申报状态更新为已制表，审批日期清空；</w:t>
      </w:r>
    </w:p>
    <w:p w14:paraId="14A333ED" w14:textId="77777777" w:rsidR="000829C4" w:rsidRDefault="00000000">
      <w:pPr>
        <w:numPr>
          <w:ilvl w:val="0"/>
          <w:numId w:val="132"/>
        </w:numPr>
      </w:pPr>
      <w:r>
        <w:rPr>
          <w:rFonts w:hint="eastAsia"/>
        </w:rPr>
        <w:t>【查看】：点击该按钮，弹出任务详情框；</w:t>
      </w:r>
    </w:p>
    <w:p w14:paraId="540BCAC9" w14:textId="77777777" w:rsidR="000829C4" w:rsidRDefault="00000000">
      <w:pPr>
        <w:numPr>
          <w:ilvl w:val="0"/>
          <w:numId w:val="132"/>
        </w:numPr>
      </w:pPr>
      <w:r>
        <w:rPr>
          <w:rFonts w:hint="eastAsia"/>
        </w:rPr>
        <w:t>【执行】：点击该按钮，根据申报状态直接跳转至对应的执行界面；</w:t>
      </w:r>
    </w:p>
    <w:p w14:paraId="636F757E" w14:textId="77777777" w:rsidR="000829C4" w:rsidRDefault="00000000">
      <w:pPr>
        <w:numPr>
          <w:ilvl w:val="0"/>
          <w:numId w:val="132"/>
        </w:numPr>
      </w:pPr>
      <w:r>
        <w:rPr>
          <w:rFonts w:hint="eastAsia"/>
        </w:rPr>
        <w:t>【审批意见】：申报状态为已审批或已下发、已完税时，该按钮可用，点击该按钮，弹</w:t>
      </w:r>
      <w:r>
        <w:rPr>
          <w:rFonts w:hint="eastAsia"/>
        </w:rPr>
        <w:lastRenderedPageBreak/>
        <w:t>出审批意见框。</w:t>
      </w:r>
    </w:p>
    <w:p w14:paraId="45FB5DA8" w14:textId="77777777" w:rsidR="000829C4" w:rsidRDefault="00000000">
      <w:r>
        <w:rPr>
          <w:rFonts w:hint="eastAsia"/>
        </w:rPr>
        <w:t>台账按钮：</w:t>
      </w:r>
    </w:p>
    <w:p w14:paraId="5744CBAC" w14:textId="77777777" w:rsidR="000829C4" w:rsidRDefault="00000000">
      <w:pPr>
        <w:numPr>
          <w:ilvl w:val="0"/>
          <w:numId w:val="133"/>
        </w:numPr>
      </w:pPr>
      <w:r>
        <w:rPr>
          <w:rFonts w:hint="eastAsia"/>
        </w:rPr>
        <w:t>【下一步】：点击该按钮，进入制表界面；</w:t>
      </w:r>
    </w:p>
    <w:p w14:paraId="054676EE" w14:textId="77777777" w:rsidR="000829C4" w:rsidRDefault="00000000">
      <w:r>
        <w:rPr>
          <w:rFonts w:hint="eastAsia"/>
        </w:rPr>
        <w:t>制表按钮：</w:t>
      </w:r>
    </w:p>
    <w:p w14:paraId="7B4D3C15" w14:textId="77777777" w:rsidR="000829C4" w:rsidRDefault="00000000">
      <w:pPr>
        <w:numPr>
          <w:ilvl w:val="0"/>
          <w:numId w:val="134"/>
        </w:numPr>
      </w:pPr>
      <w:r>
        <w:rPr>
          <w:rFonts w:hint="eastAsia"/>
        </w:rPr>
        <w:t>【制表】：如果申报状态为未制表，该按钮可用，否则</w:t>
      </w:r>
      <w:proofErr w:type="gramStart"/>
      <w:r>
        <w:rPr>
          <w:rFonts w:hint="eastAsia"/>
        </w:rPr>
        <w:t>不</w:t>
      </w:r>
      <w:proofErr w:type="gramEnd"/>
      <w:r>
        <w:rPr>
          <w:rFonts w:hint="eastAsia"/>
        </w:rPr>
        <w:t>可用；点击该按钮，计算所有的报表，计算完成后更新申报状态为已制表，界面自动刷新；制表后自动反写各税种的申报税额，申报税额</w:t>
      </w:r>
      <w:proofErr w:type="gramStart"/>
      <w:r>
        <w:rPr>
          <w:rFonts w:hint="eastAsia"/>
        </w:rPr>
        <w:t>取财产</w:t>
      </w:r>
      <w:proofErr w:type="gramEnd"/>
      <w:r>
        <w:rPr>
          <w:rFonts w:hint="eastAsia"/>
        </w:rPr>
        <w:t>行为税申报表中对应税种的应补（退）税额合计；</w:t>
      </w:r>
    </w:p>
    <w:p w14:paraId="5D06F799" w14:textId="77777777" w:rsidR="000829C4" w:rsidRDefault="00000000">
      <w:pPr>
        <w:numPr>
          <w:ilvl w:val="0"/>
          <w:numId w:val="134"/>
        </w:numPr>
      </w:pPr>
      <w:r>
        <w:rPr>
          <w:rFonts w:hint="eastAsia"/>
        </w:rPr>
        <w:t>【取消制表】：如果制表状态为已制表，则该按钮可用，否则</w:t>
      </w:r>
      <w:proofErr w:type="gramStart"/>
      <w:r>
        <w:rPr>
          <w:rFonts w:hint="eastAsia"/>
        </w:rPr>
        <w:t>不</w:t>
      </w:r>
      <w:proofErr w:type="gramEnd"/>
      <w:r>
        <w:rPr>
          <w:rFonts w:hint="eastAsia"/>
        </w:rPr>
        <w:t>可用，点击该按钮，对所有的报表数据进行删除，取消制表完成后更新申报状态为未制表，清空制表日期，界面自动刷新；取消制表后清空对应税种的申报税额；</w:t>
      </w:r>
    </w:p>
    <w:p w14:paraId="6F55A017" w14:textId="77777777" w:rsidR="000829C4" w:rsidRDefault="00000000">
      <w:pPr>
        <w:numPr>
          <w:ilvl w:val="0"/>
          <w:numId w:val="134"/>
        </w:numPr>
      </w:pPr>
      <w:r>
        <w:rPr>
          <w:rFonts w:hint="eastAsia"/>
        </w:rPr>
        <w:t>【提交】：如果申报为已制表，则该按钮可用，否则</w:t>
      </w:r>
      <w:proofErr w:type="gramStart"/>
      <w:r>
        <w:rPr>
          <w:rFonts w:hint="eastAsia"/>
        </w:rPr>
        <w:t>不</w:t>
      </w:r>
      <w:proofErr w:type="gramEnd"/>
      <w:r>
        <w:rPr>
          <w:rFonts w:hint="eastAsia"/>
        </w:rPr>
        <w:t>可用；点击该按钮，将单据信息提交至下一审批人进行审批；</w:t>
      </w:r>
    </w:p>
    <w:p w14:paraId="42EB87B1" w14:textId="77777777" w:rsidR="000829C4" w:rsidRDefault="00000000">
      <w:pPr>
        <w:numPr>
          <w:ilvl w:val="0"/>
          <w:numId w:val="134"/>
        </w:numPr>
      </w:pPr>
      <w:r>
        <w:rPr>
          <w:rFonts w:hint="eastAsia"/>
        </w:rPr>
        <w:t>【上一步】：点击该按钮，</w:t>
      </w:r>
      <w:proofErr w:type="gramStart"/>
      <w:r>
        <w:rPr>
          <w:rFonts w:hint="eastAsia"/>
        </w:rPr>
        <w:t>返回台</w:t>
      </w:r>
      <w:proofErr w:type="gramEnd"/>
      <w:r>
        <w:rPr>
          <w:rFonts w:hint="eastAsia"/>
        </w:rPr>
        <w:t>账界面；</w:t>
      </w:r>
    </w:p>
    <w:p w14:paraId="60C17C86" w14:textId="77777777" w:rsidR="000829C4" w:rsidRDefault="00000000">
      <w:pPr>
        <w:numPr>
          <w:ilvl w:val="0"/>
          <w:numId w:val="134"/>
        </w:numPr>
      </w:pPr>
      <w:r>
        <w:rPr>
          <w:rFonts w:hint="eastAsia"/>
        </w:rPr>
        <w:t>【导出】：导出界面上的所有报表数据至</w:t>
      </w:r>
      <w:r>
        <w:rPr>
          <w:rFonts w:hint="eastAsia"/>
        </w:rPr>
        <w:t>EXCEL</w:t>
      </w:r>
      <w:r>
        <w:rPr>
          <w:rFonts w:hint="eastAsia"/>
        </w:rPr>
        <w:t>文件，文件名称与报表名称一致；如果未制表，则默认导出空表。</w:t>
      </w:r>
    </w:p>
    <w:p w14:paraId="79D2F7BE" w14:textId="77777777" w:rsidR="000829C4" w:rsidRDefault="00000000">
      <w:r>
        <w:rPr>
          <w:rFonts w:hint="eastAsia"/>
        </w:rPr>
        <w:t>提交界面按钮：</w:t>
      </w:r>
    </w:p>
    <w:p w14:paraId="2D7736C6" w14:textId="77777777" w:rsidR="000829C4" w:rsidRDefault="00000000">
      <w:pPr>
        <w:numPr>
          <w:ilvl w:val="0"/>
          <w:numId w:val="135"/>
        </w:numPr>
      </w:pPr>
      <w:r>
        <w:rPr>
          <w:rFonts w:hint="eastAsia"/>
        </w:rPr>
        <w:t>【收回】：同列表收回；</w:t>
      </w:r>
    </w:p>
    <w:p w14:paraId="517D226B" w14:textId="77777777" w:rsidR="000829C4" w:rsidRDefault="00000000">
      <w:pPr>
        <w:numPr>
          <w:ilvl w:val="0"/>
          <w:numId w:val="135"/>
        </w:numPr>
      </w:pPr>
      <w:r>
        <w:rPr>
          <w:rFonts w:hint="eastAsia"/>
        </w:rPr>
        <w:t>【审核】：同列表审核；</w:t>
      </w:r>
    </w:p>
    <w:p w14:paraId="489E5091" w14:textId="77777777" w:rsidR="000829C4" w:rsidRDefault="00000000">
      <w:pPr>
        <w:numPr>
          <w:ilvl w:val="0"/>
          <w:numId w:val="135"/>
        </w:numPr>
      </w:pPr>
      <w:r>
        <w:rPr>
          <w:rFonts w:hint="eastAsia"/>
        </w:rPr>
        <w:t>【弃审】：同列表弃审；</w:t>
      </w:r>
    </w:p>
    <w:p w14:paraId="7C85A184" w14:textId="77777777" w:rsidR="000829C4" w:rsidRDefault="00000000">
      <w:r>
        <w:rPr>
          <w:rFonts w:hint="eastAsia"/>
        </w:rPr>
        <w:t>完税按钮：</w:t>
      </w:r>
    </w:p>
    <w:p w14:paraId="2D9232CD" w14:textId="77777777" w:rsidR="000829C4" w:rsidRDefault="00000000">
      <w:pPr>
        <w:numPr>
          <w:ilvl w:val="0"/>
          <w:numId w:val="136"/>
        </w:numPr>
      </w:pPr>
      <w:r>
        <w:rPr>
          <w:rFonts w:hint="eastAsia"/>
        </w:rPr>
        <w:t>【确认】：录入申报日期、缴纳日期、缴纳金额、办税员，并上</w:t>
      </w:r>
      <w:proofErr w:type="gramStart"/>
      <w:r>
        <w:rPr>
          <w:rFonts w:hint="eastAsia"/>
        </w:rPr>
        <w:t>传相关</w:t>
      </w:r>
      <w:proofErr w:type="gramEnd"/>
      <w:r>
        <w:rPr>
          <w:rFonts w:hint="eastAsia"/>
        </w:rPr>
        <w:t>附件后，点击该按钮，更新申报状态为已完税；申报状态为已审批时，该按钮可用，否则</w:t>
      </w:r>
      <w:proofErr w:type="gramStart"/>
      <w:r>
        <w:rPr>
          <w:rFonts w:hint="eastAsia"/>
        </w:rPr>
        <w:t>不</w:t>
      </w:r>
      <w:proofErr w:type="gramEnd"/>
      <w:r>
        <w:rPr>
          <w:rFonts w:hint="eastAsia"/>
        </w:rPr>
        <w:t>可用；</w:t>
      </w:r>
    </w:p>
    <w:p w14:paraId="5CB3A109" w14:textId="77777777" w:rsidR="000829C4" w:rsidRDefault="00000000">
      <w:pPr>
        <w:numPr>
          <w:ilvl w:val="0"/>
          <w:numId w:val="136"/>
        </w:numPr>
      </w:pPr>
      <w:r>
        <w:rPr>
          <w:rFonts w:hint="eastAsia"/>
        </w:rPr>
        <w:t>【取消】：点击该按钮，更新申报状态为已下发；申报状态为已完税时，该按钮可用，否则</w:t>
      </w:r>
      <w:proofErr w:type="gramStart"/>
      <w:r>
        <w:rPr>
          <w:rFonts w:hint="eastAsia"/>
        </w:rPr>
        <w:t>不</w:t>
      </w:r>
      <w:proofErr w:type="gramEnd"/>
      <w:r>
        <w:rPr>
          <w:rFonts w:hint="eastAsia"/>
        </w:rPr>
        <w:t>可用；</w:t>
      </w:r>
    </w:p>
    <w:p w14:paraId="7235C9CE" w14:textId="77777777" w:rsidR="000829C4" w:rsidRDefault="00000000">
      <w:pPr>
        <w:numPr>
          <w:ilvl w:val="0"/>
          <w:numId w:val="136"/>
        </w:numPr>
      </w:pPr>
      <w:r>
        <w:rPr>
          <w:rFonts w:hint="eastAsia"/>
        </w:rPr>
        <w:t>【上一步】：点击该按钮，跳转至下发界面。</w:t>
      </w:r>
    </w:p>
    <w:p w14:paraId="148BE77D" w14:textId="77777777" w:rsidR="000829C4" w:rsidRDefault="00000000">
      <w:pPr>
        <w:numPr>
          <w:ilvl w:val="0"/>
          <w:numId w:val="136"/>
        </w:numPr>
      </w:pPr>
      <w:r>
        <w:rPr>
          <w:rFonts w:hint="eastAsia"/>
        </w:rPr>
        <w:t>【上传附件】：申报状态为已下发时可用，否则</w:t>
      </w:r>
      <w:proofErr w:type="gramStart"/>
      <w:r>
        <w:rPr>
          <w:rFonts w:hint="eastAsia"/>
        </w:rPr>
        <w:t>不</w:t>
      </w:r>
      <w:proofErr w:type="gramEnd"/>
      <w:r>
        <w:rPr>
          <w:rFonts w:hint="eastAsia"/>
        </w:rPr>
        <w:t>可用；点击该按钮，弹出附件选择框，选择附件后上传附件；</w:t>
      </w:r>
    </w:p>
    <w:p w14:paraId="563C5F6E" w14:textId="77777777" w:rsidR="000829C4" w:rsidRDefault="00000000">
      <w:pPr>
        <w:numPr>
          <w:ilvl w:val="0"/>
          <w:numId w:val="136"/>
        </w:numPr>
      </w:pPr>
      <w:r>
        <w:rPr>
          <w:rFonts w:hint="eastAsia"/>
        </w:rPr>
        <w:t>【删除附件】：申报状态为已下发时可用，否则</w:t>
      </w:r>
      <w:proofErr w:type="gramStart"/>
      <w:r>
        <w:rPr>
          <w:rFonts w:hint="eastAsia"/>
        </w:rPr>
        <w:t>不</w:t>
      </w:r>
      <w:proofErr w:type="gramEnd"/>
      <w:r>
        <w:rPr>
          <w:rFonts w:hint="eastAsia"/>
        </w:rPr>
        <w:t>可用；点击该按钮，删除对应的附件；</w:t>
      </w:r>
    </w:p>
    <w:p w14:paraId="6525E191" w14:textId="77777777" w:rsidR="000829C4" w:rsidRDefault="00000000">
      <w:pPr>
        <w:pStyle w:val="5"/>
        <w:numPr>
          <w:ilvl w:val="4"/>
          <w:numId w:val="0"/>
        </w:numPr>
      </w:pPr>
      <w:r>
        <w:rPr>
          <w:rFonts w:hint="eastAsia"/>
        </w:rPr>
        <w:lastRenderedPageBreak/>
        <w:t>2.1.2.4.3</w:t>
      </w:r>
      <w:r>
        <w:rPr>
          <w:rFonts w:hint="eastAsia"/>
        </w:rPr>
        <w:t>算法说明</w:t>
      </w:r>
    </w:p>
    <w:p w14:paraId="794B5303" w14:textId="77777777" w:rsidR="000829C4" w:rsidRDefault="00000000">
      <w:pPr>
        <w:numPr>
          <w:ilvl w:val="0"/>
          <w:numId w:val="137"/>
        </w:numPr>
      </w:pPr>
      <w:r>
        <w:rPr>
          <w:rFonts w:hint="eastAsia"/>
        </w:rPr>
        <w:t>新增界面：</w:t>
      </w:r>
    </w:p>
    <w:p w14:paraId="59BC840A" w14:textId="77777777" w:rsidR="000829C4" w:rsidRDefault="00000000">
      <w:pPr>
        <w:numPr>
          <w:ilvl w:val="1"/>
          <w:numId w:val="137"/>
        </w:numPr>
      </w:pPr>
      <w:r>
        <w:rPr>
          <w:rFonts w:hint="eastAsia"/>
        </w:rPr>
        <w:t>选择临时纳税人、临时纳税人所在地、申报月份后，自动判断本次申报是否申报房产税、城镇土地使用税，如申报，则相应的申报标识设置</w:t>
      </w:r>
      <w:proofErr w:type="gramStart"/>
      <w:r>
        <w:rPr>
          <w:rFonts w:hint="eastAsia"/>
        </w:rPr>
        <w:t>为勾选状态</w:t>
      </w:r>
      <w:proofErr w:type="gramEnd"/>
      <w:r>
        <w:rPr>
          <w:rFonts w:hint="eastAsia"/>
        </w:rPr>
        <w:t>，且申报期间为对应税种的申报期间；</w:t>
      </w:r>
    </w:p>
    <w:p w14:paraId="3022477B" w14:textId="77777777" w:rsidR="000829C4" w:rsidRDefault="00000000">
      <w:pPr>
        <w:numPr>
          <w:ilvl w:val="1"/>
          <w:numId w:val="137"/>
        </w:numPr>
      </w:pPr>
      <w:r>
        <w:rPr>
          <w:rFonts w:hint="eastAsia"/>
        </w:rPr>
        <w:t>判断是否申报的逻辑如下：对应临时纳税人、临时纳税人所在地、税种下存在限缴日期在申报月份内的申报期间；</w:t>
      </w:r>
    </w:p>
    <w:p w14:paraId="2E1CF6FA" w14:textId="77777777" w:rsidR="000829C4" w:rsidRDefault="00000000">
      <w:pPr>
        <w:numPr>
          <w:ilvl w:val="1"/>
          <w:numId w:val="137"/>
        </w:numPr>
      </w:pPr>
      <w:r>
        <w:rPr>
          <w:rFonts w:hint="eastAsia"/>
        </w:rPr>
        <w:t>申报标识、申报期间可编辑，申报标识不勾选时，申报期间、限缴日期清空，且不可编辑，申报标识</w:t>
      </w:r>
      <w:proofErr w:type="gramStart"/>
      <w:r>
        <w:rPr>
          <w:rFonts w:hint="eastAsia"/>
        </w:rPr>
        <w:t>勾</w:t>
      </w:r>
      <w:proofErr w:type="gramEnd"/>
      <w:r>
        <w:rPr>
          <w:rFonts w:hint="eastAsia"/>
        </w:rPr>
        <w:t>选时，申报期间可编辑；</w:t>
      </w:r>
    </w:p>
    <w:p w14:paraId="283B9EA0" w14:textId="77777777" w:rsidR="000829C4" w:rsidRDefault="00000000">
      <w:pPr>
        <w:numPr>
          <w:ilvl w:val="1"/>
          <w:numId w:val="137"/>
        </w:numPr>
      </w:pPr>
      <w:r>
        <w:rPr>
          <w:rFonts w:hint="eastAsia"/>
        </w:rPr>
        <w:t>申报期间参照时，只参照申报月份对应年份的申报期；</w:t>
      </w:r>
    </w:p>
    <w:p w14:paraId="124136BF" w14:textId="77777777" w:rsidR="000829C4" w:rsidRDefault="00000000">
      <w:pPr>
        <w:numPr>
          <w:ilvl w:val="0"/>
          <w:numId w:val="137"/>
        </w:numPr>
      </w:pPr>
      <w:r>
        <w:rPr>
          <w:rFonts w:hint="eastAsia"/>
        </w:rPr>
        <w:t>台账界面：房产税</w:t>
      </w:r>
      <w:r>
        <w:rPr>
          <w:rFonts w:hint="eastAsia"/>
        </w:rPr>
        <w:t>&amp;</w:t>
      </w:r>
      <w:r>
        <w:rPr>
          <w:rFonts w:hint="eastAsia"/>
        </w:rPr>
        <w:t>城镇土地使用税底稿（房产土地税汇总、房产税计算底稿、城镇土地使用税计算底稿、减免适用政策）；点击各链接自动弹出对应的功能界面并对应申报期、纳税主体（对应来源机构）、房产土地所在地（等于临时纳税人所在地）对应的数据；</w:t>
      </w:r>
    </w:p>
    <w:p w14:paraId="6ADDEFF6" w14:textId="77777777" w:rsidR="000829C4" w:rsidRDefault="00000000">
      <w:pPr>
        <w:numPr>
          <w:ilvl w:val="0"/>
          <w:numId w:val="137"/>
        </w:numPr>
      </w:pPr>
      <w:r>
        <w:rPr>
          <w:rFonts w:hint="eastAsia"/>
        </w:rPr>
        <w:t>制表界面：自动显示临时纳税人业务事项分配中临时纳税人为当前临时纳税人的报表列表；</w:t>
      </w:r>
    </w:p>
    <w:p w14:paraId="5F4BA182" w14:textId="77777777" w:rsidR="000829C4" w:rsidRDefault="00000000">
      <w:pPr>
        <w:numPr>
          <w:ilvl w:val="0"/>
          <w:numId w:val="137"/>
        </w:numPr>
      </w:pPr>
      <w:r>
        <w:rPr>
          <w:rFonts w:hint="eastAsia"/>
        </w:rPr>
        <w:t>报表列表：点击报表，自动跳转至报表界面，自动查询计算的报表数据；</w:t>
      </w:r>
    </w:p>
    <w:p w14:paraId="737FDCDA" w14:textId="77777777" w:rsidR="000829C4" w:rsidRDefault="00000000">
      <w:pPr>
        <w:numPr>
          <w:ilvl w:val="0"/>
          <w:numId w:val="137"/>
        </w:numPr>
      </w:pPr>
      <w:r>
        <w:rPr>
          <w:rFonts w:hint="eastAsia"/>
        </w:rPr>
        <w:t>确认界面：当申报状态为已审批时，申报日期、办税员、缴款日期、列表中各税种的实缴金额可编辑，否则不可编辑；</w:t>
      </w:r>
    </w:p>
    <w:p w14:paraId="0B48953A" w14:textId="77777777" w:rsidR="000829C4" w:rsidRDefault="00000000">
      <w:pPr>
        <w:numPr>
          <w:ilvl w:val="0"/>
          <w:numId w:val="137"/>
        </w:numPr>
      </w:pPr>
      <w:r>
        <w:rPr>
          <w:rFonts w:hint="eastAsia"/>
        </w:rPr>
        <w:t>执行界面的各税种的申报标识、申报期间、限缴日期、申报税额、实缴税额动态显示，只显示当前任务申报标识为</w:t>
      </w:r>
      <w:proofErr w:type="gramStart"/>
      <w:r>
        <w:rPr>
          <w:rFonts w:hint="eastAsia"/>
        </w:rPr>
        <w:t>勾选状态</w:t>
      </w:r>
      <w:proofErr w:type="gramEnd"/>
      <w:r>
        <w:rPr>
          <w:rFonts w:hint="eastAsia"/>
        </w:rPr>
        <w:t>的字段信息。</w:t>
      </w:r>
    </w:p>
    <w:p w14:paraId="7A9199A0" w14:textId="77777777" w:rsidR="000829C4" w:rsidRDefault="00000000">
      <w:pPr>
        <w:pStyle w:val="5"/>
        <w:numPr>
          <w:ilvl w:val="4"/>
          <w:numId w:val="0"/>
        </w:numPr>
      </w:pPr>
      <w:r>
        <w:rPr>
          <w:rFonts w:hint="eastAsia"/>
        </w:rPr>
        <w:t>2.1.2.4.4</w:t>
      </w:r>
      <w:r>
        <w:rPr>
          <w:rFonts w:hint="eastAsia"/>
        </w:rPr>
        <w:t>逻辑校验</w:t>
      </w:r>
    </w:p>
    <w:p w14:paraId="3EBF7ADF" w14:textId="77777777" w:rsidR="000829C4" w:rsidRDefault="00000000">
      <w:pPr>
        <w:numPr>
          <w:ilvl w:val="0"/>
          <w:numId w:val="138"/>
        </w:numPr>
      </w:pPr>
      <w:r>
        <w:rPr>
          <w:rFonts w:hint="eastAsia"/>
        </w:rPr>
        <w:t>保存时，每个税种的临时纳税人</w:t>
      </w:r>
      <w:r>
        <w:rPr>
          <w:rFonts w:hint="eastAsia"/>
        </w:rPr>
        <w:t>+</w:t>
      </w:r>
      <w:r>
        <w:rPr>
          <w:rFonts w:hint="eastAsia"/>
        </w:rPr>
        <w:t>临时纳税人所在地</w:t>
      </w:r>
      <w:r>
        <w:rPr>
          <w:rFonts w:hint="eastAsia"/>
        </w:rPr>
        <w:t>+</w:t>
      </w:r>
      <w:r>
        <w:rPr>
          <w:rFonts w:hint="eastAsia"/>
        </w:rPr>
        <w:t>对应的申报期间不可重复，否则保存时提示“</w:t>
      </w:r>
      <w:r>
        <w:rPr>
          <w:rFonts w:hint="eastAsia"/>
        </w:rPr>
        <w:t>xx</w:t>
      </w:r>
      <w:r>
        <w:rPr>
          <w:rFonts w:hint="eastAsia"/>
        </w:rPr>
        <w:t>税种的任务重复，请调整。”；</w:t>
      </w:r>
    </w:p>
    <w:p w14:paraId="52D99EA4" w14:textId="77777777" w:rsidR="000829C4" w:rsidRDefault="00000000">
      <w:pPr>
        <w:pStyle w:val="4"/>
        <w:numPr>
          <w:ilvl w:val="3"/>
          <w:numId w:val="0"/>
        </w:numPr>
      </w:pPr>
      <w:r>
        <w:rPr>
          <w:rFonts w:hint="eastAsia"/>
        </w:rPr>
        <w:t>2.1.2.5</w:t>
      </w:r>
      <w:r>
        <w:rPr>
          <w:rFonts w:hint="eastAsia"/>
          <w:color w:val="FF0000"/>
          <w:shd w:val="clear" w:color="auto" w:fill="FFFF00"/>
        </w:rPr>
        <w:t>（修改）</w:t>
      </w:r>
      <w:r>
        <w:rPr>
          <w:rFonts w:hint="eastAsia"/>
        </w:rPr>
        <w:t>输出</w:t>
      </w:r>
    </w:p>
    <w:p w14:paraId="01A7ED6C" w14:textId="77777777" w:rsidR="000829C4" w:rsidRDefault="00000000">
      <w:r>
        <w:rPr>
          <w:rFonts w:hint="eastAsia"/>
        </w:rPr>
        <w:t>列表字段：</w:t>
      </w:r>
    </w:p>
    <w:tbl>
      <w:tblPr>
        <w:tblStyle w:val="ab"/>
        <w:tblW w:w="6526" w:type="dxa"/>
        <w:tblLayout w:type="fixed"/>
        <w:tblLook w:val="04A0" w:firstRow="1" w:lastRow="0" w:firstColumn="1" w:lastColumn="0" w:noHBand="0" w:noVBand="1"/>
      </w:tblPr>
      <w:tblGrid>
        <w:gridCol w:w="1105"/>
        <w:gridCol w:w="1157"/>
        <w:gridCol w:w="4264"/>
      </w:tblGrid>
      <w:tr w:rsidR="000829C4" w14:paraId="29051F48" w14:textId="77777777">
        <w:tc>
          <w:tcPr>
            <w:tcW w:w="1105" w:type="dxa"/>
            <w:shd w:val="clear" w:color="auto" w:fill="DEEBF6" w:themeFill="accent1" w:themeFillTint="32"/>
          </w:tcPr>
          <w:p w14:paraId="224BF4AB" w14:textId="77777777" w:rsidR="000829C4" w:rsidRDefault="00000000">
            <w:pPr>
              <w:jc w:val="center"/>
              <w:rPr>
                <w:b/>
                <w:bCs/>
                <w:szCs w:val="21"/>
              </w:rPr>
            </w:pPr>
            <w:r>
              <w:rPr>
                <w:rFonts w:hint="eastAsia"/>
                <w:b/>
                <w:bCs/>
                <w:szCs w:val="21"/>
              </w:rPr>
              <w:lastRenderedPageBreak/>
              <w:t>字段名称</w:t>
            </w:r>
          </w:p>
        </w:tc>
        <w:tc>
          <w:tcPr>
            <w:tcW w:w="1157" w:type="dxa"/>
            <w:shd w:val="clear" w:color="auto" w:fill="DEEBF6" w:themeFill="accent1" w:themeFillTint="32"/>
          </w:tcPr>
          <w:p w14:paraId="56F612F2" w14:textId="77777777" w:rsidR="000829C4" w:rsidRDefault="00000000">
            <w:pPr>
              <w:jc w:val="center"/>
              <w:rPr>
                <w:b/>
                <w:bCs/>
                <w:szCs w:val="21"/>
              </w:rPr>
            </w:pPr>
            <w:r>
              <w:rPr>
                <w:rFonts w:hint="eastAsia"/>
                <w:b/>
                <w:bCs/>
                <w:szCs w:val="21"/>
              </w:rPr>
              <w:t>字段类型</w:t>
            </w:r>
          </w:p>
        </w:tc>
        <w:tc>
          <w:tcPr>
            <w:tcW w:w="4264" w:type="dxa"/>
            <w:shd w:val="clear" w:color="auto" w:fill="DEEBF6" w:themeFill="accent1" w:themeFillTint="32"/>
          </w:tcPr>
          <w:p w14:paraId="3941B68D" w14:textId="77777777" w:rsidR="000829C4" w:rsidRDefault="00000000">
            <w:pPr>
              <w:jc w:val="center"/>
              <w:rPr>
                <w:b/>
                <w:bCs/>
                <w:szCs w:val="21"/>
              </w:rPr>
            </w:pPr>
            <w:r>
              <w:rPr>
                <w:rFonts w:hint="eastAsia"/>
                <w:b/>
                <w:bCs/>
                <w:szCs w:val="21"/>
              </w:rPr>
              <w:t>备注</w:t>
            </w:r>
          </w:p>
        </w:tc>
      </w:tr>
      <w:tr w:rsidR="000829C4" w14:paraId="7AB90862" w14:textId="77777777">
        <w:tc>
          <w:tcPr>
            <w:tcW w:w="1105" w:type="dxa"/>
          </w:tcPr>
          <w:p w14:paraId="448DE1C0" w14:textId="77777777" w:rsidR="000829C4" w:rsidRDefault="00000000">
            <w:pPr>
              <w:rPr>
                <w:szCs w:val="21"/>
              </w:rPr>
            </w:pPr>
            <w:r>
              <w:rPr>
                <w:rFonts w:hint="eastAsia"/>
                <w:szCs w:val="21"/>
              </w:rPr>
              <w:t>单据编号</w:t>
            </w:r>
          </w:p>
        </w:tc>
        <w:tc>
          <w:tcPr>
            <w:tcW w:w="1157" w:type="dxa"/>
          </w:tcPr>
          <w:p w14:paraId="121A5F5D" w14:textId="77777777" w:rsidR="000829C4" w:rsidRDefault="00000000">
            <w:pPr>
              <w:rPr>
                <w:szCs w:val="21"/>
              </w:rPr>
            </w:pPr>
            <w:r>
              <w:rPr>
                <w:rFonts w:hint="eastAsia"/>
                <w:szCs w:val="21"/>
              </w:rPr>
              <w:t>字符</w:t>
            </w:r>
          </w:p>
        </w:tc>
        <w:tc>
          <w:tcPr>
            <w:tcW w:w="4264" w:type="dxa"/>
          </w:tcPr>
          <w:p w14:paraId="18C939BF" w14:textId="77777777" w:rsidR="000829C4" w:rsidRDefault="00000000">
            <w:pPr>
              <w:rPr>
                <w:szCs w:val="21"/>
              </w:rPr>
            </w:pPr>
            <w:r>
              <w:rPr>
                <w:rFonts w:hint="eastAsia"/>
                <w:szCs w:val="21"/>
              </w:rPr>
              <w:t>自动生成</w:t>
            </w:r>
          </w:p>
        </w:tc>
      </w:tr>
      <w:tr w:rsidR="000829C4" w14:paraId="0259F29A" w14:textId="77777777">
        <w:tc>
          <w:tcPr>
            <w:tcW w:w="1105" w:type="dxa"/>
          </w:tcPr>
          <w:p w14:paraId="27839A0E" w14:textId="77777777" w:rsidR="000829C4" w:rsidRDefault="00000000">
            <w:pPr>
              <w:rPr>
                <w:szCs w:val="21"/>
              </w:rPr>
            </w:pPr>
            <w:r>
              <w:rPr>
                <w:rFonts w:hint="eastAsia"/>
                <w:szCs w:val="21"/>
              </w:rPr>
              <w:t>纳税主体</w:t>
            </w:r>
          </w:p>
        </w:tc>
        <w:tc>
          <w:tcPr>
            <w:tcW w:w="1157" w:type="dxa"/>
          </w:tcPr>
          <w:p w14:paraId="7EB9C7B3" w14:textId="77777777" w:rsidR="000829C4" w:rsidRDefault="00000000">
            <w:pPr>
              <w:rPr>
                <w:szCs w:val="21"/>
              </w:rPr>
            </w:pPr>
            <w:r>
              <w:rPr>
                <w:rFonts w:hint="eastAsia"/>
                <w:szCs w:val="21"/>
              </w:rPr>
              <w:t>字符</w:t>
            </w:r>
          </w:p>
        </w:tc>
        <w:tc>
          <w:tcPr>
            <w:tcW w:w="4264" w:type="dxa"/>
          </w:tcPr>
          <w:p w14:paraId="382F1C35" w14:textId="77777777" w:rsidR="000829C4" w:rsidRDefault="000829C4">
            <w:pPr>
              <w:rPr>
                <w:szCs w:val="21"/>
              </w:rPr>
            </w:pPr>
          </w:p>
        </w:tc>
      </w:tr>
      <w:tr w:rsidR="000829C4" w14:paraId="62F1AF72" w14:textId="77777777">
        <w:tc>
          <w:tcPr>
            <w:tcW w:w="1105" w:type="dxa"/>
          </w:tcPr>
          <w:p w14:paraId="4FBCAD26" w14:textId="77777777" w:rsidR="000829C4" w:rsidRDefault="00000000">
            <w:pPr>
              <w:rPr>
                <w:szCs w:val="21"/>
              </w:rPr>
            </w:pPr>
            <w:r>
              <w:rPr>
                <w:rFonts w:hint="eastAsia"/>
                <w:szCs w:val="21"/>
              </w:rPr>
              <w:t>临时纳税人名称</w:t>
            </w:r>
          </w:p>
        </w:tc>
        <w:tc>
          <w:tcPr>
            <w:tcW w:w="1157" w:type="dxa"/>
          </w:tcPr>
          <w:p w14:paraId="144B7548" w14:textId="77777777" w:rsidR="000829C4" w:rsidRDefault="00000000">
            <w:pPr>
              <w:rPr>
                <w:szCs w:val="21"/>
              </w:rPr>
            </w:pPr>
            <w:r>
              <w:rPr>
                <w:rFonts w:hint="eastAsia"/>
                <w:szCs w:val="21"/>
              </w:rPr>
              <w:t>字符</w:t>
            </w:r>
          </w:p>
        </w:tc>
        <w:tc>
          <w:tcPr>
            <w:tcW w:w="4264" w:type="dxa"/>
          </w:tcPr>
          <w:p w14:paraId="2DDF19E8" w14:textId="77777777" w:rsidR="000829C4" w:rsidRDefault="000829C4">
            <w:pPr>
              <w:rPr>
                <w:szCs w:val="21"/>
              </w:rPr>
            </w:pPr>
          </w:p>
        </w:tc>
      </w:tr>
      <w:tr w:rsidR="000829C4" w14:paraId="3D4FCAED" w14:textId="77777777">
        <w:tc>
          <w:tcPr>
            <w:tcW w:w="1105" w:type="dxa"/>
          </w:tcPr>
          <w:p w14:paraId="6CE4A445" w14:textId="77777777" w:rsidR="000829C4" w:rsidRDefault="00000000">
            <w:pPr>
              <w:rPr>
                <w:szCs w:val="21"/>
              </w:rPr>
            </w:pPr>
            <w:r>
              <w:rPr>
                <w:rFonts w:hint="eastAsia"/>
                <w:szCs w:val="21"/>
              </w:rPr>
              <w:t>临时纳税人识别号</w:t>
            </w:r>
          </w:p>
        </w:tc>
        <w:tc>
          <w:tcPr>
            <w:tcW w:w="1157" w:type="dxa"/>
          </w:tcPr>
          <w:p w14:paraId="1A7ECE93" w14:textId="77777777" w:rsidR="000829C4" w:rsidRDefault="00000000">
            <w:pPr>
              <w:rPr>
                <w:szCs w:val="21"/>
              </w:rPr>
            </w:pPr>
            <w:r>
              <w:rPr>
                <w:rFonts w:hint="eastAsia"/>
                <w:szCs w:val="21"/>
              </w:rPr>
              <w:t>字符</w:t>
            </w:r>
          </w:p>
        </w:tc>
        <w:tc>
          <w:tcPr>
            <w:tcW w:w="4264" w:type="dxa"/>
          </w:tcPr>
          <w:p w14:paraId="0DC79946" w14:textId="77777777" w:rsidR="000829C4" w:rsidRDefault="000829C4">
            <w:pPr>
              <w:rPr>
                <w:szCs w:val="21"/>
              </w:rPr>
            </w:pPr>
          </w:p>
        </w:tc>
      </w:tr>
      <w:tr w:rsidR="000829C4" w14:paraId="742D96E6" w14:textId="77777777">
        <w:tc>
          <w:tcPr>
            <w:tcW w:w="1105" w:type="dxa"/>
          </w:tcPr>
          <w:p w14:paraId="3928BE4A" w14:textId="77777777" w:rsidR="000829C4" w:rsidRDefault="00000000">
            <w:pPr>
              <w:rPr>
                <w:szCs w:val="21"/>
              </w:rPr>
            </w:pPr>
            <w:r>
              <w:rPr>
                <w:rFonts w:hint="eastAsia"/>
                <w:szCs w:val="21"/>
              </w:rPr>
              <w:t>临时纳税人所在地</w:t>
            </w:r>
          </w:p>
        </w:tc>
        <w:tc>
          <w:tcPr>
            <w:tcW w:w="1157" w:type="dxa"/>
          </w:tcPr>
          <w:p w14:paraId="6B18EEB4" w14:textId="77777777" w:rsidR="000829C4" w:rsidRDefault="00000000">
            <w:pPr>
              <w:rPr>
                <w:szCs w:val="21"/>
              </w:rPr>
            </w:pPr>
            <w:r>
              <w:rPr>
                <w:rFonts w:hint="eastAsia"/>
                <w:szCs w:val="21"/>
              </w:rPr>
              <w:t>字符</w:t>
            </w:r>
          </w:p>
        </w:tc>
        <w:tc>
          <w:tcPr>
            <w:tcW w:w="4264" w:type="dxa"/>
          </w:tcPr>
          <w:p w14:paraId="368A56B8" w14:textId="77777777" w:rsidR="000829C4" w:rsidRDefault="000829C4">
            <w:pPr>
              <w:rPr>
                <w:szCs w:val="21"/>
              </w:rPr>
            </w:pPr>
          </w:p>
        </w:tc>
      </w:tr>
      <w:tr w:rsidR="000829C4" w14:paraId="7557CAEF" w14:textId="77777777">
        <w:tc>
          <w:tcPr>
            <w:tcW w:w="1105" w:type="dxa"/>
          </w:tcPr>
          <w:p w14:paraId="1402EF64" w14:textId="77777777" w:rsidR="000829C4" w:rsidRDefault="00000000">
            <w:pPr>
              <w:rPr>
                <w:szCs w:val="21"/>
              </w:rPr>
            </w:pPr>
            <w:r>
              <w:rPr>
                <w:rFonts w:hint="eastAsia"/>
                <w:szCs w:val="21"/>
              </w:rPr>
              <w:t>申报月份</w:t>
            </w:r>
          </w:p>
        </w:tc>
        <w:tc>
          <w:tcPr>
            <w:tcW w:w="1157" w:type="dxa"/>
          </w:tcPr>
          <w:p w14:paraId="4FA6904A" w14:textId="77777777" w:rsidR="000829C4" w:rsidRDefault="00000000">
            <w:pPr>
              <w:rPr>
                <w:szCs w:val="21"/>
              </w:rPr>
            </w:pPr>
            <w:r>
              <w:rPr>
                <w:rFonts w:hint="eastAsia"/>
                <w:szCs w:val="21"/>
              </w:rPr>
              <w:t>字符</w:t>
            </w:r>
          </w:p>
        </w:tc>
        <w:tc>
          <w:tcPr>
            <w:tcW w:w="4264" w:type="dxa"/>
          </w:tcPr>
          <w:p w14:paraId="43FA533B" w14:textId="77777777" w:rsidR="000829C4" w:rsidRDefault="000829C4">
            <w:pPr>
              <w:rPr>
                <w:szCs w:val="21"/>
              </w:rPr>
            </w:pPr>
          </w:p>
        </w:tc>
      </w:tr>
      <w:tr w:rsidR="000829C4" w14:paraId="64FA4A2A" w14:textId="77777777">
        <w:tc>
          <w:tcPr>
            <w:tcW w:w="1105" w:type="dxa"/>
          </w:tcPr>
          <w:p w14:paraId="44111E1F" w14:textId="77777777" w:rsidR="000829C4" w:rsidRDefault="00000000">
            <w:pPr>
              <w:rPr>
                <w:szCs w:val="21"/>
              </w:rPr>
            </w:pPr>
            <w:r>
              <w:rPr>
                <w:rFonts w:hint="eastAsia"/>
                <w:szCs w:val="21"/>
              </w:rPr>
              <w:t>申报状态</w:t>
            </w:r>
          </w:p>
        </w:tc>
        <w:tc>
          <w:tcPr>
            <w:tcW w:w="1157" w:type="dxa"/>
          </w:tcPr>
          <w:p w14:paraId="5FBD694C" w14:textId="77777777" w:rsidR="000829C4" w:rsidRDefault="00000000">
            <w:pPr>
              <w:rPr>
                <w:szCs w:val="21"/>
              </w:rPr>
            </w:pPr>
            <w:r>
              <w:rPr>
                <w:rFonts w:hint="eastAsia"/>
                <w:szCs w:val="21"/>
              </w:rPr>
              <w:t>字符</w:t>
            </w:r>
          </w:p>
        </w:tc>
        <w:tc>
          <w:tcPr>
            <w:tcW w:w="4264" w:type="dxa"/>
          </w:tcPr>
          <w:p w14:paraId="007D60E1" w14:textId="77777777" w:rsidR="000829C4" w:rsidRDefault="000829C4">
            <w:pPr>
              <w:rPr>
                <w:szCs w:val="21"/>
              </w:rPr>
            </w:pPr>
          </w:p>
        </w:tc>
      </w:tr>
      <w:tr w:rsidR="000829C4" w14:paraId="7A9859B4" w14:textId="77777777">
        <w:tc>
          <w:tcPr>
            <w:tcW w:w="1105" w:type="dxa"/>
          </w:tcPr>
          <w:p w14:paraId="70FC1076" w14:textId="77777777" w:rsidR="000829C4" w:rsidRDefault="00000000">
            <w:pPr>
              <w:rPr>
                <w:szCs w:val="21"/>
              </w:rPr>
            </w:pPr>
            <w:r>
              <w:rPr>
                <w:rFonts w:hint="eastAsia"/>
                <w:szCs w:val="21"/>
              </w:rPr>
              <w:t>申报日期</w:t>
            </w:r>
          </w:p>
        </w:tc>
        <w:tc>
          <w:tcPr>
            <w:tcW w:w="1157" w:type="dxa"/>
          </w:tcPr>
          <w:p w14:paraId="1110770E" w14:textId="77777777" w:rsidR="000829C4" w:rsidRDefault="00000000">
            <w:pPr>
              <w:rPr>
                <w:szCs w:val="21"/>
              </w:rPr>
            </w:pPr>
            <w:r>
              <w:rPr>
                <w:rFonts w:hint="eastAsia"/>
                <w:szCs w:val="21"/>
              </w:rPr>
              <w:t>字符</w:t>
            </w:r>
          </w:p>
        </w:tc>
        <w:tc>
          <w:tcPr>
            <w:tcW w:w="4264" w:type="dxa"/>
          </w:tcPr>
          <w:p w14:paraId="3FB4150D" w14:textId="77777777" w:rsidR="000829C4" w:rsidRDefault="000829C4">
            <w:pPr>
              <w:rPr>
                <w:szCs w:val="21"/>
              </w:rPr>
            </w:pPr>
          </w:p>
        </w:tc>
      </w:tr>
      <w:tr w:rsidR="000829C4" w14:paraId="16A22A5F" w14:textId="77777777">
        <w:tc>
          <w:tcPr>
            <w:tcW w:w="1105" w:type="dxa"/>
          </w:tcPr>
          <w:p w14:paraId="41B64142" w14:textId="77777777" w:rsidR="000829C4" w:rsidRDefault="00000000">
            <w:pPr>
              <w:rPr>
                <w:szCs w:val="21"/>
              </w:rPr>
            </w:pPr>
            <w:r>
              <w:rPr>
                <w:rFonts w:hint="eastAsia"/>
                <w:szCs w:val="21"/>
              </w:rPr>
              <w:t>办税员</w:t>
            </w:r>
          </w:p>
        </w:tc>
        <w:tc>
          <w:tcPr>
            <w:tcW w:w="1157" w:type="dxa"/>
          </w:tcPr>
          <w:p w14:paraId="07F245FD" w14:textId="77777777" w:rsidR="000829C4" w:rsidRDefault="00000000">
            <w:pPr>
              <w:rPr>
                <w:szCs w:val="21"/>
              </w:rPr>
            </w:pPr>
            <w:r>
              <w:rPr>
                <w:rFonts w:hint="eastAsia"/>
                <w:szCs w:val="21"/>
              </w:rPr>
              <w:t>字符</w:t>
            </w:r>
          </w:p>
        </w:tc>
        <w:tc>
          <w:tcPr>
            <w:tcW w:w="4264" w:type="dxa"/>
          </w:tcPr>
          <w:p w14:paraId="7473B98C" w14:textId="77777777" w:rsidR="000829C4" w:rsidRDefault="000829C4">
            <w:pPr>
              <w:rPr>
                <w:szCs w:val="21"/>
              </w:rPr>
            </w:pPr>
          </w:p>
        </w:tc>
      </w:tr>
      <w:tr w:rsidR="000829C4" w14:paraId="71A05BEB" w14:textId="77777777">
        <w:tc>
          <w:tcPr>
            <w:tcW w:w="1105" w:type="dxa"/>
          </w:tcPr>
          <w:p w14:paraId="66403163" w14:textId="77777777" w:rsidR="000829C4" w:rsidRDefault="00000000">
            <w:pPr>
              <w:rPr>
                <w:szCs w:val="21"/>
              </w:rPr>
            </w:pPr>
            <w:r>
              <w:rPr>
                <w:rFonts w:hint="eastAsia"/>
                <w:szCs w:val="21"/>
              </w:rPr>
              <w:t>缴款日期</w:t>
            </w:r>
          </w:p>
        </w:tc>
        <w:tc>
          <w:tcPr>
            <w:tcW w:w="1157" w:type="dxa"/>
          </w:tcPr>
          <w:p w14:paraId="47B3899E" w14:textId="77777777" w:rsidR="000829C4" w:rsidRDefault="00000000">
            <w:pPr>
              <w:rPr>
                <w:szCs w:val="21"/>
              </w:rPr>
            </w:pPr>
            <w:r>
              <w:rPr>
                <w:rFonts w:hint="eastAsia"/>
                <w:szCs w:val="21"/>
              </w:rPr>
              <w:t>字符</w:t>
            </w:r>
          </w:p>
        </w:tc>
        <w:tc>
          <w:tcPr>
            <w:tcW w:w="4264" w:type="dxa"/>
          </w:tcPr>
          <w:p w14:paraId="4DB34664" w14:textId="77777777" w:rsidR="000829C4" w:rsidRDefault="000829C4">
            <w:pPr>
              <w:rPr>
                <w:szCs w:val="21"/>
              </w:rPr>
            </w:pPr>
          </w:p>
        </w:tc>
      </w:tr>
      <w:tr w:rsidR="000829C4" w14:paraId="1F43F10E" w14:textId="77777777">
        <w:tc>
          <w:tcPr>
            <w:tcW w:w="6526" w:type="dxa"/>
            <w:gridSpan w:val="3"/>
          </w:tcPr>
          <w:p w14:paraId="2FF32E4C" w14:textId="77777777" w:rsidR="000829C4" w:rsidRDefault="00000000">
            <w:pPr>
              <w:rPr>
                <w:szCs w:val="21"/>
              </w:rPr>
            </w:pPr>
            <w:r>
              <w:rPr>
                <w:rFonts w:ascii="Times New Roman" w:hAnsi="Times New Roman" w:cs="Times New Roman" w:hint="eastAsia"/>
                <w:szCs w:val="21"/>
              </w:rPr>
              <w:t>房产税</w:t>
            </w:r>
            <w:r>
              <w:rPr>
                <w:rFonts w:ascii="Times New Roman" w:hAnsi="Times New Roman" w:cs="Times New Roman" w:hint="eastAsia"/>
                <w:szCs w:val="21"/>
              </w:rPr>
              <w:t>-</w:t>
            </w:r>
            <w:r>
              <w:rPr>
                <w:rFonts w:ascii="Times New Roman" w:hAnsi="Times New Roman" w:cs="Times New Roman" w:hint="eastAsia"/>
                <w:szCs w:val="21"/>
              </w:rPr>
              <w:t>从价：</w:t>
            </w:r>
          </w:p>
        </w:tc>
      </w:tr>
      <w:tr w:rsidR="000829C4" w14:paraId="198668C8" w14:textId="77777777">
        <w:tc>
          <w:tcPr>
            <w:tcW w:w="1105" w:type="dxa"/>
          </w:tcPr>
          <w:p w14:paraId="0C835897" w14:textId="77777777" w:rsidR="000829C4" w:rsidRDefault="00000000">
            <w:pPr>
              <w:rPr>
                <w:szCs w:val="21"/>
              </w:rPr>
            </w:pPr>
            <w:r>
              <w:rPr>
                <w:rFonts w:hint="eastAsia"/>
                <w:szCs w:val="21"/>
              </w:rPr>
              <w:t>申报标识</w:t>
            </w:r>
          </w:p>
        </w:tc>
        <w:tc>
          <w:tcPr>
            <w:tcW w:w="1157" w:type="dxa"/>
            <w:vAlign w:val="center"/>
          </w:tcPr>
          <w:p w14:paraId="25EA5CAB" w14:textId="77777777" w:rsidR="000829C4" w:rsidRDefault="00000000">
            <w:pPr>
              <w:jc w:val="center"/>
              <w:rPr>
                <w:szCs w:val="21"/>
              </w:rPr>
            </w:pPr>
            <w:r>
              <w:rPr>
                <w:rFonts w:hint="eastAsia"/>
                <w:szCs w:val="21"/>
              </w:rPr>
              <w:t>字符</w:t>
            </w:r>
          </w:p>
        </w:tc>
        <w:tc>
          <w:tcPr>
            <w:tcW w:w="4264" w:type="dxa"/>
          </w:tcPr>
          <w:p w14:paraId="2AF1CE5C" w14:textId="77777777" w:rsidR="000829C4" w:rsidRDefault="00000000">
            <w:pPr>
              <w:rPr>
                <w:szCs w:val="21"/>
              </w:rPr>
            </w:pPr>
            <w:r>
              <w:rPr>
                <w:rFonts w:ascii="Times New Roman" w:hAnsi="Times New Roman" w:cs="Times New Roman" w:hint="eastAsia"/>
                <w:szCs w:val="21"/>
              </w:rPr>
              <w:t>申报标识为</w:t>
            </w:r>
            <w:proofErr w:type="gramStart"/>
            <w:r>
              <w:rPr>
                <w:rFonts w:ascii="Times New Roman" w:hAnsi="Times New Roman" w:cs="Times New Roman" w:hint="eastAsia"/>
                <w:szCs w:val="21"/>
              </w:rPr>
              <w:t>勾选状态</w:t>
            </w:r>
            <w:proofErr w:type="gramEnd"/>
            <w:r>
              <w:rPr>
                <w:rFonts w:ascii="Times New Roman" w:hAnsi="Times New Roman" w:cs="Times New Roman" w:hint="eastAsia"/>
                <w:szCs w:val="21"/>
              </w:rPr>
              <w:t>时为“是”，未</w:t>
            </w:r>
            <w:proofErr w:type="gramStart"/>
            <w:r>
              <w:rPr>
                <w:rFonts w:ascii="Times New Roman" w:hAnsi="Times New Roman" w:cs="Times New Roman" w:hint="eastAsia"/>
                <w:szCs w:val="21"/>
              </w:rPr>
              <w:t>勾选状态</w:t>
            </w:r>
            <w:proofErr w:type="gramEnd"/>
            <w:r>
              <w:rPr>
                <w:rFonts w:ascii="Times New Roman" w:hAnsi="Times New Roman" w:cs="Times New Roman" w:hint="eastAsia"/>
                <w:szCs w:val="21"/>
              </w:rPr>
              <w:t>时为“否”</w:t>
            </w:r>
          </w:p>
        </w:tc>
      </w:tr>
      <w:tr w:rsidR="000829C4" w14:paraId="718E2E37" w14:textId="77777777">
        <w:tc>
          <w:tcPr>
            <w:tcW w:w="1105" w:type="dxa"/>
          </w:tcPr>
          <w:p w14:paraId="546E6D76" w14:textId="77777777" w:rsidR="000829C4" w:rsidRDefault="00000000">
            <w:pPr>
              <w:rPr>
                <w:szCs w:val="21"/>
              </w:rPr>
            </w:pPr>
            <w:r>
              <w:rPr>
                <w:rFonts w:hint="eastAsia"/>
                <w:szCs w:val="21"/>
              </w:rPr>
              <w:t>申报期间</w:t>
            </w:r>
          </w:p>
        </w:tc>
        <w:tc>
          <w:tcPr>
            <w:tcW w:w="1157" w:type="dxa"/>
            <w:vAlign w:val="center"/>
          </w:tcPr>
          <w:p w14:paraId="2B6A3989" w14:textId="77777777" w:rsidR="000829C4" w:rsidRDefault="00000000">
            <w:pPr>
              <w:jc w:val="center"/>
              <w:rPr>
                <w:szCs w:val="21"/>
              </w:rPr>
            </w:pPr>
            <w:r>
              <w:rPr>
                <w:rFonts w:hint="eastAsia"/>
                <w:szCs w:val="21"/>
              </w:rPr>
              <w:t>字符</w:t>
            </w:r>
          </w:p>
        </w:tc>
        <w:tc>
          <w:tcPr>
            <w:tcW w:w="4264" w:type="dxa"/>
          </w:tcPr>
          <w:p w14:paraId="252E054D" w14:textId="77777777" w:rsidR="000829C4" w:rsidRDefault="00000000">
            <w:pPr>
              <w:rPr>
                <w:szCs w:val="21"/>
              </w:rPr>
            </w:pPr>
            <w:r>
              <w:rPr>
                <w:rFonts w:hint="eastAsia"/>
                <w:szCs w:val="21"/>
              </w:rPr>
              <w:t>自动带出</w:t>
            </w:r>
          </w:p>
        </w:tc>
      </w:tr>
      <w:tr w:rsidR="000829C4" w14:paraId="23F2C7B1" w14:textId="77777777">
        <w:tc>
          <w:tcPr>
            <w:tcW w:w="1105" w:type="dxa"/>
          </w:tcPr>
          <w:p w14:paraId="768FEC9D" w14:textId="77777777" w:rsidR="000829C4" w:rsidRDefault="00000000">
            <w:pPr>
              <w:rPr>
                <w:szCs w:val="21"/>
              </w:rPr>
            </w:pPr>
            <w:r>
              <w:rPr>
                <w:rFonts w:hint="eastAsia"/>
                <w:szCs w:val="21"/>
              </w:rPr>
              <w:t>限缴日期</w:t>
            </w:r>
          </w:p>
        </w:tc>
        <w:tc>
          <w:tcPr>
            <w:tcW w:w="1157" w:type="dxa"/>
            <w:vAlign w:val="center"/>
          </w:tcPr>
          <w:p w14:paraId="0A752DF6" w14:textId="77777777" w:rsidR="000829C4" w:rsidRDefault="00000000">
            <w:pPr>
              <w:jc w:val="center"/>
              <w:rPr>
                <w:szCs w:val="21"/>
              </w:rPr>
            </w:pPr>
            <w:r>
              <w:rPr>
                <w:rFonts w:hint="eastAsia"/>
                <w:szCs w:val="21"/>
              </w:rPr>
              <w:t>字符</w:t>
            </w:r>
          </w:p>
        </w:tc>
        <w:tc>
          <w:tcPr>
            <w:tcW w:w="4264" w:type="dxa"/>
          </w:tcPr>
          <w:p w14:paraId="4C70F1A3" w14:textId="77777777" w:rsidR="000829C4" w:rsidRDefault="00000000">
            <w:pPr>
              <w:rPr>
                <w:szCs w:val="21"/>
              </w:rPr>
            </w:pPr>
            <w:r>
              <w:rPr>
                <w:rFonts w:hint="eastAsia"/>
                <w:szCs w:val="21"/>
              </w:rPr>
              <w:t>自动带出</w:t>
            </w:r>
          </w:p>
        </w:tc>
      </w:tr>
      <w:tr w:rsidR="000829C4" w14:paraId="7E7F6E66" w14:textId="77777777">
        <w:tc>
          <w:tcPr>
            <w:tcW w:w="1105" w:type="dxa"/>
          </w:tcPr>
          <w:p w14:paraId="33E3A419" w14:textId="77777777" w:rsidR="000829C4" w:rsidRDefault="00000000">
            <w:pPr>
              <w:rPr>
                <w:szCs w:val="21"/>
              </w:rPr>
            </w:pPr>
            <w:r>
              <w:rPr>
                <w:rFonts w:hint="eastAsia"/>
                <w:szCs w:val="21"/>
              </w:rPr>
              <w:t>申报税额</w:t>
            </w:r>
          </w:p>
        </w:tc>
        <w:tc>
          <w:tcPr>
            <w:tcW w:w="1157" w:type="dxa"/>
            <w:vAlign w:val="center"/>
          </w:tcPr>
          <w:p w14:paraId="3F1B21E8" w14:textId="77777777" w:rsidR="000829C4" w:rsidRDefault="00000000">
            <w:pPr>
              <w:jc w:val="center"/>
              <w:rPr>
                <w:szCs w:val="21"/>
              </w:rPr>
            </w:pPr>
            <w:r>
              <w:rPr>
                <w:rFonts w:hint="eastAsia"/>
                <w:szCs w:val="21"/>
              </w:rPr>
              <w:t>数值</w:t>
            </w:r>
          </w:p>
        </w:tc>
        <w:tc>
          <w:tcPr>
            <w:tcW w:w="4264" w:type="dxa"/>
          </w:tcPr>
          <w:p w14:paraId="0EF09E6C" w14:textId="77777777" w:rsidR="000829C4" w:rsidRDefault="00000000">
            <w:pPr>
              <w:rPr>
                <w:szCs w:val="21"/>
              </w:rPr>
            </w:pPr>
            <w:r>
              <w:rPr>
                <w:rFonts w:hint="eastAsia"/>
                <w:szCs w:val="21"/>
              </w:rPr>
              <w:t>申报表计算后自动反写，不可编辑</w:t>
            </w:r>
          </w:p>
          <w:p w14:paraId="3FFA403E" w14:textId="77777777" w:rsidR="000829C4" w:rsidRDefault="00000000">
            <w:pPr>
              <w:rPr>
                <w:szCs w:val="21"/>
              </w:rPr>
            </w:pPr>
            <w:r>
              <w:rPr>
                <w:rFonts w:hint="eastAsia"/>
                <w:szCs w:val="21"/>
              </w:rPr>
              <w:t>房产税从价的申报税额</w:t>
            </w:r>
            <w:r>
              <w:rPr>
                <w:rFonts w:hint="eastAsia"/>
                <w:szCs w:val="21"/>
              </w:rPr>
              <w:t>=</w:t>
            </w:r>
            <w:r>
              <w:rPr>
                <w:rFonts w:hint="eastAsia"/>
                <w:color w:val="FF0000"/>
                <w:szCs w:val="21"/>
              </w:rPr>
              <w:t>房产税</w:t>
            </w:r>
            <w:r>
              <w:rPr>
                <w:rFonts w:hint="eastAsia"/>
                <w:color w:val="FF0000"/>
                <w:szCs w:val="21"/>
              </w:rPr>
              <w:t>-</w:t>
            </w:r>
            <w:r>
              <w:rPr>
                <w:rFonts w:hint="eastAsia"/>
                <w:color w:val="FF0000"/>
                <w:szCs w:val="21"/>
              </w:rPr>
              <w:t>从价计征应补（退）税额</w:t>
            </w:r>
          </w:p>
        </w:tc>
      </w:tr>
      <w:tr w:rsidR="000829C4" w14:paraId="120A44F1" w14:textId="77777777">
        <w:tc>
          <w:tcPr>
            <w:tcW w:w="1105" w:type="dxa"/>
          </w:tcPr>
          <w:p w14:paraId="79BB4420" w14:textId="77777777" w:rsidR="000829C4" w:rsidRDefault="00000000">
            <w:pPr>
              <w:rPr>
                <w:szCs w:val="21"/>
              </w:rPr>
            </w:pPr>
            <w:r>
              <w:rPr>
                <w:rFonts w:hint="eastAsia"/>
                <w:szCs w:val="21"/>
              </w:rPr>
              <w:t>实缴税额</w:t>
            </w:r>
          </w:p>
        </w:tc>
        <w:tc>
          <w:tcPr>
            <w:tcW w:w="1157" w:type="dxa"/>
            <w:vAlign w:val="center"/>
          </w:tcPr>
          <w:p w14:paraId="2031703F" w14:textId="77777777" w:rsidR="000829C4" w:rsidRDefault="00000000">
            <w:pPr>
              <w:jc w:val="center"/>
              <w:rPr>
                <w:szCs w:val="21"/>
              </w:rPr>
            </w:pPr>
            <w:r>
              <w:rPr>
                <w:rFonts w:hint="eastAsia"/>
                <w:szCs w:val="21"/>
              </w:rPr>
              <w:t>数值</w:t>
            </w:r>
          </w:p>
        </w:tc>
        <w:tc>
          <w:tcPr>
            <w:tcW w:w="4264" w:type="dxa"/>
          </w:tcPr>
          <w:p w14:paraId="23ABD4AA" w14:textId="77777777" w:rsidR="000829C4" w:rsidRDefault="00000000">
            <w:pPr>
              <w:rPr>
                <w:szCs w:val="21"/>
              </w:rPr>
            </w:pPr>
            <w:r>
              <w:rPr>
                <w:rFonts w:hint="eastAsia"/>
                <w:szCs w:val="21"/>
              </w:rPr>
              <w:t>自动带出完税确认时所录入房产税</w:t>
            </w:r>
            <w:r>
              <w:rPr>
                <w:rFonts w:hint="eastAsia"/>
                <w:szCs w:val="21"/>
              </w:rPr>
              <w:t>-</w:t>
            </w:r>
            <w:r>
              <w:rPr>
                <w:rFonts w:hint="eastAsia"/>
                <w:szCs w:val="21"/>
              </w:rPr>
              <w:t>从价实缴税额，不可编辑</w:t>
            </w:r>
          </w:p>
        </w:tc>
      </w:tr>
      <w:tr w:rsidR="000829C4" w14:paraId="38494A3A" w14:textId="77777777">
        <w:tc>
          <w:tcPr>
            <w:tcW w:w="6526" w:type="dxa"/>
            <w:gridSpan w:val="3"/>
          </w:tcPr>
          <w:p w14:paraId="2F039A75" w14:textId="77777777" w:rsidR="000829C4" w:rsidRDefault="00000000">
            <w:pPr>
              <w:rPr>
                <w:szCs w:val="21"/>
              </w:rPr>
            </w:pPr>
            <w:r>
              <w:rPr>
                <w:rFonts w:ascii="Times New Roman" w:hAnsi="Times New Roman" w:cs="Times New Roman" w:hint="eastAsia"/>
                <w:szCs w:val="21"/>
              </w:rPr>
              <w:t>房产税</w:t>
            </w:r>
            <w:r>
              <w:rPr>
                <w:rFonts w:ascii="Times New Roman" w:hAnsi="Times New Roman" w:cs="Times New Roman" w:hint="eastAsia"/>
                <w:szCs w:val="21"/>
              </w:rPr>
              <w:t>-</w:t>
            </w:r>
            <w:r>
              <w:rPr>
                <w:rFonts w:ascii="Times New Roman" w:hAnsi="Times New Roman" w:cs="Times New Roman" w:hint="eastAsia"/>
                <w:szCs w:val="21"/>
              </w:rPr>
              <w:t>从租：</w:t>
            </w:r>
          </w:p>
        </w:tc>
      </w:tr>
      <w:tr w:rsidR="000829C4" w14:paraId="0D55BF79" w14:textId="77777777">
        <w:tc>
          <w:tcPr>
            <w:tcW w:w="1105" w:type="dxa"/>
          </w:tcPr>
          <w:p w14:paraId="6EB17719" w14:textId="77777777" w:rsidR="000829C4" w:rsidRDefault="00000000">
            <w:pPr>
              <w:rPr>
                <w:szCs w:val="21"/>
              </w:rPr>
            </w:pPr>
            <w:r>
              <w:rPr>
                <w:rFonts w:hint="eastAsia"/>
                <w:szCs w:val="21"/>
              </w:rPr>
              <w:t>申报标识</w:t>
            </w:r>
          </w:p>
        </w:tc>
        <w:tc>
          <w:tcPr>
            <w:tcW w:w="1157" w:type="dxa"/>
            <w:vAlign w:val="center"/>
          </w:tcPr>
          <w:p w14:paraId="2932E6BB" w14:textId="77777777" w:rsidR="000829C4" w:rsidRDefault="00000000">
            <w:pPr>
              <w:jc w:val="center"/>
              <w:rPr>
                <w:szCs w:val="21"/>
              </w:rPr>
            </w:pPr>
            <w:r>
              <w:rPr>
                <w:rFonts w:hint="eastAsia"/>
                <w:szCs w:val="21"/>
              </w:rPr>
              <w:t>字符</w:t>
            </w:r>
          </w:p>
        </w:tc>
        <w:tc>
          <w:tcPr>
            <w:tcW w:w="4264" w:type="dxa"/>
          </w:tcPr>
          <w:p w14:paraId="20CA5619" w14:textId="77777777" w:rsidR="000829C4" w:rsidRDefault="00000000">
            <w:pPr>
              <w:rPr>
                <w:szCs w:val="21"/>
              </w:rPr>
            </w:pPr>
            <w:r>
              <w:rPr>
                <w:rFonts w:ascii="Times New Roman" w:hAnsi="Times New Roman" w:cs="Times New Roman" w:hint="eastAsia"/>
                <w:szCs w:val="21"/>
              </w:rPr>
              <w:t>申报标识为</w:t>
            </w:r>
            <w:proofErr w:type="gramStart"/>
            <w:r>
              <w:rPr>
                <w:rFonts w:ascii="Times New Roman" w:hAnsi="Times New Roman" w:cs="Times New Roman" w:hint="eastAsia"/>
                <w:szCs w:val="21"/>
              </w:rPr>
              <w:t>勾选状态</w:t>
            </w:r>
            <w:proofErr w:type="gramEnd"/>
            <w:r>
              <w:rPr>
                <w:rFonts w:ascii="Times New Roman" w:hAnsi="Times New Roman" w:cs="Times New Roman" w:hint="eastAsia"/>
                <w:szCs w:val="21"/>
              </w:rPr>
              <w:t>时为“是”，未</w:t>
            </w:r>
            <w:proofErr w:type="gramStart"/>
            <w:r>
              <w:rPr>
                <w:rFonts w:ascii="Times New Roman" w:hAnsi="Times New Roman" w:cs="Times New Roman" w:hint="eastAsia"/>
                <w:szCs w:val="21"/>
              </w:rPr>
              <w:t>勾选状态</w:t>
            </w:r>
            <w:proofErr w:type="gramEnd"/>
            <w:r>
              <w:rPr>
                <w:rFonts w:ascii="Times New Roman" w:hAnsi="Times New Roman" w:cs="Times New Roman" w:hint="eastAsia"/>
                <w:szCs w:val="21"/>
              </w:rPr>
              <w:t>时为“否”</w:t>
            </w:r>
          </w:p>
        </w:tc>
      </w:tr>
      <w:tr w:rsidR="000829C4" w14:paraId="65BA66DF" w14:textId="77777777">
        <w:tc>
          <w:tcPr>
            <w:tcW w:w="1105" w:type="dxa"/>
          </w:tcPr>
          <w:p w14:paraId="2D9F35E3" w14:textId="77777777" w:rsidR="000829C4" w:rsidRDefault="00000000">
            <w:pPr>
              <w:rPr>
                <w:szCs w:val="21"/>
              </w:rPr>
            </w:pPr>
            <w:r>
              <w:rPr>
                <w:rFonts w:hint="eastAsia"/>
                <w:szCs w:val="21"/>
              </w:rPr>
              <w:t>申报期间</w:t>
            </w:r>
          </w:p>
        </w:tc>
        <w:tc>
          <w:tcPr>
            <w:tcW w:w="1157" w:type="dxa"/>
            <w:vAlign w:val="center"/>
          </w:tcPr>
          <w:p w14:paraId="4FE31064" w14:textId="77777777" w:rsidR="000829C4" w:rsidRDefault="00000000">
            <w:pPr>
              <w:jc w:val="center"/>
              <w:rPr>
                <w:szCs w:val="21"/>
              </w:rPr>
            </w:pPr>
            <w:r>
              <w:rPr>
                <w:rFonts w:hint="eastAsia"/>
                <w:szCs w:val="21"/>
              </w:rPr>
              <w:t>字符</w:t>
            </w:r>
          </w:p>
        </w:tc>
        <w:tc>
          <w:tcPr>
            <w:tcW w:w="4264" w:type="dxa"/>
          </w:tcPr>
          <w:p w14:paraId="54F8BEBE" w14:textId="77777777" w:rsidR="000829C4" w:rsidRDefault="00000000">
            <w:pPr>
              <w:rPr>
                <w:szCs w:val="21"/>
              </w:rPr>
            </w:pPr>
            <w:r>
              <w:rPr>
                <w:rFonts w:hint="eastAsia"/>
                <w:szCs w:val="21"/>
              </w:rPr>
              <w:t>自动带出</w:t>
            </w:r>
          </w:p>
        </w:tc>
      </w:tr>
      <w:tr w:rsidR="000829C4" w14:paraId="40D51833" w14:textId="77777777">
        <w:tc>
          <w:tcPr>
            <w:tcW w:w="1105" w:type="dxa"/>
          </w:tcPr>
          <w:p w14:paraId="3B096FC6" w14:textId="77777777" w:rsidR="000829C4" w:rsidRDefault="00000000">
            <w:pPr>
              <w:rPr>
                <w:szCs w:val="21"/>
              </w:rPr>
            </w:pPr>
            <w:r>
              <w:rPr>
                <w:rFonts w:hint="eastAsia"/>
                <w:szCs w:val="21"/>
              </w:rPr>
              <w:t>限缴日期</w:t>
            </w:r>
          </w:p>
        </w:tc>
        <w:tc>
          <w:tcPr>
            <w:tcW w:w="1157" w:type="dxa"/>
            <w:vAlign w:val="center"/>
          </w:tcPr>
          <w:p w14:paraId="7411D4F2" w14:textId="77777777" w:rsidR="000829C4" w:rsidRDefault="00000000">
            <w:pPr>
              <w:jc w:val="center"/>
              <w:rPr>
                <w:szCs w:val="21"/>
              </w:rPr>
            </w:pPr>
            <w:r>
              <w:rPr>
                <w:rFonts w:hint="eastAsia"/>
                <w:szCs w:val="21"/>
              </w:rPr>
              <w:t>字符</w:t>
            </w:r>
          </w:p>
        </w:tc>
        <w:tc>
          <w:tcPr>
            <w:tcW w:w="4264" w:type="dxa"/>
          </w:tcPr>
          <w:p w14:paraId="6B2335D5" w14:textId="77777777" w:rsidR="000829C4" w:rsidRDefault="00000000">
            <w:pPr>
              <w:rPr>
                <w:szCs w:val="21"/>
              </w:rPr>
            </w:pPr>
            <w:r>
              <w:rPr>
                <w:rFonts w:hint="eastAsia"/>
                <w:szCs w:val="21"/>
              </w:rPr>
              <w:t>自动带出</w:t>
            </w:r>
          </w:p>
        </w:tc>
      </w:tr>
      <w:tr w:rsidR="000829C4" w14:paraId="2BB367C4" w14:textId="77777777">
        <w:tc>
          <w:tcPr>
            <w:tcW w:w="1105" w:type="dxa"/>
          </w:tcPr>
          <w:p w14:paraId="4A0E450D" w14:textId="77777777" w:rsidR="000829C4" w:rsidRDefault="00000000">
            <w:pPr>
              <w:rPr>
                <w:szCs w:val="21"/>
              </w:rPr>
            </w:pPr>
            <w:r>
              <w:rPr>
                <w:rFonts w:hint="eastAsia"/>
                <w:szCs w:val="21"/>
              </w:rPr>
              <w:lastRenderedPageBreak/>
              <w:t>申报税额</w:t>
            </w:r>
          </w:p>
        </w:tc>
        <w:tc>
          <w:tcPr>
            <w:tcW w:w="1157" w:type="dxa"/>
            <w:vAlign w:val="center"/>
          </w:tcPr>
          <w:p w14:paraId="207BEC7A" w14:textId="77777777" w:rsidR="000829C4" w:rsidRDefault="00000000">
            <w:pPr>
              <w:jc w:val="center"/>
              <w:rPr>
                <w:szCs w:val="21"/>
              </w:rPr>
            </w:pPr>
            <w:r>
              <w:rPr>
                <w:rFonts w:hint="eastAsia"/>
                <w:szCs w:val="21"/>
              </w:rPr>
              <w:t>数值</w:t>
            </w:r>
          </w:p>
        </w:tc>
        <w:tc>
          <w:tcPr>
            <w:tcW w:w="4264" w:type="dxa"/>
          </w:tcPr>
          <w:p w14:paraId="4D2BB53F" w14:textId="77777777" w:rsidR="000829C4" w:rsidRDefault="00000000">
            <w:pPr>
              <w:rPr>
                <w:szCs w:val="21"/>
              </w:rPr>
            </w:pPr>
            <w:r>
              <w:rPr>
                <w:rFonts w:hint="eastAsia"/>
                <w:szCs w:val="21"/>
              </w:rPr>
              <w:t>申报表计算后自动反写，不可编辑</w:t>
            </w:r>
          </w:p>
          <w:p w14:paraId="20D5232E" w14:textId="77777777" w:rsidR="000829C4" w:rsidRDefault="00000000">
            <w:pPr>
              <w:rPr>
                <w:szCs w:val="21"/>
              </w:rPr>
            </w:pPr>
            <w:r>
              <w:rPr>
                <w:rFonts w:hint="eastAsia"/>
                <w:szCs w:val="21"/>
              </w:rPr>
              <w:t>房产</w:t>
            </w:r>
            <w:proofErr w:type="gramStart"/>
            <w:r>
              <w:rPr>
                <w:rFonts w:hint="eastAsia"/>
                <w:szCs w:val="21"/>
              </w:rPr>
              <w:t>税从租的</w:t>
            </w:r>
            <w:proofErr w:type="gramEnd"/>
            <w:r>
              <w:rPr>
                <w:rFonts w:hint="eastAsia"/>
                <w:szCs w:val="21"/>
              </w:rPr>
              <w:t>申报税额</w:t>
            </w:r>
            <w:r>
              <w:rPr>
                <w:rFonts w:hint="eastAsia"/>
                <w:szCs w:val="21"/>
              </w:rPr>
              <w:t>=</w:t>
            </w:r>
            <w:r>
              <w:rPr>
                <w:rFonts w:hint="eastAsia"/>
                <w:color w:val="FF0000"/>
                <w:szCs w:val="21"/>
              </w:rPr>
              <w:t>房产税</w:t>
            </w:r>
            <w:r>
              <w:rPr>
                <w:rFonts w:hint="eastAsia"/>
                <w:color w:val="FF0000"/>
                <w:szCs w:val="21"/>
              </w:rPr>
              <w:t>-</w:t>
            </w:r>
            <w:r>
              <w:rPr>
                <w:rFonts w:hint="eastAsia"/>
                <w:color w:val="FF0000"/>
                <w:szCs w:val="21"/>
              </w:rPr>
              <w:t>从价计征应补（退）税额</w:t>
            </w:r>
          </w:p>
        </w:tc>
      </w:tr>
      <w:tr w:rsidR="000829C4" w14:paraId="6EA835EA" w14:textId="77777777">
        <w:tc>
          <w:tcPr>
            <w:tcW w:w="1105" w:type="dxa"/>
          </w:tcPr>
          <w:p w14:paraId="1CA08BB1" w14:textId="77777777" w:rsidR="000829C4" w:rsidRDefault="00000000">
            <w:pPr>
              <w:rPr>
                <w:szCs w:val="21"/>
              </w:rPr>
            </w:pPr>
            <w:r>
              <w:rPr>
                <w:rFonts w:hint="eastAsia"/>
                <w:szCs w:val="21"/>
              </w:rPr>
              <w:t>实缴税额</w:t>
            </w:r>
          </w:p>
        </w:tc>
        <w:tc>
          <w:tcPr>
            <w:tcW w:w="1157" w:type="dxa"/>
            <w:vAlign w:val="center"/>
          </w:tcPr>
          <w:p w14:paraId="561BD5B3" w14:textId="77777777" w:rsidR="000829C4" w:rsidRDefault="00000000">
            <w:pPr>
              <w:jc w:val="center"/>
              <w:rPr>
                <w:szCs w:val="21"/>
              </w:rPr>
            </w:pPr>
            <w:r>
              <w:rPr>
                <w:rFonts w:hint="eastAsia"/>
                <w:szCs w:val="21"/>
              </w:rPr>
              <w:t>数值</w:t>
            </w:r>
          </w:p>
        </w:tc>
        <w:tc>
          <w:tcPr>
            <w:tcW w:w="4264" w:type="dxa"/>
          </w:tcPr>
          <w:p w14:paraId="04E20A0D" w14:textId="77777777" w:rsidR="000829C4" w:rsidRDefault="00000000">
            <w:pPr>
              <w:rPr>
                <w:szCs w:val="21"/>
              </w:rPr>
            </w:pPr>
            <w:r>
              <w:rPr>
                <w:rFonts w:hint="eastAsia"/>
                <w:szCs w:val="21"/>
              </w:rPr>
              <w:t>自动带出完税确认时所录入房产税</w:t>
            </w:r>
            <w:r>
              <w:rPr>
                <w:rFonts w:hint="eastAsia"/>
                <w:szCs w:val="21"/>
              </w:rPr>
              <w:t>-</w:t>
            </w:r>
            <w:proofErr w:type="gramStart"/>
            <w:r>
              <w:rPr>
                <w:rFonts w:hint="eastAsia"/>
                <w:szCs w:val="21"/>
              </w:rPr>
              <w:t>从租实</w:t>
            </w:r>
            <w:proofErr w:type="gramEnd"/>
            <w:r>
              <w:rPr>
                <w:rFonts w:hint="eastAsia"/>
                <w:szCs w:val="21"/>
              </w:rPr>
              <w:t>缴税额，不可编辑</w:t>
            </w:r>
          </w:p>
        </w:tc>
      </w:tr>
      <w:tr w:rsidR="000829C4" w14:paraId="3732F6BF" w14:textId="77777777">
        <w:tc>
          <w:tcPr>
            <w:tcW w:w="6526" w:type="dxa"/>
            <w:gridSpan w:val="3"/>
          </w:tcPr>
          <w:p w14:paraId="46293DC1" w14:textId="77777777" w:rsidR="000829C4" w:rsidRDefault="00000000">
            <w:pPr>
              <w:rPr>
                <w:szCs w:val="21"/>
              </w:rPr>
            </w:pPr>
            <w:r>
              <w:rPr>
                <w:rFonts w:ascii="Times New Roman" w:hAnsi="Times New Roman" w:cs="Times New Roman" w:hint="eastAsia"/>
                <w:szCs w:val="21"/>
              </w:rPr>
              <w:t>城镇土地使用税：</w:t>
            </w:r>
          </w:p>
        </w:tc>
      </w:tr>
      <w:tr w:rsidR="000829C4" w14:paraId="18E50E47" w14:textId="77777777">
        <w:tc>
          <w:tcPr>
            <w:tcW w:w="1105" w:type="dxa"/>
          </w:tcPr>
          <w:p w14:paraId="3930CADD" w14:textId="77777777" w:rsidR="000829C4" w:rsidRDefault="00000000">
            <w:pPr>
              <w:rPr>
                <w:szCs w:val="21"/>
              </w:rPr>
            </w:pPr>
            <w:r>
              <w:rPr>
                <w:rFonts w:hint="eastAsia"/>
                <w:szCs w:val="21"/>
              </w:rPr>
              <w:t>申报标识</w:t>
            </w:r>
          </w:p>
        </w:tc>
        <w:tc>
          <w:tcPr>
            <w:tcW w:w="1157" w:type="dxa"/>
            <w:vAlign w:val="center"/>
          </w:tcPr>
          <w:p w14:paraId="1FE35315" w14:textId="77777777" w:rsidR="000829C4" w:rsidRDefault="00000000">
            <w:pPr>
              <w:jc w:val="center"/>
              <w:rPr>
                <w:szCs w:val="21"/>
              </w:rPr>
            </w:pPr>
            <w:r>
              <w:rPr>
                <w:rFonts w:hint="eastAsia"/>
                <w:szCs w:val="21"/>
              </w:rPr>
              <w:t>字符</w:t>
            </w:r>
          </w:p>
        </w:tc>
        <w:tc>
          <w:tcPr>
            <w:tcW w:w="4264" w:type="dxa"/>
          </w:tcPr>
          <w:p w14:paraId="6EF71B73" w14:textId="77777777" w:rsidR="000829C4" w:rsidRDefault="00000000">
            <w:pPr>
              <w:rPr>
                <w:szCs w:val="21"/>
              </w:rPr>
            </w:pPr>
            <w:r>
              <w:rPr>
                <w:rFonts w:ascii="Times New Roman" w:hAnsi="Times New Roman" w:cs="Times New Roman" w:hint="eastAsia"/>
                <w:szCs w:val="21"/>
              </w:rPr>
              <w:t>申报标识为</w:t>
            </w:r>
            <w:proofErr w:type="gramStart"/>
            <w:r>
              <w:rPr>
                <w:rFonts w:ascii="Times New Roman" w:hAnsi="Times New Roman" w:cs="Times New Roman" w:hint="eastAsia"/>
                <w:szCs w:val="21"/>
              </w:rPr>
              <w:t>勾选状态</w:t>
            </w:r>
            <w:proofErr w:type="gramEnd"/>
            <w:r>
              <w:rPr>
                <w:rFonts w:ascii="Times New Roman" w:hAnsi="Times New Roman" w:cs="Times New Roman" w:hint="eastAsia"/>
                <w:szCs w:val="21"/>
              </w:rPr>
              <w:t>时为“是”，未</w:t>
            </w:r>
            <w:proofErr w:type="gramStart"/>
            <w:r>
              <w:rPr>
                <w:rFonts w:ascii="Times New Roman" w:hAnsi="Times New Roman" w:cs="Times New Roman" w:hint="eastAsia"/>
                <w:szCs w:val="21"/>
              </w:rPr>
              <w:t>勾选状态</w:t>
            </w:r>
            <w:proofErr w:type="gramEnd"/>
            <w:r>
              <w:rPr>
                <w:rFonts w:ascii="Times New Roman" w:hAnsi="Times New Roman" w:cs="Times New Roman" w:hint="eastAsia"/>
                <w:szCs w:val="21"/>
              </w:rPr>
              <w:t>时为“否”</w:t>
            </w:r>
          </w:p>
        </w:tc>
      </w:tr>
      <w:tr w:rsidR="000829C4" w14:paraId="268E970E" w14:textId="77777777">
        <w:tc>
          <w:tcPr>
            <w:tcW w:w="1105" w:type="dxa"/>
          </w:tcPr>
          <w:p w14:paraId="26618B3E" w14:textId="77777777" w:rsidR="000829C4" w:rsidRDefault="00000000">
            <w:pPr>
              <w:rPr>
                <w:szCs w:val="21"/>
              </w:rPr>
            </w:pPr>
            <w:r>
              <w:rPr>
                <w:rFonts w:hint="eastAsia"/>
                <w:szCs w:val="21"/>
              </w:rPr>
              <w:t>申报期间</w:t>
            </w:r>
          </w:p>
        </w:tc>
        <w:tc>
          <w:tcPr>
            <w:tcW w:w="1157" w:type="dxa"/>
            <w:vAlign w:val="center"/>
          </w:tcPr>
          <w:p w14:paraId="07278E03" w14:textId="77777777" w:rsidR="000829C4" w:rsidRDefault="00000000">
            <w:pPr>
              <w:jc w:val="center"/>
              <w:rPr>
                <w:szCs w:val="21"/>
              </w:rPr>
            </w:pPr>
            <w:r>
              <w:rPr>
                <w:rFonts w:hint="eastAsia"/>
                <w:szCs w:val="21"/>
              </w:rPr>
              <w:t>字符</w:t>
            </w:r>
          </w:p>
        </w:tc>
        <w:tc>
          <w:tcPr>
            <w:tcW w:w="4264" w:type="dxa"/>
          </w:tcPr>
          <w:p w14:paraId="137FBD51" w14:textId="77777777" w:rsidR="000829C4" w:rsidRDefault="00000000">
            <w:pPr>
              <w:rPr>
                <w:szCs w:val="21"/>
              </w:rPr>
            </w:pPr>
            <w:r>
              <w:rPr>
                <w:rFonts w:hint="eastAsia"/>
                <w:szCs w:val="21"/>
              </w:rPr>
              <w:t>自动带出</w:t>
            </w:r>
          </w:p>
        </w:tc>
      </w:tr>
      <w:tr w:rsidR="000829C4" w14:paraId="08A4A050" w14:textId="77777777">
        <w:tc>
          <w:tcPr>
            <w:tcW w:w="1105" w:type="dxa"/>
          </w:tcPr>
          <w:p w14:paraId="4745CAA1" w14:textId="77777777" w:rsidR="000829C4" w:rsidRDefault="00000000">
            <w:pPr>
              <w:rPr>
                <w:szCs w:val="21"/>
              </w:rPr>
            </w:pPr>
            <w:r>
              <w:rPr>
                <w:rFonts w:hint="eastAsia"/>
                <w:szCs w:val="21"/>
              </w:rPr>
              <w:t>限缴日期</w:t>
            </w:r>
          </w:p>
        </w:tc>
        <w:tc>
          <w:tcPr>
            <w:tcW w:w="1157" w:type="dxa"/>
            <w:vAlign w:val="center"/>
          </w:tcPr>
          <w:p w14:paraId="5B7B5475" w14:textId="77777777" w:rsidR="000829C4" w:rsidRDefault="00000000">
            <w:pPr>
              <w:jc w:val="center"/>
              <w:rPr>
                <w:szCs w:val="21"/>
              </w:rPr>
            </w:pPr>
            <w:r>
              <w:rPr>
                <w:rFonts w:hint="eastAsia"/>
                <w:szCs w:val="21"/>
              </w:rPr>
              <w:t>字符</w:t>
            </w:r>
          </w:p>
        </w:tc>
        <w:tc>
          <w:tcPr>
            <w:tcW w:w="4264" w:type="dxa"/>
          </w:tcPr>
          <w:p w14:paraId="256401C5" w14:textId="77777777" w:rsidR="000829C4" w:rsidRDefault="00000000">
            <w:pPr>
              <w:rPr>
                <w:szCs w:val="21"/>
              </w:rPr>
            </w:pPr>
            <w:r>
              <w:rPr>
                <w:rFonts w:hint="eastAsia"/>
                <w:szCs w:val="21"/>
              </w:rPr>
              <w:t>自动带出</w:t>
            </w:r>
          </w:p>
        </w:tc>
      </w:tr>
      <w:tr w:rsidR="000829C4" w14:paraId="42047C3B" w14:textId="77777777">
        <w:tc>
          <w:tcPr>
            <w:tcW w:w="1105" w:type="dxa"/>
          </w:tcPr>
          <w:p w14:paraId="2EA6C3F4" w14:textId="77777777" w:rsidR="000829C4" w:rsidRDefault="00000000">
            <w:pPr>
              <w:rPr>
                <w:szCs w:val="21"/>
              </w:rPr>
            </w:pPr>
            <w:r>
              <w:rPr>
                <w:rFonts w:hint="eastAsia"/>
                <w:szCs w:val="21"/>
              </w:rPr>
              <w:t>申报税额</w:t>
            </w:r>
          </w:p>
        </w:tc>
        <w:tc>
          <w:tcPr>
            <w:tcW w:w="1157" w:type="dxa"/>
            <w:vAlign w:val="center"/>
          </w:tcPr>
          <w:p w14:paraId="4EB82588" w14:textId="77777777" w:rsidR="000829C4" w:rsidRDefault="00000000">
            <w:pPr>
              <w:jc w:val="center"/>
              <w:rPr>
                <w:szCs w:val="21"/>
              </w:rPr>
            </w:pPr>
            <w:r>
              <w:rPr>
                <w:rFonts w:hint="eastAsia"/>
                <w:szCs w:val="21"/>
              </w:rPr>
              <w:t>数值</w:t>
            </w:r>
          </w:p>
        </w:tc>
        <w:tc>
          <w:tcPr>
            <w:tcW w:w="4264" w:type="dxa"/>
          </w:tcPr>
          <w:p w14:paraId="0984AD99" w14:textId="77777777" w:rsidR="000829C4" w:rsidRDefault="00000000">
            <w:pPr>
              <w:rPr>
                <w:szCs w:val="21"/>
              </w:rPr>
            </w:pPr>
            <w:r>
              <w:rPr>
                <w:rFonts w:hint="eastAsia"/>
                <w:szCs w:val="21"/>
              </w:rPr>
              <w:t>申报表计算后自动反写，不可编辑</w:t>
            </w:r>
          </w:p>
        </w:tc>
      </w:tr>
      <w:tr w:rsidR="000829C4" w14:paraId="44B063A5" w14:textId="77777777">
        <w:tc>
          <w:tcPr>
            <w:tcW w:w="1105" w:type="dxa"/>
          </w:tcPr>
          <w:p w14:paraId="411EBF5F" w14:textId="77777777" w:rsidR="000829C4" w:rsidRDefault="00000000">
            <w:pPr>
              <w:rPr>
                <w:szCs w:val="21"/>
              </w:rPr>
            </w:pPr>
            <w:r>
              <w:rPr>
                <w:rFonts w:hint="eastAsia"/>
                <w:szCs w:val="21"/>
              </w:rPr>
              <w:t>实缴税额</w:t>
            </w:r>
          </w:p>
        </w:tc>
        <w:tc>
          <w:tcPr>
            <w:tcW w:w="1157" w:type="dxa"/>
            <w:vAlign w:val="center"/>
          </w:tcPr>
          <w:p w14:paraId="53A0747B" w14:textId="77777777" w:rsidR="000829C4" w:rsidRDefault="00000000">
            <w:pPr>
              <w:jc w:val="center"/>
              <w:rPr>
                <w:szCs w:val="21"/>
              </w:rPr>
            </w:pPr>
            <w:r>
              <w:rPr>
                <w:rFonts w:hint="eastAsia"/>
                <w:szCs w:val="21"/>
              </w:rPr>
              <w:t>数值</w:t>
            </w:r>
          </w:p>
        </w:tc>
        <w:tc>
          <w:tcPr>
            <w:tcW w:w="4264" w:type="dxa"/>
          </w:tcPr>
          <w:p w14:paraId="4DA16BC6" w14:textId="77777777" w:rsidR="000829C4" w:rsidRDefault="00000000">
            <w:pPr>
              <w:rPr>
                <w:szCs w:val="21"/>
              </w:rPr>
            </w:pPr>
            <w:r>
              <w:rPr>
                <w:rFonts w:hint="eastAsia"/>
                <w:szCs w:val="21"/>
              </w:rPr>
              <w:t>自动带出完税确认时所录入实缴税额，不可编辑</w:t>
            </w:r>
          </w:p>
        </w:tc>
      </w:tr>
    </w:tbl>
    <w:p w14:paraId="3DEB8D2E" w14:textId="77777777" w:rsidR="000829C4" w:rsidRDefault="000829C4">
      <w:pPr>
        <w:ind w:firstLine="420"/>
      </w:pPr>
    </w:p>
    <w:p w14:paraId="1093E831" w14:textId="77777777" w:rsidR="000829C4" w:rsidRDefault="000829C4"/>
    <w:p w14:paraId="153F6869" w14:textId="77777777" w:rsidR="000829C4" w:rsidRDefault="00000000">
      <w:pPr>
        <w:pStyle w:val="4"/>
        <w:numPr>
          <w:ilvl w:val="3"/>
          <w:numId w:val="0"/>
        </w:numPr>
      </w:pPr>
      <w:r>
        <w:rPr>
          <w:rFonts w:hint="eastAsia"/>
        </w:rPr>
        <w:t>2.1.2.6</w:t>
      </w:r>
      <w:r>
        <w:rPr>
          <w:rFonts w:hint="eastAsia"/>
        </w:rPr>
        <w:t>非功能性需求</w:t>
      </w:r>
    </w:p>
    <w:p w14:paraId="3C9537FF" w14:textId="77777777" w:rsidR="000829C4" w:rsidRDefault="00000000">
      <w:r>
        <w:rPr>
          <w:rFonts w:hint="eastAsia"/>
        </w:rPr>
        <w:t>无。</w:t>
      </w:r>
    </w:p>
    <w:p w14:paraId="4391FFC9" w14:textId="77777777" w:rsidR="000829C4" w:rsidRDefault="00000000">
      <w:pPr>
        <w:pStyle w:val="1"/>
      </w:pPr>
      <w:r>
        <w:rPr>
          <w:rFonts w:hint="eastAsia"/>
        </w:rPr>
        <w:t>消费税管理</w:t>
      </w:r>
      <w:bookmarkEnd w:id="170"/>
    </w:p>
    <w:p w14:paraId="530EAD2B" w14:textId="77777777" w:rsidR="000829C4" w:rsidRDefault="00000000">
      <w:pPr>
        <w:pStyle w:val="2"/>
      </w:pPr>
      <w:bookmarkStart w:id="175" w:name="_Toc871888145"/>
      <w:r>
        <w:rPr>
          <w:rFonts w:hint="eastAsia"/>
        </w:rPr>
        <w:t>基础设置</w:t>
      </w:r>
      <w:bookmarkEnd w:id="175"/>
    </w:p>
    <w:p w14:paraId="75161AB7" w14:textId="77777777" w:rsidR="000829C4" w:rsidRDefault="00000000">
      <w:pPr>
        <w:pStyle w:val="3"/>
      </w:pPr>
      <w:bookmarkStart w:id="176" w:name="_Toc1543129534"/>
      <w:r>
        <w:rPr>
          <w:rFonts w:hint="eastAsia"/>
        </w:rPr>
        <w:t>税目规则设置</w:t>
      </w:r>
      <w:bookmarkEnd w:id="176"/>
    </w:p>
    <w:p w14:paraId="6C0BE559" w14:textId="77777777" w:rsidR="000829C4" w:rsidRDefault="00000000">
      <w:pPr>
        <w:pStyle w:val="4"/>
      </w:pPr>
      <w:r>
        <w:rPr>
          <w:rFonts w:hint="eastAsia"/>
        </w:rPr>
        <w:t>功能描述</w:t>
      </w:r>
    </w:p>
    <w:p w14:paraId="1F6A85BD" w14:textId="77777777" w:rsidR="000829C4" w:rsidRDefault="00000000">
      <w:pPr>
        <w:ind w:firstLine="420"/>
      </w:pPr>
      <w:r>
        <w:rPr>
          <w:rFonts w:hint="eastAsia"/>
        </w:rPr>
        <w:t>设置消费税产品种类与消费税税目的映射关系，在导入或录入消费税应税台账时，自动根据产品种类带出对应的消费税税目及税率。</w:t>
      </w:r>
    </w:p>
    <w:p w14:paraId="5499679F" w14:textId="77777777" w:rsidR="000829C4" w:rsidRDefault="00000000">
      <w:pPr>
        <w:pStyle w:val="4"/>
      </w:pPr>
      <w:r>
        <w:rPr>
          <w:rFonts w:hint="eastAsia"/>
        </w:rPr>
        <w:lastRenderedPageBreak/>
        <w:t>原型界面</w:t>
      </w:r>
    </w:p>
    <w:p w14:paraId="1C290EF0" w14:textId="77777777" w:rsidR="000829C4" w:rsidRDefault="00000000">
      <w:r>
        <w:rPr>
          <w:noProof/>
        </w:rPr>
        <w:drawing>
          <wp:inline distT="0" distB="0" distL="114300" distR="114300" wp14:anchorId="3B8C7058" wp14:editId="15BEC0C7">
            <wp:extent cx="5267960" cy="2308225"/>
            <wp:effectExtent l="0" t="0" r="15240" b="317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111"/>
                    <a:stretch>
                      <a:fillRect/>
                    </a:stretch>
                  </pic:blipFill>
                  <pic:spPr>
                    <a:xfrm>
                      <a:off x="0" y="0"/>
                      <a:ext cx="5267960" cy="2308225"/>
                    </a:xfrm>
                    <a:prstGeom prst="rect">
                      <a:avLst/>
                    </a:prstGeom>
                    <a:noFill/>
                    <a:ln>
                      <a:noFill/>
                    </a:ln>
                  </pic:spPr>
                </pic:pic>
              </a:graphicData>
            </a:graphic>
          </wp:inline>
        </w:drawing>
      </w:r>
    </w:p>
    <w:p w14:paraId="6E2ECE4C" w14:textId="77777777" w:rsidR="000829C4" w:rsidRDefault="00000000">
      <w:pPr>
        <w:pStyle w:val="a3"/>
      </w:pPr>
      <w:r>
        <w:t>图</w:t>
      </w:r>
      <w:r>
        <w:t xml:space="preserve"> </w:t>
      </w:r>
      <w:r>
        <w:fldChar w:fldCharType="begin"/>
      </w:r>
      <w:r>
        <w:instrText xml:space="preserve"> SEQ </w:instrText>
      </w:r>
      <w:r>
        <w:instrText>图</w:instrText>
      </w:r>
      <w:r>
        <w:instrText xml:space="preserve"> \* ARABIC </w:instrText>
      </w:r>
      <w:r>
        <w:fldChar w:fldCharType="separate"/>
      </w:r>
      <w:r>
        <w:t>252018</w:t>
      </w:r>
      <w:r>
        <w:fldChar w:fldCharType="end"/>
      </w:r>
      <w:r>
        <w:rPr>
          <w:rFonts w:hint="eastAsia"/>
        </w:rPr>
        <w:t xml:space="preserve"> </w:t>
      </w:r>
      <w:r>
        <w:rPr>
          <w:rFonts w:hint="eastAsia"/>
        </w:rPr>
        <w:t>税目规则设置列表</w:t>
      </w:r>
    </w:p>
    <w:p w14:paraId="14AD33E5" w14:textId="77777777" w:rsidR="000829C4" w:rsidRDefault="00000000">
      <w:r>
        <w:rPr>
          <w:noProof/>
        </w:rPr>
        <w:drawing>
          <wp:inline distT="0" distB="0" distL="114300" distR="114300" wp14:anchorId="51F65FD8" wp14:editId="73C7BB3B">
            <wp:extent cx="5269865" cy="1252220"/>
            <wp:effectExtent l="0" t="0" r="13335" b="1778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12"/>
                    <a:stretch>
                      <a:fillRect/>
                    </a:stretch>
                  </pic:blipFill>
                  <pic:spPr>
                    <a:xfrm>
                      <a:off x="0" y="0"/>
                      <a:ext cx="5269865" cy="1252220"/>
                    </a:xfrm>
                    <a:prstGeom prst="rect">
                      <a:avLst/>
                    </a:prstGeom>
                    <a:noFill/>
                    <a:ln>
                      <a:noFill/>
                    </a:ln>
                  </pic:spPr>
                </pic:pic>
              </a:graphicData>
            </a:graphic>
          </wp:inline>
        </w:drawing>
      </w:r>
    </w:p>
    <w:p w14:paraId="53AC9C73" w14:textId="77777777" w:rsidR="000829C4" w:rsidRDefault="00000000">
      <w:pPr>
        <w:pStyle w:val="a3"/>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262119</w:t>
      </w:r>
      <w:r>
        <w:fldChar w:fldCharType="end"/>
      </w:r>
      <w:r>
        <w:rPr>
          <w:rFonts w:hint="eastAsia"/>
        </w:rPr>
        <w:t xml:space="preserve"> </w:t>
      </w:r>
      <w:r>
        <w:rPr>
          <w:rFonts w:hint="eastAsia"/>
        </w:rPr>
        <w:t>税目规则设置详情</w:t>
      </w:r>
    </w:p>
    <w:p w14:paraId="1FFAD3D4" w14:textId="77777777" w:rsidR="000829C4" w:rsidRDefault="00000000">
      <w:pPr>
        <w:pStyle w:val="4"/>
      </w:pPr>
      <w:r>
        <w:rPr>
          <w:rFonts w:hint="eastAsia"/>
        </w:rPr>
        <w:t>输入列表</w:t>
      </w:r>
    </w:p>
    <w:p w14:paraId="749D1CA4" w14:textId="77777777" w:rsidR="000829C4" w:rsidRDefault="00000000">
      <w:r>
        <w:rPr>
          <w:rFonts w:hint="eastAsia"/>
        </w:rPr>
        <w:t>查询条件：</w:t>
      </w:r>
    </w:p>
    <w:tbl>
      <w:tblPr>
        <w:tblStyle w:val="ab"/>
        <w:tblW w:w="0" w:type="auto"/>
        <w:tblLook w:val="04A0" w:firstRow="1" w:lastRow="0" w:firstColumn="1" w:lastColumn="0" w:noHBand="0" w:noVBand="1"/>
      </w:tblPr>
      <w:tblGrid>
        <w:gridCol w:w="1521"/>
        <w:gridCol w:w="1086"/>
        <w:gridCol w:w="1066"/>
        <w:gridCol w:w="1394"/>
        <w:gridCol w:w="3229"/>
      </w:tblGrid>
      <w:tr w:rsidR="000829C4" w14:paraId="14AFC977" w14:textId="77777777">
        <w:tc>
          <w:tcPr>
            <w:tcW w:w="1561" w:type="dxa"/>
            <w:shd w:val="clear" w:color="auto" w:fill="DEEBF6" w:themeFill="accent1" w:themeFillTint="32"/>
          </w:tcPr>
          <w:p w14:paraId="4A60BB5C" w14:textId="77777777" w:rsidR="000829C4" w:rsidRDefault="00000000">
            <w:pPr>
              <w:jc w:val="center"/>
              <w:rPr>
                <w:b/>
                <w:bCs/>
                <w:szCs w:val="21"/>
              </w:rPr>
            </w:pPr>
            <w:r>
              <w:rPr>
                <w:rFonts w:hint="eastAsia"/>
                <w:b/>
                <w:bCs/>
                <w:szCs w:val="21"/>
              </w:rPr>
              <w:t>字段名称</w:t>
            </w:r>
          </w:p>
        </w:tc>
        <w:tc>
          <w:tcPr>
            <w:tcW w:w="1110" w:type="dxa"/>
            <w:shd w:val="clear" w:color="auto" w:fill="DEEBF6" w:themeFill="accent1" w:themeFillTint="32"/>
          </w:tcPr>
          <w:p w14:paraId="7C0094F4" w14:textId="77777777" w:rsidR="000829C4" w:rsidRDefault="00000000">
            <w:pPr>
              <w:jc w:val="center"/>
              <w:rPr>
                <w:b/>
                <w:bCs/>
                <w:szCs w:val="21"/>
              </w:rPr>
            </w:pPr>
            <w:r>
              <w:rPr>
                <w:rFonts w:hint="eastAsia"/>
                <w:b/>
                <w:bCs/>
                <w:szCs w:val="21"/>
              </w:rPr>
              <w:t>字段类型</w:t>
            </w:r>
          </w:p>
        </w:tc>
        <w:tc>
          <w:tcPr>
            <w:tcW w:w="1089" w:type="dxa"/>
            <w:shd w:val="clear" w:color="auto" w:fill="DEEBF6" w:themeFill="accent1" w:themeFillTint="32"/>
          </w:tcPr>
          <w:p w14:paraId="3D5F615B" w14:textId="77777777" w:rsidR="000829C4" w:rsidRDefault="00000000">
            <w:pPr>
              <w:jc w:val="center"/>
              <w:rPr>
                <w:b/>
                <w:bCs/>
                <w:szCs w:val="21"/>
              </w:rPr>
            </w:pPr>
            <w:r>
              <w:rPr>
                <w:rFonts w:hint="eastAsia"/>
                <w:b/>
                <w:bCs/>
                <w:szCs w:val="21"/>
              </w:rPr>
              <w:t>录入方式</w:t>
            </w:r>
          </w:p>
        </w:tc>
        <w:tc>
          <w:tcPr>
            <w:tcW w:w="1429" w:type="dxa"/>
            <w:shd w:val="clear" w:color="auto" w:fill="DEEBF6" w:themeFill="accent1" w:themeFillTint="32"/>
          </w:tcPr>
          <w:p w14:paraId="0F26BEB2" w14:textId="77777777" w:rsidR="000829C4" w:rsidRDefault="00000000">
            <w:pPr>
              <w:jc w:val="center"/>
              <w:rPr>
                <w:b/>
                <w:bCs/>
                <w:szCs w:val="21"/>
              </w:rPr>
            </w:pPr>
            <w:r>
              <w:rPr>
                <w:rFonts w:hint="eastAsia"/>
                <w:b/>
                <w:bCs/>
                <w:szCs w:val="21"/>
              </w:rPr>
              <w:t>是否必录</w:t>
            </w:r>
          </w:p>
        </w:tc>
        <w:tc>
          <w:tcPr>
            <w:tcW w:w="3330" w:type="dxa"/>
            <w:shd w:val="clear" w:color="auto" w:fill="DEEBF6" w:themeFill="accent1" w:themeFillTint="32"/>
          </w:tcPr>
          <w:p w14:paraId="5C6E75F3" w14:textId="77777777" w:rsidR="000829C4" w:rsidRDefault="00000000">
            <w:pPr>
              <w:jc w:val="center"/>
              <w:rPr>
                <w:b/>
                <w:bCs/>
                <w:szCs w:val="21"/>
              </w:rPr>
            </w:pPr>
            <w:r>
              <w:rPr>
                <w:rFonts w:hint="eastAsia"/>
                <w:b/>
                <w:bCs/>
                <w:szCs w:val="21"/>
              </w:rPr>
              <w:t>备注</w:t>
            </w:r>
          </w:p>
        </w:tc>
      </w:tr>
      <w:tr w:rsidR="000829C4" w14:paraId="10FC04EB" w14:textId="77777777">
        <w:tc>
          <w:tcPr>
            <w:tcW w:w="1561" w:type="dxa"/>
          </w:tcPr>
          <w:p w14:paraId="36D09A12" w14:textId="77777777" w:rsidR="000829C4" w:rsidRDefault="00000000">
            <w:pPr>
              <w:rPr>
                <w:szCs w:val="21"/>
              </w:rPr>
            </w:pPr>
            <w:r>
              <w:rPr>
                <w:rFonts w:hint="eastAsia"/>
                <w:szCs w:val="21"/>
              </w:rPr>
              <w:t>税目</w:t>
            </w:r>
          </w:p>
        </w:tc>
        <w:tc>
          <w:tcPr>
            <w:tcW w:w="1110" w:type="dxa"/>
          </w:tcPr>
          <w:p w14:paraId="7BB37515" w14:textId="77777777" w:rsidR="000829C4" w:rsidRDefault="00000000">
            <w:pPr>
              <w:jc w:val="center"/>
              <w:rPr>
                <w:szCs w:val="21"/>
              </w:rPr>
            </w:pPr>
            <w:r>
              <w:rPr>
                <w:rFonts w:hint="eastAsia"/>
                <w:szCs w:val="21"/>
              </w:rPr>
              <w:t>参照</w:t>
            </w:r>
          </w:p>
        </w:tc>
        <w:tc>
          <w:tcPr>
            <w:tcW w:w="1089" w:type="dxa"/>
          </w:tcPr>
          <w:p w14:paraId="2E9FB0F3" w14:textId="77777777" w:rsidR="000829C4" w:rsidRDefault="00000000">
            <w:pPr>
              <w:jc w:val="center"/>
              <w:rPr>
                <w:szCs w:val="21"/>
              </w:rPr>
            </w:pPr>
            <w:r>
              <w:rPr>
                <w:rFonts w:hint="eastAsia"/>
                <w:szCs w:val="21"/>
              </w:rPr>
              <w:t>手动选择</w:t>
            </w:r>
          </w:p>
        </w:tc>
        <w:tc>
          <w:tcPr>
            <w:tcW w:w="1429" w:type="dxa"/>
          </w:tcPr>
          <w:p w14:paraId="3F5419BE" w14:textId="77777777" w:rsidR="000829C4" w:rsidRDefault="00000000">
            <w:pPr>
              <w:jc w:val="center"/>
              <w:rPr>
                <w:szCs w:val="21"/>
              </w:rPr>
            </w:pPr>
            <w:r>
              <w:rPr>
                <w:rFonts w:hint="eastAsia"/>
                <w:szCs w:val="21"/>
              </w:rPr>
              <w:t>否</w:t>
            </w:r>
          </w:p>
        </w:tc>
        <w:tc>
          <w:tcPr>
            <w:tcW w:w="3330" w:type="dxa"/>
          </w:tcPr>
          <w:p w14:paraId="186C6219" w14:textId="77777777" w:rsidR="000829C4" w:rsidRDefault="00000000">
            <w:pPr>
              <w:rPr>
                <w:szCs w:val="21"/>
              </w:rPr>
            </w:pPr>
            <w:r>
              <w:rPr>
                <w:rFonts w:hint="eastAsia"/>
                <w:szCs w:val="21"/>
              </w:rPr>
              <w:t>参照税种税目定义中消费税税目</w:t>
            </w:r>
          </w:p>
        </w:tc>
      </w:tr>
      <w:tr w:rsidR="000829C4" w14:paraId="6B37B63C" w14:textId="77777777">
        <w:tc>
          <w:tcPr>
            <w:tcW w:w="1561" w:type="dxa"/>
          </w:tcPr>
          <w:p w14:paraId="2F5568D0" w14:textId="77777777" w:rsidR="000829C4" w:rsidRDefault="00000000">
            <w:pPr>
              <w:rPr>
                <w:szCs w:val="21"/>
              </w:rPr>
            </w:pPr>
            <w:r>
              <w:rPr>
                <w:rFonts w:hint="eastAsia"/>
                <w:szCs w:val="21"/>
              </w:rPr>
              <w:t>产品种类</w:t>
            </w:r>
          </w:p>
        </w:tc>
        <w:tc>
          <w:tcPr>
            <w:tcW w:w="1110" w:type="dxa"/>
          </w:tcPr>
          <w:p w14:paraId="7AA2CB4D" w14:textId="77777777" w:rsidR="000829C4" w:rsidRDefault="00000000">
            <w:pPr>
              <w:jc w:val="center"/>
              <w:rPr>
                <w:szCs w:val="21"/>
              </w:rPr>
            </w:pPr>
            <w:r>
              <w:rPr>
                <w:rFonts w:hint="eastAsia"/>
                <w:szCs w:val="21"/>
              </w:rPr>
              <w:t>参照</w:t>
            </w:r>
          </w:p>
        </w:tc>
        <w:tc>
          <w:tcPr>
            <w:tcW w:w="1089" w:type="dxa"/>
          </w:tcPr>
          <w:p w14:paraId="525E3DB6" w14:textId="77777777" w:rsidR="000829C4" w:rsidRDefault="00000000">
            <w:pPr>
              <w:jc w:val="center"/>
              <w:rPr>
                <w:szCs w:val="21"/>
              </w:rPr>
            </w:pPr>
            <w:r>
              <w:rPr>
                <w:rFonts w:hint="eastAsia"/>
                <w:szCs w:val="21"/>
              </w:rPr>
              <w:t>手动选择</w:t>
            </w:r>
          </w:p>
        </w:tc>
        <w:tc>
          <w:tcPr>
            <w:tcW w:w="1429" w:type="dxa"/>
          </w:tcPr>
          <w:p w14:paraId="047248F6" w14:textId="77777777" w:rsidR="000829C4" w:rsidRDefault="00000000">
            <w:pPr>
              <w:jc w:val="center"/>
              <w:rPr>
                <w:szCs w:val="21"/>
              </w:rPr>
            </w:pPr>
            <w:r>
              <w:rPr>
                <w:rFonts w:hint="eastAsia"/>
                <w:szCs w:val="21"/>
              </w:rPr>
              <w:t>否</w:t>
            </w:r>
          </w:p>
        </w:tc>
        <w:tc>
          <w:tcPr>
            <w:tcW w:w="3330" w:type="dxa"/>
          </w:tcPr>
          <w:p w14:paraId="2F65B0AD" w14:textId="77777777" w:rsidR="000829C4" w:rsidRDefault="00000000">
            <w:pPr>
              <w:rPr>
                <w:szCs w:val="21"/>
              </w:rPr>
            </w:pPr>
            <w:r>
              <w:rPr>
                <w:rFonts w:hint="eastAsia"/>
                <w:szCs w:val="21"/>
              </w:rPr>
              <w:t>参照产品分类自定义档案</w:t>
            </w:r>
          </w:p>
        </w:tc>
      </w:tr>
    </w:tbl>
    <w:p w14:paraId="53571062" w14:textId="77777777" w:rsidR="000829C4" w:rsidRDefault="00000000">
      <w:r>
        <w:rPr>
          <w:rFonts w:hint="eastAsia"/>
        </w:rPr>
        <w:t>卡片字段：</w:t>
      </w:r>
    </w:p>
    <w:tbl>
      <w:tblPr>
        <w:tblW w:w="8524" w:type="dxa"/>
        <w:jc w:val="center"/>
        <w:tblLayout w:type="fixed"/>
        <w:tblCellMar>
          <w:left w:w="0" w:type="dxa"/>
          <w:right w:w="0" w:type="dxa"/>
        </w:tblCellMar>
        <w:tblLook w:val="04A0" w:firstRow="1" w:lastRow="0" w:firstColumn="1" w:lastColumn="0" w:noHBand="0" w:noVBand="1"/>
      </w:tblPr>
      <w:tblGrid>
        <w:gridCol w:w="1820"/>
        <w:gridCol w:w="1120"/>
        <w:gridCol w:w="1093"/>
        <w:gridCol w:w="1080"/>
        <w:gridCol w:w="3411"/>
      </w:tblGrid>
      <w:tr w:rsidR="000829C4" w14:paraId="1C846C4F" w14:textId="77777777">
        <w:trPr>
          <w:trHeight w:val="216"/>
          <w:jc w:val="center"/>
        </w:trPr>
        <w:tc>
          <w:tcPr>
            <w:tcW w:w="1820"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4E1C71B8"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字段名称</w:t>
            </w:r>
          </w:p>
        </w:tc>
        <w:tc>
          <w:tcPr>
            <w:tcW w:w="1120" w:type="dxa"/>
            <w:tcBorders>
              <w:top w:val="single" w:sz="4" w:space="0" w:color="auto"/>
              <w:left w:val="single" w:sz="4" w:space="0" w:color="auto"/>
              <w:bottom w:val="single" w:sz="4" w:space="0" w:color="auto"/>
              <w:right w:val="single" w:sz="4" w:space="0" w:color="auto"/>
            </w:tcBorders>
            <w:shd w:val="clear" w:color="auto" w:fill="DEEBF6" w:themeFill="accent1" w:themeFillTint="32"/>
            <w:vAlign w:val="center"/>
          </w:tcPr>
          <w:p w14:paraId="34436BD2"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字段类型</w:t>
            </w:r>
          </w:p>
        </w:tc>
        <w:tc>
          <w:tcPr>
            <w:tcW w:w="1093"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198C382D"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录入方式</w:t>
            </w:r>
          </w:p>
        </w:tc>
        <w:tc>
          <w:tcPr>
            <w:tcW w:w="1080"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3353C481"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是否必录</w:t>
            </w:r>
          </w:p>
        </w:tc>
        <w:tc>
          <w:tcPr>
            <w:tcW w:w="3411"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2FA65E82"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字段规则</w:t>
            </w:r>
          </w:p>
        </w:tc>
      </w:tr>
      <w:tr w:rsidR="000829C4" w14:paraId="5D9DFE7A" w14:textId="77777777">
        <w:trPr>
          <w:trHeight w:val="432"/>
          <w:jc w:val="center"/>
        </w:trPr>
        <w:tc>
          <w:tcPr>
            <w:tcW w:w="182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F3BC654"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税目编码</w:t>
            </w:r>
          </w:p>
        </w:tc>
        <w:tc>
          <w:tcPr>
            <w:tcW w:w="1120" w:type="dxa"/>
            <w:tcBorders>
              <w:top w:val="single" w:sz="4" w:space="0" w:color="auto"/>
              <w:left w:val="single" w:sz="4" w:space="0" w:color="auto"/>
              <w:bottom w:val="single" w:sz="4" w:space="0" w:color="auto"/>
              <w:right w:val="single" w:sz="4" w:space="0" w:color="auto"/>
            </w:tcBorders>
            <w:vAlign w:val="center"/>
          </w:tcPr>
          <w:p w14:paraId="53343DC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09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63232FD" w14:textId="77777777" w:rsidR="000829C4" w:rsidRDefault="00000000">
            <w:pPr>
              <w:widowControl/>
              <w:jc w:val="center"/>
              <w:textAlignment w:val="center"/>
              <w:rPr>
                <w:rFonts w:ascii="宋体" w:hAnsi="宋体" w:cs="宋体" w:hint="eastAsia"/>
                <w:iCs/>
                <w:szCs w:val="21"/>
              </w:rPr>
            </w:pPr>
            <w:r>
              <w:rPr>
                <w:rFonts w:hint="eastAsia"/>
                <w:szCs w:val="21"/>
              </w:rPr>
              <w:t>手动选择</w:t>
            </w:r>
          </w:p>
        </w:tc>
        <w:tc>
          <w:tcPr>
            <w:tcW w:w="108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EDAE2E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411"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E3EE32C"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参照税种税目定义中消费税税目</w:t>
            </w:r>
          </w:p>
        </w:tc>
      </w:tr>
      <w:tr w:rsidR="000829C4" w14:paraId="2976217E" w14:textId="77777777">
        <w:trPr>
          <w:trHeight w:val="432"/>
          <w:jc w:val="center"/>
        </w:trPr>
        <w:tc>
          <w:tcPr>
            <w:tcW w:w="182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13872F4"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税目名称</w:t>
            </w:r>
          </w:p>
        </w:tc>
        <w:tc>
          <w:tcPr>
            <w:tcW w:w="1120" w:type="dxa"/>
            <w:tcBorders>
              <w:top w:val="single" w:sz="4" w:space="0" w:color="auto"/>
              <w:left w:val="single" w:sz="4" w:space="0" w:color="auto"/>
              <w:bottom w:val="single" w:sz="4" w:space="0" w:color="auto"/>
              <w:right w:val="single" w:sz="4" w:space="0" w:color="auto"/>
            </w:tcBorders>
            <w:vAlign w:val="center"/>
          </w:tcPr>
          <w:p w14:paraId="3D9EABF2"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09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0B372A5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08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5E5F6999"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411"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0D62FC4F"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不可编辑</w:t>
            </w:r>
          </w:p>
        </w:tc>
      </w:tr>
      <w:tr w:rsidR="000829C4" w14:paraId="24FE1A0A" w14:textId="77777777">
        <w:trPr>
          <w:trHeight w:val="432"/>
          <w:jc w:val="center"/>
        </w:trPr>
        <w:tc>
          <w:tcPr>
            <w:tcW w:w="182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3EF9A7E" w14:textId="77777777" w:rsidR="000829C4" w:rsidRDefault="00000000">
            <w:pPr>
              <w:jc w:val="left"/>
              <w:rPr>
                <w:rFonts w:ascii="宋体" w:hAnsi="宋体" w:cs="宋体" w:hint="eastAsia"/>
                <w:iCs/>
                <w:szCs w:val="21"/>
              </w:rPr>
            </w:pPr>
            <w:r>
              <w:rPr>
                <w:rFonts w:ascii="宋体" w:hAnsi="宋体" w:cs="宋体" w:hint="eastAsia"/>
                <w:iCs/>
                <w:szCs w:val="21"/>
              </w:rPr>
              <w:t>产品种类编码</w:t>
            </w:r>
          </w:p>
        </w:tc>
        <w:tc>
          <w:tcPr>
            <w:tcW w:w="1120" w:type="dxa"/>
            <w:tcBorders>
              <w:top w:val="single" w:sz="4" w:space="0" w:color="auto"/>
              <w:left w:val="single" w:sz="4" w:space="0" w:color="auto"/>
              <w:bottom w:val="single" w:sz="4" w:space="0" w:color="auto"/>
              <w:right w:val="single" w:sz="4" w:space="0" w:color="auto"/>
            </w:tcBorders>
            <w:vAlign w:val="center"/>
          </w:tcPr>
          <w:p w14:paraId="0A06A4B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093"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BE92119" w14:textId="77777777" w:rsidR="000829C4" w:rsidRDefault="00000000">
            <w:pPr>
              <w:widowControl/>
              <w:jc w:val="center"/>
              <w:textAlignment w:val="center"/>
              <w:rPr>
                <w:rFonts w:ascii="宋体" w:hAnsi="宋体" w:cs="宋体" w:hint="eastAsia"/>
                <w:iCs/>
                <w:szCs w:val="21"/>
              </w:rPr>
            </w:pPr>
            <w:r>
              <w:rPr>
                <w:rFonts w:hint="eastAsia"/>
                <w:szCs w:val="21"/>
              </w:rPr>
              <w:t>手动选择</w:t>
            </w:r>
          </w:p>
        </w:tc>
        <w:tc>
          <w:tcPr>
            <w:tcW w:w="108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79A78D27"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411"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2BDEFF8A" w14:textId="77777777" w:rsidR="000829C4" w:rsidRDefault="00000000">
            <w:pPr>
              <w:widowControl/>
              <w:jc w:val="left"/>
              <w:textAlignment w:val="center"/>
              <w:rPr>
                <w:rFonts w:ascii="宋体" w:hAnsi="宋体" w:cs="宋体" w:hint="eastAsia"/>
                <w:iCs/>
                <w:szCs w:val="21"/>
              </w:rPr>
            </w:pPr>
            <w:r>
              <w:rPr>
                <w:rFonts w:hint="eastAsia"/>
                <w:szCs w:val="21"/>
              </w:rPr>
              <w:t>参照产品种类自定义档案</w:t>
            </w:r>
          </w:p>
        </w:tc>
      </w:tr>
      <w:tr w:rsidR="000829C4" w14:paraId="629AE7A7" w14:textId="77777777">
        <w:trPr>
          <w:trHeight w:val="432"/>
          <w:jc w:val="center"/>
        </w:trPr>
        <w:tc>
          <w:tcPr>
            <w:tcW w:w="1820" w:type="dxa"/>
            <w:tcBorders>
              <w:top w:val="single" w:sz="4" w:space="0" w:color="auto"/>
              <w:left w:val="single" w:sz="4" w:space="0" w:color="auto"/>
              <w:bottom w:val="single" w:sz="4" w:space="0" w:color="auto"/>
              <w:right w:val="single" w:sz="4" w:space="0" w:color="auto"/>
            </w:tcBorders>
            <w:vAlign w:val="center"/>
          </w:tcPr>
          <w:p w14:paraId="4339C15B" w14:textId="77777777" w:rsidR="000829C4" w:rsidRDefault="00000000">
            <w:pPr>
              <w:jc w:val="left"/>
              <w:rPr>
                <w:rFonts w:ascii="宋体" w:hAnsi="宋体" w:cs="宋体" w:hint="eastAsia"/>
                <w:iCs/>
                <w:szCs w:val="21"/>
              </w:rPr>
            </w:pPr>
            <w:r>
              <w:rPr>
                <w:rFonts w:ascii="宋体" w:hAnsi="宋体" w:cs="宋体" w:hint="eastAsia"/>
                <w:iCs/>
                <w:szCs w:val="21"/>
              </w:rPr>
              <w:t>产品种类名称</w:t>
            </w:r>
          </w:p>
        </w:tc>
        <w:tc>
          <w:tcPr>
            <w:tcW w:w="1120" w:type="dxa"/>
            <w:tcBorders>
              <w:top w:val="single" w:sz="4" w:space="0" w:color="auto"/>
              <w:left w:val="single" w:sz="4" w:space="0" w:color="auto"/>
              <w:bottom w:val="single" w:sz="4" w:space="0" w:color="auto"/>
              <w:right w:val="single" w:sz="4" w:space="0" w:color="auto"/>
            </w:tcBorders>
          </w:tcPr>
          <w:p w14:paraId="19BBA417"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093" w:type="dxa"/>
            <w:tcBorders>
              <w:top w:val="single" w:sz="4" w:space="0" w:color="auto"/>
              <w:left w:val="single" w:sz="4" w:space="0" w:color="auto"/>
              <w:bottom w:val="single" w:sz="4" w:space="0" w:color="auto"/>
              <w:right w:val="single" w:sz="4" w:space="0" w:color="auto"/>
            </w:tcBorders>
          </w:tcPr>
          <w:p w14:paraId="4E92CCA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080" w:type="dxa"/>
            <w:tcBorders>
              <w:top w:val="single" w:sz="4" w:space="0" w:color="auto"/>
              <w:left w:val="single" w:sz="4" w:space="0" w:color="auto"/>
              <w:bottom w:val="single" w:sz="4" w:space="0" w:color="auto"/>
              <w:right w:val="single" w:sz="4" w:space="0" w:color="auto"/>
            </w:tcBorders>
          </w:tcPr>
          <w:p w14:paraId="70C17196"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411" w:type="dxa"/>
            <w:tcBorders>
              <w:top w:val="single" w:sz="4" w:space="0" w:color="auto"/>
              <w:left w:val="single" w:sz="4" w:space="0" w:color="auto"/>
              <w:bottom w:val="single" w:sz="4" w:space="0" w:color="auto"/>
              <w:right w:val="single" w:sz="4" w:space="0" w:color="auto"/>
            </w:tcBorders>
          </w:tcPr>
          <w:p w14:paraId="482F88AB"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不可编辑</w:t>
            </w:r>
          </w:p>
        </w:tc>
      </w:tr>
    </w:tbl>
    <w:p w14:paraId="6BB5E235" w14:textId="77777777" w:rsidR="000829C4" w:rsidRDefault="00000000">
      <w:pPr>
        <w:pStyle w:val="4"/>
      </w:pPr>
      <w:r>
        <w:rPr>
          <w:rFonts w:hint="eastAsia"/>
        </w:rPr>
        <w:lastRenderedPageBreak/>
        <w:t>业务处理</w:t>
      </w:r>
    </w:p>
    <w:p w14:paraId="3BB404B7" w14:textId="77777777" w:rsidR="000829C4" w:rsidRDefault="00000000">
      <w:pPr>
        <w:pStyle w:val="5"/>
      </w:pPr>
      <w:r>
        <w:rPr>
          <w:rFonts w:hint="eastAsia"/>
        </w:rPr>
        <w:t>业务处理与说明</w:t>
      </w:r>
    </w:p>
    <w:p w14:paraId="0425A4E5" w14:textId="77777777" w:rsidR="000829C4" w:rsidRDefault="00000000">
      <w:pPr>
        <w:numPr>
          <w:ilvl w:val="0"/>
          <w:numId w:val="139"/>
        </w:numPr>
      </w:pPr>
      <w:r>
        <w:rPr>
          <w:rFonts w:hint="eastAsia"/>
        </w:rPr>
        <w:t>管理员用户维护企业消费税产品与消费税税目的映射关系。</w:t>
      </w:r>
    </w:p>
    <w:p w14:paraId="33339273" w14:textId="77777777" w:rsidR="000829C4" w:rsidRDefault="00000000">
      <w:pPr>
        <w:pStyle w:val="5"/>
      </w:pPr>
      <w:r>
        <w:rPr>
          <w:rFonts w:hint="eastAsia"/>
        </w:rPr>
        <w:t>功能按钮</w:t>
      </w:r>
    </w:p>
    <w:p w14:paraId="5C861487" w14:textId="77777777" w:rsidR="000829C4" w:rsidRDefault="00000000">
      <w:r>
        <w:rPr>
          <w:rFonts w:hint="eastAsia"/>
        </w:rPr>
        <w:t>列表按钮：</w:t>
      </w:r>
    </w:p>
    <w:tbl>
      <w:tblPr>
        <w:tblStyle w:val="ab"/>
        <w:tblW w:w="0" w:type="auto"/>
        <w:tblLook w:val="04A0" w:firstRow="1" w:lastRow="0" w:firstColumn="1" w:lastColumn="0" w:noHBand="0" w:noVBand="1"/>
      </w:tblPr>
      <w:tblGrid>
        <w:gridCol w:w="1168"/>
        <w:gridCol w:w="1188"/>
        <w:gridCol w:w="5940"/>
      </w:tblGrid>
      <w:tr w:rsidR="000829C4" w14:paraId="5E502E14" w14:textId="77777777">
        <w:tc>
          <w:tcPr>
            <w:tcW w:w="1193" w:type="dxa"/>
            <w:shd w:val="clear" w:color="auto" w:fill="DEEBF6" w:themeFill="accent1" w:themeFillTint="32"/>
          </w:tcPr>
          <w:p w14:paraId="1ECE5536" w14:textId="77777777" w:rsidR="000829C4" w:rsidRDefault="00000000">
            <w:pPr>
              <w:jc w:val="center"/>
              <w:rPr>
                <w:b/>
                <w:bCs/>
                <w:szCs w:val="21"/>
              </w:rPr>
            </w:pPr>
            <w:r>
              <w:rPr>
                <w:rFonts w:hint="eastAsia"/>
                <w:b/>
                <w:bCs/>
                <w:szCs w:val="21"/>
              </w:rPr>
              <w:t>按钮名称</w:t>
            </w:r>
          </w:p>
        </w:tc>
        <w:tc>
          <w:tcPr>
            <w:tcW w:w="1213" w:type="dxa"/>
            <w:shd w:val="clear" w:color="auto" w:fill="DEEBF6" w:themeFill="accent1" w:themeFillTint="32"/>
          </w:tcPr>
          <w:p w14:paraId="6CA7CE1C" w14:textId="77777777" w:rsidR="000829C4" w:rsidRDefault="00000000">
            <w:pPr>
              <w:jc w:val="center"/>
              <w:rPr>
                <w:b/>
                <w:bCs/>
                <w:szCs w:val="21"/>
              </w:rPr>
            </w:pPr>
            <w:r>
              <w:rPr>
                <w:rFonts w:hint="eastAsia"/>
                <w:b/>
                <w:bCs/>
                <w:szCs w:val="21"/>
              </w:rPr>
              <w:t>实现功能</w:t>
            </w:r>
          </w:p>
        </w:tc>
        <w:tc>
          <w:tcPr>
            <w:tcW w:w="6116" w:type="dxa"/>
            <w:shd w:val="clear" w:color="auto" w:fill="DEEBF6" w:themeFill="accent1" w:themeFillTint="32"/>
          </w:tcPr>
          <w:p w14:paraId="7C9AEBAC" w14:textId="77777777" w:rsidR="000829C4" w:rsidRDefault="00000000">
            <w:pPr>
              <w:jc w:val="center"/>
              <w:rPr>
                <w:b/>
                <w:bCs/>
                <w:szCs w:val="21"/>
              </w:rPr>
            </w:pPr>
            <w:r>
              <w:rPr>
                <w:rFonts w:hint="eastAsia"/>
                <w:b/>
                <w:bCs/>
                <w:szCs w:val="21"/>
              </w:rPr>
              <w:t>规则</w:t>
            </w:r>
          </w:p>
        </w:tc>
      </w:tr>
      <w:tr w:rsidR="000829C4" w14:paraId="56976CEA" w14:textId="77777777">
        <w:tc>
          <w:tcPr>
            <w:tcW w:w="1193" w:type="dxa"/>
          </w:tcPr>
          <w:p w14:paraId="45049433" w14:textId="77777777" w:rsidR="000829C4" w:rsidRDefault="00000000">
            <w:pPr>
              <w:rPr>
                <w:szCs w:val="21"/>
              </w:rPr>
            </w:pPr>
            <w:r>
              <w:rPr>
                <w:rFonts w:hint="eastAsia"/>
                <w:szCs w:val="21"/>
              </w:rPr>
              <w:t>新增</w:t>
            </w:r>
          </w:p>
        </w:tc>
        <w:tc>
          <w:tcPr>
            <w:tcW w:w="1213" w:type="dxa"/>
          </w:tcPr>
          <w:p w14:paraId="5BB647AF" w14:textId="77777777" w:rsidR="000829C4" w:rsidRDefault="00000000">
            <w:pPr>
              <w:rPr>
                <w:szCs w:val="21"/>
              </w:rPr>
            </w:pPr>
            <w:r>
              <w:rPr>
                <w:rFonts w:hint="eastAsia"/>
                <w:szCs w:val="21"/>
              </w:rPr>
              <w:t>新增操作</w:t>
            </w:r>
          </w:p>
        </w:tc>
        <w:tc>
          <w:tcPr>
            <w:tcW w:w="6116" w:type="dxa"/>
          </w:tcPr>
          <w:p w14:paraId="7AE8F8A3" w14:textId="77777777" w:rsidR="000829C4" w:rsidRDefault="00000000">
            <w:pPr>
              <w:rPr>
                <w:szCs w:val="21"/>
              </w:rPr>
            </w:pPr>
            <w:r>
              <w:rPr>
                <w:rFonts w:hint="eastAsia"/>
                <w:szCs w:val="21"/>
              </w:rPr>
              <w:t>点击该按钮，弹出卡片界面，录入新增信息；</w:t>
            </w:r>
          </w:p>
        </w:tc>
      </w:tr>
      <w:tr w:rsidR="000829C4" w14:paraId="3C232E78" w14:textId="77777777">
        <w:tc>
          <w:tcPr>
            <w:tcW w:w="1193" w:type="dxa"/>
          </w:tcPr>
          <w:p w14:paraId="0A3A35D6" w14:textId="77777777" w:rsidR="000829C4" w:rsidRDefault="00000000">
            <w:pPr>
              <w:rPr>
                <w:szCs w:val="21"/>
              </w:rPr>
            </w:pPr>
            <w:r>
              <w:rPr>
                <w:rFonts w:hint="eastAsia"/>
                <w:szCs w:val="21"/>
              </w:rPr>
              <w:t>修改</w:t>
            </w:r>
          </w:p>
        </w:tc>
        <w:tc>
          <w:tcPr>
            <w:tcW w:w="1213" w:type="dxa"/>
          </w:tcPr>
          <w:p w14:paraId="76300AA3" w14:textId="77777777" w:rsidR="000829C4" w:rsidRDefault="00000000">
            <w:pPr>
              <w:rPr>
                <w:szCs w:val="21"/>
              </w:rPr>
            </w:pPr>
            <w:r>
              <w:rPr>
                <w:rFonts w:hint="eastAsia"/>
                <w:szCs w:val="21"/>
              </w:rPr>
              <w:t>修改操作</w:t>
            </w:r>
          </w:p>
        </w:tc>
        <w:tc>
          <w:tcPr>
            <w:tcW w:w="6116" w:type="dxa"/>
          </w:tcPr>
          <w:p w14:paraId="2C14FC63" w14:textId="77777777" w:rsidR="000829C4" w:rsidRDefault="00000000">
            <w:pPr>
              <w:rPr>
                <w:szCs w:val="21"/>
              </w:rPr>
            </w:pPr>
            <w:r>
              <w:rPr>
                <w:rFonts w:hint="eastAsia"/>
                <w:szCs w:val="21"/>
              </w:rPr>
              <w:t>点击该按钮，弹出卡片界面，修改相关信息；</w:t>
            </w:r>
          </w:p>
        </w:tc>
      </w:tr>
      <w:tr w:rsidR="000829C4" w14:paraId="7B124431" w14:textId="77777777">
        <w:tc>
          <w:tcPr>
            <w:tcW w:w="1193" w:type="dxa"/>
          </w:tcPr>
          <w:p w14:paraId="2CBA7687" w14:textId="77777777" w:rsidR="000829C4" w:rsidRDefault="00000000">
            <w:pPr>
              <w:rPr>
                <w:szCs w:val="21"/>
              </w:rPr>
            </w:pPr>
            <w:r>
              <w:rPr>
                <w:rFonts w:hint="eastAsia"/>
                <w:szCs w:val="21"/>
              </w:rPr>
              <w:t>删除</w:t>
            </w:r>
          </w:p>
        </w:tc>
        <w:tc>
          <w:tcPr>
            <w:tcW w:w="1213" w:type="dxa"/>
          </w:tcPr>
          <w:p w14:paraId="0861F715" w14:textId="77777777" w:rsidR="000829C4" w:rsidRDefault="00000000">
            <w:pPr>
              <w:rPr>
                <w:szCs w:val="21"/>
              </w:rPr>
            </w:pPr>
            <w:r>
              <w:rPr>
                <w:rFonts w:hint="eastAsia"/>
                <w:szCs w:val="21"/>
              </w:rPr>
              <w:t>删除操作</w:t>
            </w:r>
          </w:p>
        </w:tc>
        <w:tc>
          <w:tcPr>
            <w:tcW w:w="6116" w:type="dxa"/>
          </w:tcPr>
          <w:p w14:paraId="31509288" w14:textId="77777777" w:rsidR="000829C4" w:rsidRDefault="00000000">
            <w:pPr>
              <w:rPr>
                <w:szCs w:val="21"/>
              </w:rPr>
            </w:pPr>
            <w:r>
              <w:rPr>
                <w:rFonts w:hint="eastAsia"/>
                <w:szCs w:val="21"/>
              </w:rPr>
              <w:t>选择数据，点击该按钮，删除所选数据；</w:t>
            </w:r>
          </w:p>
        </w:tc>
      </w:tr>
      <w:tr w:rsidR="000829C4" w14:paraId="46AF68F7" w14:textId="77777777">
        <w:tc>
          <w:tcPr>
            <w:tcW w:w="1193" w:type="dxa"/>
          </w:tcPr>
          <w:p w14:paraId="06CF155F" w14:textId="77777777" w:rsidR="000829C4" w:rsidRDefault="00000000">
            <w:pPr>
              <w:rPr>
                <w:szCs w:val="21"/>
              </w:rPr>
            </w:pPr>
            <w:r>
              <w:rPr>
                <w:rFonts w:hint="eastAsia"/>
                <w:szCs w:val="21"/>
              </w:rPr>
              <w:t>详情</w:t>
            </w:r>
          </w:p>
        </w:tc>
        <w:tc>
          <w:tcPr>
            <w:tcW w:w="1213" w:type="dxa"/>
          </w:tcPr>
          <w:p w14:paraId="5173A3DE" w14:textId="77777777" w:rsidR="000829C4" w:rsidRDefault="00000000">
            <w:pPr>
              <w:rPr>
                <w:szCs w:val="21"/>
              </w:rPr>
            </w:pPr>
            <w:r>
              <w:rPr>
                <w:rFonts w:hint="eastAsia"/>
                <w:szCs w:val="21"/>
              </w:rPr>
              <w:t>详情操作</w:t>
            </w:r>
          </w:p>
        </w:tc>
        <w:tc>
          <w:tcPr>
            <w:tcW w:w="6116" w:type="dxa"/>
          </w:tcPr>
          <w:p w14:paraId="5C626AFE" w14:textId="77777777" w:rsidR="000829C4" w:rsidRDefault="00000000">
            <w:pPr>
              <w:rPr>
                <w:szCs w:val="21"/>
              </w:rPr>
            </w:pPr>
            <w:r>
              <w:rPr>
                <w:rFonts w:hint="eastAsia"/>
                <w:szCs w:val="21"/>
              </w:rPr>
              <w:t>选择一笔数据，点击该按钮，弹出卡片界面，显示相关信息；</w:t>
            </w:r>
          </w:p>
        </w:tc>
      </w:tr>
      <w:tr w:rsidR="000829C4" w14:paraId="1DC7E807" w14:textId="77777777">
        <w:tc>
          <w:tcPr>
            <w:tcW w:w="1193" w:type="dxa"/>
          </w:tcPr>
          <w:p w14:paraId="525AABA3" w14:textId="77777777" w:rsidR="000829C4" w:rsidRDefault="00000000">
            <w:pPr>
              <w:rPr>
                <w:szCs w:val="21"/>
              </w:rPr>
            </w:pPr>
            <w:r>
              <w:rPr>
                <w:rFonts w:hint="eastAsia"/>
                <w:szCs w:val="21"/>
              </w:rPr>
              <w:t>查询</w:t>
            </w:r>
          </w:p>
        </w:tc>
        <w:tc>
          <w:tcPr>
            <w:tcW w:w="1213" w:type="dxa"/>
          </w:tcPr>
          <w:p w14:paraId="7B77793B" w14:textId="77777777" w:rsidR="000829C4" w:rsidRDefault="00000000">
            <w:pPr>
              <w:rPr>
                <w:szCs w:val="21"/>
              </w:rPr>
            </w:pPr>
            <w:r>
              <w:rPr>
                <w:rFonts w:hint="eastAsia"/>
                <w:szCs w:val="21"/>
              </w:rPr>
              <w:t>查询数据</w:t>
            </w:r>
          </w:p>
        </w:tc>
        <w:tc>
          <w:tcPr>
            <w:tcW w:w="6116" w:type="dxa"/>
          </w:tcPr>
          <w:p w14:paraId="3172D7A7" w14:textId="77777777" w:rsidR="000829C4" w:rsidRDefault="00000000">
            <w:pPr>
              <w:rPr>
                <w:szCs w:val="21"/>
              </w:rPr>
            </w:pPr>
            <w:r>
              <w:rPr>
                <w:rFonts w:hint="eastAsia"/>
                <w:szCs w:val="21"/>
              </w:rPr>
              <w:t>根据录入的查询条件查询数据。</w:t>
            </w:r>
          </w:p>
        </w:tc>
      </w:tr>
      <w:tr w:rsidR="000829C4" w14:paraId="0CAF35E5" w14:textId="77777777">
        <w:tc>
          <w:tcPr>
            <w:tcW w:w="1193" w:type="dxa"/>
          </w:tcPr>
          <w:p w14:paraId="191D1D87" w14:textId="77777777" w:rsidR="000829C4" w:rsidRDefault="00000000">
            <w:pPr>
              <w:rPr>
                <w:szCs w:val="21"/>
              </w:rPr>
            </w:pPr>
            <w:r>
              <w:rPr>
                <w:rFonts w:hint="eastAsia"/>
                <w:szCs w:val="21"/>
              </w:rPr>
              <w:t>清空</w:t>
            </w:r>
          </w:p>
        </w:tc>
        <w:tc>
          <w:tcPr>
            <w:tcW w:w="1213" w:type="dxa"/>
          </w:tcPr>
          <w:p w14:paraId="0D027460" w14:textId="77777777" w:rsidR="000829C4" w:rsidRDefault="00000000">
            <w:pPr>
              <w:rPr>
                <w:szCs w:val="21"/>
              </w:rPr>
            </w:pPr>
            <w:r>
              <w:rPr>
                <w:rFonts w:hint="eastAsia"/>
                <w:szCs w:val="21"/>
              </w:rPr>
              <w:t>清空查询</w:t>
            </w:r>
          </w:p>
        </w:tc>
        <w:tc>
          <w:tcPr>
            <w:tcW w:w="6116" w:type="dxa"/>
          </w:tcPr>
          <w:p w14:paraId="3237406C" w14:textId="77777777" w:rsidR="000829C4" w:rsidRDefault="00000000">
            <w:pPr>
              <w:rPr>
                <w:szCs w:val="21"/>
              </w:rPr>
            </w:pPr>
            <w:r>
              <w:rPr>
                <w:rFonts w:hint="eastAsia"/>
                <w:szCs w:val="21"/>
              </w:rPr>
              <w:t>点击该按钮，清空查询条件。</w:t>
            </w:r>
          </w:p>
        </w:tc>
      </w:tr>
    </w:tbl>
    <w:p w14:paraId="38B350AF" w14:textId="77777777" w:rsidR="000829C4" w:rsidRDefault="00000000">
      <w:r>
        <w:rPr>
          <w:rFonts w:hint="eastAsia"/>
        </w:rPr>
        <w:t>卡片按钮：</w:t>
      </w:r>
    </w:p>
    <w:tbl>
      <w:tblPr>
        <w:tblStyle w:val="ab"/>
        <w:tblW w:w="0" w:type="auto"/>
        <w:tblLook w:val="04A0" w:firstRow="1" w:lastRow="0" w:firstColumn="1" w:lastColumn="0" w:noHBand="0" w:noVBand="1"/>
      </w:tblPr>
      <w:tblGrid>
        <w:gridCol w:w="1257"/>
        <w:gridCol w:w="1421"/>
        <w:gridCol w:w="5618"/>
      </w:tblGrid>
      <w:tr w:rsidR="000829C4" w14:paraId="6CF3A78B" w14:textId="77777777">
        <w:tc>
          <w:tcPr>
            <w:tcW w:w="1284" w:type="dxa"/>
            <w:shd w:val="clear" w:color="auto" w:fill="DEEBF6" w:themeFill="accent1" w:themeFillTint="32"/>
          </w:tcPr>
          <w:p w14:paraId="522B0FC8" w14:textId="77777777" w:rsidR="000829C4" w:rsidRDefault="00000000">
            <w:pPr>
              <w:jc w:val="center"/>
              <w:rPr>
                <w:b/>
                <w:bCs/>
                <w:szCs w:val="21"/>
              </w:rPr>
            </w:pPr>
            <w:r>
              <w:rPr>
                <w:rFonts w:hint="eastAsia"/>
                <w:b/>
                <w:bCs/>
                <w:szCs w:val="21"/>
              </w:rPr>
              <w:t>按钮名称</w:t>
            </w:r>
          </w:p>
        </w:tc>
        <w:tc>
          <w:tcPr>
            <w:tcW w:w="1455" w:type="dxa"/>
            <w:shd w:val="clear" w:color="auto" w:fill="DEEBF6" w:themeFill="accent1" w:themeFillTint="32"/>
          </w:tcPr>
          <w:p w14:paraId="59094D10" w14:textId="77777777" w:rsidR="000829C4" w:rsidRDefault="00000000">
            <w:pPr>
              <w:jc w:val="center"/>
              <w:rPr>
                <w:b/>
                <w:bCs/>
                <w:szCs w:val="21"/>
              </w:rPr>
            </w:pPr>
            <w:r>
              <w:rPr>
                <w:rFonts w:hint="eastAsia"/>
                <w:b/>
                <w:bCs/>
                <w:szCs w:val="21"/>
              </w:rPr>
              <w:t>实现功能</w:t>
            </w:r>
          </w:p>
        </w:tc>
        <w:tc>
          <w:tcPr>
            <w:tcW w:w="5783" w:type="dxa"/>
            <w:shd w:val="clear" w:color="auto" w:fill="DEEBF6" w:themeFill="accent1" w:themeFillTint="32"/>
          </w:tcPr>
          <w:p w14:paraId="54DE3DBF" w14:textId="77777777" w:rsidR="000829C4" w:rsidRDefault="00000000">
            <w:pPr>
              <w:jc w:val="center"/>
              <w:rPr>
                <w:b/>
                <w:bCs/>
                <w:szCs w:val="21"/>
              </w:rPr>
            </w:pPr>
            <w:r>
              <w:rPr>
                <w:rFonts w:hint="eastAsia"/>
                <w:b/>
                <w:bCs/>
                <w:szCs w:val="21"/>
              </w:rPr>
              <w:t>规则</w:t>
            </w:r>
          </w:p>
        </w:tc>
      </w:tr>
      <w:tr w:rsidR="000829C4" w14:paraId="3B20A6C3" w14:textId="77777777">
        <w:tc>
          <w:tcPr>
            <w:tcW w:w="1284" w:type="dxa"/>
          </w:tcPr>
          <w:p w14:paraId="5A6F738F" w14:textId="77777777" w:rsidR="000829C4" w:rsidRDefault="00000000">
            <w:pPr>
              <w:rPr>
                <w:szCs w:val="21"/>
              </w:rPr>
            </w:pPr>
            <w:r>
              <w:rPr>
                <w:rFonts w:hint="eastAsia"/>
                <w:szCs w:val="21"/>
              </w:rPr>
              <w:t>保存</w:t>
            </w:r>
          </w:p>
        </w:tc>
        <w:tc>
          <w:tcPr>
            <w:tcW w:w="1455" w:type="dxa"/>
          </w:tcPr>
          <w:p w14:paraId="00B11CBB" w14:textId="77777777" w:rsidR="000829C4" w:rsidRDefault="00000000">
            <w:pPr>
              <w:rPr>
                <w:szCs w:val="21"/>
              </w:rPr>
            </w:pPr>
            <w:r>
              <w:rPr>
                <w:rFonts w:hint="eastAsia"/>
                <w:szCs w:val="21"/>
              </w:rPr>
              <w:t>保存</w:t>
            </w:r>
          </w:p>
        </w:tc>
        <w:tc>
          <w:tcPr>
            <w:tcW w:w="5783" w:type="dxa"/>
          </w:tcPr>
          <w:p w14:paraId="25A7D501" w14:textId="77777777" w:rsidR="000829C4" w:rsidRDefault="00000000">
            <w:pPr>
              <w:numPr>
                <w:ilvl w:val="0"/>
                <w:numId w:val="140"/>
              </w:numPr>
              <w:rPr>
                <w:szCs w:val="21"/>
              </w:rPr>
            </w:pPr>
            <w:r>
              <w:rPr>
                <w:rFonts w:hint="eastAsia"/>
                <w:szCs w:val="21"/>
              </w:rPr>
              <w:t>编辑状态下显示该按钮；</w:t>
            </w:r>
          </w:p>
          <w:p w14:paraId="32A33B24" w14:textId="77777777" w:rsidR="000829C4" w:rsidRDefault="00000000">
            <w:pPr>
              <w:numPr>
                <w:ilvl w:val="0"/>
                <w:numId w:val="140"/>
              </w:numPr>
              <w:rPr>
                <w:szCs w:val="21"/>
              </w:rPr>
            </w:pPr>
            <w:r>
              <w:rPr>
                <w:rFonts w:hint="eastAsia"/>
                <w:szCs w:val="21"/>
              </w:rPr>
              <w:t>点击该按钮，保存修改或新增的信息；</w:t>
            </w:r>
          </w:p>
        </w:tc>
      </w:tr>
      <w:tr w:rsidR="000829C4" w14:paraId="171C91E2" w14:textId="77777777">
        <w:tc>
          <w:tcPr>
            <w:tcW w:w="1284" w:type="dxa"/>
          </w:tcPr>
          <w:p w14:paraId="6EAA5E64" w14:textId="77777777" w:rsidR="000829C4" w:rsidRDefault="00000000">
            <w:pPr>
              <w:rPr>
                <w:szCs w:val="21"/>
              </w:rPr>
            </w:pPr>
            <w:r>
              <w:rPr>
                <w:rFonts w:hint="eastAsia"/>
                <w:szCs w:val="21"/>
              </w:rPr>
              <w:t>取消</w:t>
            </w:r>
          </w:p>
        </w:tc>
        <w:tc>
          <w:tcPr>
            <w:tcW w:w="1455" w:type="dxa"/>
          </w:tcPr>
          <w:p w14:paraId="18F418DE" w14:textId="77777777" w:rsidR="000829C4" w:rsidRDefault="00000000">
            <w:pPr>
              <w:rPr>
                <w:szCs w:val="21"/>
              </w:rPr>
            </w:pPr>
            <w:r>
              <w:rPr>
                <w:rFonts w:hint="eastAsia"/>
                <w:szCs w:val="21"/>
              </w:rPr>
              <w:t>取消</w:t>
            </w:r>
          </w:p>
        </w:tc>
        <w:tc>
          <w:tcPr>
            <w:tcW w:w="5783" w:type="dxa"/>
          </w:tcPr>
          <w:p w14:paraId="676ABDE9" w14:textId="77777777" w:rsidR="000829C4" w:rsidRDefault="00000000">
            <w:pPr>
              <w:numPr>
                <w:ilvl w:val="0"/>
                <w:numId w:val="141"/>
              </w:numPr>
              <w:rPr>
                <w:szCs w:val="21"/>
              </w:rPr>
            </w:pPr>
            <w:r>
              <w:rPr>
                <w:rFonts w:hint="eastAsia"/>
                <w:szCs w:val="21"/>
              </w:rPr>
              <w:t>编辑状态下显示该按钮；</w:t>
            </w:r>
          </w:p>
          <w:p w14:paraId="05047581" w14:textId="77777777" w:rsidR="000829C4" w:rsidRDefault="00000000">
            <w:pPr>
              <w:numPr>
                <w:ilvl w:val="0"/>
                <w:numId w:val="141"/>
              </w:numPr>
              <w:rPr>
                <w:szCs w:val="21"/>
              </w:rPr>
            </w:pPr>
            <w:r>
              <w:rPr>
                <w:rFonts w:hint="eastAsia"/>
                <w:szCs w:val="21"/>
              </w:rPr>
              <w:t>点击该按钮，取消修改或新增的信息；</w:t>
            </w:r>
          </w:p>
        </w:tc>
      </w:tr>
      <w:tr w:rsidR="000829C4" w14:paraId="654EC9E1" w14:textId="77777777">
        <w:tc>
          <w:tcPr>
            <w:tcW w:w="1284" w:type="dxa"/>
          </w:tcPr>
          <w:p w14:paraId="3E155189" w14:textId="77777777" w:rsidR="000829C4" w:rsidRDefault="00000000">
            <w:pPr>
              <w:rPr>
                <w:szCs w:val="21"/>
              </w:rPr>
            </w:pPr>
            <w:r>
              <w:rPr>
                <w:rFonts w:hint="eastAsia"/>
                <w:szCs w:val="21"/>
              </w:rPr>
              <w:t>关闭</w:t>
            </w:r>
          </w:p>
        </w:tc>
        <w:tc>
          <w:tcPr>
            <w:tcW w:w="1455" w:type="dxa"/>
          </w:tcPr>
          <w:p w14:paraId="52E5C4B8" w14:textId="77777777" w:rsidR="000829C4" w:rsidRDefault="00000000">
            <w:pPr>
              <w:rPr>
                <w:szCs w:val="21"/>
              </w:rPr>
            </w:pPr>
            <w:r>
              <w:rPr>
                <w:rFonts w:hint="eastAsia"/>
                <w:szCs w:val="21"/>
              </w:rPr>
              <w:t>关闭</w:t>
            </w:r>
          </w:p>
        </w:tc>
        <w:tc>
          <w:tcPr>
            <w:tcW w:w="5783" w:type="dxa"/>
          </w:tcPr>
          <w:p w14:paraId="53B8996A" w14:textId="77777777" w:rsidR="000829C4" w:rsidRDefault="00000000">
            <w:pPr>
              <w:numPr>
                <w:ilvl w:val="0"/>
                <w:numId w:val="142"/>
              </w:numPr>
              <w:rPr>
                <w:szCs w:val="21"/>
              </w:rPr>
            </w:pPr>
            <w:r>
              <w:rPr>
                <w:rFonts w:hint="eastAsia"/>
                <w:szCs w:val="21"/>
              </w:rPr>
              <w:t>浏览状态下显示该按钮；</w:t>
            </w:r>
          </w:p>
          <w:p w14:paraId="6BE257CA" w14:textId="77777777" w:rsidR="000829C4" w:rsidRDefault="00000000">
            <w:pPr>
              <w:numPr>
                <w:ilvl w:val="0"/>
                <w:numId w:val="142"/>
              </w:numPr>
              <w:rPr>
                <w:szCs w:val="21"/>
              </w:rPr>
            </w:pPr>
            <w:r>
              <w:rPr>
                <w:rFonts w:hint="eastAsia"/>
                <w:szCs w:val="21"/>
              </w:rPr>
              <w:t>点击该按钮，关闭卡片界面；</w:t>
            </w:r>
          </w:p>
        </w:tc>
      </w:tr>
    </w:tbl>
    <w:p w14:paraId="1AA3B35A" w14:textId="77777777" w:rsidR="000829C4" w:rsidRDefault="000829C4"/>
    <w:p w14:paraId="15244BC7" w14:textId="77777777" w:rsidR="000829C4" w:rsidRDefault="00000000">
      <w:pPr>
        <w:pStyle w:val="5"/>
      </w:pPr>
      <w:r>
        <w:rPr>
          <w:rFonts w:hint="eastAsia"/>
        </w:rPr>
        <w:t>算法说明</w:t>
      </w:r>
    </w:p>
    <w:p w14:paraId="2C7BE118" w14:textId="77777777" w:rsidR="000829C4" w:rsidRDefault="00000000">
      <w:r>
        <w:rPr>
          <w:rFonts w:hint="eastAsia"/>
        </w:rPr>
        <w:t>无。</w:t>
      </w:r>
    </w:p>
    <w:p w14:paraId="27771A5B" w14:textId="77777777" w:rsidR="000829C4" w:rsidRDefault="00000000">
      <w:pPr>
        <w:pStyle w:val="5"/>
      </w:pPr>
      <w:r>
        <w:rPr>
          <w:rFonts w:hint="eastAsia"/>
        </w:rPr>
        <w:lastRenderedPageBreak/>
        <w:t>逻辑校验</w:t>
      </w:r>
    </w:p>
    <w:p w14:paraId="1F3AD739" w14:textId="77777777" w:rsidR="000829C4" w:rsidRDefault="00000000">
      <w:pPr>
        <w:numPr>
          <w:ilvl w:val="0"/>
          <w:numId w:val="143"/>
        </w:numPr>
      </w:pPr>
      <w:r>
        <w:rPr>
          <w:rFonts w:hint="eastAsia"/>
        </w:rPr>
        <w:t>保存时，校验产品种类的唯一性，一个产品种类只能映射一个税目，否则保存时报错提示“该产品种类已设置对应的税目，不可重复设置。”。</w:t>
      </w:r>
    </w:p>
    <w:p w14:paraId="2F5F6818" w14:textId="77777777" w:rsidR="000829C4" w:rsidRDefault="00000000">
      <w:pPr>
        <w:pStyle w:val="4"/>
      </w:pPr>
      <w:r>
        <w:rPr>
          <w:rFonts w:hint="eastAsia"/>
        </w:rPr>
        <w:t>输出</w:t>
      </w:r>
    </w:p>
    <w:p w14:paraId="7A293802" w14:textId="77777777" w:rsidR="000829C4" w:rsidRDefault="00000000">
      <w:r>
        <w:rPr>
          <w:rFonts w:hint="eastAsia"/>
        </w:rPr>
        <w:t>无。</w:t>
      </w:r>
    </w:p>
    <w:p w14:paraId="1A569605" w14:textId="77777777" w:rsidR="000829C4" w:rsidRDefault="00000000">
      <w:pPr>
        <w:pStyle w:val="4"/>
      </w:pPr>
      <w:r>
        <w:rPr>
          <w:rFonts w:hint="eastAsia"/>
        </w:rPr>
        <w:t>非功能性需求</w:t>
      </w:r>
    </w:p>
    <w:p w14:paraId="06C609DF" w14:textId="77777777" w:rsidR="000829C4" w:rsidRDefault="00000000">
      <w:r>
        <w:rPr>
          <w:rFonts w:hint="eastAsia"/>
        </w:rPr>
        <w:t>无。</w:t>
      </w:r>
    </w:p>
    <w:p w14:paraId="7675717F" w14:textId="77777777" w:rsidR="000829C4" w:rsidRDefault="00000000">
      <w:pPr>
        <w:pStyle w:val="2"/>
      </w:pPr>
      <w:bookmarkStart w:id="177" w:name="_Toc218073119"/>
      <w:r>
        <w:rPr>
          <w:rFonts w:hint="eastAsia"/>
        </w:rPr>
        <w:t>业务数据管理</w:t>
      </w:r>
      <w:bookmarkEnd w:id="177"/>
    </w:p>
    <w:p w14:paraId="12900BE7" w14:textId="77777777" w:rsidR="000829C4" w:rsidRDefault="00000000">
      <w:pPr>
        <w:pStyle w:val="3"/>
      </w:pPr>
      <w:bookmarkStart w:id="178" w:name="_Toc1547809251"/>
      <w:r>
        <w:rPr>
          <w:rFonts w:hint="eastAsia"/>
        </w:rPr>
        <w:t>应税消费品台账</w:t>
      </w:r>
      <w:bookmarkEnd w:id="178"/>
    </w:p>
    <w:p w14:paraId="3B254CA6" w14:textId="77777777" w:rsidR="000829C4" w:rsidRDefault="00000000">
      <w:pPr>
        <w:pStyle w:val="4"/>
      </w:pPr>
      <w:r>
        <w:rPr>
          <w:rFonts w:hint="eastAsia"/>
        </w:rPr>
        <w:t>功能描述</w:t>
      </w:r>
    </w:p>
    <w:p w14:paraId="20FA4AD5" w14:textId="77777777" w:rsidR="000829C4" w:rsidRDefault="00000000">
      <w:pPr>
        <w:ind w:firstLine="420"/>
      </w:pPr>
      <w:r>
        <w:rPr>
          <w:rFonts w:hint="eastAsia"/>
        </w:rPr>
        <w:t>本功能为应纳消费税交易台账。机构发生应纳消费税交易行为时，通过本功能维护</w:t>
      </w:r>
      <w:proofErr w:type="gramStart"/>
      <w:r>
        <w:rPr>
          <w:rFonts w:hint="eastAsia"/>
        </w:rPr>
        <w:t>对应台</w:t>
      </w:r>
      <w:proofErr w:type="gramEnd"/>
      <w:r>
        <w:rPr>
          <w:rFonts w:hint="eastAsia"/>
        </w:rPr>
        <w:t>账信息，审批通过后可进行计税、申报等。增加机构权限，默认可查询当前机构及下级机构的数据。</w:t>
      </w:r>
    </w:p>
    <w:p w14:paraId="3D158EA4" w14:textId="77777777" w:rsidR="000829C4" w:rsidRDefault="00000000">
      <w:pPr>
        <w:pStyle w:val="4"/>
      </w:pPr>
      <w:r>
        <w:rPr>
          <w:rFonts w:hint="eastAsia"/>
        </w:rPr>
        <w:lastRenderedPageBreak/>
        <w:t>原型界面</w:t>
      </w:r>
    </w:p>
    <w:p w14:paraId="7F0E0B6E" w14:textId="77777777" w:rsidR="000829C4" w:rsidRDefault="00000000">
      <w:r>
        <w:rPr>
          <w:noProof/>
        </w:rPr>
        <w:drawing>
          <wp:inline distT="0" distB="0" distL="114300" distR="114300" wp14:anchorId="5066B780" wp14:editId="0F9A8717">
            <wp:extent cx="5271770" cy="2317750"/>
            <wp:effectExtent l="0" t="0" r="11430" b="1905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113"/>
                    <a:stretch>
                      <a:fillRect/>
                    </a:stretch>
                  </pic:blipFill>
                  <pic:spPr>
                    <a:xfrm>
                      <a:off x="0" y="0"/>
                      <a:ext cx="5271770" cy="2317750"/>
                    </a:xfrm>
                    <a:prstGeom prst="rect">
                      <a:avLst/>
                    </a:prstGeom>
                    <a:noFill/>
                    <a:ln>
                      <a:noFill/>
                    </a:ln>
                  </pic:spPr>
                </pic:pic>
              </a:graphicData>
            </a:graphic>
          </wp:inline>
        </w:drawing>
      </w:r>
    </w:p>
    <w:p w14:paraId="58D983B4" w14:textId="77777777" w:rsidR="000829C4" w:rsidRDefault="00000000">
      <w:pPr>
        <w:pStyle w:val="a3"/>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272220</w:t>
      </w:r>
      <w:r>
        <w:fldChar w:fldCharType="end"/>
      </w:r>
      <w:r>
        <w:rPr>
          <w:rFonts w:hint="eastAsia"/>
        </w:rPr>
        <w:t xml:space="preserve"> </w:t>
      </w:r>
      <w:r>
        <w:rPr>
          <w:rFonts w:hint="eastAsia"/>
        </w:rPr>
        <w:t>应税消费品台账列表</w:t>
      </w:r>
    </w:p>
    <w:p w14:paraId="2B9E7D43" w14:textId="77777777" w:rsidR="000829C4" w:rsidRDefault="00000000">
      <w:r>
        <w:rPr>
          <w:noProof/>
        </w:rPr>
        <w:drawing>
          <wp:inline distT="0" distB="0" distL="114300" distR="114300" wp14:anchorId="363D2BD0" wp14:editId="63C695B7">
            <wp:extent cx="5264785" cy="2317750"/>
            <wp:effectExtent l="0" t="0" r="18415" b="1905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14"/>
                    <a:stretch>
                      <a:fillRect/>
                    </a:stretch>
                  </pic:blipFill>
                  <pic:spPr>
                    <a:xfrm>
                      <a:off x="0" y="0"/>
                      <a:ext cx="5264785" cy="2317750"/>
                    </a:xfrm>
                    <a:prstGeom prst="rect">
                      <a:avLst/>
                    </a:prstGeom>
                    <a:noFill/>
                    <a:ln>
                      <a:noFill/>
                    </a:ln>
                  </pic:spPr>
                </pic:pic>
              </a:graphicData>
            </a:graphic>
          </wp:inline>
        </w:drawing>
      </w:r>
    </w:p>
    <w:p w14:paraId="7A384A41" w14:textId="77777777" w:rsidR="000829C4" w:rsidRDefault="00000000">
      <w:pPr>
        <w:pStyle w:val="a3"/>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282321</w:t>
      </w:r>
      <w:r>
        <w:fldChar w:fldCharType="end"/>
      </w:r>
      <w:r>
        <w:rPr>
          <w:rFonts w:hint="eastAsia"/>
        </w:rPr>
        <w:t xml:space="preserve"> </w:t>
      </w:r>
      <w:r>
        <w:rPr>
          <w:rFonts w:hint="eastAsia"/>
        </w:rPr>
        <w:t>应税消费品台账详情</w:t>
      </w:r>
    </w:p>
    <w:p w14:paraId="5C85946D" w14:textId="77777777" w:rsidR="000829C4" w:rsidRDefault="00000000">
      <w:pPr>
        <w:pStyle w:val="4"/>
      </w:pPr>
      <w:r>
        <w:rPr>
          <w:rFonts w:hint="eastAsia"/>
        </w:rPr>
        <w:t>输入列表</w:t>
      </w:r>
    </w:p>
    <w:p w14:paraId="0B9BFA55"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7BCA2C98" w14:textId="77777777">
        <w:tc>
          <w:tcPr>
            <w:tcW w:w="1561" w:type="dxa"/>
            <w:shd w:val="clear" w:color="auto" w:fill="DEEBF6" w:themeFill="accent1" w:themeFillTint="32"/>
          </w:tcPr>
          <w:p w14:paraId="79DF5575" w14:textId="77777777" w:rsidR="000829C4" w:rsidRDefault="00000000">
            <w:pPr>
              <w:jc w:val="center"/>
              <w:rPr>
                <w:b/>
                <w:bCs/>
                <w:szCs w:val="21"/>
              </w:rPr>
            </w:pPr>
            <w:r>
              <w:rPr>
                <w:rFonts w:hint="eastAsia"/>
                <w:b/>
                <w:bCs/>
                <w:szCs w:val="21"/>
              </w:rPr>
              <w:t>字段名称</w:t>
            </w:r>
          </w:p>
        </w:tc>
        <w:tc>
          <w:tcPr>
            <w:tcW w:w="1110" w:type="dxa"/>
            <w:shd w:val="clear" w:color="auto" w:fill="DEEBF6" w:themeFill="accent1" w:themeFillTint="32"/>
          </w:tcPr>
          <w:p w14:paraId="07DE6DC2" w14:textId="77777777" w:rsidR="000829C4" w:rsidRDefault="00000000">
            <w:pPr>
              <w:jc w:val="center"/>
              <w:rPr>
                <w:b/>
                <w:bCs/>
                <w:szCs w:val="21"/>
              </w:rPr>
            </w:pPr>
            <w:r>
              <w:rPr>
                <w:rFonts w:hint="eastAsia"/>
                <w:b/>
                <w:bCs/>
                <w:szCs w:val="21"/>
              </w:rPr>
              <w:t>字段类型</w:t>
            </w:r>
          </w:p>
        </w:tc>
        <w:tc>
          <w:tcPr>
            <w:tcW w:w="1089" w:type="dxa"/>
            <w:shd w:val="clear" w:color="auto" w:fill="DEEBF6" w:themeFill="accent1" w:themeFillTint="32"/>
          </w:tcPr>
          <w:p w14:paraId="7B254F84" w14:textId="77777777" w:rsidR="000829C4" w:rsidRDefault="00000000">
            <w:pPr>
              <w:jc w:val="center"/>
              <w:rPr>
                <w:b/>
                <w:bCs/>
                <w:szCs w:val="21"/>
              </w:rPr>
            </w:pPr>
            <w:r>
              <w:rPr>
                <w:rFonts w:hint="eastAsia"/>
                <w:b/>
                <w:bCs/>
                <w:szCs w:val="21"/>
              </w:rPr>
              <w:t>录入方式</w:t>
            </w:r>
          </w:p>
        </w:tc>
        <w:tc>
          <w:tcPr>
            <w:tcW w:w="1429" w:type="dxa"/>
            <w:shd w:val="clear" w:color="auto" w:fill="DEEBF6" w:themeFill="accent1" w:themeFillTint="32"/>
          </w:tcPr>
          <w:p w14:paraId="616862F4" w14:textId="77777777" w:rsidR="000829C4" w:rsidRDefault="00000000">
            <w:pPr>
              <w:jc w:val="center"/>
              <w:rPr>
                <w:b/>
                <w:bCs/>
                <w:szCs w:val="21"/>
              </w:rPr>
            </w:pPr>
            <w:r>
              <w:rPr>
                <w:rFonts w:hint="eastAsia"/>
                <w:b/>
                <w:bCs/>
                <w:szCs w:val="21"/>
              </w:rPr>
              <w:t>是否必录</w:t>
            </w:r>
          </w:p>
        </w:tc>
        <w:tc>
          <w:tcPr>
            <w:tcW w:w="3330" w:type="dxa"/>
            <w:shd w:val="clear" w:color="auto" w:fill="DEEBF6" w:themeFill="accent1" w:themeFillTint="32"/>
          </w:tcPr>
          <w:p w14:paraId="7CA908F9" w14:textId="77777777" w:rsidR="000829C4" w:rsidRDefault="00000000">
            <w:pPr>
              <w:jc w:val="center"/>
              <w:rPr>
                <w:b/>
                <w:bCs/>
                <w:szCs w:val="21"/>
              </w:rPr>
            </w:pPr>
            <w:r>
              <w:rPr>
                <w:rFonts w:hint="eastAsia"/>
                <w:b/>
                <w:bCs/>
                <w:szCs w:val="21"/>
              </w:rPr>
              <w:t>备注</w:t>
            </w:r>
          </w:p>
        </w:tc>
      </w:tr>
      <w:tr w:rsidR="000829C4" w14:paraId="5BC96510" w14:textId="77777777">
        <w:tc>
          <w:tcPr>
            <w:tcW w:w="1561" w:type="dxa"/>
          </w:tcPr>
          <w:p w14:paraId="161DB20A" w14:textId="77777777" w:rsidR="000829C4" w:rsidRDefault="00000000">
            <w:pPr>
              <w:rPr>
                <w:szCs w:val="21"/>
              </w:rPr>
            </w:pPr>
            <w:r>
              <w:rPr>
                <w:rFonts w:hint="eastAsia"/>
                <w:szCs w:val="21"/>
              </w:rPr>
              <w:t>机构</w:t>
            </w:r>
          </w:p>
        </w:tc>
        <w:tc>
          <w:tcPr>
            <w:tcW w:w="1110" w:type="dxa"/>
          </w:tcPr>
          <w:p w14:paraId="0C43F5FD" w14:textId="77777777" w:rsidR="000829C4" w:rsidRDefault="00000000">
            <w:pPr>
              <w:jc w:val="center"/>
              <w:rPr>
                <w:szCs w:val="21"/>
              </w:rPr>
            </w:pPr>
            <w:r>
              <w:rPr>
                <w:rFonts w:hint="eastAsia"/>
                <w:szCs w:val="21"/>
              </w:rPr>
              <w:t>参照</w:t>
            </w:r>
          </w:p>
        </w:tc>
        <w:tc>
          <w:tcPr>
            <w:tcW w:w="1089" w:type="dxa"/>
          </w:tcPr>
          <w:p w14:paraId="2640A1E9" w14:textId="77777777" w:rsidR="000829C4" w:rsidRDefault="00000000">
            <w:pPr>
              <w:rPr>
                <w:szCs w:val="21"/>
              </w:rPr>
            </w:pPr>
            <w:r>
              <w:rPr>
                <w:rFonts w:hint="eastAsia"/>
                <w:szCs w:val="21"/>
              </w:rPr>
              <w:t>手动选择</w:t>
            </w:r>
          </w:p>
        </w:tc>
        <w:tc>
          <w:tcPr>
            <w:tcW w:w="1429" w:type="dxa"/>
          </w:tcPr>
          <w:p w14:paraId="18902790" w14:textId="77777777" w:rsidR="000829C4" w:rsidRDefault="00000000">
            <w:pPr>
              <w:jc w:val="center"/>
              <w:rPr>
                <w:szCs w:val="21"/>
              </w:rPr>
            </w:pPr>
            <w:r>
              <w:rPr>
                <w:rFonts w:hint="eastAsia"/>
                <w:szCs w:val="21"/>
              </w:rPr>
              <w:t>否</w:t>
            </w:r>
          </w:p>
        </w:tc>
        <w:tc>
          <w:tcPr>
            <w:tcW w:w="3330" w:type="dxa"/>
          </w:tcPr>
          <w:p w14:paraId="6D4A7077" w14:textId="77777777" w:rsidR="000829C4" w:rsidRDefault="00000000">
            <w:pPr>
              <w:rPr>
                <w:szCs w:val="21"/>
              </w:rPr>
            </w:pPr>
            <w:r>
              <w:rPr>
                <w:rFonts w:hint="eastAsia"/>
                <w:szCs w:val="21"/>
              </w:rPr>
              <w:t>默认登录机构，增加用户权限</w:t>
            </w:r>
          </w:p>
        </w:tc>
      </w:tr>
      <w:tr w:rsidR="000829C4" w14:paraId="3AF84044" w14:textId="77777777">
        <w:tc>
          <w:tcPr>
            <w:tcW w:w="1561" w:type="dxa"/>
          </w:tcPr>
          <w:p w14:paraId="5836FCF0" w14:textId="77777777" w:rsidR="000829C4" w:rsidRDefault="00000000">
            <w:pPr>
              <w:rPr>
                <w:szCs w:val="21"/>
              </w:rPr>
            </w:pPr>
            <w:r>
              <w:rPr>
                <w:rFonts w:hint="eastAsia"/>
                <w:szCs w:val="21"/>
              </w:rPr>
              <w:t>交易日期起</w:t>
            </w:r>
          </w:p>
        </w:tc>
        <w:tc>
          <w:tcPr>
            <w:tcW w:w="1110" w:type="dxa"/>
          </w:tcPr>
          <w:p w14:paraId="50927321" w14:textId="77777777" w:rsidR="000829C4" w:rsidRDefault="00000000">
            <w:pPr>
              <w:jc w:val="center"/>
              <w:rPr>
                <w:szCs w:val="21"/>
              </w:rPr>
            </w:pPr>
            <w:r>
              <w:rPr>
                <w:rFonts w:hint="eastAsia"/>
                <w:szCs w:val="21"/>
              </w:rPr>
              <w:t>日历控件</w:t>
            </w:r>
          </w:p>
        </w:tc>
        <w:tc>
          <w:tcPr>
            <w:tcW w:w="1089" w:type="dxa"/>
          </w:tcPr>
          <w:p w14:paraId="1D57A111" w14:textId="77777777" w:rsidR="000829C4" w:rsidRDefault="00000000">
            <w:pPr>
              <w:jc w:val="center"/>
              <w:rPr>
                <w:szCs w:val="21"/>
              </w:rPr>
            </w:pPr>
            <w:r>
              <w:rPr>
                <w:rFonts w:hint="eastAsia"/>
                <w:szCs w:val="21"/>
              </w:rPr>
              <w:t>手动选择</w:t>
            </w:r>
          </w:p>
        </w:tc>
        <w:tc>
          <w:tcPr>
            <w:tcW w:w="1429" w:type="dxa"/>
          </w:tcPr>
          <w:p w14:paraId="45CAC81E" w14:textId="77777777" w:rsidR="000829C4" w:rsidRDefault="00000000">
            <w:pPr>
              <w:jc w:val="center"/>
              <w:rPr>
                <w:szCs w:val="21"/>
              </w:rPr>
            </w:pPr>
            <w:r>
              <w:rPr>
                <w:rFonts w:hint="eastAsia"/>
                <w:szCs w:val="21"/>
              </w:rPr>
              <w:t>否</w:t>
            </w:r>
          </w:p>
        </w:tc>
        <w:tc>
          <w:tcPr>
            <w:tcW w:w="3330" w:type="dxa"/>
          </w:tcPr>
          <w:p w14:paraId="0F6BF08E" w14:textId="77777777" w:rsidR="000829C4" w:rsidRDefault="00000000">
            <w:pPr>
              <w:rPr>
                <w:szCs w:val="21"/>
              </w:rPr>
            </w:pPr>
            <w:r>
              <w:rPr>
                <w:rFonts w:hint="eastAsia"/>
                <w:szCs w:val="21"/>
              </w:rPr>
              <w:t>默认当前月份</w:t>
            </w:r>
            <w:r>
              <w:rPr>
                <w:rFonts w:hint="eastAsia"/>
                <w:szCs w:val="21"/>
              </w:rPr>
              <w:t>1</w:t>
            </w:r>
            <w:r>
              <w:rPr>
                <w:rFonts w:hint="eastAsia"/>
                <w:szCs w:val="21"/>
              </w:rPr>
              <w:t>日</w:t>
            </w:r>
          </w:p>
        </w:tc>
      </w:tr>
      <w:tr w:rsidR="000829C4" w14:paraId="404CA885" w14:textId="77777777">
        <w:tc>
          <w:tcPr>
            <w:tcW w:w="1561" w:type="dxa"/>
          </w:tcPr>
          <w:p w14:paraId="60C651E2" w14:textId="77777777" w:rsidR="000829C4" w:rsidRDefault="00000000">
            <w:pPr>
              <w:rPr>
                <w:szCs w:val="21"/>
              </w:rPr>
            </w:pPr>
            <w:r>
              <w:rPr>
                <w:rFonts w:hint="eastAsia"/>
                <w:szCs w:val="21"/>
              </w:rPr>
              <w:t>交易日期止</w:t>
            </w:r>
          </w:p>
        </w:tc>
        <w:tc>
          <w:tcPr>
            <w:tcW w:w="1110" w:type="dxa"/>
          </w:tcPr>
          <w:p w14:paraId="33403B7F" w14:textId="77777777" w:rsidR="000829C4" w:rsidRDefault="00000000">
            <w:pPr>
              <w:jc w:val="center"/>
              <w:rPr>
                <w:szCs w:val="21"/>
              </w:rPr>
            </w:pPr>
            <w:r>
              <w:rPr>
                <w:rFonts w:hint="eastAsia"/>
                <w:szCs w:val="21"/>
              </w:rPr>
              <w:t>日历控件</w:t>
            </w:r>
          </w:p>
        </w:tc>
        <w:tc>
          <w:tcPr>
            <w:tcW w:w="1089" w:type="dxa"/>
          </w:tcPr>
          <w:p w14:paraId="42373C4C" w14:textId="77777777" w:rsidR="000829C4" w:rsidRDefault="00000000">
            <w:pPr>
              <w:jc w:val="center"/>
              <w:rPr>
                <w:szCs w:val="21"/>
              </w:rPr>
            </w:pPr>
            <w:r>
              <w:rPr>
                <w:rFonts w:hint="eastAsia"/>
                <w:szCs w:val="21"/>
              </w:rPr>
              <w:t>手动选择</w:t>
            </w:r>
          </w:p>
        </w:tc>
        <w:tc>
          <w:tcPr>
            <w:tcW w:w="1429" w:type="dxa"/>
          </w:tcPr>
          <w:p w14:paraId="5C10FC2F" w14:textId="77777777" w:rsidR="000829C4" w:rsidRDefault="00000000">
            <w:pPr>
              <w:jc w:val="center"/>
              <w:rPr>
                <w:szCs w:val="21"/>
              </w:rPr>
            </w:pPr>
            <w:r>
              <w:rPr>
                <w:rFonts w:hint="eastAsia"/>
                <w:szCs w:val="21"/>
              </w:rPr>
              <w:t>否</w:t>
            </w:r>
          </w:p>
        </w:tc>
        <w:tc>
          <w:tcPr>
            <w:tcW w:w="3330" w:type="dxa"/>
          </w:tcPr>
          <w:p w14:paraId="12A78958" w14:textId="77777777" w:rsidR="000829C4" w:rsidRDefault="00000000">
            <w:pPr>
              <w:rPr>
                <w:szCs w:val="21"/>
              </w:rPr>
            </w:pPr>
            <w:r>
              <w:rPr>
                <w:rFonts w:hint="eastAsia"/>
                <w:szCs w:val="21"/>
              </w:rPr>
              <w:t>默认系统日期</w:t>
            </w:r>
          </w:p>
        </w:tc>
      </w:tr>
      <w:tr w:rsidR="000829C4" w14:paraId="127ADB9C" w14:textId="77777777">
        <w:tc>
          <w:tcPr>
            <w:tcW w:w="1561" w:type="dxa"/>
          </w:tcPr>
          <w:p w14:paraId="57E9CEF5" w14:textId="77777777" w:rsidR="000829C4" w:rsidRDefault="00000000">
            <w:pPr>
              <w:rPr>
                <w:szCs w:val="21"/>
              </w:rPr>
            </w:pPr>
            <w:r>
              <w:rPr>
                <w:rFonts w:hint="eastAsia"/>
                <w:szCs w:val="21"/>
              </w:rPr>
              <w:t>产品种类</w:t>
            </w:r>
          </w:p>
        </w:tc>
        <w:tc>
          <w:tcPr>
            <w:tcW w:w="1110" w:type="dxa"/>
          </w:tcPr>
          <w:p w14:paraId="3FB56246" w14:textId="77777777" w:rsidR="000829C4" w:rsidRDefault="00000000">
            <w:pPr>
              <w:jc w:val="center"/>
              <w:rPr>
                <w:szCs w:val="21"/>
              </w:rPr>
            </w:pPr>
            <w:r>
              <w:rPr>
                <w:rFonts w:hint="eastAsia"/>
                <w:szCs w:val="21"/>
              </w:rPr>
              <w:t>参照</w:t>
            </w:r>
          </w:p>
        </w:tc>
        <w:tc>
          <w:tcPr>
            <w:tcW w:w="1089" w:type="dxa"/>
          </w:tcPr>
          <w:p w14:paraId="2C87E608" w14:textId="77777777" w:rsidR="000829C4" w:rsidRDefault="00000000">
            <w:pPr>
              <w:jc w:val="center"/>
              <w:rPr>
                <w:szCs w:val="21"/>
              </w:rPr>
            </w:pPr>
            <w:r>
              <w:rPr>
                <w:rFonts w:hint="eastAsia"/>
                <w:szCs w:val="21"/>
              </w:rPr>
              <w:t>手动选择</w:t>
            </w:r>
          </w:p>
        </w:tc>
        <w:tc>
          <w:tcPr>
            <w:tcW w:w="1429" w:type="dxa"/>
          </w:tcPr>
          <w:p w14:paraId="74908922" w14:textId="77777777" w:rsidR="000829C4" w:rsidRDefault="00000000">
            <w:pPr>
              <w:jc w:val="center"/>
              <w:rPr>
                <w:szCs w:val="21"/>
              </w:rPr>
            </w:pPr>
            <w:r>
              <w:rPr>
                <w:rFonts w:hint="eastAsia"/>
                <w:szCs w:val="21"/>
              </w:rPr>
              <w:t>否</w:t>
            </w:r>
          </w:p>
        </w:tc>
        <w:tc>
          <w:tcPr>
            <w:tcW w:w="3330" w:type="dxa"/>
          </w:tcPr>
          <w:p w14:paraId="67E9E173" w14:textId="77777777" w:rsidR="000829C4" w:rsidRDefault="00000000">
            <w:pPr>
              <w:rPr>
                <w:szCs w:val="21"/>
              </w:rPr>
            </w:pPr>
            <w:r>
              <w:rPr>
                <w:rFonts w:hint="eastAsia"/>
                <w:szCs w:val="21"/>
              </w:rPr>
              <w:t>参照产品种类自定义档案</w:t>
            </w:r>
          </w:p>
        </w:tc>
      </w:tr>
      <w:tr w:rsidR="000829C4" w14:paraId="4AC20C36" w14:textId="77777777">
        <w:tc>
          <w:tcPr>
            <w:tcW w:w="1561" w:type="dxa"/>
          </w:tcPr>
          <w:p w14:paraId="0E47B98E" w14:textId="77777777" w:rsidR="000829C4" w:rsidRDefault="00000000">
            <w:pPr>
              <w:rPr>
                <w:szCs w:val="21"/>
              </w:rPr>
            </w:pPr>
            <w:r>
              <w:rPr>
                <w:rFonts w:hint="eastAsia"/>
                <w:szCs w:val="21"/>
              </w:rPr>
              <w:t>税目</w:t>
            </w:r>
          </w:p>
        </w:tc>
        <w:tc>
          <w:tcPr>
            <w:tcW w:w="1110" w:type="dxa"/>
          </w:tcPr>
          <w:p w14:paraId="70A633CE" w14:textId="77777777" w:rsidR="000829C4" w:rsidRDefault="00000000">
            <w:pPr>
              <w:jc w:val="center"/>
              <w:rPr>
                <w:szCs w:val="21"/>
              </w:rPr>
            </w:pPr>
            <w:r>
              <w:rPr>
                <w:rFonts w:hint="eastAsia"/>
                <w:szCs w:val="21"/>
              </w:rPr>
              <w:t>参照</w:t>
            </w:r>
          </w:p>
        </w:tc>
        <w:tc>
          <w:tcPr>
            <w:tcW w:w="1089" w:type="dxa"/>
          </w:tcPr>
          <w:p w14:paraId="331E6105" w14:textId="77777777" w:rsidR="000829C4" w:rsidRDefault="00000000">
            <w:pPr>
              <w:jc w:val="center"/>
              <w:rPr>
                <w:szCs w:val="21"/>
              </w:rPr>
            </w:pPr>
            <w:r>
              <w:rPr>
                <w:rFonts w:hint="eastAsia"/>
                <w:szCs w:val="21"/>
              </w:rPr>
              <w:t>手动选择</w:t>
            </w:r>
          </w:p>
        </w:tc>
        <w:tc>
          <w:tcPr>
            <w:tcW w:w="1429" w:type="dxa"/>
          </w:tcPr>
          <w:p w14:paraId="2F7CC7F9" w14:textId="77777777" w:rsidR="000829C4" w:rsidRDefault="00000000">
            <w:pPr>
              <w:jc w:val="center"/>
              <w:rPr>
                <w:szCs w:val="21"/>
              </w:rPr>
            </w:pPr>
            <w:r>
              <w:rPr>
                <w:rFonts w:hint="eastAsia"/>
                <w:szCs w:val="21"/>
              </w:rPr>
              <w:t>否</w:t>
            </w:r>
          </w:p>
        </w:tc>
        <w:tc>
          <w:tcPr>
            <w:tcW w:w="3330" w:type="dxa"/>
          </w:tcPr>
          <w:p w14:paraId="6110560D" w14:textId="77777777" w:rsidR="000829C4" w:rsidRDefault="00000000">
            <w:pPr>
              <w:rPr>
                <w:szCs w:val="21"/>
              </w:rPr>
            </w:pPr>
            <w:r>
              <w:rPr>
                <w:rFonts w:hint="eastAsia"/>
                <w:szCs w:val="21"/>
              </w:rPr>
              <w:t>参照消费税税目</w:t>
            </w:r>
          </w:p>
        </w:tc>
      </w:tr>
      <w:tr w:rsidR="000829C4" w14:paraId="4E80677D" w14:textId="77777777">
        <w:tc>
          <w:tcPr>
            <w:tcW w:w="1561" w:type="dxa"/>
          </w:tcPr>
          <w:p w14:paraId="115B4524" w14:textId="77777777" w:rsidR="000829C4" w:rsidRDefault="00000000">
            <w:pPr>
              <w:rPr>
                <w:szCs w:val="21"/>
              </w:rPr>
            </w:pPr>
            <w:r>
              <w:rPr>
                <w:rFonts w:hint="eastAsia"/>
                <w:szCs w:val="21"/>
              </w:rPr>
              <w:lastRenderedPageBreak/>
              <w:t>计算状态</w:t>
            </w:r>
          </w:p>
        </w:tc>
        <w:tc>
          <w:tcPr>
            <w:tcW w:w="1110" w:type="dxa"/>
          </w:tcPr>
          <w:p w14:paraId="75784187" w14:textId="77777777" w:rsidR="000829C4" w:rsidRDefault="00000000">
            <w:pPr>
              <w:jc w:val="center"/>
              <w:rPr>
                <w:szCs w:val="21"/>
              </w:rPr>
            </w:pPr>
            <w:r>
              <w:rPr>
                <w:rFonts w:hint="eastAsia"/>
                <w:szCs w:val="21"/>
              </w:rPr>
              <w:t>枚举</w:t>
            </w:r>
          </w:p>
        </w:tc>
        <w:tc>
          <w:tcPr>
            <w:tcW w:w="1089" w:type="dxa"/>
          </w:tcPr>
          <w:p w14:paraId="2176D4E0" w14:textId="77777777" w:rsidR="000829C4" w:rsidRDefault="00000000">
            <w:pPr>
              <w:jc w:val="center"/>
              <w:rPr>
                <w:szCs w:val="21"/>
              </w:rPr>
            </w:pPr>
            <w:r>
              <w:rPr>
                <w:rFonts w:hint="eastAsia"/>
                <w:szCs w:val="21"/>
              </w:rPr>
              <w:t>手动选择</w:t>
            </w:r>
          </w:p>
        </w:tc>
        <w:tc>
          <w:tcPr>
            <w:tcW w:w="1429" w:type="dxa"/>
          </w:tcPr>
          <w:p w14:paraId="66D16087" w14:textId="77777777" w:rsidR="000829C4" w:rsidRDefault="00000000">
            <w:pPr>
              <w:jc w:val="center"/>
              <w:rPr>
                <w:szCs w:val="21"/>
              </w:rPr>
            </w:pPr>
            <w:r>
              <w:rPr>
                <w:rFonts w:hint="eastAsia"/>
                <w:szCs w:val="21"/>
              </w:rPr>
              <w:t>否</w:t>
            </w:r>
          </w:p>
        </w:tc>
        <w:tc>
          <w:tcPr>
            <w:tcW w:w="3330" w:type="dxa"/>
          </w:tcPr>
          <w:p w14:paraId="0970FC01" w14:textId="77777777" w:rsidR="000829C4" w:rsidRDefault="00000000">
            <w:pPr>
              <w:rPr>
                <w:szCs w:val="21"/>
              </w:rPr>
            </w:pPr>
            <w:r>
              <w:rPr>
                <w:rFonts w:hint="eastAsia"/>
                <w:szCs w:val="21"/>
              </w:rPr>
              <w:t>已计算</w:t>
            </w:r>
            <w:r>
              <w:rPr>
                <w:rFonts w:hint="eastAsia"/>
                <w:szCs w:val="21"/>
              </w:rPr>
              <w:t>/</w:t>
            </w:r>
            <w:r>
              <w:rPr>
                <w:rFonts w:hint="eastAsia"/>
                <w:szCs w:val="21"/>
              </w:rPr>
              <w:t>未计算</w:t>
            </w:r>
          </w:p>
        </w:tc>
      </w:tr>
    </w:tbl>
    <w:p w14:paraId="2F0EF7EF" w14:textId="77777777" w:rsidR="000829C4" w:rsidRDefault="00000000">
      <w:r>
        <w:rPr>
          <w:rFonts w:hint="eastAsia"/>
        </w:rPr>
        <w:t>列表界面：</w:t>
      </w:r>
    </w:p>
    <w:tbl>
      <w:tblPr>
        <w:tblW w:w="8558" w:type="dxa"/>
        <w:jc w:val="center"/>
        <w:tblLayout w:type="fixed"/>
        <w:tblCellMar>
          <w:left w:w="0" w:type="dxa"/>
          <w:right w:w="0" w:type="dxa"/>
        </w:tblCellMar>
        <w:tblLook w:val="04A0" w:firstRow="1" w:lastRow="0" w:firstColumn="1" w:lastColumn="0" w:noHBand="0" w:noVBand="1"/>
      </w:tblPr>
      <w:tblGrid>
        <w:gridCol w:w="1609"/>
        <w:gridCol w:w="1120"/>
        <w:gridCol w:w="1040"/>
        <w:gridCol w:w="1440"/>
        <w:gridCol w:w="3349"/>
      </w:tblGrid>
      <w:tr w:rsidR="000829C4" w14:paraId="2C9DC7A6" w14:textId="77777777">
        <w:trPr>
          <w:trHeight w:val="216"/>
          <w:jc w:val="center"/>
        </w:trPr>
        <w:tc>
          <w:tcPr>
            <w:tcW w:w="1609"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6C4A5746"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字段名称</w:t>
            </w:r>
          </w:p>
        </w:tc>
        <w:tc>
          <w:tcPr>
            <w:tcW w:w="1120" w:type="dxa"/>
            <w:tcBorders>
              <w:top w:val="single" w:sz="4" w:space="0" w:color="auto"/>
              <w:left w:val="single" w:sz="4" w:space="0" w:color="auto"/>
              <w:bottom w:val="single" w:sz="4" w:space="0" w:color="auto"/>
              <w:right w:val="single" w:sz="4" w:space="0" w:color="auto"/>
            </w:tcBorders>
            <w:shd w:val="clear" w:color="auto" w:fill="DEEBF6" w:themeFill="accent1" w:themeFillTint="32"/>
            <w:vAlign w:val="center"/>
          </w:tcPr>
          <w:p w14:paraId="7B031542"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字段类型</w:t>
            </w:r>
          </w:p>
        </w:tc>
        <w:tc>
          <w:tcPr>
            <w:tcW w:w="1040"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4053767E"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录入方式</w:t>
            </w:r>
          </w:p>
        </w:tc>
        <w:tc>
          <w:tcPr>
            <w:tcW w:w="1440"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5CF5A0CE"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是否必录</w:t>
            </w:r>
          </w:p>
        </w:tc>
        <w:tc>
          <w:tcPr>
            <w:tcW w:w="3349"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5626E14A"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字段规则</w:t>
            </w:r>
          </w:p>
        </w:tc>
      </w:tr>
      <w:tr w:rsidR="000829C4" w14:paraId="2B8804C1"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C00F722"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单据编号</w:t>
            </w:r>
          </w:p>
        </w:tc>
        <w:tc>
          <w:tcPr>
            <w:tcW w:w="1120" w:type="dxa"/>
            <w:tcBorders>
              <w:top w:val="single" w:sz="4" w:space="0" w:color="auto"/>
              <w:left w:val="single" w:sz="4" w:space="0" w:color="auto"/>
              <w:bottom w:val="single" w:sz="4" w:space="0" w:color="auto"/>
              <w:right w:val="single" w:sz="4" w:space="0" w:color="auto"/>
            </w:tcBorders>
            <w:vAlign w:val="center"/>
          </w:tcPr>
          <w:p w14:paraId="0C15A64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04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5998E5F"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自动生成</w:t>
            </w:r>
          </w:p>
        </w:tc>
        <w:tc>
          <w:tcPr>
            <w:tcW w:w="144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5EF7A767"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9"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5DDE12E7"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根据编码规则自动生成，编码规则为“XFSTZ”+8位日期+4位序号，序号从0001开始取值，例如XFSTZ202205030001</w:t>
            </w:r>
          </w:p>
        </w:tc>
      </w:tr>
      <w:tr w:rsidR="000829C4" w14:paraId="2A90E802"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C2B3BFA"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机构</w:t>
            </w:r>
          </w:p>
        </w:tc>
        <w:tc>
          <w:tcPr>
            <w:tcW w:w="1120" w:type="dxa"/>
            <w:tcBorders>
              <w:top w:val="single" w:sz="4" w:space="0" w:color="auto"/>
              <w:left w:val="single" w:sz="4" w:space="0" w:color="auto"/>
              <w:bottom w:val="single" w:sz="4" w:space="0" w:color="auto"/>
              <w:right w:val="single" w:sz="4" w:space="0" w:color="auto"/>
            </w:tcBorders>
            <w:vAlign w:val="center"/>
          </w:tcPr>
          <w:p w14:paraId="41A8B3D2"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04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00075C81"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手动选择</w:t>
            </w:r>
          </w:p>
        </w:tc>
        <w:tc>
          <w:tcPr>
            <w:tcW w:w="144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57472D7"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9"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F6681DD"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参照机构档案，增加用户权限</w:t>
            </w:r>
          </w:p>
        </w:tc>
      </w:tr>
      <w:tr w:rsidR="000829C4" w14:paraId="632EFF4B"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4215DB6" w14:textId="77777777" w:rsidR="000829C4" w:rsidRDefault="00000000">
            <w:pPr>
              <w:jc w:val="left"/>
              <w:rPr>
                <w:rFonts w:ascii="宋体" w:hAnsi="宋体" w:cs="宋体" w:hint="eastAsia"/>
                <w:iCs/>
                <w:szCs w:val="21"/>
              </w:rPr>
            </w:pPr>
            <w:r>
              <w:rPr>
                <w:rFonts w:ascii="宋体" w:hAnsi="宋体" w:cs="宋体" w:hint="eastAsia"/>
                <w:iCs/>
                <w:szCs w:val="21"/>
              </w:rPr>
              <w:t>交易日期</w:t>
            </w:r>
          </w:p>
        </w:tc>
        <w:tc>
          <w:tcPr>
            <w:tcW w:w="1120" w:type="dxa"/>
            <w:tcBorders>
              <w:top w:val="single" w:sz="4" w:space="0" w:color="auto"/>
              <w:left w:val="single" w:sz="4" w:space="0" w:color="auto"/>
              <w:bottom w:val="single" w:sz="4" w:space="0" w:color="auto"/>
              <w:right w:val="single" w:sz="4" w:space="0" w:color="auto"/>
            </w:tcBorders>
          </w:tcPr>
          <w:p w14:paraId="5F14BF72"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日历控件</w:t>
            </w:r>
          </w:p>
        </w:tc>
        <w:tc>
          <w:tcPr>
            <w:tcW w:w="104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tcPr>
          <w:p w14:paraId="3A01585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44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tcPr>
          <w:p w14:paraId="60A62ECF"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9"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tcPr>
          <w:p w14:paraId="625EA00D"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默认系统日期</w:t>
            </w:r>
          </w:p>
        </w:tc>
      </w:tr>
      <w:tr w:rsidR="000829C4" w14:paraId="1D18E3FF"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D04C1A8" w14:textId="77777777" w:rsidR="000829C4" w:rsidRDefault="00000000">
            <w:pPr>
              <w:jc w:val="left"/>
              <w:rPr>
                <w:rFonts w:ascii="宋体" w:hAnsi="宋体" w:cs="宋体" w:hint="eastAsia"/>
                <w:iCs/>
                <w:szCs w:val="21"/>
              </w:rPr>
            </w:pPr>
            <w:r>
              <w:rPr>
                <w:rFonts w:ascii="宋体" w:hAnsi="宋体" w:cs="宋体" w:hint="eastAsia"/>
                <w:iCs/>
                <w:szCs w:val="21"/>
              </w:rPr>
              <w:t>交易流水号</w:t>
            </w:r>
          </w:p>
        </w:tc>
        <w:tc>
          <w:tcPr>
            <w:tcW w:w="1120" w:type="dxa"/>
            <w:tcBorders>
              <w:top w:val="single" w:sz="4" w:space="0" w:color="auto"/>
              <w:left w:val="single" w:sz="4" w:space="0" w:color="auto"/>
              <w:bottom w:val="single" w:sz="4" w:space="0" w:color="auto"/>
              <w:right w:val="single" w:sz="4" w:space="0" w:color="auto"/>
            </w:tcBorders>
            <w:vAlign w:val="center"/>
          </w:tcPr>
          <w:p w14:paraId="5A86029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p w14:paraId="621EAD1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（100）</w:t>
            </w:r>
          </w:p>
        </w:tc>
        <w:tc>
          <w:tcPr>
            <w:tcW w:w="104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DE3B282"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44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3440CEE"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9"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54B0C8EC" w14:textId="77777777" w:rsidR="000829C4" w:rsidRDefault="000829C4">
            <w:pPr>
              <w:widowControl/>
              <w:jc w:val="left"/>
              <w:textAlignment w:val="center"/>
              <w:rPr>
                <w:rFonts w:ascii="宋体" w:hAnsi="宋体" w:cs="宋体" w:hint="eastAsia"/>
                <w:iCs/>
                <w:szCs w:val="21"/>
              </w:rPr>
            </w:pPr>
          </w:p>
        </w:tc>
      </w:tr>
      <w:tr w:rsidR="000829C4" w14:paraId="620F96CA"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5EEF7471" w14:textId="77777777" w:rsidR="000829C4" w:rsidRDefault="00000000">
            <w:pPr>
              <w:jc w:val="left"/>
              <w:rPr>
                <w:rFonts w:ascii="宋体" w:hAnsi="宋体" w:cs="宋体" w:hint="eastAsia"/>
                <w:iCs/>
                <w:szCs w:val="21"/>
              </w:rPr>
            </w:pPr>
            <w:r>
              <w:rPr>
                <w:rFonts w:ascii="宋体" w:hAnsi="宋体" w:cs="宋体" w:hint="eastAsia"/>
                <w:iCs/>
                <w:szCs w:val="21"/>
              </w:rPr>
              <w:t>产品种类</w:t>
            </w:r>
          </w:p>
        </w:tc>
        <w:tc>
          <w:tcPr>
            <w:tcW w:w="1120" w:type="dxa"/>
            <w:tcBorders>
              <w:top w:val="single" w:sz="4" w:space="0" w:color="auto"/>
              <w:left w:val="single" w:sz="4" w:space="0" w:color="auto"/>
              <w:bottom w:val="single" w:sz="4" w:space="0" w:color="auto"/>
              <w:right w:val="single" w:sz="4" w:space="0" w:color="auto"/>
            </w:tcBorders>
          </w:tcPr>
          <w:p w14:paraId="235305D8"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040" w:type="dxa"/>
            <w:tcBorders>
              <w:top w:val="single" w:sz="4" w:space="0" w:color="auto"/>
              <w:left w:val="single" w:sz="4" w:space="0" w:color="auto"/>
              <w:bottom w:val="single" w:sz="4" w:space="0" w:color="auto"/>
              <w:right w:val="single" w:sz="4" w:space="0" w:color="auto"/>
            </w:tcBorders>
          </w:tcPr>
          <w:p w14:paraId="4313ED6F"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手动选择</w:t>
            </w:r>
          </w:p>
        </w:tc>
        <w:tc>
          <w:tcPr>
            <w:tcW w:w="1440" w:type="dxa"/>
            <w:tcBorders>
              <w:top w:val="single" w:sz="4" w:space="0" w:color="auto"/>
              <w:left w:val="single" w:sz="4" w:space="0" w:color="auto"/>
              <w:bottom w:val="single" w:sz="4" w:space="0" w:color="auto"/>
              <w:right w:val="single" w:sz="4" w:space="0" w:color="auto"/>
            </w:tcBorders>
          </w:tcPr>
          <w:p w14:paraId="6E889D7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9" w:type="dxa"/>
            <w:tcBorders>
              <w:top w:val="single" w:sz="4" w:space="0" w:color="auto"/>
              <w:left w:val="single" w:sz="4" w:space="0" w:color="auto"/>
              <w:bottom w:val="single" w:sz="4" w:space="0" w:color="auto"/>
              <w:right w:val="single" w:sz="4" w:space="0" w:color="auto"/>
            </w:tcBorders>
          </w:tcPr>
          <w:p w14:paraId="0A0E4F94"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参照产品种类自定义档案</w:t>
            </w:r>
          </w:p>
        </w:tc>
      </w:tr>
      <w:tr w:rsidR="000829C4" w14:paraId="2CC5476D"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0B189BCD" w14:textId="77777777" w:rsidR="000829C4" w:rsidRDefault="00000000">
            <w:pPr>
              <w:jc w:val="left"/>
              <w:rPr>
                <w:rFonts w:ascii="宋体" w:hAnsi="宋体" w:cs="宋体" w:hint="eastAsia"/>
                <w:iCs/>
                <w:szCs w:val="21"/>
              </w:rPr>
            </w:pPr>
            <w:r>
              <w:rPr>
                <w:rFonts w:ascii="宋体" w:hAnsi="宋体" w:cs="宋体" w:hint="eastAsia"/>
                <w:iCs/>
                <w:szCs w:val="21"/>
              </w:rPr>
              <w:t>税目</w:t>
            </w:r>
          </w:p>
        </w:tc>
        <w:tc>
          <w:tcPr>
            <w:tcW w:w="1120" w:type="dxa"/>
            <w:tcBorders>
              <w:top w:val="single" w:sz="4" w:space="0" w:color="auto"/>
              <w:left w:val="single" w:sz="4" w:space="0" w:color="auto"/>
              <w:bottom w:val="single" w:sz="4" w:space="0" w:color="auto"/>
              <w:right w:val="single" w:sz="4" w:space="0" w:color="auto"/>
            </w:tcBorders>
          </w:tcPr>
          <w:p w14:paraId="4A1DC7D6"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040" w:type="dxa"/>
            <w:tcBorders>
              <w:top w:val="single" w:sz="4" w:space="0" w:color="auto"/>
              <w:left w:val="single" w:sz="4" w:space="0" w:color="auto"/>
              <w:bottom w:val="single" w:sz="4" w:space="0" w:color="auto"/>
              <w:right w:val="single" w:sz="4" w:space="0" w:color="auto"/>
            </w:tcBorders>
          </w:tcPr>
          <w:p w14:paraId="738837B4"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手动选择</w:t>
            </w:r>
          </w:p>
        </w:tc>
        <w:tc>
          <w:tcPr>
            <w:tcW w:w="1440" w:type="dxa"/>
            <w:tcBorders>
              <w:top w:val="single" w:sz="4" w:space="0" w:color="auto"/>
              <w:left w:val="single" w:sz="4" w:space="0" w:color="auto"/>
              <w:bottom w:val="single" w:sz="4" w:space="0" w:color="auto"/>
              <w:right w:val="single" w:sz="4" w:space="0" w:color="auto"/>
            </w:tcBorders>
          </w:tcPr>
          <w:p w14:paraId="4BCDE1DC"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9" w:type="dxa"/>
            <w:tcBorders>
              <w:top w:val="single" w:sz="4" w:space="0" w:color="auto"/>
              <w:left w:val="single" w:sz="4" w:space="0" w:color="auto"/>
              <w:bottom w:val="single" w:sz="4" w:space="0" w:color="auto"/>
              <w:right w:val="single" w:sz="4" w:space="0" w:color="auto"/>
            </w:tcBorders>
          </w:tcPr>
          <w:p w14:paraId="345E9D4C"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默认产品种类对应的税目，可修改</w:t>
            </w:r>
          </w:p>
        </w:tc>
      </w:tr>
      <w:tr w:rsidR="000829C4" w14:paraId="52211B7C"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2751D9C5" w14:textId="77777777" w:rsidR="000829C4" w:rsidRDefault="00000000">
            <w:pPr>
              <w:jc w:val="left"/>
              <w:rPr>
                <w:rFonts w:ascii="宋体" w:hAnsi="宋体" w:cs="宋体" w:hint="eastAsia"/>
                <w:iCs/>
                <w:szCs w:val="21"/>
              </w:rPr>
            </w:pPr>
            <w:r>
              <w:rPr>
                <w:rFonts w:ascii="宋体" w:hAnsi="宋体" w:cs="宋体" w:hint="eastAsia"/>
                <w:iCs/>
                <w:szCs w:val="21"/>
              </w:rPr>
              <w:t>税率（%）/税额</w:t>
            </w:r>
          </w:p>
        </w:tc>
        <w:tc>
          <w:tcPr>
            <w:tcW w:w="1120" w:type="dxa"/>
            <w:tcBorders>
              <w:top w:val="single" w:sz="4" w:space="0" w:color="auto"/>
              <w:left w:val="single" w:sz="4" w:space="0" w:color="auto"/>
              <w:bottom w:val="single" w:sz="4" w:space="0" w:color="auto"/>
              <w:right w:val="single" w:sz="4" w:space="0" w:color="auto"/>
            </w:tcBorders>
          </w:tcPr>
          <w:p w14:paraId="0A1C24C0"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数值</w:t>
            </w:r>
          </w:p>
        </w:tc>
        <w:tc>
          <w:tcPr>
            <w:tcW w:w="1040" w:type="dxa"/>
            <w:tcBorders>
              <w:top w:val="single" w:sz="4" w:space="0" w:color="auto"/>
              <w:left w:val="single" w:sz="4" w:space="0" w:color="auto"/>
              <w:bottom w:val="single" w:sz="4" w:space="0" w:color="auto"/>
              <w:right w:val="single" w:sz="4" w:space="0" w:color="auto"/>
            </w:tcBorders>
          </w:tcPr>
          <w:p w14:paraId="74BA867B"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440" w:type="dxa"/>
            <w:tcBorders>
              <w:top w:val="single" w:sz="4" w:space="0" w:color="auto"/>
              <w:left w:val="single" w:sz="4" w:space="0" w:color="auto"/>
              <w:bottom w:val="single" w:sz="4" w:space="0" w:color="auto"/>
              <w:right w:val="single" w:sz="4" w:space="0" w:color="auto"/>
            </w:tcBorders>
          </w:tcPr>
          <w:p w14:paraId="32C60762"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9" w:type="dxa"/>
            <w:tcBorders>
              <w:top w:val="single" w:sz="4" w:space="0" w:color="auto"/>
              <w:left w:val="single" w:sz="4" w:space="0" w:color="auto"/>
              <w:bottom w:val="single" w:sz="4" w:space="0" w:color="auto"/>
              <w:right w:val="single" w:sz="4" w:space="0" w:color="auto"/>
            </w:tcBorders>
          </w:tcPr>
          <w:p w14:paraId="72160740"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自动带出税目对应的税率或税额，税率按百分比显示。</w:t>
            </w:r>
          </w:p>
        </w:tc>
      </w:tr>
      <w:tr w:rsidR="000829C4" w14:paraId="4FC17B62"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5B2839FD" w14:textId="77777777" w:rsidR="000829C4" w:rsidRDefault="00000000">
            <w:pPr>
              <w:jc w:val="left"/>
              <w:rPr>
                <w:rFonts w:ascii="宋体" w:hAnsi="宋体" w:cs="宋体" w:hint="eastAsia"/>
                <w:iCs/>
                <w:szCs w:val="21"/>
              </w:rPr>
            </w:pPr>
            <w:r>
              <w:rPr>
                <w:rFonts w:ascii="宋体" w:hAnsi="宋体" w:cs="宋体" w:hint="eastAsia"/>
                <w:iCs/>
                <w:szCs w:val="21"/>
              </w:rPr>
              <w:t>产品名称</w:t>
            </w:r>
          </w:p>
        </w:tc>
        <w:tc>
          <w:tcPr>
            <w:tcW w:w="1120" w:type="dxa"/>
            <w:tcBorders>
              <w:top w:val="single" w:sz="4" w:space="0" w:color="auto"/>
              <w:left w:val="single" w:sz="4" w:space="0" w:color="auto"/>
              <w:bottom w:val="single" w:sz="4" w:space="0" w:color="auto"/>
              <w:right w:val="single" w:sz="4" w:space="0" w:color="auto"/>
            </w:tcBorders>
          </w:tcPr>
          <w:p w14:paraId="314585D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p w14:paraId="532D38C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（200）</w:t>
            </w:r>
          </w:p>
        </w:tc>
        <w:tc>
          <w:tcPr>
            <w:tcW w:w="1040" w:type="dxa"/>
            <w:tcBorders>
              <w:top w:val="single" w:sz="4" w:space="0" w:color="auto"/>
              <w:left w:val="single" w:sz="4" w:space="0" w:color="auto"/>
              <w:bottom w:val="single" w:sz="4" w:space="0" w:color="auto"/>
              <w:right w:val="single" w:sz="4" w:space="0" w:color="auto"/>
            </w:tcBorders>
          </w:tcPr>
          <w:p w14:paraId="08E87E7E"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440" w:type="dxa"/>
            <w:tcBorders>
              <w:top w:val="single" w:sz="4" w:space="0" w:color="auto"/>
              <w:left w:val="single" w:sz="4" w:space="0" w:color="auto"/>
              <w:bottom w:val="single" w:sz="4" w:space="0" w:color="auto"/>
              <w:right w:val="single" w:sz="4" w:space="0" w:color="auto"/>
            </w:tcBorders>
          </w:tcPr>
          <w:p w14:paraId="5A496AD5"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9" w:type="dxa"/>
            <w:tcBorders>
              <w:top w:val="single" w:sz="4" w:space="0" w:color="auto"/>
              <w:left w:val="single" w:sz="4" w:space="0" w:color="auto"/>
              <w:bottom w:val="single" w:sz="4" w:space="0" w:color="auto"/>
              <w:right w:val="single" w:sz="4" w:space="0" w:color="auto"/>
            </w:tcBorders>
          </w:tcPr>
          <w:p w14:paraId="4D945D06" w14:textId="77777777" w:rsidR="000829C4" w:rsidRDefault="000829C4">
            <w:pPr>
              <w:widowControl/>
              <w:jc w:val="left"/>
              <w:textAlignment w:val="center"/>
              <w:rPr>
                <w:rFonts w:ascii="宋体" w:hAnsi="宋体" w:cs="宋体" w:hint="eastAsia"/>
                <w:iCs/>
                <w:szCs w:val="21"/>
              </w:rPr>
            </w:pPr>
          </w:p>
        </w:tc>
      </w:tr>
      <w:tr w:rsidR="000829C4" w14:paraId="7EBA7E16"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4CA72E06" w14:textId="77777777" w:rsidR="000829C4" w:rsidRDefault="00000000">
            <w:pPr>
              <w:jc w:val="left"/>
              <w:rPr>
                <w:rFonts w:ascii="宋体" w:hAnsi="宋体" w:cs="宋体" w:hint="eastAsia"/>
                <w:iCs/>
                <w:szCs w:val="21"/>
              </w:rPr>
            </w:pPr>
            <w:r>
              <w:rPr>
                <w:rFonts w:ascii="宋体" w:hAnsi="宋体" w:cs="宋体" w:hint="eastAsia"/>
                <w:iCs/>
                <w:szCs w:val="21"/>
              </w:rPr>
              <w:t>单件产品重量</w:t>
            </w:r>
          </w:p>
        </w:tc>
        <w:tc>
          <w:tcPr>
            <w:tcW w:w="1120" w:type="dxa"/>
            <w:tcBorders>
              <w:top w:val="single" w:sz="4" w:space="0" w:color="auto"/>
              <w:left w:val="single" w:sz="4" w:space="0" w:color="auto"/>
              <w:bottom w:val="single" w:sz="4" w:space="0" w:color="auto"/>
              <w:right w:val="single" w:sz="4" w:space="0" w:color="auto"/>
            </w:tcBorders>
          </w:tcPr>
          <w:p w14:paraId="449D8AB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数值</w:t>
            </w:r>
          </w:p>
          <w:p w14:paraId="6ADECBCB"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（30,10）</w:t>
            </w:r>
          </w:p>
        </w:tc>
        <w:tc>
          <w:tcPr>
            <w:tcW w:w="1040" w:type="dxa"/>
            <w:tcBorders>
              <w:top w:val="single" w:sz="4" w:space="0" w:color="auto"/>
              <w:left w:val="single" w:sz="4" w:space="0" w:color="auto"/>
              <w:bottom w:val="single" w:sz="4" w:space="0" w:color="auto"/>
              <w:right w:val="single" w:sz="4" w:space="0" w:color="auto"/>
            </w:tcBorders>
          </w:tcPr>
          <w:p w14:paraId="003D11A0"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440" w:type="dxa"/>
            <w:tcBorders>
              <w:top w:val="single" w:sz="4" w:space="0" w:color="auto"/>
              <w:left w:val="single" w:sz="4" w:space="0" w:color="auto"/>
              <w:bottom w:val="single" w:sz="4" w:space="0" w:color="auto"/>
              <w:right w:val="single" w:sz="4" w:space="0" w:color="auto"/>
            </w:tcBorders>
          </w:tcPr>
          <w:p w14:paraId="41D9E9B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9" w:type="dxa"/>
            <w:tcBorders>
              <w:top w:val="single" w:sz="4" w:space="0" w:color="auto"/>
              <w:left w:val="single" w:sz="4" w:space="0" w:color="auto"/>
              <w:bottom w:val="single" w:sz="4" w:space="0" w:color="auto"/>
              <w:right w:val="single" w:sz="4" w:space="0" w:color="auto"/>
            </w:tcBorders>
          </w:tcPr>
          <w:p w14:paraId="5FE8BD7E"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＞0</w:t>
            </w:r>
          </w:p>
        </w:tc>
      </w:tr>
      <w:tr w:rsidR="000829C4" w14:paraId="79651106"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538400BC" w14:textId="77777777" w:rsidR="000829C4" w:rsidRDefault="00000000">
            <w:pPr>
              <w:jc w:val="left"/>
              <w:rPr>
                <w:rFonts w:ascii="宋体" w:hAnsi="宋体" w:cs="宋体" w:hint="eastAsia"/>
                <w:iCs/>
                <w:szCs w:val="21"/>
              </w:rPr>
            </w:pPr>
            <w:r>
              <w:rPr>
                <w:rFonts w:ascii="宋体" w:hAnsi="宋体" w:cs="宋体" w:hint="eastAsia"/>
                <w:iCs/>
                <w:szCs w:val="21"/>
              </w:rPr>
              <w:t>交易数量</w:t>
            </w:r>
          </w:p>
        </w:tc>
        <w:tc>
          <w:tcPr>
            <w:tcW w:w="1120" w:type="dxa"/>
            <w:tcBorders>
              <w:top w:val="single" w:sz="4" w:space="0" w:color="auto"/>
              <w:left w:val="single" w:sz="4" w:space="0" w:color="auto"/>
              <w:bottom w:val="single" w:sz="4" w:space="0" w:color="auto"/>
              <w:right w:val="single" w:sz="4" w:space="0" w:color="auto"/>
            </w:tcBorders>
          </w:tcPr>
          <w:p w14:paraId="0A1D181F"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数值</w:t>
            </w:r>
          </w:p>
          <w:p w14:paraId="19331F5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（30,10）</w:t>
            </w:r>
          </w:p>
        </w:tc>
        <w:tc>
          <w:tcPr>
            <w:tcW w:w="1040" w:type="dxa"/>
            <w:tcBorders>
              <w:top w:val="single" w:sz="4" w:space="0" w:color="auto"/>
              <w:left w:val="single" w:sz="4" w:space="0" w:color="auto"/>
              <w:bottom w:val="single" w:sz="4" w:space="0" w:color="auto"/>
              <w:right w:val="single" w:sz="4" w:space="0" w:color="auto"/>
            </w:tcBorders>
          </w:tcPr>
          <w:p w14:paraId="59467B1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440" w:type="dxa"/>
            <w:tcBorders>
              <w:top w:val="single" w:sz="4" w:space="0" w:color="auto"/>
              <w:left w:val="single" w:sz="4" w:space="0" w:color="auto"/>
              <w:bottom w:val="single" w:sz="4" w:space="0" w:color="auto"/>
              <w:right w:val="single" w:sz="4" w:space="0" w:color="auto"/>
            </w:tcBorders>
          </w:tcPr>
          <w:p w14:paraId="7FEDE2F2"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9" w:type="dxa"/>
            <w:tcBorders>
              <w:top w:val="single" w:sz="4" w:space="0" w:color="auto"/>
              <w:left w:val="single" w:sz="4" w:space="0" w:color="auto"/>
              <w:bottom w:val="single" w:sz="4" w:space="0" w:color="auto"/>
              <w:right w:val="single" w:sz="4" w:space="0" w:color="auto"/>
            </w:tcBorders>
          </w:tcPr>
          <w:p w14:paraId="64284ED4"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＞0</w:t>
            </w:r>
          </w:p>
        </w:tc>
      </w:tr>
      <w:tr w:rsidR="000829C4" w14:paraId="48D36773"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354B169B" w14:textId="77777777" w:rsidR="000829C4" w:rsidRDefault="00000000">
            <w:pPr>
              <w:jc w:val="left"/>
              <w:rPr>
                <w:rFonts w:ascii="宋体" w:hAnsi="宋体" w:cs="宋体" w:hint="eastAsia"/>
                <w:iCs/>
                <w:szCs w:val="21"/>
              </w:rPr>
            </w:pPr>
            <w:r>
              <w:rPr>
                <w:rFonts w:ascii="宋体" w:hAnsi="宋体" w:cs="宋体" w:hint="eastAsia"/>
                <w:iCs/>
                <w:szCs w:val="21"/>
              </w:rPr>
              <w:t>交易金额</w:t>
            </w:r>
          </w:p>
        </w:tc>
        <w:tc>
          <w:tcPr>
            <w:tcW w:w="1120" w:type="dxa"/>
            <w:tcBorders>
              <w:top w:val="single" w:sz="4" w:space="0" w:color="auto"/>
              <w:left w:val="single" w:sz="4" w:space="0" w:color="auto"/>
              <w:bottom w:val="single" w:sz="4" w:space="0" w:color="auto"/>
              <w:right w:val="single" w:sz="4" w:space="0" w:color="auto"/>
            </w:tcBorders>
          </w:tcPr>
          <w:p w14:paraId="1CAF02D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数值</w:t>
            </w:r>
          </w:p>
          <w:p w14:paraId="010DA7D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（30,10）</w:t>
            </w:r>
          </w:p>
        </w:tc>
        <w:tc>
          <w:tcPr>
            <w:tcW w:w="1040" w:type="dxa"/>
            <w:tcBorders>
              <w:top w:val="single" w:sz="4" w:space="0" w:color="auto"/>
              <w:left w:val="single" w:sz="4" w:space="0" w:color="auto"/>
              <w:bottom w:val="single" w:sz="4" w:space="0" w:color="auto"/>
              <w:right w:val="single" w:sz="4" w:space="0" w:color="auto"/>
            </w:tcBorders>
          </w:tcPr>
          <w:p w14:paraId="03ED7905"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440" w:type="dxa"/>
            <w:tcBorders>
              <w:top w:val="single" w:sz="4" w:space="0" w:color="auto"/>
              <w:left w:val="single" w:sz="4" w:space="0" w:color="auto"/>
              <w:bottom w:val="single" w:sz="4" w:space="0" w:color="auto"/>
              <w:right w:val="single" w:sz="4" w:space="0" w:color="auto"/>
            </w:tcBorders>
          </w:tcPr>
          <w:p w14:paraId="48485CFB"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9" w:type="dxa"/>
            <w:tcBorders>
              <w:top w:val="single" w:sz="4" w:space="0" w:color="auto"/>
              <w:left w:val="single" w:sz="4" w:space="0" w:color="auto"/>
              <w:bottom w:val="single" w:sz="4" w:space="0" w:color="auto"/>
              <w:right w:val="single" w:sz="4" w:space="0" w:color="auto"/>
            </w:tcBorders>
          </w:tcPr>
          <w:p w14:paraId="1B23D5F2"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＞0</w:t>
            </w:r>
          </w:p>
        </w:tc>
      </w:tr>
      <w:tr w:rsidR="000829C4" w14:paraId="3FDB49D8"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71348C01" w14:textId="77777777" w:rsidR="000829C4" w:rsidRDefault="00000000">
            <w:pPr>
              <w:jc w:val="left"/>
              <w:rPr>
                <w:rFonts w:ascii="宋体" w:hAnsi="宋体" w:cs="宋体" w:hint="eastAsia"/>
                <w:iCs/>
                <w:szCs w:val="21"/>
              </w:rPr>
            </w:pPr>
            <w:r>
              <w:rPr>
                <w:rFonts w:ascii="宋体" w:hAnsi="宋体" w:cs="宋体" w:hint="eastAsia"/>
                <w:iCs/>
                <w:szCs w:val="21"/>
              </w:rPr>
              <w:t>交易代码</w:t>
            </w:r>
          </w:p>
        </w:tc>
        <w:tc>
          <w:tcPr>
            <w:tcW w:w="1120" w:type="dxa"/>
            <w:tcBorders>
              <w:top w:val="single" w:sz="4" w:space="0" w:color="auto"/>
              <w:left w:val="single" w:sz="4" w:space="0" w:color="auto"/>
              <w:bottom w:val="single" w:sz="4" w:space="0" w:color="auto"/>
              <w:right w:val="single" w:sz="4" w:space="0" w:color="auto"/>
            </w:tcBorders>
          </w:tcPr>
          <w:p w14:paraId="07EBEB6B"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p w14:paraId="00B30E77"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（100）</w:t>
            </w:r>
          </w:p>
        </w:tc>
        <w:tc>
          <w:tcPr>
            <w:tcW w:w="1040" w:type="dxa"/>
            <w:tcBorders>
              <w:top w:val="single" w:sz="4" w:space="0" w:color="auto"/>
              <w:left w:val="single" w:sz="4" w:space="0" w:color="auto"/>
              <w:bottom w:val="single" w:sz="4" w:space="0" w:color="auto"/>
              <w:right w:val="single" w:sz="4" w:space="0" w:color="auto"/>
            </w:tcBorders>
          </w:tcPr>
          <w:p w14:paraId="703E8D3F"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440" w:type="dxa"/>
            <w:tcBorders>
              <w:top w:val="single" w:sz="4" w:space="0" w:color="auto"/>
              <w:left w:val="single" w:sz="4" w:space="0" w:color="auto"/>
              <w:bottom w:val="single" w:sz="4" w:space="0" w:color="auto"/>
              <w:right w:val="single" w:sz="4" w:space="0" w:color="auto"/>
            </w:tcBorders>
          </w:tcPr>
          <w:p w14:paraId="2ABD9590"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否</w:t>
            </w:r>
          </w:p>
        </w:tc>
        <w:tc>
          <w:tcPr>
            <w:tcW w:w="3349" w:type="dxa"/>
            <w:tcBorders>
              <w:top w:val="single" w:sz="4" w:space="0" w:color="auto"/>
              <w:left w:val="single" w:sz="4" w:space="0" w:color="auto"/>
              <w:bottom w:val="single" w:sz="4" w:space="0" w:color="auto"/>
              <w:right w:val="single" w:sz="4" w:space="0" w:color="auto"/>
            </w:tcBorders>
          </w:tcPr>
          <w:p w14:paraId="461F7514" w14:textId="77777777" w:rsidR="000829C4" w:rsidRDefault="000829C4">
            <w:pPr>
              <w:widowControl/>
              <w:jc w:val="left"/>
              <w:textAlignment w:val="center"/>
              <w:rPr>
                <w:rFonts w:ascii="宋体" w:hAnsi="宋体" w:cs="宋体" w:hint="eastAsia"/>
                <w:iCs/>
                <w:szCs w:val="21"/>
              </w:rPr>
            </w:pPr>
          </w:p>
        </w:tc>
      </w:tr>
      <w:tr w:rsidR="000829C4" w14:paraId="07F35250"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5AACCB8B" w14:textId="77777777" w:rsidR="000829C4" w:rsidRDefault="00000000">
            <w:pPr>
              <w:jc w:val="left"/>
              <w:rPr>
                <w:rFonts w:ascii="宋体" w:hAnsi="宋体" w:cs="宋体" w:hint="eastAsia"/>
                <w:iCs/>
                <w:szCs w:val="21"/>
              </w:rPr>
            </w:pPr>
            <w:r>
              <w:rPr>
                <w:rFonts w:ascii="宋体" w:hAnsi="宋体" w:cs="宋体" w:hint="eastAsia"/>
                <w:iCs/>
                <w:szCs w:val="21"/>
              </w:rPr>
              <w:t>交易名称</w:t>
            </w:r>
          </w:p>
        </w:tc>
        <w:tc>
          <w:tcPr>
            <w:tcW w:w="1120" w:type="dxa"/>
            <w:tcBorders>
              <w:top w:val="single" w:sz="4" w:space="0" w:color="auto"/>
              <w:left w:val="single" w:sz="4" w:space="0" w:color="auto"/>
              <w:bottom w:val="single" w:sz="4" w:space="0" w:color="auto"/>
              <w:right w:val="single" w:sz="4" w:space="0" w:color="auto"/>
            </w:tcBorders>
          </w:tcPr>
          <w:p w14:paraId="320978C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p w14:paraId="306C1A21"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（200）</w:t>
            </w:r>
          </w:p>
        </w:tc>
        <w:tc>
          <w:tcPr>
            <w:tcW w:w="1040" w:type="dxa"/>
            <w:tcBorders>
              <w:top w:val="single" w:sz="4" w:space="0" w:color="auto"/>
              <w:left w:val="single" w:sz="4" w:space="0" w:color="auto"/>
              <w:bottom w:val="single" w:sz="4" w:space="0" w:color="auto"/>
              <w:right w:val="single" w:sz="4" w:space="0" w:color="auto"/>
            </w:tcBorders>
          </w:tcPr>
          <w:p w14:paraId="3E332CAB"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440" w:type="dxa"/>
            <w:tcBorders>
              <w:top w:val="single" w:sz="4" w:space="0" w:color="auto"/>
              <w:left w:val="single" w:sz="4" w:space="0" w:color="auto"/>
              <w:bottom w:val="single" w:sz="4" w:space="0" w:color="auto"/>
              <w:right w:val="single" w:sz="4" w:space="0" w:color="auto"/>
            </w:tcBorders>
          </w:tcPr>
          <w:p w14:paraId="4C457D4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否</w:t>
            </w:r>
          </w:p>
        </w:tc>
        <w:tc>
          <w:tcPr>
            <w:tcW w:w="3349" w:type="dxa"/>
            <w:tcBorders>
              <w:top w:val="single" w:sz="4" w:space="0" w:color="auto"/>
              <w:left w:val="single" w:sz="4" w:space="0" w:color="auto"/>
              <w:bottom w:val="single" w:sz="4" w:space="0" w:color="auto"/>
              <w:right w:val="single" w:sz="4" w:space="0" w:color="auto"/>
            </w:tcBorders>
          </w:tcPr>
          <w:p w14:paraId="20E4E35E" w14:textId="77777777" w:rsidR="000829C4" w:rsidRDefault="000829C4">
            <w:pPr>
              <w:widowControl/>
              <w:jc w:val="left"/>
              <w:textAlignment w:val="center"/>
              <w:rPr>
                <w:rFonts w:ascii="宋体" w:hAnsi="宋体" w:cs="宋体" w:hint="eastAsia"/>
                <w:iCs/>
                <w:szCs w:val="21"/>
              </w:rPr>
            </w:pPr>
          </w:p>
        </w:tc>
      </w:tr>
      <w:tr w:rsidR="000829C4" w14:paraId="344F0420"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1CA96D47" w14:textId="77777777" w:rsidR="000829C4" w:rsidRDefault="00000000">
            <w:pPr>
              <w:jc w:val="left"/>
              <w:rPr>
                <w:rFonts w:ascii="宋体" w:hAnsi="宋体" w:cs="宋体" w:hint="eastAsia"/>
                <w:iCs/>
                <w:szCs w:val="21"/>
              </w:rPr>
            </w:pPr>
            <w:r>
              <w:rPr>
                <w:rFonts w:ascii="宋体" w:hAnsi="宋体" w:cs="宋体" w:hint="eastAsia"/>
                <w:iCs/>
                <w:szCs w:val="21"/>
              </w:rPr>
              <w:t>交易渠道</w:t>
            </w:r>
          </w:p>
        </w:tc>
        <w:tc>
          <w:tcPr>
            <w:tcW w:w="1120" w:type="dxa"/>
            <w:tcBorders>
              <w:top w:val="single" w:sz="4" w:space="0" w:color="auto"/>
              <w:left w:val="single" w:sz="4" w:space="0" w:color="auto"/>
              <w:bottom w:val="single" w:sz="4" w:space="0" w:color="auto"/>
              <w:right w:val="single" w:sz="4" w:space="0" w:color="auto"/>
            </w:tcBorders>
          </w:tcPr>
          <w:p w14:paraId="2AD208B2"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p w14:paraId="56A46E94"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（200）</w:t>
            </w:r>
          </w:p>
        </w:tc>
        <w:tc>
          <w:tcPr>
            <w:tcW w:w="1040" w:type="dxa"/>
            <w:tcBorders>
              <w:top w:val="single" w:sz="4" w:space="0" w:color="auto"/>
              <w:left w:val="single" w:sz="4" w:space="0" w:color="auto"/>
              <w:bottom w:val="single" w:sz="4" w:space="0" w:color="auto"/>
              <w:right w:val="single" w:sz="4" w:space="0" w:color="auto"/>
            </w:tcBorders>
          </w:tcPr>
          <w:p w14:paraId="7D32FC67"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440" w:type="dxa"/>
            <w:tcBorders>
              <w:top w:val="single" w:sz="4" w:space="0" w:color="auto"/>
              <w:left w:val="single" w:sz="4" w:space="0" w:color="auto"/>
              <w:bottom w:val="single" w:sz="4" w:space="0" w:color="auto"/>
              <w:right w:val="single" w:sz="4" w:space="0" w:color="auto"/>
            </w:tcBorders>
          </w:tcPr>
          <w:p w14:paraId="2809F70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否</w:t>
            </w:r>
          </w:p>
        </w:tc>
        <w:tc>
          <w:tcPr>
            <w:tcW w:w="3349" w:type="dxa"/>
            <w:tcBorders>
              <w:top w:val="single" w:sz="4" w:space="0" w:color="auto"/>
              <w:left w:val="single" w:sz="4" w:space="0" w:color="auto"/>
              <w:bottom w:val="single" w:sz="4" w:space="0" w:color="auto"/>
              <w:right w:val="single" w:sz="4" w:space="0" w:color="auto"/>
            </w:tcBorders>
          </w:tcPr>
          <w:p w14:paraId="21577C79" w14:textId="77777777" w:rsidR="000829C4" w:rsidRDefault="000829C4">
            <w:pPr>
              <w:widowControl/>
              <w:jc w:val="left"/>
              <w:textAlignment w:val="center"/>
              <w:rPr>
                <w:rFonts w:ascii="宋体" w:hAnsi="宋体" w:cs="宋体" w:hint="eastAsia"/>
                <w:iCs/>
                <w:szCs w:val="21"/>
              </w:rPr>
            </w:pPr>
          </w:p>
        </w:tc>
      </w:tr>
      <w:tr w:rsidR="000829C4" w14:paraId="2D666601"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565E151E" w14:textId="77777777" w:rsidR="000829C4" w:rsidRDefault="00000000">
            <w:pPr>
              <w:jc w:val="left"/>
              <w:rPr>
                <w:rFonts w:ascii="宋体" w:hAnsi="宋体" w:cs="宋体" w:hint="eastAsia"/>
                <w:iCs/>
                <w:szCs w:val="21"/>
              </w:rPr>
            </w:pPr>
            <w:r>
              <w:rPr>
                <w:rFonts w:ascii="宋体" w:hAnsi="宋体" w:cs="宋体" w:hint="eastAsia"/>
                <w:iCs/>
                <w:szCs w:val="21"/>
              </w:rPr>
              <w:lastRenderedPageBreak/>
              <w:t>支行名称</w:t>
            </w:r>
          </w:p>
        </w:tc>
        <w:tc>
          <w:tcPr>
            <w:tcW w:w="1120" w:type="dxa"/>
            <w:tcBorders>
              <w:top w:val="single" w:sz="4" w:space="0" w:color="auto"/>
              <w:left w:val="single" w:sz="4" w:space="0" w:color="auto"/>
              <w:bottom w:val="single" w:sz="4" w:space="0" w:color="auto"/>
              <w:right w:val="single" w:sz="4" w:space="0" w:color="auto"/>
            </w:tcBorders>
          </w:tcPr>
          <w:p w14:paraId="725D0367"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p w14:paraId="755868A5"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（200）</w:t>
            </w:r>
          </w:p>
        </w:tc>
        <w:tc>
          <w:tcPr>
            <w:tcW w:w="1040" w:type="dxa"/>
            <w:tcBorders>
              <w:top w:val="single" w:sz="4" w:space="0" w:color="auto"/>
              <w:left w:val="single" w:sz="4" w:space="0" w:color="auto"/>
              <w:bottom w:val="single" w:sz="4" w:space="0" w:color="auto"/>
              <w:right w:val="single" w:sz="4" w:space="0" w:color="auto"/>
            </w:tcBorders>
          </w:tcPr>
          <w:p w14:paraId="5BB3873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440" w:type="dxa"/>
            <w:tcBorders>
              <w:top w:val="single" w:sz="4" w:space="0" w:color="auto"/>
              <w:left w:val="single" w:sz="4" w:space="0" w:color="auto"/>
              <w:bottom w:val="single" w:sz="4" w:space="0" w:color="auto"/>
              <w:right w:val="single" w:sz="4" w:space="0" w:color="auto"/>
            </w:tcBorders>
          </w:tcPr>
          <w:p w14:paraId="11580E66"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否</w:t>
            </w:r>
          </w:p>
        </w:tc>
        <w:tc>
          <w:tcPr>
            <w:tcW w:w="3349" w:type="dxa"/>
            <w:tcBorders>
              <w:top w:val="single" w:sz="4" w:space="0" w:color="auto"/>
              <w:left w:val="single" w:sz="4" w:space="0" w:color="auto"/>
              <w:bottom w:val="single" w:sz="4" w:space="0" w:color="auto"/>
              <w:right w:val="single" w:sz="4" w:space="0" w:color="auto"/>
            </w:tcBorders>
          </w:tcPr>
          <w:p w14:paraId="7A2D0D5B" w14:textId="77777777" w:rsidR="000829C4" w:rsidRDefault="000829C4">
            <w:pPr>
              <w:widowControl/>
              <w:jc w:val="left"/>
              <w:textAlignment w:val="center"/>
              <w:rPr>
                <w:rFonts w:ascii="宋体" w:hAnsi="宋体" w:cs="宋体" w:hint="eastAsia"/>
                <w:iCs/>
                <w:szCs w:val="21"/>
              </w:rPr>
            </w:pPr>
          </w:p>
        </w:tc>
      </w:tr>
      <w:tr w:rsidR="000829C4" w14:paraId="7BE5CFD6"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4C63F746" w14:textId="77777777" w:rsidR="000829C4" w:rsidRDefault="00000000">
            <w:pPr>
              <w:jc w:val="left"/>
              <w:rPr>
                <w:rFonts w:ascii="宋体" w:hAnsi="宋体" w:cs="宋体" w:hint="eastAsia"/>
                <w:iCs/>
                <w:szCs w:val="21"/>
              </w:rPr>
            </w:pPr>
            <w:r>
              <w:rPr>
                <w:rFonts w:ascii="宋体" w:hAnsi="宋体" w:cs="宋体" w:hint="eastAsia"/>
                <w:iCs/>
                <w:szCs w:val="21"/>
              </w:rPr>
              <w:t>客户名称</w:t>
            </w:r>
          </w:p>
        </w:tc>
        <w:tc>
          <w:tcPr>
            <w:tcW w:w="1120" w:type="dxa"/>
            <w:tcBorders>
              <w:top w:val="single" w:sz="4" w:space="0" w:color="auto"/>
              <w:left w:val="single" w:sz="4" w:space="0" w:color="auto"/>
              <w:bottom w:val="single" w:sz="4" w:space="0" w:color="auto"/>
              <w:right w:val="single" w:sz="4" w:space="0" w:color="auto"/>
            </w:tcBorders>
          </w:tcPr>
          <w:p w14:paraId="32121A2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p w14:paraId="7B818528"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（200）</w:t>
            </w:r>
          </w:p>
        </w:tc>
        <w:tc>
          <w:tcPr>
            <w:tcW w:w="1040" w:type="dxa"/>
            <w:tcBorders>
              <w:top w:val="single" w:sz="4" w:space="0" w:color="auto"/>
              <w:left w:val="single" w:sz="4" w:space="0" w:color="auto"/>
              <w:bottom w:val="single" w:sz="4" w:space="0" w:color="auto"/>
              <w:right w:val="single" w:sz="4" w:space="0" w:color="auto"/>
            </w:tcBorders>
          </w:tcPr>
          <w:p w14:paraId="32DE4492"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440" w:type="dxa"/>
            <w:tcBorders>
              <w:top w:val="single" w:sz="4" w:space="0" w:color="auto"/>
              <w:left w:val="single" w:sz="4" w:space="0" w:color="auto"/>
              <w:bottom w:val="single" w:sz="4" w:space="0" w:color="auto"/>
              <w:right w:val="single" w:sz="4" w:space="0" w:color="auto"/>
            </w:tcBorders>
          </w:tcPr>
          <w:p w14:paraId="13F96464"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否</w:t>
            </w:r>
          </w:p>
        </w:tc>
        <w:tc>
          <w:tcPr>
            <w:tcW w:w="3349" w:type="dxa"/>
            <w:tcBorders>
              <w:top w:val="single" w:sz="4" w:space="0" w:color="auto"/>
              <w:left w:val="single" w:sz="4" w:space="0" w:color="auto"/>
              <w:bottom w:val="single" w:sz="4" w:space="0" w:color="auto"/>
              <w:right w:val="single" w:sz="4" w:space="0" w:color="auto"/>
            </w:tcBorders>
          </w:tcPr>
          <w:p w14:paraId="618D1184" w14:textId="77777777" w:rsidR="000829C4" w:rsidRDefault="000829C4">
            <w:pPr>
              <w:widowControl/>
              <w:jc w:val="left"/>
              <w:textAlignment w:val="center"/>
              <w:rPr>
                <w:rFonts w:ascii="宋体" w:hAnsi="宋体" w:cs="宋体" w:hint="eastAsia"/>
                <w:iCs/>
                <w:szCs w:val="21"/>
              </w:rPr>
            </w:pPr>
          </w:p>
        </w:tc>
      </w:tr>
      <w:tr w:rsidR="000829C4" w14:paraId="603CA7DF"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3A63519C" w14:textId="77777777" w:rsidR="000829C4" w:rsidRDefault="00000000">
            <w:pPr>
              <w:jc w:val="left"/>
              <w:rPr>
                <w:rFonts w:ascii="宋体" w:hAnsi="宋体" w:cs="宋体" w:hint="eastAsia"/>
                <w:iCs/>
                <w:szCs w:val="21"/>
              </w:rPr>
            </w:pPr>
            <w:r>
              <w:rPr>
                <w:rFonts w:ascii="宋体" w:hAnsi="宋体" w:cs="宋体" w:hint="eastAsia"/>
                <w:iCs/>
                <w:szCs w:val="21"/>
              </w:rPr>
              <w:t>订单取消原因</w:t>
            </w:r>
          </w:p>
        </w:tc>
        <w:tc>
          <w:tcPr>
            <w:tcW w:w="1120" w:type="dxa"/>
            <w:tcBorders>
              <w:top w:val="single" w:sz="4" w:space="0" w:color="auto"/>
              <w:left w:val="single" w:sz="4" w:space="0" w:color="auto"/>
              <w:bottom w:val="single" w:sz="4" w:space="0" w:color="auto"/>
              <w:right w:val="single" w:sz="4" w:space="0" w:color="auto"/>
            </w:tcBorders>
          </w:tcPr>
          <w:p w14:paraId="0F3E93BC"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p w14:paraId="6EB64067"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（200）</w:t>
            </w:r>
          </w:p>
        </w:tc>
        <w:tc>
          <w:tcPr>
            <w:tcW w:w="1040" w:type="dxa"/>
            <w:tcBorders>
              <w:top w:val="single" w:sz="4" w:space="0" w:color="auto"/>
              <w:left w:val="single" w:sz="4" w:space="0" w:color="auto"/>
              <w:bottom w:val="single" w:sz="4" w:space="0" w:color="auto"/>
              <w:right w:val="single" w:sz="4" w:space="0" w:color="auto"/>
            </w:tcBorders>
          </w:tcPr>
          <w:p w14:paraId="60D19698"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440" w:type="dxa"/>
            <w:tcBorders>
              <w:top w:val="single" w:sz="4" w:space="0" w:color="auto"/>
              <w:left w:val="single" w:sz="4" w:space="0" w:color="auto"/>
              <w:bottom w:val="single" w:sz="4" w:space="0" w:color="auto"/>
              <w:right w:val="single" w:sz="4" w:space="0" w:color="auto"/>
            </w:tcBorders>
          </w:tcPr>
          <w:p w14:paraId="638B23B4"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否</w:t>
            </w:r>
          </w:p>
        </w:tc>
        <w:tc>
          <w:tcPr>
            <w:tcW w:w="3349" w:type="dxa"/>
            <w:tcBorders>
              <w:top w:val="single" w:sz="4" w:space="0" w:color="auto"/>
              <w:left w:val="single" w:sz="4" w:space="0" w:color="auto"/>
              <w:bottom w:val="single" w:sz="4" w:space="0" w:color="auto"/>
              <w:right w:val="single" w:sz="4" w:space="0" w:color="auto"/>
            </w:tcBorders>
          </w:tcPr>
          <w:p w14:paraId="6BE58C1A" w14:textId="77777777" w:rsidR="000829C4" w:rsidRDefault="000829C4">
            <w:pPr>
              <w:widowControl/>
              <w:jc w:val="left"/>
              <w:textAlignment w:val="center"/>
              <w:rPr>
                <w:rFonts w:ascii="宋体" w:hAnsi="宋体" w:cs="宋体" w:hint="eastAsia"/>
                <w:iCs/>
                <w:szCs w:val="21"/>
              </w:rPr>
            </w:pPr>
          </w:p>
        </w:tc>
      </w:tr>
      <w:tr w:rsidR="000829C4" w14:paraId="36DADF3B"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1200FB8B" w14:textId="77777777" w:rsidR="000829C4" w:rsidRDefault="00000000">
            <w:pPr>
              <w:jc w:val="left"/>
              <w:rPr>
                <w:rFonts w:ascii="宋体" w:hAnsi="宋体" w:cs="宋体" w:hint="eastAsia"/>
                <w:iCs/>
                <w:szCs w:val="21"/>
              </w:rPr>
            </w:pPr>
            <w:r>
              <w:rPr>
                <w:rFonts w:ascii="宋体" w:hAnsi="宋体" w:cs="宋体" w:hint="eastAsia"/>
                <w:iCs/>
                <w:szCs w:val="21"/>
              </w:rPr>
              <w:t>销售额是否含增值税</w:t>
            </w:r>
          </w:p>
        </w:tc>
        <w:tc>
          <w:tcPr>
            <w:tcW w:w="1120" w:type="dxa"/>
            <w:tcBorders>
              <w:top w:val="single" w:sz="4" w:space="0" w:color="auto"/>
              <w:left w:val="single" w:sz="4" w:space="0" w:color="auto"/>
              <w:bottom w:val="single" w:sz="4" w:space="0" w:color="auto"/>
              <w:right w:val="single" w:sz="4" w:space="0" w:color="auto"/>
            </w:tcBorders>
          </w:tcPr>
          <w:p w14:paraId="4ABEBBB1"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开关控件</w:t>
            </w:r>
          </w:p>
        </w:tc>
        <w:tc>
          <w:tcPr>
            <w:tcW w:w="1040" w:type="dxa"/>
            <w:tcBorders>
              <w:top w:val="single" w:sz="4" w:space="0" w:color="auto"/>
              <w:left w:val="single" w:sz="4" w:space="0" w:color="auto"/>
              <w:bottom w:val="single" w:sz="4" w:space="0" w:color="auto"/>
              <w:right w:val="single" w:sz="4" w:space="0" w:color="auto"/>
            </w:tcBorders>
          </w:tcPr>
          <w:p w14:paraId="123357FC"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手动选择</w:t>
            </w:r>
          </w:p>
        </w:tc>
        <w:tc>
          <w:tcPr>
            <w:tcW w:w="1440" w:type="dxa"/>
            <w:tcBorders>
              <w:top w:val="single" w:sz="4" w:space="0" w:color="auto"/>
              <w:left w:val="single" w:sz="4" w:space="0" w:color="auto"/>
              <w:bottom w:val="single" w:sz="4" w:space="0" w:color="auto"/>
              <w:right w:val="single" w:sz="4" w:space="0" w:color="auto"/>
            </w:tcBorders>
          </w:tcPr>
          <w:p w14:paraId="56C31A7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否</w:t>
            </w:r>
          </w:p>
        </w:tc>
        <w:tc>
          <w:tcPr>
            <w:tcW w:w="3349" w:type="dxa"/>
            <w:tcBorders>
              <w:top w:val="single" w:sz="4" w:space="0" w:color="auto"/>
              <w:left w:val="single" w:sz="4" w:space="0" w:color="auto"/>
              <w:bottom w:val="single" w:sz="4" w:space="0" w:color="auto"/>
              <w:right w:val="single" w:sz="4" w:space="0" w:color="auto"/>
            </w:tcBorders>
          </w:tcPr>
          <w:p w14:paraId="15DC133E"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默认关闭（不含增值税）</w:t>
            </w:r>
          </w:p>
        </w:tc>
      </w:tr>
      <w:tr w:rsidR="000829C4" w14:paraId="52D8F353"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05B2ACA2" w14:textId="77777777" w:rsidR="000829C4" w:rsidRDefault="00000000">
            <w:pPr>
              <w:jc w:val="left"/>
              <w:rPr>
                <w:rFonts w:ascii="宋体" w:hAnsi="宋体" w:cs="宋体" w:hint="eastAsia"/>
                <w:iCs/>
                <w:szCs w:val="21"/>
              </w:rPr>
            </w:pPr>
            <w:r>
              <w:rPr>
                <w:rFonts w:ascii="宋体" w:hAnsi="宋体" w:cs="宋体" w:hint="eastAsia"/>
                <w:iCs/>
                <w:szCs w:val="21"/>
              </w:rPr>
              <w:t>不含增值税交易金额</w:t>
            </w:r>
          </w:p>
        </w:tc>
        <w:tc>
          <w:tcPr>
            <w:tcW w:w="1120" w:type="dxa"/>
            <w:tcBorders>
              <w:top w:val="single" w:sz="4" w:space="0" w:color="auto"/>
              <w:left w:val="single" w:sz="4" w:space="0" w:color="auto"/>
              <w:bottom w:val="single" w:sz="4" w:space="0" w:color="auto"/>
              <w:right w:val="single" w:sz="4" w:space="0" w:color="auto"/>
            </w:tcBorders>
          </w:tcPr>
          <w:p w14:paraId="3295804B"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数值</w:t>
            </w:r>
          </w:p>
          <w:p w14:paraId="2C6794F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（30,10）</w:t>
            </w:r>
          </w:p>
        </w:tc>
        <w:tc>
          <w:tcPr>
            <w:tcW w:w="1040" w:type="dxa"/>
            <w:tcBorders>
              <w:top w:val="single" w:sz="4" w:space="0" w:color="auto"/>
              <w:left w:val="single" w:sz="4" w:space="0" w:color="auto"/>
              <w:bottom w:val="single" w:sz="4" w:space="0" w:color="auto"/>
              <w:right w:val="single" w:sz="4" w:space="0" w:color="auto"/>
            </w:tcBorders>
          </w:tcPr>
          <w:p w14:paraId="1CCB7C4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440" w:type="dxa"/>
            <w:tcBorders>
              <w:top w:val="single" w:sz="4" w:space="0" w:color="auto"/>
              <w:left w:val="single" w:sz="4" w:space="0" w:color="auto"/>
              <w:bottom w:val="single" w:sz="4" w:space="0" w:color="auto"/>
              <w:right w:val="single" w:sz="4" w:space="0" w:color="auto"/>
            </w:tcBorders>
          </w:tcPr>
          <w:p w14:paraId="456BD635"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9" w:type="dxa"/>
            <w:tcBorders>
              <w:top w:val="single" w:sz="4" w:space="0" w:color="auto"/>
              <w:left w:val="single" w:sz="4" w:space="0" w:color="auto"/>
              <w:bottom w:val="single" w:sz="4" w:space="0" w:color="auto"/>
              <w:right w:val="single" w:sz="4" w:space="0" w:color="auto"/>
            </w:tcBorders>
          </w:tcPr>
          <w:p w14:paraId="5505995A"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销售额是否含增值税为开启时，该字段为空，需手工录入且必录，否则不含增值税交易金额不可编辑且默认等于交易金额，＞0</w:t>
            </w:r>
          </w:p>
        </w:tc>
      </w:tr>
      <w:tr w:rsidR="000829C4" w14:paraId="0CFC68B1"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67FBAAFD" w14:textId="77777777" w:rsidR="000829C4" w:rsidRDefault="00000000">
            <w:pPr>
              <w:jc w:val="left"/>
              <w:rPr>
                <w:rFonts w:ascii="宋体" w:hAnsi="宋体" w:cs="宋体" w:hint="eastAsia"/>
                <w:iCs/>
                <w:szCs w:val="21"/>
              </w:rPr>
            </w:pPr>
            <w:r>
              <w:rPr>
                <w:rFonts w:ascii="宋体" w:hAnsi="宋体" w:cs="宋体" w:hint="eastAsia"/>
                <w:iCs/>
                <w:szCs w:val="21"/>
              </w:rPr>
              <w:t>来源系统</w:t>
            </w:r>
          </w:p>
        </w:tc>
        <w:tc>
          <w:tcPr>
            <w:tcW w:w="1120" w:type="dxa"/>
            <w:tcBorders>
              <w:top w:val="single" w:sz="4" w:space="0" w:color="auto"/>
              <w:left w:val="single" w:sz="4" w:space="0" w:color="auto"/>
              <w:bottom w:val="single" w:sz="4" w:space="0" w:color="auto"/>
              <w:right w:val="single" w:sz="4" w:space="0" w:color="auto"/>
            </w:tcBorders>
          </w:tcPr>
          <w:p w14:paraId="3CDBA512"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040" w:type="dxa"/>
            <w:tcBorders>
              <w:top w:val="single" w:sz="4" w:space="0" w:color="auto"/>
              <w:left w:val="single" w:sz="4" w:space="0" w:color="auto"/>
              <w:bottom w:val="single" w:sz="4" w:space="0" w:color="auto"/>
              <w:right w:val="single" w:sz="4" w:space="0" w:color="auto"/>
            </w:tcBorders>
          </w:tcPr>
          <w:p w14:paraId="5158725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手动选择</w:t>
            </w:r>
          </w:p>
        </w:tc>
        <w:tc>
          <w:tcPr>
            <w:tcW w:w="1440" w:type="dxa"/>
            <w:tcBorders>
              <w:top w:val="single" w:sz="4" w:space="0" w:color="auto"/>
              <w:left w:val="single" w:sz="4" w:space="0" w:color="auto"/>
              <w:bottom w:val="single" w:sz="4" w:space="0" w:color="auto"/>
              <w:right w:val="single" w:sz="4" w:space="0" w:color="auto"/>
            </w:tcBorders>
          </w:tcPr>
          <w:p w14:paraId="492836EC"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9" w:type="dxa"/>
            <w:tcBorders>
              <w:top w:val="single" w:sz="4" w:space="0" w:color="auto"/>
              <w:left w:val="single" w:sz="4" w:space="0" w:color="auto"/>
              <w:bottom w:val="single" w:sz="4" w:space="0" w:color="auto"/>
              <w:right w:val="single" w:sz="4" w:space="0" w:color="auto"/>
            </w:tcBorders>
          </w:tcPr>
          <w:p w14:paraId="26CFCD1C" w14:textId="77777777" w:rsidR="000829C4" w:rsidRDefault="000829C4">
            <w:pPr>
              <w:widowControl/>
              <w:jc w:val="left"/>
              <w:textAlignment w:val="center"/>
              <w:rPr>
                <w:rFonts w:ascii="宋体" w:hAnsi="宋体" w:cs="宋体" w:hint="eastAsia"/>
                <w:iCs/>
                <w:szCs w:val="21"/>
              </w:rPr>
            </w:pPr>
          </w:p>
        </w:tc>
      </w:tr>
      <w:tr w:rsidR="000829C4" w14:paraId="3B068F16"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4A4906A6" w14:textId="77777777" w:rsidR="000829C4" w:rsidRDefault="00000000">
            <w:pPr>
              <w:jc w:val="left"/>
              <w:rPr>
                <w:rFonts w:ascii="宋体" w:hAnsi="宋体" w:cs="宋体" w:hint="eastAsia"/>
                <w:iCs/>
                <w:szCs w:val="21"/>
              </w:rPr>
            </w:pPr>
            <w:r>
              <w:rPr>
                <w:rFonts w:ascii="宋体" w:hAnsi="宋体" w:cs="宋体" w:hint="eastAsia"/>
                <w:iCs/>
                <w:szCs w:val="21"/>
              </w:rPr>
              <w:t>计算状态</w:t>
            </w:r>
          </w:p>
        </w:tc>
        <w:tc>
          <w:tcPr>
            <w:tcW w:w="1120" w:type="dxa"/>
            <w:tcBorders>
              <w:top w:val="single" w:sz="4" w:space="0" w:color="auto"/>
              <w:left w:val="single" w:sz="4" w:space="0" w:color="auto"/>
              <w:bottom w:val="single" w:sz="4" w:space="0" w:color="auto"/>
              <w:right w:val="single" w:sz="4" w:space="0" w:color="auto"/>
            </w:tcBorders>
          </w:tcPr>
          <w:p w14:paraId="6E90D88E"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040" w:type="dxa"/>
            <w:tcBorders>
              <w:top w:val="single" w:sz="4" w:space="0" w:color="auto"/>
              <w:left w:val="single" w:sz="4" w:space="0" w:color="auto"/>
              <w:bottom w:val="single" w:sz="4" w:space="0" w:color="auto"/>
              <w:right w:val="single" w:sz="4" w:space="0" w:color="auto"/>
            </w:tcBorders>
          </w:tcPr>
          <w:p w14:paraId="45D0C00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440" w:type="dxa"/>
            <w:tcBorders>
              <w:top w:val="single" w:sz="4" w:space="0" w:color="auto"/>
              <w:left w:val="single" w:sz="4" w:space="0" w:color="auto"/>
              <w:bottom w:val="single" w:sz="4" w:space="0" w:color="auto"/>
              <w:right w:val="single" w:sz="4" w:space="0" w:color="auto"/>
            </w:tcBorders>
          </w:tcPr>
          <w:p w14:paraId="746319D0"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9" w:type="dxa"/>
            <w:tcBorders>
              <w:top w:val="single" w:sz="4" w:space="0" w:color="auto"/>
              <w:left w:val="single" w:sz="4" w:space="0" w:color="auto"/>
              <w:bottom w:val="single" w:sz="4" w:space="0" w:color="auto"/>
              <w:right w:val="single" w:sz="4" w:space="0" w:color="auto"/>
            </w:tcBorders>
          </w:tcPr>
          <w:p w14:paraId="18E241E4"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未计算/已计算，默认为未计算，计算后更新为“已计算”</w:t>
            </w:r>
          </w:p>
        </w:tc>
      </w:tr>
      <w:tr w:rsidR="000829C4" w14:paraId="58909BA3"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vAlign w:val="center"/>
          </w:tcPr>
          <w:p w14:paraId="05AC0EDF" w14:textId="77777777" w:rsidR="000829C4" w:rsidRDefault="00000000">
            <w:pPr>
              <w:jc w:val="left"/>
              <w:rPr>
                <w:rFonts w:ascii="宋体" w:hAnsi="宋体" w:cs="宋体" w:hint="eastAsia"/>
                <w:iCs/>
                <w:szCs w:val="21"/>
              </w:rPr>
            </w:pPr>
            <w:r>
              <w:rPr>
                <w:rFonts w:ascii="宋体" w:hAnsi="宋体" w:cs="宋体" w:hint="eastAsia"/>
                <w:iCs/>
                <w:szCs w:val="21"/>
              </w:rPr>
              <w:t>计算期间</w:t>
            </w:r>
          </w:p>
        </w:tc>
        <w:tc>
          <w:tcPr>
            <w:tcW w:w="1120" w:type="dxa"/>
            <w:tcBorders>
              <w:top w:val="single" w:sz="4" w:space="0" w:color="auto"/>
              <w:left w:val="single" w:sz="4" w:space="0" w:color="auto"/>
              <w:bottom w:val="single" w:sz="4" w:space="0" w:color="auto"/>
              <w:right w:val="single" w:sz="4" w:space="0" w:color="auto"/>
            </w:tcBorders>
          </w:tcPr>
          <w:p w14:paraId="34C32641"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040" w:type="dxa"/>
            <w:tcBorders>
              <w:top w:val="single" w:sz="4" w:space="0" w:color="auto"/>
              <w:left w:val="single" w:sz="4" w:space="0" w:color="auto"/>
              <w:bottom w:val="single" w:sz="4" w:space="0" w:color="auto"/>
              <w:right w:val="single" w:sz="4" w:space="0" w:color="auto"/>
            </w:tcBorders>
          </w:tcPr>
          <w:p w14:paraId="3D9F49A8"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440" w:type="dxa"/>
            <w:tcBorders>
              <w:top w:val="single" w:sz="4" w:space="0" w:color="auto"/>
              <w:left w:val="single" w:sz="4" w:space="0" w:color="auto"/>
              <w:bottom w:val="single" w:sz="4" w:space="0" w:color="auto"/>
              <w:right w:val="single" w:sz="4" w:space="0" w:color="auto"/>
            </w:tcBorders>
          </w:tcPr>
          <w:p w14:paraId="22D974CB"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否</w:t>
            </w:r>
          </w:p>
        </w:tc>
        <w:tc>
          <w:tcPr>
            <w:tcW w:w="3349" w:type="dxa"/>
            <w:tcBorders>
              <w:top w:val="single" w:sz="4" w:space="0" w:color="auto"/>
              <w:left w:val="single" w:sz="4" w:space="0" w:color="auto"/>
              <w:bottom w:val="single" w:sz="4" w:space="0" w:color="auto"/>
              <w:right w:val="single" w:sz="4" w:space="0" w:color="auto"/>
            </w:tcBorders>
          </w:tcPr>
          <w:p w14:paraId="0B626385"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计算完成后反写会计期间</w:t>
            </w:r>
          </w:p>
        </w:tc>
      </w:tr>
      <w:tr w:rsidR="000829C4" w14:paraId="15321D98"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tcPr>
          <w:p w14:paraId="3EAFB081" w14:textId="77777777" w:rsidR="000829C4" w:rsidRDefault="00000000">
            <w:pPr>
              <w:jc w:val="left"/>
              <w:rPr>
                <w:rFonts w:ascii="宋体" w:hAnsi="宋体" w:cs="宋体" w:hint="eastAsia"/>
                <w:iCs/>
                <w:szCs w:val="21"/>
              </w:rPr>
            </w:pPr>
            <w:r>
              <w:rPr>
                <w:rFonts w:ascii="宋体" w:hAnsi="宋体" w:cs="宋体" w:hint="eastAsia"/>
                <w:iCs/>
                <w:szCs w:val="21"/>
              </w:rPr>
              <w:t>制单日期</w:t>
            </w:r>
          </w:p>
        </w:tc>
        <w:tc>
          <w:tcPr>
            <w:tcW w:w="1120" w:type="dxa"/>
            <w:tcBorders>
              <w:top w:val="single" w:sz="4" w:space="0" w:color="auto"/>
              <w:left w:val="single" w:sz="4" w:space="0" w:color="auto"/>
              <w:bottom w:val="single" w:sz="4" w:space="0" w:color="auto"/>
              <w:right w:val="single" w:sz="4" w:space="0" w:color="auto"/>
            </w:tcBorders>
          </w:tcPr>
          <w:p w14:paraId="75131B1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040" w:type="dxa"/>
            <w:tcBorders>
              <w:top w:val="single" w:sz="4" w:space="0" w:color="auto"/>
              <w:left w:val="single" w:sz="4" w:space="0" w:color="auto"/>
              <w:bottom w:val="single" w:sz="4" w:space="0" w:color="auto"/>
              <w:right w:val="single" w:sz="4" w:space="0" w:color="auto"/>
            </w:tcBorders>
          </w:tcPr>
          <w:p w14:paraId="7903B744"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440" w:type="dxa"/>
            <w:tcBorders>
              <w:top w:val="single" w:sz="4" w:space="0" w:color="auto"/>
              <w:left w:val="single" w:sz="4" w:space="0" w:color="auto"/>
              <w:bottom w:val="single" w:sz="4" w:space="0" w:color="auto"/>
              <w:right w:val="single" w:sz="4" w:space="0" w:color="auto"/>
            </w:tcBorders>
          </w:tcPr>
          <w:p w14:paraId="1E9AB19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否</w:t>
            </w:r>
          </w:p>
        </w:tc>
        <w:tc>
          <w:tcPr>
            <w:tcW w:w="3349" w:type="dxa"/>
            <w:tcBorders>
              <w:top w:val="single" w:sz="4" w:space="0" w:color="auto"/>
              <w:left w:val="single" w:sz="4" w:space="0" w:color="auto"/>
              <w:bottom w:val="single" w:sz="4" w:space="0" w:color="auto"/>
              <w:right w:val="single" w:sz="4" w:space="0" w:color="auto"/>
            </w:tcBorders>
          </w:tcPr>
          <w:p w14:paraId="2F9C2B33" w14:textId="77777777" w:rsidR="000829C4" w:rsidRDefault="000829C4">
            <w:pPr>
              <w:widowControl/>
              <w:jc w:val="left"/>
              <w:textAlignment w:val="center"/>
              <w:rPr>
                <w:rFonts w:ascii="宋体" w:hAnsi="宋体" w:cs="宋体" w:hint="eastAsia"/>
                <w:iCs/>
                <w:szCs w:val="21"/>
              </w:rPr>
            </w:pPr>
          </w:p>
        </w:tc>
      </w:tr>
      <w:tr w:rsidR="000829C4" w14:paraId="10A886E4" w14:textId="77777777">
        <w:trPr>
          <w:trHeight w:val="432"/>
          <w:jc w:val="center"/>
        </w:trPr>
        <w:tc>
          <w:tcPr>
            <w:tcW w:w="1609" w:type="dxa"/>
            <w:tcBorders>
              <w:top w:val="single" w:sz="4" w:space="0" w:color="auto"/>
              <w:left w:val="single" w:sz="4" w:space="0" w:color="auto"/>
              <w:bottom w:val="single" w:sz="4" w:space="0" w:color="auto"/>
              <w:right w:val="single" w:sz="4" w:space="0" w:color="auto"/>
            </w:tcBorders>
          </w:tcPr>
          <w:p w14:paraId="3EA6106F" w14:textId="77777777" w:rsidR="000829C4" w:rsidRDefault="00000000">
            <w:pPr>
              <w:jc w:val="left"/>
              <w:rPr>
                <w:rFonts w:ascii="宋体" w:hAnsi="宋体" w:cs="宋体" w:hint="eastAsia"/>
                <w:iCs/>
                <w:szCs w:val="21"/>
              </w:rPr>
            </w:pPr>
            <w:r>
              <w:rPr>
                <w:rFonts w:ascii="宋体" w:hAnsi="宋体" w:cs="宋体" w:hint="eastAsia"/>
                <w:iCs/>
                <w:szCs w:val="21"/>
              </w:rPr>
              <w:t>制单人</w:t>
            </w:r>
          </w:p>
        </w:tc>
        <w:tc>
          <w:tcPr>
            <w:tcW w:w="1120" w:type="dxa"/>
            <w:tcBorders>
              <w:top w:val="single" w:sz="4" w:space="0" w:color="auto"/>
              <w:left w:val="single" w:sz="4" w:space="0" w:color="auto"/>
              <w:bottom w:val="single" w:sz="4" w:space="0" w:color="auto"/>
              <w:right w:val="single" w:sz="4" w:space="0" w:color="auto"/>
            </w:tcBorders>
          </w:tcPr>
          <w:p w14:paraId="03D13F5B"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040" w:type="dxa"/>
            <w:tcBorders>
              <w:top w:val="single" w:sz="4" w:space="0" w:color="auto"/>
              <w:left w:val="single" w:sz="4" w:space="0" w:color="auto"/>
              <w:bottom w:val="single" w:sz="4" w:space="0" w:color="auto"/>
              <w:right w:val="single" w:sz="4" w:space="0" w:color="auto"/>
            </w:tcBorders>
          </w:tcPr>
          <w:p w14:paraId="0D782F0C"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440" w:type="dxa"/>
            <w:tcBorders>
              <w:top w:val="single" w:sz="4" w:space="0" w:color="auto"/>
              <w:left w:val="single" w:sz="4" w:space="0" w:color="auto"/>
              <w:bottom w:val="single" w:sz="4" w:space="0" w:color="auto"/>
              <w:right w:val="single" w:sz="4" w:space="0" w:color="auto"/>
            </w:tcBorders>
          </w:tcPr>
          <w:p w14:paraId="56B1A08C"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否</w:t>
            </w:r>
          </w:p>
        </w:tc>
        <w:tc>
          <w:tcPr>
            <w:tcW w:w="3349" w:type="dxa"/>
            <w:tcBorders>
              <w:top w:val="single" w:sz="4" w:space="0" w:color="auto"/>
              <w:left w:val="single" w:sz="4" w:space="0" w:color="auto"/>
              <w:bottom w:val="single" w:sz="4" w:space="0" w:color="auto"/>
              <w:right w:val="single" w:sz="4" w:space="0" w:color="auto"/>
            </w:tcBorders>
          </w:tcPr>
          <w:p w14:paraId="7768F5BF" w14:textId="77777777" w:rsidR="000829C4" w:rsidRDefault="000829C4">
            <w:pPr>
              <w:widowControl/>
              <w:jc w:val="left"/>
              <w:textAlignment w:val="center"/>
              <w:rPr>
                <w:rFonts w:ascii="宋体" w:hAnsi="宋体" w:cs="宋体" w:hint="eastAsia"/>
                <w:iCs/>
                <w:szCs w:val="21"/>
              </w:rPr>
            </w:pPr>
          </w:p>
        </w:tc>
      </w:tr>
    </w:tbl>
    <w:p w14:paraId="2C4B9EE3" w14:textId="77777777" w:rsidR="000829C4" w:rsidRDefault="00000000">
      <w:pPr>
        <w:pStyle w:val="4"/>
      </w:pPr>
      <w:r>
        <w:rPr>
          <w:rFonts w:hint="eastAsia"/>
        </w:rPr>
        <w:t>业务处理</w:t>
      </w:r>
    </w:p>
    <w:p w14:paraId="6C1B3DEF" w14:textId="77777777" w:rsidR="000829C4" w:rsidRDefault="00000000">
      <w:pPr>
        <w:pStyle w:val="5"/>
      </w:pPr>
      <w:r>
        <w:rPr>
          <w:rFonts w:hint="eastAsia"/>
        </w:rPr>
        <w:t>业务处理与说明</w:t>
      </w:r>
    </w:p>
    <w:p w14:paraId="6C23E100" w14:textId="77777777" w:rsidR="000829C4" w:rsidRDefault="00000000">
      <w:pPr>
        <w:numPr>
          <w:ilvl w:val="0"/>
          <w:numId w:val="144"/>
        </w:numPr>
      </w:pPr>
      <w:r>
        <w:rPr>
          <w:rFonts w:hint="eastAsia"/>
        </w:rPr>
        <w:t>机构发生消费税应税行为时，通过本功能维护应税消费品台账，审批通过后生效；</w:t>
      </w:r>
    </w:p>
    <w:p w14:paraId="377B9B7C" w14:textId="77777777" w:rsidR="000829C4" w:rsidRDefault="00000000">
      <w:pPr>
        <w:numPr>
          <w:ilvl w:val="0"/>
          <w:numId w:val="144"/>
        </w:numPr>
      </w:pPr>
      <w:r>
        <w:rPr>
          <w:rFonts w:hint="eastAsia"/>
        </w:rPr>
        <w:t>应税消费品发生退货交易时，维护对应的负数交易；</w:t>
      </w:r>
    </w:p>
    <w:p w14:paraId="1C08BFD6" w14:textId="77777777" w:rsidR="000829C4" w:rsidRDefault="00000000">
      <w:pPr>
        <w:numPr>
          <w:ilvl w:val="0"/>
          <w:numId w:val="144"/>
        </w:numPr>
      </w:pPr>
      <w:r>
        <w:rPr>
          <w:rFonts w:hint="eastAsia"/>
        </w:rPr>
        <w:t>每月维护完成应税消费品台账后，通过消费税计算结算按月计算消费税，计算后</w:t>
      </w:r>
      <w:proofErr w:type="gramStart"/>
      <w:r>
        <w:rPr>
          <w:rFonts w:hint="eastAsia"/>
        </w:rPr>
        <w:t>对应台</w:t>
      </w:r>
      <w:proofErr w:type="gramEnd"/>
      <w:r>
        <w:rPr>
          <w:rFonts w:hint="eastAsia"/>
        </w:rPr>
        <w:t>账更新计算状态与计算期间。</w:t>
      </w:r>
    </w:p>
    <w:p w14:paraId="16B43BC7" w14:textId="77777777" w:rsidR="000829C4" w:rsidRDefault="00000000">
      <w:pPr>
        <w:pStyle w:val="5"/>
      </w:pPr>
      <w:r>
        <w:rPr>
          <w:rFonts w:hint="eastAsia"/>
        </w:rPr>
        <w:lastRenderedPageBreak/>
        <w:t>功能按钮</w:t>
      </w:r>
    </w:p>
    <w:p w14:paraId="1B65FC44" w14:textId="77777777" w:rsidR="000829C4" w:rsidRDefault="00000000">
      <w:r>
        <w:rPr>
          <w:rFonts w:hint="eastAsia"/>
        </w:rPr>
        <w:t>列表按钮：</w:t>
      </w:r>
    </w:p>
    <w:tbl>
      <w:tblPr>
        <w:tblStyle w:val="ab"/>
        <w:tblW w:w="0" w:type="auto"/>
        <w:tblLook w:val="04A0" w:firstRow="1" w:lastRow="0" w:firstColumn="1" w:lastColumn="0" w:noHBand="0" w:noVBand="1"/>
      </w:tblPr>
      <w:tblGrid>
        <w:gridCol w:w="1090"/>
        <w:gridCol w:w="1045"/>
        <w:gridCol w:w="6161"/>
      </w:tblGrid>
      <w:tr w:rsidR="000829C4" w14:paraId="0E00876F" w14:textId="77777777">
        <w:tc>
          <w:tcPr>
            <w:tcW w:w="1113" w:type="dxa"/>
            <w:shd w:val="clear" w:color="auto" w:fill="DEEBF6" w:themeFill="accent1" w:themeFillTint="32"/>
          </w:tcPr>
          <w:p w14:paraId="328B6E4F" w14:textId="77777777" w:rsidR="000829C4" w:rsidRDefault="00000000">
            <w:pPr>
              <w:jc w:val="center"/>
              <w:rPr>
                <w:b/>
                <w:bCs/>
                <w:szCs w:val="21"/>
              </w:rPr>
            </w:pPr>
            <w:r>
              <w:rPr>
                <w:rFonts w:hint="eastAsia"/>
                <w:b/>
                <w:bCs/>
                <w:szCs w:val="21"/>
              </w:rPr>
              <w:t>按钮名称</w:t>
            </w:r>
          </w:p>
        </w:tc>
        <w:tc>
          <w:tcPr>
            <w:tcW w:w="1066" w:type="dxa"/>
            <w:shd w:val="clear" w:color="auto" w:fill="DEEBF6" w:themeFill="accent1" w:themeFillTint="32"/>
          </w:tcPr>
          <w:p w14:paraId="2A13899E" w14:textId="77777777" w:rsidR="000829C4" w:rsidRDefault="00000000">
            <w:pPr>
              <w:jc w:val="center"/>
              <w:rPr>
                <w:b/>
                <w:bCs/>
                <w:szCs w:val="21"/>
              </w:rPr>
            </w:pPr>
            <w:r>
              <w:rPr>
                <w:rFonts w:hint="eastAsia"/>
                <w:b/>
                <w:bCs/>
                <w:szCs w:val="21"/>
              </w:rPr>
              <w:t>实现功能</w:t>
            </w:r>
          </w:p>
        </w:tc>
        <w:tc>
          <w:tcPr>
            <w:tcW w:w="6343" w:type="dxa"/>
            <w:shd w:val="clear" w:color="auto" w:fill="DEEBF6" w:themeFill="accent1" w:themeFillTint="32"/>
          </w:tcPr>
          <w:p w14:paraId="4A933FB9" w14:textId="77777777" w:rsidR="000829C4" w:rsidRDefault="00000000">
            <w:pPr>
              <w:jc w:val="center"/>
              <w:rPr>
                <w:b/>
                <w:bCs/>
                <w:szCs w:val="21"/>
              </w:rPr>
            </w:pPr>
            <w:r>
              <w:rPr>
                <w:rFonts w:hint="eastAsia"/>
                <w:b/>
                <w:bCs/>
                <w:szCs w:val="21"/>
              </w:rPr>
              <w:t>规则</w:t>
            </w:r>
          </w:p>
        </w:tc>
      </w:tr>
      <w:tr w:rsidR="000829C4" w14:paraId="2776B01A" w14:textId="77777777">
        <w:tc>
          <w:tcPr>
            <w:tcW w:w="1113" w:type="dxa"/>
          </w:tcPr>
          <w:p w14:paraId="45585E07" w14:textId="77777777" w:rsidR="000829C4" w:rsidRDefault="00000000">
            <w:pPr>
              <w:rPr>
                <w:szCs w:val="21"/>
              </w:rPr>
            </w:pPr>
            <w:r>
              <w:rPr>
                <w:rFonts w:hint="eastAsia"/>
                <w:szCs w:val="21"/>
              </w:rPr>
              <w:t>新增</w:t>
            </w:r>
          </w:p>
        </w:tc>
        <w:tc>
          <w:tcPr>
            <w:tcW w:w="1066" w:type="dxa"/>
          </w:tcPr>
          <w:p w14:paraId="6A1C0EED" w14:textId="77777777" w:rsidR="000829C4" w:rsidRDefault="00000000">
            <w:pPr>
              <w:rPr>
                <w:szCs w:val="21"/>
              </w:rPr>
            </w:pPr>
            <w:r>
              <w:rPr>
                <w:rFonts w:hint="eastAsia"/>
                <w:szCs w:val="21"/>
              </w:rPr>
              <w:t>新增操作</w:t>
            </w:r>
          </w:p>
        </w:tc>
        <w:tc>
          <w:tcPr>
            <w:tcW w:w="6343" w:type="dxa"/>
          </w:tcPr>
          <w:p w14:paraId="517598E0" w14:textId="77777777" w:rsidR="000829C4" w:rsidRDefault="00000000">
            <w:pPr>
              <w:numPr>
                <w:ilvl w:val="0"/>
                <w:numId w:val="145"/>
              </w:numPr>
              <w:rPr>
                <w:szCs w:val="21"/>
              </w:rPr>
            </w:pPr>
            <w:r>
              <w:rPr>
                <w:rFonts w:hint="eastAsia"/>
                <w:szCs w:val="21"/>
              </w:rPr>
              <w:t>点击该按钮，弹出卡片界面，录入新增信息；</w:t>
            </w:r>
          </w:p>
        </w:tc>
      </w:tr>
      <w:tr w:rsidR="000829C4" w14:paraId="112466D5" w14:textId="77777777">
        <w:tc>
          <w:tcPr>
            <w:tcW w:w="1113" w:type="dxa"/>
          </w:tcPr>
          <w:p w14:paraId="0F4EB069" w14:textId="77777777" w:rsidR="000829C4" w:rsidRDefault="00000000">
            <w:pPr>
              <w:rPr>
                <w:szCs w:val="21"/>
              </w:rPr>
            </w:pPr>
            <w:r>
              <w:rPr>
                <w:rFonts w:hint="eastAsia"/>
                <w:szCs w:val="21"/>
              </w:rPr>
              <w:t>修改</w:t>
            </w:r>
          </w:p>
        </w:tc>
        <w:tc>
          <w:tcPr>
            <w:tcW w:w="1066" w:type="dxa"/>
          </w:tcPr>
          <w:p w14:paraId="58D27340" w14:textId="77777777" w:rsidR="000829C4" w:rsidRDefault="00000000">
            <w:pPr>
              <w:rPr>
                <w:szCs w:val="21"/>
              </w:rPr>
            </w:pPr>
            <w:r>
              <w:rPr>
                <w:rFonts w:hint="eastAsia"/>
                <w:szCs w:val="21"/>
              </w:rPr>
              <w:t>修改操作</w:t>
            </w:r>
          </w:p>
        </w:tc>
        <w:tc>
          <w:tcPr>
            <w:tcW w:w="6343" w:type="dxa"/>
          </w:tcPr>
          <w:p w14:paraId="1C9C468D" w14:textId="77777777" w:rsidR="000829C4" w:rsidRDefault="00000000">
            <w:pPr>
              <w:numPr>
                <w:ilvl w:val="0"/>
                <w:numId w:val="146"/>
              </w:numPr>
              <w:rPr>
                <w:szCs w:val="21"/>
              </w:rPr>
            </w:pPr>
            <w:r>
              <w:rPr>
                <w:rFonts w:hint="eastAsia"/>
                <w:szCs w:val="21"/>
              </w:rPr>
              <w:t>点击该按钮，弹出卡片界面，修改相关信息；</w:t>
            </w:r>
          </w:p>
          <w:p w14:paraId="324B6312" w14:textId="77777777" w:rsidR="000829C4" w:rsidRDefault="00000000">
            <w:pPr>
              <w:numPr>
                <w:ilvl w:val="0"/>
                <w:numId w:val="146"/>
              </w:numPr>
              <w:rPr>
                <w:szCs w:val="21"/>
              </w:rPr>
            </w:pPr>
            <w:r>
              <w:rPr>
                <w:rFonts w:hint="eastAsia"/>
                <w:szCs w:val="21"/>
              </w:rPr>
              <w:t>只有待确认状态的数据可修改。</w:t>
            </w:r>
          </w:p>
        </w:tc>
      </w:tr>
      <w:tr w:rsidR="000829C4" w14:paraId="39613E74" w14:textId="77777777">
        <w:tc>
          <w:tcPr>
            <w:tcW w:w="1113" w:type="dxa"/>
          </w:tcPr>
          <w:p w14:paraId="3C89C32F" w14:textId="77777777" w:rsidR="000829C4" w:rsidRDefault="00000000">
            <w:pPr>
              <w:rPr>
                <w:szCs w:val="21"/>
              </w:rPr>
            </w:pPr>
            <w:r>
              <w:rPr>
                <w:rFonts w:hint="eastAsia"/>
                <w:szCs w:val="21"/>
              </w:rPr>
              <w:t>删除</w:t>
            </w:r>
          </w:p>
        </w:tc>
        <w:tc>
          <w:tcPr>
            <w:tcW w:w="1066" w:type="dxa"/>
          </w:tcPr>
          <w:p w14:paraId="0C11B8B2" w14:textId="77777777" w:rsidR="000829C4" w:rsidRDefault="00000000">
            <w:pPr>
              <w:rPr>
                <w:szCs w:val="21"/>
              </w:rPr>
            </w:pPr>
            <w:r>
              <w:rPr>
                <w:rFonts w:hint="eastAsia"/>
                <w:szCs w:val="21"/>
              </w:rPr>
              <w:t>删除操作</w:t>
            </w:r>
          </w:p>
        </w:tc>
        <w:tc>
          <w:tcPr>
            <w:tcW w:w="6343" w:type="dxa"/>
          </w:tcPr>
          <w:p w14:paraId="1EE7373E" w14:textId="77777777" w:rsidR="000829C4" w:rsidRDefault="00000000">
            <w:pPr>
              <w:numPr>
                <w:ilvl w:val="0"/>
                <w:numId w:val="147"/>
              </w:numPr>
              <w:rPr>
                <w:szCs w:val="21"/>
              </w:rPr>
            </w:pPr>
            <w:r>
              <w:rPr>
                <w:rFonts w:hint="eastAsia"/>
                <w:szCs w:val="21"/>
              </w:rPr>
              <w:t>选择数据，点击该按钮，删除所选数据；</w:t>
            </w:r>
          </w:p>
          <w:p w14:paraId="273F104E" w14:textId="77777777" w:rsidR="000829C4" w:rsidRDefault="00000000">
            <w:pPr>
              <w:numPr>
                <w:ilvl w:val="0"/>
                <w:numId w:val="147"/>
              </w:numPr>
              <w:rPr>
                <w:szCs w:val="21"/>
              </w:rPr>
            </w:pPr>
            <w:r>
              <w:rPr>
                <w:rFonts w:hint="eastAsia"/>
                <w:szCs w:val="21"/>
              </w:rPr>
              <w:t>只有待确认状态的数据可删除；</w:t>
            </w:r>
          </w:p>
        </w:tc>
      </w:tr>
      <w:tr w:rsidR="000829C4" w14:paraId="0E7EC949" w14:textId="77777777">
        <w:tc>
          <w:tcPr>
            <w:tcW w:w="1113" w:type="dxa"/>
          </w:tcPr>
          <w:p w14:paraId="62A5B1DE" w14:textId="77777777" w:rsidR="000829C4" w:rsidRDefault="00000000">
            <w:pPr>
              <w:rPr>
                <w:szCs w:val="21"/>
              </w:rPr>
            </w:pPr>
            <w:r>
              <w:rPr>
                <w:rFonts w:hint="eastAsia"/>
                <w:szCs w:val="21"/>
              </w:rPr>
              <w:t>提交</w:t>
            </w:r>
          </w:p>
        </w:tc>
        <w:tc>
          <w:tcPr>
            <w:tcW w:w="1066" w:type="dxa"/>
          </w:tcPr>
          <w:p w14:paraId="09A587AA" w14:textId="77777777" w:rsidR="000829C4" w:rsidRDefault="00000000">
            <w:pPr>
              <w:rPr>
                <w:szCs w:val="21"/>
              </w:rPr>
            </w:pPr>
            <w:r>
              <w:rPr>
                <w:rFonts w:hint="eastAsia"/>
                <w:szCs w:val="21"/>
              </w:rPr>
              <w:t>提交审批流</w:t>
            </w:r>
          </w:p>
        </w:tc>
        <w:tc>
          <w:tcPr>
            <w:tcW w:w="6343" w:type="dxa"/>
          </w:tcPr>
          <w:p w14:paraId="2E523B75" w14:textId="77777777" w:rsidR="000829C4" w:rsidRDefault="00000000">
            <w:pPr>
              <w:numPr>
                <w:ilvl w:val="0"/>
                <w:numId w:val="148"/>
              </w:numPr>
              <w:rPr>
                <w:szCs w:val="21"/>
              </w:rPr>
            </w:pPr>
            <w:r>
              <w:rPr>
                <w:rFonts w:hint="eastAsia"/>
                <w:szCs w:val="21"/>
              </w:rPr>
              <w:t>选择待确认状态的数据，点击该按钮，提交至下一审批人进行审批；</w:t>
            </w:r>
          </w:p>
          <w:p w14:paraId="23BFC1E9" w14:textId="77777777" w:rsidR="000829C4" w:rsidRDefault="00000000">
            <w:pPr>
              <w:numPr>
                <w:ilvl w:val="0"/>
                <w:numId w:val="148"/>
              </w:numPr>
              <w:rPr>
                <w:szCs w:val="21"/>
              </w:rPr>
            </w:pPr>
            <w:r>
              <w:rPr>
                <w:rFonts w:hint="eastAsia"/>
                <w:szCs w:val="21"/>
              </w:rPr>
              <w:t>只有待确认状态的数据可提交；</w:t>
            </w:r>
          </w:p>
        </w:tc>
      </w:tr>
      <w:tr w:rsidR="000829C4" w14:paraId="33338CBF" w14:textId="77777777">
        <w:tc>
          <w:tcPr>
            <w:tcW w:w="1113" w:type="dxa"/>
          </w:tcPr>
          <w:p w14:paraId="30FCAD7E" w14:textId="77777777" w:rsidR="000829C4" w:rsidRDefault="00000000">
            <w:pPr>
              <w:rPr>
                <w:szCs w:val="21"/>
              </w:rPr>
            </w:pPr>
            <w:r>
              <w:rPr>
                <w:rFonts w:hint="eastAsia"/>
                <w:szCs w:val="21"/>
              </w:rPr>
              <w:t>收回</w:t>
            </w:r>
          </w:p>
        </w:tc>
        <w:tc>
          <w:tcPr>
            <w:tcW w:w="1066" w:type="dxa"/>
          </w:tcPr>
          <w:p w14:paraId="6898888C" w14:textId="77777777" w:rsidR="000829C4" w:rsidRDefault="00000000">
            <w:pPr>
              <w:rPr>
                <w:szCs w:val="21"/>
              </w:rPr>
            </w:pPr>
            <w:r>
              <w:rPr>
                <w:rFonts w:hint="eastAsia"/>
                <w:szCs w:val="21"/>
              </w:rPr>
              <w:t>提交后收回</w:t>
            </w:r>
          </w:p>
        </w:tc>
        <w:tc>
          <w:tcPr>
            <w:tcW w:w="6343" w:type="dxa"/>
          </w:tcPr>
          <w:p w14:paraId="3EBB5187" w14:textId="77777777" w:rsidR="000829C4" w:rsidRDefault="00000000">
            <w:pPr>
              <w:rPr>
                <w:szCs w:val="21"/>
              </w:rPr>
            </w:pPr>
            <w:r>
              <w:rPr>
                <w:rFonts w:hint="eastAsia"/>
                <w:szCs w:val="21"/>
              </w:rPr>
              <w:t>收回执行中状态的单据，更新单据状态为待确认，如果单据已开始审批，则不可收回。</w:t>
            </w:r>
          </w:p>
        </w:tc>
      </w:tr>
      <w:tr w:rsidR="000829C4" w14:paraId="44FD42B6" w14:textId="77777777">
        <w:tc>
          <w:tcPr>
            <w:tcW w:w="1113" w:type="dxa"/>
          </w:tcPr>
          <w:p w14:paraId="5BAB5A05" w14:textId="77777777" w:rsidR="000829C4" w:rsidRDefault="00000000">
            <w:pPr>
              <w:rPr>
                <w:szCs w:val="21"/>
              </w:rPr>
            </w:pPr>
            <w:r>
              <w:rPr>
                <w:rFonts w:hint="eastAsia"/>
                <w:szCs w:val="21"/>
              </w:rPr>
              <w:t>审批</w:t>
            </w:r>
          </w:p>
        </w:tc>
        <w:tc>
          <w:tcPr>
            <w:tcW w:w="1066" w:type="dxa"/>
          </w:tcPr>
          <w:p w14:paraId="57A95B77" w14:textId="77777777" w:rsidR="000829C4" w:rsidRDefault="00000000">
            <w:pPr>
              <w:rPr>
                <w:szCs w:val="21"/>
              </w:rPr>
            </w:pPr>
            <w:r>
              <w:rPr>
                <w:rFonts w:hint="eastAsia"/>
                <w:szCs w:val="21"/>
              </w:rPr>
              <w:t>审批</w:t>
            </w:r>
          </w:p>
        </w:tc>
        <w:tc>
          <w:tcPr>
            <w:tcW w:w="6343" w:type="dxa"/>
          </w:tcPr>
          <w:p w14:paraId="1726C26B" w14:textId="77777777" w:rsidR="000829C4" w:rsidRDefault="00000000">
            <w:pPr>
              <w:rPr>
                <w:szCs w:val="21"/>
              </w:rPr>
            </w:pPr>
            <w:r>
              <w:rPr>
                <w:rFonts w:hint="eastAsia"/>
                <w:szCs w:val="21"/>
              </w:rPr>
              <w:t>审批所选执行中状态的数据，更新单据状态和审批日期；</w:t>
            </w:r>
          </w:p>
        </w:tc>
      </w:tr>
      <w:tr w:rsidR="000829C4" w14:paraId="6317C0F6" w14:textId="77777777">
        <w:tc>
          <w:tcPr>
            <w:tcW w:w="1113" w:type="dxa"/>
          </w:tcPr>
          <w:p w14:paraId="42F510AA" w14:textId="77777777" w:rsidR="000829C4" w:rsidRDefault="00000000">
            <w:pPr>
              <w:rPr>
                <w:szCs w:val="21"/>
              </w:rPr>
            </w:pPr>
            <w:proofErr w:type="gramStart"/>
            <w:r>
              <w:rPr>
                <w:rFonts w:hint="eastAsia"/>
                <w:szCs w:val="21"/>
              </w:rPr>
              <w:t>弃审</w:t>
            </w:r>
            <w:proofErr w:type="gramEnd"/>
          </w:p>
        </w:tc>
        <w:tc>
          <w:tcPr>
            <w:tcW w:w="1066" w:type="dxa"/>
          </w:tcPr>
          <w:p w14:paraId="4E8D2DB6" w14:textId="77777777" w:rsidR="000829C4" w:rsidRDefault="00000000">
            <w:pPr>
              <w:rPr>
                <w:szCs w:val="21"/>
              </w:rPr>
            </w:pPr>
            <w:proofErr w:type="gramStart"/>
            <w:r>
              <w:rPr>
                <w:rFonts w:hint="eastAsia"/>
                <w:szCs w:val="21"/>
              </w:rPr>
              <w:t>弃审</w:t>
            </w:r>
            <w:proofErr w:type="gramEnd"/>
          </w:p>
        </w:tc>
        <w:tc>
          <w:tcPr>
            <w:tcW w:w="6343" w:type="dxa"/>
          </w:tcPr>
          <w:p w14:paraId="191F84CC" w14:textId="77777777" w:rsidR="000829C4" w:rsidRDefault="00000000">
            <w:pPr>
              <w:numPr>
                <w:ilvl w:val="0"/>
                <w:numId w:val="149"/>
              </w:numPr>
              <w:rPr>
                <w:szCs w:val="21"/>
              </w:rPr>
            </w:pPr>
            <w:proofErr w:type="gramStart"/>
            <w:r>
              <w:rPr>
                <w:rFonts w:hint="eastAsia"/>
                <w:szCs w:val="21"/>
              </w:rPr>
              <w:t>弃审所选</w:t>
            </w:r>
            <w:proofErr w:type="gramEnd"/>
            <w:r>
              <w:rPr>
                <w:rFonts w:hint="eastAsia"/>
                <w:szCs w:val="21"/>
              </w:rPr>
              <w:t>已审批且计算状态为未计算的数据，更新单据状态；</w:t>
            </w:r>
          </w:p>
          <w:p w14:paraId="69364C3D" w14:textId="77777777" w:rsidR="000829C4" w:rsidRDefault="00000000">
            <w:pPr>
              <w:numPr>
                <w:ilvl w:val="0"/>
                <w:numId w:val="149"/>
              </w:numPr>
              <w:rPr>
                <w:szCs w:val="21"/>
              </w:rPr>
            </w:pPr>
            <w:r>
              <w:rPr>
                <w:rFonts w:hint="eastAsia"/>
                <w:szCs w:val="21"/>
              </w:rPr>
              <w:t>如果所选数据的计算状态为已计算，则不能弃审，提示“当前数据已计算消费税，不可弃审。请取消计算后再操作。”。</w:t>
            </w:r>
          </w:p>
        </w:tc>
      </w:tr>
      <w:tr w:rsidR="000829C4" w14:paraId="3C448093" w14:textId="77777777">
        <w:tc>
          <w:tcPr>
            <w:tcW w:w="1113" w:type="dxa"/>
          </w:tcPr>
          <w:p w14:paraId="2152806D" w14:textId="77777777" w:rsidR="000829C4" w:rsidRDefault="00000000">
            <w:pPr>
              <w:rPr>
                <w:szCs w:val="21"/>
              </w:rPr>
            </w:pPr>
            <w:r>
              <w:rPr>
                <w:rFonts w:hint="eastAsia"/>
                <w:szCs w:val="21"/>
              </w:rPr>
              <w:t>详情</w:t>
            </w:r>
          </w:p>
        </w:tc>
        <w:tc>
          <w:tcPr>
            <w:tcW w:w="1066" w:type="dxa"/>
          </w:tcPr>
          <w:p w14:paraId="75158E04" w14:textId="77777777" w:rsidR="000829C4" w:rsidRDefault="00000000">
            <w:pPr>
              <w:rPr>
                <w:szCs w:val="21"/>
              </w:rPr>
            </w:pPr>
            <w:r>
              <w:rPr>
                <w:rFonts w:hint="eastAsia"/>
                <w:szCs w:val="21"/>
              </w:rPr>
              <w:t>详情操作</w:t>
            </w:r>
          </w:p>
        </w:tc>
        <w:tc>
          <w:tcPr>
            <w:tcW w:w="6343" w:type="dxa"/>
          </w:tcPr>
          <w:p w14:paraId="56F6270A" w14:textId="77777777" w:rsidR="000829C4" w:rsidRDefault="00000000">
            <w:pPr>
              <w:rPr>
                <w:szCs w:val="21"/>
              </w:rPr>
            </w:pPr>
            <w:r>
              <w:rPr>
                <w:rFonts w:hint="eastAsia"/>
                <w:szCs w:val="21"/>
              </w:rPr>
              <w:t>选择一笔数据，点击该按钮，弹出卡片界面，显示相关信息；</w:t>
            </w:r>
          </w:p>
        </w:tc>
      </w:tr>
      <w:tr w:rsidR="000829C4" w14:paraId="3085654C" w14:textId="77777777">
        <w:tc>
          <w:tcPr>
            <w:tcW w:w="1113" w:type="dxa"/>
          </w:tcPr>
          <w:p w14:paraId="2B056E5B" w14:textId="77777777" w:rsidR="000829C4" w:rsidRDefault="00000000">
            <w:pPr>
              <w:rPr>
                <w:szCs w:val="21"/>
              </w:rPr>
            </w:pPr>
            <w:r>
              <w:rPr>
                <w:rFonts w:hint="eastAsia"/>
                <w:szCs w:val="21"/>
              </w:rPr>
              <w:t>查询</w:t>
            </w:r>
          </w:p>
        </w:tc>
        <w:tc>
          <w:tcPr>
            <w:tcW w:w="1066" w:type="dxa"/>
          </w:tcPr>
          <w:p w14:paraId="0A676291" w14:textId="77777777" w:rsidR="000829C4" w:rsidRDefault="00000000">
            <w:pPr>
              <w:rPr>
                <w:szCs w:val="21"/>
              </w:rPr>
            </w:pPr>
            <w:r>
              <w:rPr>
                <w:rFonts w:hint="eastAsia"/>
                <w:szCs w:val="21"/>
              </w:rPr>
              <w:t>查询数据</w:t>
            </w:r>
          </w:p>
        </w:tc>
        <w:tc>
          <w:tcPr>
            <w:tcW w:w="6343" w:type="dxa"/>
          </w:tcPr>
          <w:p w14:paraId="3B3D0F6C" w14:textId="77777777" w:rsidR="000829C4" w:rsidRDefault="00000000">
            <w:pPr>
              <w:rPr>
                <w:szCs w:val="21"/>
              </w:rPr>
            </w:pPr>
            <w:r>
              <w:rPr>
                <w:rFonts w:hint="eastAsia"/>
                <w:szCs w:val="21"/>
              </w:rPr>
              <w:t>根据录入的查询条件查询数据，默认只查询用户所属机构的数据。</w:t>
            </w:r>
          </w:p>
        </w:tc>
      </w:tr>
      <w:tr w:rsidR="000829C4" w14:paraId="671A7F08" w14:textId="77777777">
        <w:tc>
          <w:tcPr>
            <w:tcW w:w="1113" w:type="dxa"/>
          </w:tcPr>
          <w:p w14:paraId="088BDDE5" w14:textId="77777777" w:rsidR="000829C4" w:rsidRDefault="00000000">
            <w:pPr>
              <w:rPr>
                <w:szCs w:val="21"/>
              </w:rPr>
            </w:pPr>
            <w:r>
              <w:rPr>
                <w:rFonts w:hint="eastAsia"/>
                <w:szCs w:val="21"/>
              </w:rPr>
              <w:t>清空</w:t>
            </w:r>
          </w:p>
        </w:tc>
        <w:tc>
          <w:tcPr>
            <w:tcW w:w="1066" w:type="dxa"/>
          </w:tcPr>
          <w:p w14:paraId="78CC4007" w14:textId="77777777" w:rsidR="000829C4" w:rsidRDefault="00000000">
            <w:pPr>
              <w:rPr>
                <w:szCs w:val="21"/>
              </w:rPr>
            </w:pPr>
            <w:r>
              <w:rPr>
                <w:rFonts w:hint="eastAsia"/>
                <w:szCs w:val="21"/>
              </w:rPr>
              <w:t>清空查询</w:t>
            </w:r>
          </w:p>
        </w:tc>
        <w:tc>
          <w:tcPr>
            <w:tcW w:w="6343" w:type="dxa"/>
          </w:tcPr>
          <w:p w14:paraId="4EC14254" w14:textId="77777777" w:rsidR="000829C4" w:rsidRDefault="00000000">
            <w:pPr>
              <w:rPr>
                <w:szCs w:val="21"/>
              </w:rPr>
            </w:pPr>
            <w:r>
              <w:rPr>
                <w:rFonts w:hint="eastAsia"/>
                <w:szCs w:val="21"/>
              </w:rPr>
              <w:t>点击该按钮，清空查询条件。</w:t>
            </w:r>
          </w:p>
        </w:tc>
      </w:tr>
    </w:tbl>
    <w:p w14:paraId="7E885308" w14:textId="77777777" w:rsidR="000829C4" w:rsidRDefault="00000000">
      <w:r>
        <w:rPr>
          <w:rFonts w:hint="eastAsia"/>
        </w:rPr>
        <w:t>卡片按钮：</w:t>
      </w:r>
    </w:p>
    <w:tbl>
      <w:tblPr>
        <w:tblStyle w:val="ab"/>
        <w:tblW w:w="0" w:type="auto"/>
        <w:tblLook w:val="04A0" w:firstRow="1" w:lastRow="0" w:firstColumn="1" w:lastColumn="0" w:noHBand="0" w:noVBand="1"/>
      </w:tblPr>
      <w:tblGrid>
        <w:gridCol w:w="1257"/>
        <w:gridCol w:w="1421"/>
        <w:gridCol w:w="5618"/>
      </w:tblGrid>
      <w:tr w:rsidR="000829C4" w14:paraId="184BCB52" w14:textId="77777777">
        <w:tc>
          <w:tcPr>
            <w:tcW w:w="1284" w:type="dxa"/>
            <w:shd w:val="clear" w:color="auto" w:fill="DEEBF6" w:themeFill="accent1" w:themeFillTint="32"/>
          </w:tcPr>
          <w:p w14:paraId="4EE66725" w14:textId="77777777" w:rsidR="000829C4" w:rsidRDefault="00000000">
            <w:pPr>
              <w:jc w:val="center"/>
              <w:rPr>
                <w:b/>
                <w:bCs/>
                <w:szCs w:val="21"/>
              </w:rPr>
            </w:pPr>
            <w:r>
              <w:rPr>
                <w:rFonts w:hint="eastAsia"/>
                <w:b/>
                <w:bCs/>
                <w:szCs w:val="21"/>
              </w:rPr>
              <w:t>按钮名称</w:t>
            </w:r>
          </w:p>
        </w:tc>
        <w:tc>
          <w:tcPr>
            <w:tcW w:w="1455" w:type="dxa"/>
            <w:shd w:val="clear" w:color="auto" w:fill="DEEBF6" w:themeFill="accent1" w:themeFillTint="32"/>
          </w:tcPr>
          <w:p w14:paraId="780FDF6A" w14:textId="77777777" w:rsidR="000829C4" w:rsidRDefault="00000000">
            <w:pPr>
              <w:jc w:val="center"/>
              <w:rPr>
                <w:b/>
                <w:bCs/>
                <w:szCs w:val="21"/>
              </w:rPr>
            </w:pPr>
            <w:r>
              <w:rPr>
                <w:rFonts w:hint="eastAsia"/>
                <w:b/>
                <w:bCs/>
                <w:szCs w:val="21"/>
              </w:rPr>
              <w:t>实现功能</w:t>
            </w:r>
          </w:p>
        </w:tc>
        <w:tc>
          <w:tcPr>
            <w:tcW w:w="5783" w:type="dxa"/>
            <w:shd w:val="clear" w:color="auto" w:fill="DEEBF6" w:themeFill="accent1" w:themeFillTint="32"/>
          </w:tcPr>
          <w:p w14:paraId="13FAD1B5" w14:textId="77777777" w:rsidR="000829C4" w:rsidRDefault="00000000">
            <w:pPr>
              <w:jc w:val="center"/>
              <w:rPr>
                <w:b/>
                <w:bCs/>
                <w:szCs w:val="21"/>
              </w:rPr>
            </w:pPr>
            <w:r>
              <w:rPr>
                <w:rFonts w:hint="eastAsia"/>
                <w:b/>
                <w:bCs/>
                <w:szCs w:val="21"/>
              </w:rPr>
              <w:t>规则</w:t>
            </w:r>
          </w:p>
        </w:tc>
      </w:tr>
      <w:tr w:rsidR="000829C4" w14:paraId="7AE0EDC7" w14:textId="77777777">
        <w:tc>
          <w:tcPr>
            <w:tcW w:w="1284" w:type="dxa"/>
          </w:tcPr>
          <w:p w14:paraId="2EC3D5F7" w14:textId="77777777" w:rsidR="000829C4" w:rsidRDefault="00000000">
            <w:pPr>
              <w:rPr>
                <w:szCs w:val="21"/>
              </w:rPr>
            </w:pPr>
            <w:r>
              <w:rPr>
                <w:rFonts w:hint="eastAsia"/>
                <w:szCs w:val="21"/>
              </w:rPr>
              <w:t>保存</w:t>
            </w:r>
          </w:p>
        </w:tc>
        <w:tc>
          <w:tcPr>
            <w:tcW w:w="1455" w:type="dxa"/>
          </w:tcPr>
          <w:p w14:paraId="29F44205" w14:textId="77777777" w:rsidR="000829C4" w:rsidRDefault="00000000">
            <w:pPr>
              <w:rPr>
                <w:szCs w:val="21"/>
              </w:rPr>
            </w:pPr>
            <w:r>
              <w:rPr>
                <w:rFonts w:hint="eastAsia"/>
                <w:szCs w:val="21"/>
              </w:rPr>
              <w:t>保存</w:t>
            </w:r>
          </w:p>
        </w:tc>
        <w:tc>
          <w:tcPr>
            <w:tcW w:w="5783" w:type="dxa"/>
          </w:tcPr>
          <w:p w14:paraId="1A9572C4" w14:textId="77777777" w:rsidR="000829C4" w:rsidRDefault="00000000">
            <w:pPr>
              <w:numPr>
                <w:ilvl w:val="0"/>
                <w:numId w:val="150"/>
              </w:numPr>
              <w:rPr>
                <w:szCs w:val="21"/>
              </w:rPr>
            </w:pPr>
            <w:r>
              <w:rPr>
                <w:rFonts w:hint="eastAsia"/>
                <w:szCs w:val="21"/>
              </w:rPr>
              <w:t>编辑状态下显示该按钮；</w:t>
            </w:r>
          </w:p>
          <w:p w14:paraId="72607E79" w14:textId="77777777" w:rsidR="000829C4" w:rsidRDefault="00000000">
            <w:pPr>
              <w:numPr>
                <w:ilvl w:val="0"/>
                <w:numId w:val="150"/>
              </w:numPr>
              <w:rPr>
                <w:szCs w:val="21"/>
              </w:rPr>
            </w:pPr>
            <w:r>
              <w:rPr>
                <w:rFonts w:hint="eastAsia"/>
                <w:szCs w:val="21"/>
              </w:rPr>
              <w:lastRenderedPageBreak/>
              <w:t>点击该按钮，保存修改或新增的信息；</w:t>
            </w:r>
          </w:p>
        </w:tc>
      </w:tr>
      <w:tr w:rsidR="000829C4" w14:paraId="457297E3" w14:textId="77777777">
        <w:tc>
          <w:tcPr>
            <w:tcW w:w="1284" w:type="dxa"/>
          </w:tcPr>
          <w:p w14:paraId="220ED505" w14:textId="77777777" w:rsidR="000829C4" w:rsidRDefault="00000000">
            <w:pPr>
              <w:rPr>
                <w:szCs w:val="21"/>
              </w:rPr>
            </w:pPr>
            <w:r>
              <w:rPr>
                <w:rFonts w:hint="eastAsia"/>
                <w:szCs w:val="21"/>
              </w:rPr>
              <w:lastRenderedPageBreak/>
              <w:t>取消</w:t>
            </w:r>
          </w:p>
        </w:tc>
        <w:tc>
          <w:tcPr>
            <w:tcW w:w="1455" w:type="dxa"/>
          </w:tcPr>
          <w:p w14:paraId="2E0EDFAF" w14:textId="77777777" w:rsidR="000829C4" w:rsidRDefault="00000000">
            <w:pPr>
              <w:rPr>
                <w:szCs w:val="21"/>
              </w:rPr>
            </w:pPr>
            <w:r>
              <w:rPr>
                <w:rFonts w:hint="eastAsia"/>
                <w:szCs w:val="21"/>
              </w:rPr>
              <w:t>取消</w:t>
            </w:r>
          </w:p>
        </w:tc>
        <w:tc>
          <w:tcPr>
            <w:tcW w:w="5783" w:type="dxa"/>
          </w:tcPr>
          <w:p w14:paraId="0BA7FF44" w14:textId="77777777" w:rsidR="000829C4" w:rsidRDefault="00000000">
            <w:pPr>
              <w:numPr>
                <w:ilvl w:val="0"/>
                <w:numId w:val="151"/>
              </w:numPr>
              <w:rPr>
                <w:szCs w:val="21"/>
              </w:rPr>
            </w:pPr>
            <w:r>
              <w:rPr>
                <w:rFonts w:hint="eastAsia"/>
                <w:szCs w:val="21"/>
              </w:rPr>
              <w:t>编辑状态下显示该按钮；</w:t>
            </w:r>
          </w:p>
          <w:p w14:paraId="46F87A24" w14:textId="77777777" w:rsidR="000829C4" w:rsidRDefault="00000000">
            <w:pPr>
              <w:numPr>
                <w:ilvl w:val="0"/>
                <w:numId w:val="151"/>
              </w:numPr>
              <w:rPr>
                <w:szCs w:val="21"/>
              </w:rPr>
            </w:pPr>
            <w:r>
              <w:rPr>
                <w:rFonts w:hint="eastAsia"/>
                <w:szCs w:val="21"/>
              </w:rPr>
              <w:t>点击该按钮，取消修改或新增的信息；</w:t>
            </w:r>
          </w:p>
        </w:tc>
      </w:tr>
      <w:tr w:rsidR="000829C4" w14:paraId="42B900DD" w14:textId="77777777">
        <w:tc>
          <w:tcPr>
            <w:tcW w:w="1284" w:type="dxa"/>
          </w:tcPr>
          <w:p w14:paraId="5839AD04" w14:textId="77777777" w:rsidR="000829C4" w:rsidRDefault="00000000">
            <w:pPr>
              <w:rPr>
                <w:szCs w:val="21"/>
              </w:rPr>
            </w:pPr>
            <w:r>
              <w:rPr>
                <w:rFonts w:hint="eastAsia"/>
                <w:szCs w:val="21"/>
              </w:rPr>
              <w:t>关闭</w:t>
            </w:r>
          </w:p>
        </w:tc>
        <w:tc>
          <w:tcPr>
            <w:tcW w:w="1455" w:type="dxa"/>
          </w:tcPr>
          <w:p w14:paraId="37AF4C38" w14:textId="77777777" w:rsidR="000829C4" w:rsidRDefault="00000000">
            <w:pPr>
              <w:rPr>
                <w:szCs w:val="21"/>
              </w:rPr>
            </w:pPr>
            <w:r>
              <w:rPr>
                <w:rFonts w:hint="eastAsia"/>
                <w:szCs w:val="21"/>
              </w:rPr>
              <w:t>关闭</w:t>
            </w:r>
          </w:p>
        </w:tc>
        <w:tc>
          <w:tcPr>
            <w:tcW w:w="5783" w:type="dxa"/>
          </w:tcPr>
          <w:p w14:paraId="5B0BCB0C" w14:textId="77777777" w:rsidR="000829C4" w:rsidRDefault="00000000">
            <w:pPr>
              <w:numPr>
                <w:ilvl w:val="0"/>
                <w:numId w:val="152"/>
              </w:numPr>
              <w:rPr>
                <w:szCs w:val="21"/>
              </w:rPr>
            </w:pPr>
            <w:r>
              <w:rPr>
                <w:rFonts w:hint="eastAsia"/>
                <w:szCs w:val="21"/>
              </w:rPr>
              <w:t>浏览状态下显示该按钮；</w:t>
            </w:r>
          </w:p>
          <w:p w14:paraId="6E7968DE" w14:textId="77777777" w:rsidR="000829C4" w:rsidRDefault="00000000">
            <w:pPr>
              <w:numPr>
                <w:ilvl w:val="0"/>
                <w:numId w:val="152"/>
              </w:numPr>
              <w:rPr>
                <w:szCs w:val="21"/>
              </w:rPr>
            </w:pPr>
            <w:r>
              <w:rPr>
                <w:rFonts w:hint="eastAsia"/>
                <w:szCs w:val="21"/>
              </w:rPr>
              <w:t>点击该按钮，关闭卡片界面；</w:t>
            </w:r>
          </w:p>
        </w:tc>
      </w:tr>
    </w:tbl>
    <w:p w14:paraId="4E62EDA2" w14:textId="77777777" w:rsidR="000829C4" w:rsidRDefault="000829C4"/>
    <w:p w14:paraId="44434767" w14:textId="77777777" w:rsidR="000829C4" w:rsidRDefault="00000000">
      <w:pPr>
        <w:pStyle w:val="5"/>
      </w:pPr>
      <w:r>
        <w:rPr>
          <w:rFonts w:hint="eastAsia"/>
        </w:rPr>
        <w:t>算法说明</w:t>
      </w:r>
    </w:p>
    <w:p w14:paraId="6417154E" w14:textId="77777777" w:rsidR="000829C4" w:rsidRDefault="00000000">
      <w:pPr>
        <w:numPr>
          <w:ilvl w:val="0"/>
          <w:numId w:val="153"/>
        </w:numPr>
      </w:pPr>
      <w:r>
        <w:rPr>
          <w:rFonts w:hint="eastAsia"/>
        </w:rPr>
        <w:t>界面所有金额型字段保留两位小数，以千分位显示；</w:t>
      </w:r>
    </w:p>
    <w:p w14:paraId="649937D6" w14:textId="77777777" w:rsidR="000829C4" w:rsidRDefault="00000000">
      <w:pPr>
        <w:numPr>
          <w:ilvl w:val="0"/>
          <w:numId w:val="153"/>
        </w:numPr>
      </w:pPr>
      <w:r>
        <w:rPr>
          <w:rFonts w:hint="eastAsia"/>
        </w:rPr>
        <w:t>税率显示保留两位小数。</w:t>
      </w:r>
    </w:p>
    <w:p w14:paraId="64FFF929" w14:textId="77777777" w:rsidR="000829C4" w:rsidRDefault="00000000">
      <w:pPr>
        <w:pStyle w:val="5"/>
      </w:pPr>
      <w:r>
        <w:rPr>
          <w:rFonts w:hint="eastAsia"/>
        </w:rPr>
        <w:t>逻辑校验</w:t>
      </w:r>
    </w:p>
    <w:p w14:paraId="4B0693BA" w14:textId="77777777" w:rsidR="000829C4" w:rsidRDefault="00000000">
      <w:pPr>
        <w:numPr>
          <w:ilvl w:val="0"/>
          <w:numId w:val="154"/>
        </w:numPr>
      </w:pPr>
      <w:r>
        <w:rPr>
          <w:rFonts w:hint="eastAsia"/>
        </w:rPr>
        <w:t>保存时，校验交易流水号必须唯一，否则提示“交易流水号</w:t>
      </w:r>
      <w:proofErr w:type="gramStart"/>
      <w:r>
        <w:rPr>
          <w:rFonts w:hint="eastAsia"/>
        </w:rPr>
        <w:t>不</w:t>
      </w:r>
      <w:proofErr w:type="gramEnd"/>
      <w:r>
        <w:rPr>
          <w:rFonts w:hint="eastAsia"/>
        </w:rPr>
        <w:t>唯一，请修改后再操作。”。</w:t>
      </w:r>
    </w:p>
    <w:p w14:paraId="565E2DBF" w14:textId="77777777" w:rsidR="000829C4" w:rsidRDefault="00000000">
      <w:pPr>
        <w:pStyle w:val="4"/>
      </w:pPr>
      <w:r>
        <w:rPr>
          <w:rFonts w:hint="eastAsia"/>
        </w:rPr>
        <w:t>输出</w:t>
      </w:r>
    </w:p>
    <w:p w14:paraId="760DD6CB" w14:textId="77777777" w:rsidR="000829C4" w:rsidRDefault="00000000">
      <w:r>
        <w:rPr>
          <w:rFonts w:hint="eastAsia"/>
        </w:rPr>
        <w:t>无。</w:t>
      </w:r>
    </w:p>
    <w:p w14:paraId="0BF624DB" w14:textId="77777777" w:rsidR="000829C4" w:rsidRDefault="00000000">
      <w:pPr>
        <w:pStyle w:val="4"/>
      </w:pPr>
      <w:r>
        <w:rPr>
          <w:rFonts w:hint="eastAsia"/>
        </w:rPr>
        <w:t>非功能性需求</w:t>
      </w:r>
    </w:p>
    <w:p w14:paraId="7CF0A9D1" w14:textId="77777777" w:rsidR="000829C4" w:rsidRDefault="00000000">
      <w:r>
        <w:rPr>
          <w:rFonts w:hint="eastAsia"/>
        </w:rPr>
        <w:t>无。</w:t>
      </w:r>
    </w:p>
    <w:p w14:paraId="37AFA2F9" w14:textId="77777777" w:rsidR="000829C4" w:rsidRDefault="000829C4"/>
    <w:p w14:paraId="680C0199" w14:textId="77777777" w:rsidR="000829C4" w:rsidRDefault="00000000">
      <w:pPr>
        <w:pStyle w:val="2"/>
      </w:pPr>
      <w:bookmarkStart w:id="179" w:name="_Toc1560665446"/>
      <w:r>
        <w:rPr>
          <w:rFonts w:hint="eastAsia"/>
        </w:rPr>
        <w:t>消费税计算</w:t>
      </w:r>
      <w:bookmarkEnd w:id="179"/>
    </w:p>
    <w:p w14:paraId="2FA62DF0" w14:textId="77777777" w:rsidR="000829C4" w:rsidRDefault="00000000">
      <w:pPr>
        <w:pStyle w:val="3"/>
      </w:pPr>
      <w:bookmarkStart w:id="180" w:name="_Toc738886464"/>
      <w:r>
        <w:rPr>
          <w:rFonts w:hint="eastAsia"/>
        </w:rPr>
        <w:t>减免适用政策</w:t>
      </w:r>
      <w:bookmarkEnd w:id="180"/>
    </w:p>
    <w:p w14:paraId="153D247C" w14:textId="77777777" w:rsidR="000829C4" w:rsidRDefault="00000000">
      <w:pPr>
        <w:pStyle w:val="4"/>
      </w:pPr>
      <w:r>
        <w:rPr>
          <w:rFonts w:hint="eastAsia"/>
        </w:rPr>
        <w:t>功能描述</w:t>
      </w:r>
    </w:p>
    <w:p w14:paraId="65AD69C8" w14:textId="77777777" w:rsidR="000829C4" w:rsidRDefault="00000000">
      <w:pPr>
        <w:ind w:firstLine="420"/>
      </w:pPr>
      <w:r>
        <w:rPr>
          <w:rFonts w:hint="eastAsia"/>
        </w:rPr>
        <w:t>本功能维护各机构消费税适应的减免税政策，按产品种类维度维护。增加用户权限。</w:t>
      </w:r>
    </w:p>
    <w:p w14:paraId="48C01B76" w14:textId="77777777" w:rsidR="000829C4" w:rsidRDefault="00000000">
      <w:pPr>
        <w:pStyle w:val="4"/>
      </w:pPr>
      <w:r>
        <w:rPr>
          <w:rFonts w:hint="eastAsia"/>
        </w:rPr>
        <w:lastRenderedPageBreak/>
        <w:t>原型界面</w:t>
      </w:r>
    </w:p>
    <w:p w14:paraId="0CEA56BC" w14:textId="77777777" w:rsidR="000829C4" w:rsidRDefault="00000000">
      <w:r>
        <w:rPr>
          <w:noProof/>
        </w:rPr>
        <w:drawing>
          <wp:inline distT="0" distB="0" distL="114300" distR="114300" wp14:anchorId="546A6E70" wp14:editId="121B9A2E">
            <wp:extent cx="5269865" cy="2322195"/>
            <wp:effectExtent l="0" t="0" r="13335" b="14605"/>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115"/>
                    <a:stretch>
                      <a:fillRect/>
                    </a:stretch>
                  </pic:blipFill>
                  <pic:spPr>
                    <a:xfrm>
                      <a:off x="0" y="0"/>
                      <a:ext cx="5269865" cy="2322195"/>
                    </a:xfrm>
                    <a:prstGeom prst="rect">
                      <a:avLst/>
                    </a:prstGeom>
                    <a:noFill/>
                    <a:ln>
                      <a:noFill/>
                    </a:ln>
                  </pic:spPr>
                </pic:pic>
              </a:graphicData>
            </a:graphic>
          </wp:inline>
        </w:drawing>
      </w:r>
    </w:p>
    <w:p w14:paraId="150E2E1C" w14:textId="77777777" w:rsidR="000829C4" w:rsidRDefault="00000000">
      <w:pPr>
        <w:pStyle w:val="a3"/>
      </w:pPr>
      <w:r>
        <w:t>图</w:t>
      </w:r>
      <w:r>
        <w:t xml:space="preserve"> </w:t>
      </w:r>
      <w:r>
        <w:fldChar w:fldCharType="begin"/>
      </w:r>
      <w:r>
        <w:instrText xml:space="preserve"> SEQ </w:instrText>
      </w:r>
      <w:r>
        <w:instrText>图</w:instrText>
      </w:r>
      <w:r>
        <w:instrText xml:space="preserve"> \* ARABIC </w:instrText>
      </w:r>
      <w:r>
        <w:fldChar w:fldCharType="separate"/>
      </w:r>
      <w:r>
        <w:t>292422</w:t>
      </w:r>
      <w:r>
        <w:fldChar w:fldCharType="end"/>
      </w:r>
      <w:r>
        <w:rPr>
          <w:rFonts w:hint="eastAsia"/>
        </w:rPr>
        <w:t xml:space="preserve"> </w:t>
      </w:r>
      <w:r>
        <w:rPr>
          <w:rFonts w:hint="eastAsia"/>
        </w:rPr>
        <w:t>减免政策设置列表</w:t>
      </w:r>
    </w:p>
    <w:p w14:paraId="5C0BAA68" w14:textId="77777777" w:rsidR="000829C4" w:rsidRDefault="00000000">
      <w:r>
        <w:rPr>
          <w:noProof/>
        </w:rPr>
        <w:drawing>
          <wp:inline distT="0" distB="0" distL="114300" distR="114300" wp14:anchorId="47F681DF" wp14:editId="56E11377">
            <wp:extent cx="5267960" cy="2299335"/>
            <wp:effectExtent l="0" t="0" r="15240" b="1206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16"/>
                    <a:stretch>
                      <a:fillRect/>
                    </a:stretch>
                  </pic:blipFill>
                  <pic:spPr>
                    <a:xfrm>
                      <a:off x="0" y="0"/>
                      <a:ext cx="5267960" cy="2299335"/>
                    </a:xfrm>
                    <a:prstGeom prst="rect">
                      <a:avLst/>
                    </a:prstGeom>
                    <a:noFill/>
                    <a:ln>
                      <a:noFill/>
                    </a:ln>
                  </pic:spPr>
                </pic:pic>
              </a:graphicData>
            </a:graphic>
          </wp:inline>
        </w:drawing>
      </w:r>
    </w:p>
    <w:p w14:paraId="46954780" w14:textId="77777777" w:rsidR="000829C4" w:rsidRDefault="00000000">
      <w:pPr>
        <w:pStyle w:val="a3"/>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302523</w:t>
      </w:r>
      <w:r>
        <w:fldChar w:fldCharType="end"/>
      </w:r>
      <w:r>
        <w:rPr>
          <w:rFonts w:hint="eastAsia"/>
        </w:rPr>
        <w:t xml:space="preserve"> </w:t>
      </w:r>
      <w:r>
        <w:rPr>
          <w:rFonts w:hint="eastAsia"/>
        </w:rPr>
        <w:t>减免政策设置详情</w:t>
      </w:r>
    </w:p>
    <w:p w14:paraId="67E4CCAB" w14:textId="77777777" w:rsidR="000829C4" w:rsidRDefault="00000000">
      <w:pPr>
        <w:pStyle w:val="4"/>
      </w:pPr>
      <w:r>
        <w:rPr>
          <w:rFonts w:hint="eastAsia"/>
        </w:rPr>
        <w:t>输入列表</w:t>
      </w:r>
    </w:p>
    <w:p w14:paraId="4F8CADC9"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7EFD1E41" w14:textId="77777777">
        <w:tc>
          <w:tcPr>
            <w:tcW w:w="1561" w:type="dxa"/>
            <w:shd w:val="clear" w:color="auto" w:fill="DEEBF6" w:themeFill="accent1" w:themeFillTint="32"/>
          </w:tcPr>
          <w:p w14:paraId="62F3E6E9" w14:textId="77777777" w:rsidR="000829C4" w:rsidRDefault="00000000">
            <w:pPr>
              <w:jc w:val="center"/>
              <w:rPr>
                <w:b/>
                <w:bCs/>
                <w:szCs w:val="21"/>
              </w:rPr>
            </w:pPr>
            <w:r>
              <w:rPr>
                <w:rFonts w:hint="eastAsia"/>
                <w:b/>
                <w:bCs/>
                <w:szCs w:val="21"/>
              </w:rPr>
              <w:t>字段名称</w:t>
            </w:r>
          </w:p>
        </w:tc>
        <w:tc>
          <w:tcPr>
            <w:tcW w:w="1110" w:type="dxa"/>
            <w:shd w:val="clear" w:color="auto" w:fill="DEEBF6" w:themeFill="accent1" w:themeFillTint="32"/>
          </w:tcPr>
          <w:p w14:paraId="41EE7241" w14:textId="77777777" w:rsidR="000829C4" w:rsidRDefault="00000000">
            <w:pPr>
              <w:jc w:val="center"/>
              <w:rPr>
                <w:b/>
                <w:bCs/>
                <w:szCs w:val="21"/>
              </w:rPr>
            </w:pPr>
            <w:r>
              <w:rPr>
                <w:rFonts w:hint="eastAsia"/>
                <w:b/>
                <w:bCs/>
                <w:szCs w:val="21"/>
              </w:rPr>
              <w:t>字段类型</w:t>
            </w:r>
          </w:p>
        </w:tc>
        <w:tc>
          <w:tcPr>
            <w:tcW w:w="1089" w:type="dxa"/>
            <w:shd w:val="clear" w:color="auto" w:fill="DEEBF6" w:themeFill="accent1" w:themeFillTint="32"/>
          </w:tcPr>
          <w:p w14:paraId="73A1F9E2" w14:textId="77777777" w:rsidR="000829C4" w:rsidRDefault="00000000">
            <w:pPr>
              <w:jc w:val="center"/>
              <w:rPr>
                <w:b/>
                <w:bCs/>
                <w:szCs w:val="21"/>
              </w:rPr>
            </w:pPr>
            <w:r>
              <w:rPr>
                <w:rFonts w:hint="eastAsia"/>
                <w:b/>
                <w:bCs/>
                <w:szCs w:val="21"/>
              </w:rPr>
              <w:t>录入方式</w:t>
            </w:r>
          </w:p>
        </w:tc>
        <w:tc>
          <w:tcPr>
            <w:tcW w:w="1429" w:type="dxa"/>
            <w:shd w:val="clear" w:color="auto" w:fill="DEEBF6" w:themeFill="accent1" w:themeFillTint="32"/>
          </w:tcPr>
          <w:p w14:paraId="27FC3DE0" w14:textId="77777777" w:rsidR="000829C4" w:rsidRDefault="00000000">
            <w:pPr>
              <w:jc w:val="center"/>
              <w:rPr>
                <w:b/>
                <w:bCs/>
                <w:szCs w:val="21"/>
              </w:rPr>
            </w:pPr>
            <w:r>
              <w:rPr>
                <w:rFonts w:hint="eastAsia"/>
                <w:b/>
                <w:bCs/>
                <w:szCs w:val="21"/>
              </w:rPr>
              <w:t>是否必录</w:t>
            </w:r>
          </w:p>
        </w:tc>
        <w:tc>
          <w:tcPr>
            <w:tcW w:w="3330" w:type="dxa"/>
            <w:shd w:val="clear" w:color="auto" w:fill="DEEBF6" w:themeFill="accent1" w:themeFillTint="32"/>
          </w:tcPr>
          <w:p w14:paraId="12DE8E13" w14:textId="77777777" w:rsidR="000829C4" w:rsidRDefault="00000000">
            <w:pPr>
              <w:jc w:val="center"/>
              <w:rPr>
                <w:b/>
                <w:bCs/>
                <w:szCs w:val="21"/>
              </w:rPr>
            </w:pPr>
            <w:r>
              <w:rPr>
                <w:rFonts w:hint="eastAsia"/>
                <w:b/>
                <w:bCs/>
                <w:szCs w:val="21"/>
              </w:rPr>
              <w:t>备注</w:t>
            </w:r>
          </w:p>
        </w:tc>
      </w:tr>
      <w:tr w:rsidR="000829C4" w14:paraId="7C0AC297" w14:textId="77777777">
        <w:tc>
          <w:tcPr>
            <w:tcW w:w="1561" w:type="dxa"/>
          </w:tcPr>
          <w:p w14:paraId="4F7E9C06" w14:textId="77777777" w:rsidR="000829C4" w:rsidRDefault="00000000">
            <w:pPr>
              <w:rPr>
                <w:szCs w:val="21"/>
              </w:rPr>
            </w:pPr>
            <w:r>
              <w:rPr>
                <w:rFonts w:hint="eastAsia"/>
                <w:szCs w:val="21"/>
              </w:rPr>
              <w:t>机构</w:t>
            </w:r>
          </w:p>
        </w:tc>
        <w:tc>
          <w:tcPr>
            <w:tcW w:w="1110" w:type="dxa"/>
          </w:tcPr>
          <w:p w14:paraId="4734681F" w14:textId="77777777" w:rsidR="000829C4" w:rsidRDefault="00000000">
            <w:pPr>
              <w:jc w:val="center"/>
              <w:rPr>
                <w:szCs w:val="21"/>
              </w:rPr>
            </w:pPr>
            <w:r>
              <w:rPr>
                <w:rFonts w:hint="eastAsia"/>
                <w:szCs w:val="21"/>
              </w:rPr>
              <w:t>参照</w:t>
            </w:r>
          </w:p>
        </w:tc>
        <w:tc>
          <w:tcPr>
            <w:tcW w:w="1089" w:type="dxa"/>
          </w:tcPr>
          <w:p w14:paraId="408B5437" w14:textId="77777777" w:rsidR="000829C4" w:rsidRDefault="00000000">
            <w:pPr>
              <w:jc w:val="center"/>
              <w:rPr>
                <w:szCs w:val="21"/>
              </w:rPr>
            </w:pPr>
            <w:r>
              <w:rPr>
                <w:rFonts w:hint="eastAsia"/>
                <w:szCs w:val="21"/>
              </w:rPr>
              <w:t>手动选择</w:t>
            </w:r>
          </w:p>
        </w:tc>
        <w:tc>
          <w:tcPr>
            <w:tcW w:w="1429" w:type="dxa"/>
          </w:tcPr>
          <w:p w14:paraId="3C2A8B7C" w14:textId="77777777" w:rsidR="000829C4" w:rsidRDefault="00000000">
            <w:pPr>
              <w:jc w:val="center"/>
              <w:rPr>
                <w:szCs w:val="21"/>
              </w:rPr>
            </w:pPr>
            <w:r>
              <w:rPr>
                <w:rFonts w:hint="eastAsia"/>
                <w:szCs w:val="21"/>
              </w:rPr>
              <w:t>否</w:t>
            </w:r>
          </w:p>
        </w:tc>
        <w:tc>
          <w:tcPr>
            <w:tcW w:w="3330" w:type="dxa"/>
          </w:tcPr>
          <w:p w14:paraId="4735F527" w14:textId="77777777" w:rsidR="000829C4" w:rsidRDefault="00000000">
            <w:pPr>
              <w:rPr>
                <w:szCs w:val="21"/>
              </w:rPr>
            </w:pPr>
            <w:r>
              <w:rPr>
                <w:rFonts w:hint="eastAsia"/>
                <w:szCs w:val="21"/>
              </w:rPr>
              <w:t>默认登录机构，增加用户权限</w:t>
            </w:r>
          </w:p>
        </w:tc>
      </w:tr>
      <w:tr w:rsidR="000829C4" w14:paraId="207AD22E" w14:textId="77777777">
        <w:tc>
          <w:tcPr>
            <w:tcW w:w="1561" w:type="dxa"/>
          </w:tcPr>
          <w:p w14:paraId="43D80A80" w14:textId="77777777" w:rsidR="000829C4" w:rsidRDefault="00000000">
            <w:pPr>
              <w:rPr>
                <w:szCs w:val="21"/>
              </w:rPr>
            </w:pPr>
            <w:r>
              <w:rPr>
                <w:rFonts w:hint="eastAsia"/>
                <w:szCs w:val="21"/>
              </w:rPr>
              <w:t>产品种类</w:t>
            </w:r>
          </w:p>
        </w:tc>
        <w:tc>
          <w:tcPr>
            <w:tcW w:w="1110" w:type="dxa"/>
          </w:tcPr>
          <w:p w14:paraId="52179CDA" w14:textId="77777777" w:rsidR="000829C4" w:rsidRDefault="00000000">
            <w:pPr>
              <w:jc w:val="center"/>
              <w:rPr>
                <w:szCs w:val="21"/>
              </w:rPr>
            </w:pPr>
            <w:r>
              <w:rPr>
                <w:rFonts w:hint="eastAsia"/>
                <w:szCs w:val="21"/>
              </w:rPr>
              <w:t>参照</w:t>
            </w:r>
          </w:p>
        </w:tc>
        <w:tc>
          <w:tcPr>
            <w:tcW w:w="1089" w:type="dxa"/>
          </w:tcPr>
          <w:p w14:paraId="6EE9348E" w14:textId="77777777" w:rsidR="000829C4" w:rsidRDefault="00000000">
            <w:pPr>
              <w:jc w:val="center"/>
              <w:rPr>
                <w:szCs w:val="21"/>
              </w:rPr>
            </w:pPr>
            <w:r>
              <w:rPr>
                <w:rFonts w:hint="eastAsia"/>
                <w:szCs w:val="21"/>
              </w:rPr>
              <w:t>手动选择</w:t>
            </w:r>
          </w:p>
        </w:tc>
        <w:tc>
          <w:tcPr>
            <w:tcW w:w="1429" w:type="dxa"/>
          </w:tcPr>
          <w:p w14:paraId="039211DE" w14:textId="77777777" w:rsidR="000829C4" w:rsidRDefault="00000000">
            <w:pPr>
              <w:jc w:val="center"/>
              <w:rPr>
                <w:szCs w:val="21"/>
              </w:rPr>
            </w:pPr>
            <w:r>
              <w:rPr>
                <w:rFonts w:hint="eastAsia"/>
                <w:szCs w:val="21"/>
              </w:rPr>
              <w:t>否</w:t>
            </w:r>
          </w:p>
        </w:tc>
        <w:tc>
          <w:tcPr>
            <w:tcW w:w="3330" w:type="dxa"/>
          </w:tcPr>
          <w:p w14:paraId="15C422E1" w14:textId="77777777" w:rsidR="000829C4" w:rsidRDefault="00000000">
            <w:pPr>
              <w:rPr>
                <w:szCs w:val="21"/>
              </w:rPr>
            </w:pPr>
            <w:r>
              <w:rPr>
                <w:rFonts w:hint="eastAsia"/>
                <w:szCs w:val="21"/>
              </w:rPr>
              <w:t>参照产品种类自定义档案</w:t>
            </w:r>
          </w:p>
        </w:tc>
      </w:tr>
      <w:tr w:rsidR="000829C4" w14:paraId="0EA5D56A" w14:textId="77777777">
        <w:tc>
          <w:tcPr>
            <w:tcW w:w="1561" w:type="dxa"/>
          </w:tcPr>
          <w:p w14:paraId="22DDEA48" w14:textId="77777777" w:rsidR="000829C4" w:rsidRDefault="00000000">
            <w:pPr>
              <w:rPr>
                <w:szCs w:val="21"/>
              </w:rPr>
            </w:pPr>
            <w:r>
              <w:rPr>
                <w:rFonts w:hint="eastAsia"/>
                <w:szCs w:val="21"/>
              </w:rPr>
              <w:t>政策开始日期</w:t>
            </w:r>
          </w:p>
        </w:tc>
        <w:tc>
          <w:tcPr>
            <w:tcW w:w="1110" w:type="dxa"/>
          </w:tcPr>
          <w:p w14:paraId="36718F25" w14:textId="77777777" w:rsidR="000829C4" w:rsidRDefault="00000000">
            <w:pPr>
              <w:jc w:val="center"/>
              <w:rPr>
                <w:szCs w:val="21"/>
              </w:rPr>
            </w:pPr>
            <w:r>
              <w:rPr>
                <w:rFonts w:hint="eastAsia"/>
                <w:szCs w:val="21"/>
              </w:rPr>
              <w:t>日历控件</w:t>
            </w:r>
          </w:p>
        </w:tc>
        <w:tc>
          <w:tcPr>
            <w:tcW w:w="1089" w:type="dxa"/>
          </w:tcPr>
          <w:p w14:paraId="3D8D40C1" w14:textId="77777777" w:rsidR="000829C4" w:rsidRDefault="00000000">
            <w:pPr>
              <w:jc w:val="center"/>
              <w:rPr>
                <w:szCs w:val="21"/>
              </w:rPr>
            </w:pPr>
            <w:r>
              <w:rPr>
                <w:rFonts w:hint="eastAsia"/>
                <w:szCs w:val="21"/>
              </w:rPr>
              <w:t>手动选择</w:t>
            </w:r>
          </w:p>
        </w:tc>
        <w:tc>
          <w:tcPr>
            <w:tcW w:w="1429" w:type="dxa"/>
          </w:tcPr>
          <w:p w14:paraId="6EF9FC6F" w14:textId="77777777" w:rsidR="000829C4" w:rsidRDefault="00000000">
            <w:pPr>
              <w:jc w:val="center"/>
              <w:rPr>
                <w:szCs w:val="21"/>
              </w:rPr>
            </w:pPr>
            <w:r>
              <w:rPr>
                <w:rFonts w:hint="eastAsia"/>
                <w:szCs w:val="21"/>
              </w:rPr>
              <w:t>否</w:t>
            </w:r>
          </w:p>
        </w:tc>
        <w:tc>
          <w:tcPr>
            <w:tcW w:w="3330" w:type="dxa"/>
          </w:tcPr>
          <w:p w14:paraId="075623BE" w14:textId="77777777" w:rsidR="000829C4" w:rsidRDefault="00000000">
            <w:pPr>
              <w:rPr>
                <w:szCs w:val="21"/>
              </w:rPr>
            </w:pPr>
            <w:r>
              <w:rPr>
                <w:rFonts w:hint="eastAsia"/>
                <w:szCs w:val="21"/>
              </w:rPr>
              <w:t>默认当前月份</w:t>
            </w:r>
            <w:r>
              <w:rPr>
                <w:rFonts w:hint="eastAsia"/>
                <w:szCs w:val="21"/>
              </w:rPr>
              <w:t>1</w:t>
            </w:r>
            <w:r>
              <w:rPr>
                <w:rFonts w:hint="eastAsia"/>
                <w:szCs w:val="21"/>
              </w:rPr>
              <w:t>日</w:t>
            </w:r>
          </w:p>
        </w:tc>
      </w:tr>
      <w:tr w:rsidR="000829C4" w14:paraId="312122B5" w14:textId="77777777">
        <w:tc>
          <w:tcPr>
            <w:tcW w:w="1561" w:type="dxa"/>
          </w:tcPr>
          <w:p w14:paraId="0AF90F7D" w14:textId="77777777" w:rsidR="000829C4" w:rsidRDefault="00000000">
            <w:pPr>
              <w:rPr>
                <w:szCs w:val="21"/>
              </w:rPr>
            </w:pPr>
            <w:r>
              <w:rPr>
                <w:rFonts w:hint="eastAsia"/>
                <w:szCs w:val="21"/>
              </w:rPr>
              <w:t>政策截止日期</w:t>
            </w:r>
          </w:p>
        </w:tc>
        <w:tc>
          <w:tcPr>
            <w:tcW w:w="1110" w:type="dxa"/>
          </w:tcPr>
          <w:p w14:paraId="0FD3E8EF" w14:textId="77777777" w:rsidR="000829C4" w:rsidRDefault="00000000">
            <w:pPr>
              <w:jc w:val="center"/>
              <w:rPr>
                <w:szCs w:val="21"/>
              </w:rPr>
            </w:pPr>
            <w:r>
              <w:rPr>
                <w:rFonts w:hint="eastAsia"/>
                <w:szCs w:val="21"/>
              </w:rPr>
              <w:t>日历控件</w:t>
            </w:r>
          </w:p>
        </w:tc>
        <w:tc>
          <w:tcPr>
            <w:tcW w:w="1089" w:type="dxa"/>
          </w:tcPr>
          <w:p w14:paraId="4F9BC6FB" w14:textId="77777777" w:rsidR="000829C4" w:rsidRDefault="00000000">
            <w:pPr>
              <w:jc w:val="center"/>
              <w:rPr>
                <w:szCs w:val="21"/>
              </w:rPr>
            </w:pPr>
            <w:r>
              <w:rPr>
                <w:rFonts w:hint="eastAsia"/>
                <w:szCs w:val="21"/>
              </w:rPr>
              <w:t>手动选择</w:t>
            </w:r>
          </w:p>
        </w:tc>
        <w:tc>
          <w:tcPr>
            <w:tcW w:w="1429" w:type="dxa"/>
          </w:tcPr>
          <w:p w14:paraId="262D60D4" w14:textId="77777777" w:rsidR="000829C4" w:rsidRDefault="00000000">
            <w:pPr>
              <w:jc w:val="center"/>
              <w:rPr>
                <w:szCs w:val="21"/>
              </w:rPr>
            </w:pPr>
            <w:r>
              <w:rPr>
                <w:rFonts w:hint="eastAsia"/>
                <w:szCs w:val="21"/>
              </w:rPr>
              <w:t>否</w:t>
            </w:r>
          </w:p>
        </w:tc>
        <w:tc>
          <w:tcPr>
            <w:tcW w:w="3330" w:type="dxa"/>
          </w:tcPr>
          <w:p w14:paraId="35E87018" w14:textId="77777777" w:rsidR="000829C4" w:rsidRDefault="00000000">
            <w:pPr>
              <w:rPr>
                <w:szCs w:val="21"/>
              </w:rPr>
            </w:pPr>
            <w:r>
              <w:rPr>
                <w:rFonts w:hint="eastAsia"/>
                <w:szCs w:val="21"/>
              </w:rPr>
              <w:t>默认当前月份最后一天</w:t>
            </w:r>
          </w:p>
        </w:tc>
      </w:tr>
    </w:tbl>
    <w:p w14:paraId="5F3D595C" w14:textId="77777777" w:rsidR="000829C4" w:rsidRDefault="00000000">
      <w:r>
        <w:rPr>
          <w:rFonts w:hint="eastAsia"/>
        </w:rPr>
        <w:t>列表界面：</w:t>
      </w:r>
    </w:p>
    <w:tbl>
      <w:tblPr>
        <w:tblW w:w="8544" w:type="dxa"/>
        <w:jc w:val="center"/>
        <w:tblLayout w:type="fixed"/>
        <w:tblCellMar>
          <w:left w:w="0" w:type="dxa"/>
          <w:right w:w="0" w:type="dxa"/>
        </w:tblCellMar>
        <w:tblLook w:val="04A0" w:firstRow="1" w:lastRow="0" w:firstColumn="1" w:lastColumn="0" w:noHBand="0" w:noVBand="1"/>
      </w:tblPr>
      <w:tblGrid>
        <w:gridCol w:w="1582"/>
        <w:gridCol w:w="1144"/>
        <w:gridCol w:w="1076"/>
        <w:gridCol w:w="1400"/>
        <w:gridCol w:w="3342"/>
      </w:tblGrid>
      <w:tr w:rsidR="000829C4" w14:paraId="5FF17DFB" w14:textId="77777777">
        <w:trPr>
          <w:trHeight w:val="216"/>
          <w:jc w:val="center"/>
        </w:trPr>
        <w:tc>
          <w:tcPr>
            <w:tcW w:w="1582"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4F9A15EF"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lastRenderedPageBreak/>
              <w:t>字段名称</w:t>
            </w:r>
          </w:p>
        </w:tc>
        <w:tc>
          <w:tcPr>
            <w:tcW w:w="1144" w:type="dxa"/>
            <w:tcBorders>
              <w:top w:val="single" w:sz="4" w:space="0" w:color="auto"/>
              <w:left w:val="single" w:sz="4" w:space="0" w:color="auto"/>
              <w:bottom w:val="single" w:sz="4" w:space="0" w:color="auto"/>
              <w:right w:val="single" w:sz="4" w:space="0" w:color="auto"/>
            </w:tcBorders>
            <w:shd w:val="clear" w:color="auto" w:fill="DEEBF6" w:themeFill="accent1" w:themeFillTint="32"/>
            <w:vAlign w:val="center"/>
          </w:tcPr>
          <w:p w14:paraId="654840CC"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字段类型</w:t>
            </w:r>
          </w:p>
        </w:tc>
        <w:tc>
          <w:tcPr>
            <w:tcW w:w="1076"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1FEABD2F"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录入方式</w:t>
            </w:r>
          </w:p>
        </w:tc>
        <w:tc>
          <w:tcPr>
            <w:tcW w:w="1400"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0B687D35"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是否必录</w:t>
            </w:r>
          </w:p>
        </w:tc>
        <w:tc>
          <w:tcPr>
            <w:tcW w:w="3342" w:type="dxa"/>
            <w:tcBorders>
              <w:top w:val="single" w:sz="4" w:space="0" w:color="auto"/>
              <w:left w:val="single" w:sz="4" w:space="0" w:color="auto"/>
              <w:bottom w:val="single" w:sz="4" w:space="0" w:color="auto"/>
              <w:right w:val="single" w:sz="4" w:space="0" w:color="auto"/>
            </w:tcBorders>
            <w:shd w:val="clear" w:color="auto" w:fill="DEEBF6" w:themeFill="accent1" w:themeFillTint="32"/>
            <w:noWrap/>
            <w:tcMar>
              <w:top w:w="12" w:type="dxa"/>
              <w:left w:w="12" w:type="dxa"/>
              <w:right w:w="12" w:type="dxa"/>
            </w:tcMar>
            <w:vAlign w:val="center"/>
          </w:tcPr>
          <w:p w14:paraId="42981885" w14:textId="77777777" w:rsidR="000829C4" w:rsidRDefault="00000000">
            <w:pPr>
              <w:widowControl/>
              <w:jc w:val="center"/>
              <w:textAlignment w:val="center"/>
              <w:rPr>
                <w:rFonts w:ascii="宋体" w:hAnsi="宋体" w:cs="宋体" w:hint="eastAsia"/>
                <w:b/>
                <w:color w:val="000000"/>
                <w:kern w:val="0"/>
                <w:szCs w:val="21"/>
                <w:lang w:bidi="ar"/>
              </w:rPr>
            </w:pPr>
            <w:r>
              <w:rPr>
                <w:rFonts w:ascii="宋体" w:hAnsi="宋体" w:cs="宋体" w:hint="eastAsia"/>
                <w:b/>
                <w:color w:val="000000"/>
                <w:kern w:val="0"/>
                <w:szCs w:val="21"/>
                <w:lang w:bidi="ar"/>
              </w:rPr>
              <w:t>备注</w:t>
            </w:r>
          </w:p>
        </w:tc>
      </w:tr>
      <w:tr w:rsidR="000829C4" w14:paraId="45F747AC" w14:textId="77777777">
        <w:trPr>
          <w:trHeight w:val="432"/>
          <w:jc w:val="center"/>
        </w:trPr>
        <w:tc>
          <w:tcPr>
            <w:tcW w:w="1582"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4E7AF3F4"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机构</w:t>
            </w:r>
          </w:p>
        </w:tc>
        <w:tc>
          <w:tcPr>
            <w:tcW w:w="1144" w:type="dxa"/>
            <w:tcBorders>
              <w:top w:val="single" w:sz="4" w:space="0" w:color="auto"/>
              <w:left w:val="single" w:sz="4" w:space="0" w:color="auto"/>
              <w:bottom w:val="single" w:sz="4" w:space="0" w:color="auto"/>
              <w:right w:val="single" w:sz="4" w:space="0" w:color="auto"/>
            </w:tcBorders>
            <w:vAlign w:val="center"/>
          </w:tcPr>
          <w:p w14:paraId="5DEDB57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07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0356E681" w14:textId="77777777" w:rsidR="000829C4" w:rsidRDefault="00000000">
            <w:pPr>
              <w:widowControl/>
              <w:jc w:val="center"/>
              <w:textAlignment w:val="center"/>
              <w:rPr>
                <w:rFonts w:ascii="宋体" w:hAnsi="宋体" w:cs="宋体" w:hint="eastAsia"/>
                <w:iCs/>
                <w:szCs w:val="21"/>
              </w:rPr>
            </w:pPr>
            <w:r>
              <w:rPr>
                <w:rFonts w:hint="eastAsia"/>
                <w:szCs w:val="21"/>
              </w:rPr>
              <w:t>手动选择</w:t>
            </w:r>
          </w:p>
        </w:tc>
        <w:tc>
          <w:tcPr>
            <w:tcW w:w="140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7D5A1A7"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2"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19A765C0"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参照机构档案，增加用户权限</w:t>
            </w:r>
          </w:p>
        </w:tc>
      </w:tr>
      <w:tr w:rsidR="000829C4" w14:paraId="6E42449C" w14:textId="77777777">
        <w:trPr>
          <w:trHeight w:val="432"/>
          <w:jc w:val="center"/>
        </w:trPr>
        <w:tc>
          <w:tcPr>
            <w:tcW w:w="1582"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A8571EB"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产品种类</w:t>
            </w:r>
          </w:p>
        </w:tc>
        <w:tc>
          <w:tcPr>
            <w:tcW w:w="1144" w:type="dxa"/>
            <w:tcBorders>
              <w:top w:val="single" w:sz="4" w:space="0" w:color="auto"/>
              <w:left w:val="single" w:sz="4" w:space="0" w:color="auto"/>
              <w:bottom w:val="single" w:sz="4" w:space="0" w:color="auto"/>
              <w:right w:val="single" w:sz="4" w:space="0" w:color="auto"/>
            </w:tcBorders>
            <w:vAlign w:val="center"/>
          </w:tcPr>
          <w:p w14:paraId="2C701572"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07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62F37E6B" w14:textId="77777777" w:rsidR="000829C4" w:rsidRDefault="00000000">
            <w:pPr>
              <w:widowControl/>
              <w:jc w:val="center"/>
              <w:textAlignment w:val="center"/>
              <w:rPr>
                <w:rFonts w:ascii="宋体" w:hAnsi="宋体" w:cs="宋体" w:hint="eastAsia"/>
                <w:iCs/>
                <w:szCs w:val="21"/>
              </w:rPr>
            </w:pPr>
            <w:r>
              <w:rPr>
                <w:rFonts w:hint="eastAsia"/>
                <w:szCs w:val="21"/>
              </w:rPr>
              <w:t>手动选择</w:t>
            </w:r>
          </w:p>
        </w:tc>
        <w:tc>
          <w:tcPr>
            <w:tcW w:w="140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245BE11"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2"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38995AEF"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参照产品种类自定义档案</w:t>
            </w:r>
          </w:p>
        </w:tc>
      </w:tr>
      <w:tr w:rsidR="000829C4" w14:paraId="2CD26AD7" w14:textId="77777777">
        <w:trPr>
          <w:trHeight w:val="432"/>
          <w:jc w:val="center"/>
        </w:trPr>
        <w:tc>
          <w:tcPr>
            <w:tcW w:w="1582"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7F4F00F1" w14:textId="77777777" w:rsidR="000829C4" w:rsidRDefault="00000000">
            <w:pPr>
              <w:jc w:val="left"/>
              <w:rPr>
                <w:rFonts w:ascii="宋体" w:hAnsi="宋体" w:cs="宋体" w:hint="eastAsia"/>
                <w:iCs/>
                <w:szCs w:val="21"/>
              </w:rPr>
            </w:pPr>
            <w:r>
              <w:rPr>
                <w:rFonts w:ascii="宋体" w:hAnsi="宋体" w:cs="宋体" w:hint="eastAsia"/>
                <w:iCs/>
                <w:szCs w:val="21"/>
              </w:rPr>
              <w:t>减免性质代码</w:t>
            </w:r>
          </w:p>
        </w:tc>
        <w:tc>
          <w:tcPr>
            <w:tcW w:w="1144" w:type="dxa"/>
            <w:tcBorders>
              <w:top w:val="single" w:sz="4" w:space="0" w:color="auto"/>
              <w:left w:val="single" w:sz="4" w:space="0" w:color="auto"/>
              <w:bottom w:val="single" w:sz="4" w:space="0" w:color="auto"/>
              <w:right w:val="single" w:sz="4" w:space="0" w:color="auto"/>
            </w:tcBorders>
            <w:vAlign w:val="center"/>
          </w:tcPr>
          <w:p w14:paraId="14E40987"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参照</w:t>
            </w:r>
          </w:p>
        </w:tc>
        <w:tc>
          <w:tcPr>
            <w:tcW w:w="1076"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0B4E29C8" w14:textId="77777777" w:rsidR="000829C4" w:rsidRDefault="00000000">
            <w:pPr>
              <w:widowControl/>
              <w:jc w:val="center"/>
              <w:textAlignment w:val="center"/>
              <w:rPr>
                <w:rFonts w:ascii="宋体" w:hAnsi="宋体" w:cs="宋体" w:hint="eastAsia"/>
                <w:iCs/>
                <w:szCs w:val="21"/>
              </w:rPr>
            </w:pPr>
            <w:r>
              <w:rPr>
                <w:rFonts w:hint="eastAsia"/>
                <w:szCs w:val="21"/>
              </w:rPr>
              <w:t>手动选择</w:t>
            </w:r>
          </w:p>
        </w:tc>
        <w:tc>
          <w:tcPr>
            <w:tcW w:w="1400"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50A597C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2" w:type="dxa"/>
            <w:tcBorders>
              <w:top w:val="single" w:sz="4" w:space="0" w:color="auto"/>
              <w:left w:val="single" w:sz="4" w:space="0" w:color="auto"/>
              <w:bottom w:val="single" w:sz="4" w:space="0" w:color="auto"/>
              <w:right w:val="single" w:sz="4" w:space="0" w:color="auto"/>
            </w:tcBorders>
            <w:noWrap/>
            <w:tcMar>
              <w:top w:w="12" w:type="dxa"/>
              <w:left w:w="12" w:type="dxa"/>
              <w:right w:w="12" w:type="dxa"/>
            </w:tcMar>
            <w:vAlign w:val="center"/>
          </w:tcPr>
          <w:p w14:paraId="7BBD6B83"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参照减免税政策管理中消费税的政策</w:t>
            </w:r>
          </w:p>
        </w:tc>
      </w:tr>
      <w:tr w:rsidR="000829C4" w14:paraId="748A24A0" w14:textId="77777777">
        <w:trPr>
          <w:trHeight w:val="432"/>
          <w:jc w:val="center"/>
        </w:trPr>
        <w:tc>
          <w:tcPr>
            <w:tcW w:w="1582" w:type="dxa"/>
            <w:tcBorders>
              <w:top w:val="single" w:sz="4" w:space="0" w:color="auto"/>
              <w:left w:val="single" w:sz="4" w:space="0" w:color="auto"/>
              <w:bottom w:val="single" w:sz="4" w:space="0" w:color="auto"/>
              <w:right w:val="single" w:sz="4" w:space="0" w:color="auto"/>
            </w:tcBorders>
            <w:vAlign w:val="center"/>
          </w:tcPr>
          <w:p w14:paraId="1F598376" w14:textId="77777777" w:rsidR="000829C4" w:rsidRDefault="00000000">
            <w:pPr>
              <w:jc w:val="left"/>
              <w:rPr>
                <w:rFonts w:ascii="宋体" w:hAnsi="宋体" w:cs="宋体" w:hint="eastAsia"/>
                <w:iCs/>
                <w:szCs w:val="21"/>
              </w:rPr>
            </w:pPr>
            <w:r>
              <w:rPr>
                <w:rFonts w:ascii="宋体" w:hAnsi="宋体" w:cs="宋体" w:hint="eastAsia"/>
                <w:iCs/>
                <w:szCs w:val="21"/>
              </w:rPr>
              <w:t>减免项目名称</w:t>
            </w:r>
          </w:p>
        </w:tc>
        <w:tc>
          <w:tcPr>
            <w:tcW w:w="1144" w:type="dxa"/>
            <w:tcBorders>
              <w:top w:val="single" w:sz="4" w:space="0" w:color="auto"/>
              <w:left w:val="single" w:sz="4" w:space="0" w:color="auto"/>
              <w:bottom w:val="single" w:sz="4" w:space="0" w:color="auto"/>
              <w:right w:val="single" w:sz="4" w:space="0" w:color="auto"/>
            </w:tcBorders>
          </w:tcPr>
          <w:p w14:paraId="4815190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076" w:type="dxa"/>
            <w:tcBorders>
              <w:top w:val="single" w:sz="4" w:space="0" w:color="auto"/>
              <w:left w:val="single" w:sz="4" w:space="0" w:color="auto"/>
              <w:bottom w:val="single" w:sz="4" w:space="0" w:color="auto"/>
              <w:right w:val="single" w:sz="4" w:space="0" w:color="auto"/>
            </w:tcBorders>
          </w:tcPr>
          <w:p w14:paraId="6C6E5FEF"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400" w:type="dxa"/>
            <w:tcBorders>
              <w:top w:val="single" w:sz="4" w:space="0" w:color="auto"/>
              <w:left w:val="single" w:sz="4" w:space="0" w:color="auto"/>
              <w:bottom w:val="single" w:sz="4" w:space="0" w:color="auto"/>
              <w:right w:val="single" w:sz="4" w:space="0" w:color="auto"/>
            </w:tcBorders>
          </w:tcPr>
          <w:p w14:paraId="616342B7"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2" w:type="dxa"/>
            <w:tcBorders>
              <w:top w:val="single" w:sz="4" w:space="0" w:color="auto"/>
              <w:left w:val="single" w:sz="4" w:space="0" w:color="auto"/>
              <w:bottom w:val="single" w:sz="4" w:space="0" w:color="auto"/>
              <w:right w:val="single" w:sz="4" w:space="0" w:color="auto"/>
            </w:tcBorders>
          </w:tcPr>
          <w:p w14:paraId="38036017"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自动带出所选减免政策的减免项目名称</w:t>
            </w:r>
          </w:p>
        </w:tc>
      </w:tr>
      <w:tr w:rsidR="000829C4" w14:paraId="19F1512D" w14:textId="77777777">
        <w:trPr>
          <w:trHeight w:val="432"/>
          <w:jc w:val="center"/>
        </w:trPr>
        <w:tc>
          <w:tcPr>
            <w:tcW w:w="1582" w:type="dxa"/>
            <w:tcBorders>
              <w:top w:val="single" w:sz="4" w:space="0" w:color="auto"/>
              <w:left w:val="single" w:sz="4" w:space="0" w:color="auto"/>
              <w:bottom w:val="single" w:sz="4" w:space="0" w:color="auto"/>
              <w:right w:val="single" w:sz="4" w:space="0" w:color="auto"/>
            </w:tcBorders>
            <w:vAlign w:val="center"/>
          </w:tcPr>
          <w:p w14:paraId="72ABF8E5" w14:textId="77777777" w:rsidR="000829C4" w:rsidRDefault="00000000">
            <w:pPr>
              <w:jc w:val="left"/>
              <w:rPr>
                <w:rFonts w:ascii="宋体" w:hAnsi="宋体" w:cs="宋体" w:hint="eastAsia"/>
                <w:iCs/>
                <w:szCs w:val="21"/>
              </w:rPr>
            </w:pPr>
            <w:r>
              <w:rPr>
                <w:rFonts w:ascii="宋体" w:hAnsi="宋体" w:cs="宋体" w:hint="eastAsia"/>
                <w:iCs/>
                <w:szCs w:val="21"/>
              </w:rPr>
              <w:t>减免方式</w:t>
            </w:r>
          </w:p>
        </w:tc>
        <w:tc>
          <w:tcPr>
            <w:tcW w:w="1144" w:type="dxa"/>
            <w:tcBorders>
              <w:top w:val="single" w:sz="4" w:space="0" w:color="auto"/>
              <w:left w:val="single" w:sz="4" w:space="0" w:color="auto"/>
              <w:bottom w:val="single" w:sz="4" w:space="0" w:color="auto"/>
              <w:right w:val="single" w:sz="4" w:space="0" w:color="auto"/>
            </w:tcBorders>
          </w:tcPr>
          <w:p w14:paraId="4A786340"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076" w:type="dxa"/>
            <w:tcBorders>
              <w:top w:val="single" w:sz="4" w:space="0" w:color="auto"/>
              <w:left w:val="single" w:sz="4" w:space="0" w:color="auto"/>
              <w:bottom w:val="single" w:sz="4" w:space="0" w:color="auto"/>
              <w:right w:val="single" w:sz="4" w:space="0" w:color="auto"/>
            </w:tcBorders>
          </w:tcPr>
          <w:p w14:paraId="0784640C"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400" w:type="dxa"/>
            <w:tcBorders>
              <w:top w:val="single" w:sz="4" w:space="0" w:color="auto"/>
              <w:left w:val="single" w:sz="4" w:space="0" w:color="auto"/>
              <w:bottom w:val="single" w:sz="4" w:space="0" w:color="auto"/>
              <w:right w:val="single" w:sz="4" w:space="0" w:color="auto"/>
            </w:tcBorders>
          </w:tcPr>
          <w:p w14:paraId="7CFED302"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2" w:type="dxa"/>
            <w:tcBorders>
              <w:top w:val="single" w:sz="4" w:space="0" w:color="auto"/>
              <w:left w:val="single" w:sz="4" w:space="0" w:color="auto"/>
              <w:bottom w:val="single" w:sz="4" w:space="0" w:color="auto"/>
              <w:right w:val="single" w:sz="4" w:space="0" w:color="auto"/>
            </w:tcBorders>
          </w:tcPr>
          <w:p w14:paraId="56F1EBD6"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自动带出所选减免政策的减免方式</w:t>
            </w:r>
          </w:p>
        </w:tc>
      </w:tr>
      <w:tr w:rsidR="000829C4" w14:paraId="0B8A4E43" w14:textId="77777777">
        <w:trPr>
          <w:trHeight w:val="432"/>
          <w:jc w:val="center"/>
        </w:trPr>
        <w:tc>
          <w:tcPr>
            <w:tcW w:w="1582" w:type="dxa"/>
            <w:tcBorders>
              <w:top w:val="single" w:sz="4" w:space="0" w:color="auto"/>
              <w:left w:val="single" w:sz="4" w:space="0" w:color="auto"/>
              <w:bottom w:val="single" w:sz="4" w:space="0" w:color="auto"/>
              <w:right w:val="single" w:sz="4" w:space="0" w:color="auto"/>
            </w:tcBorders>
            <w:vAlign w:val="center"/>
          </w:tcPr>
          <w:p w14:paraId="59C3FC6B" w14:textId="77777777" w:rsidR="000829C4" w:rsidRDefault="00000000">
            <w:pPr>
              <w:jc w:val="left"/>
              <w:rPr>
                <w:rFonts w:ascii="宋体" w:hAnsi="宋体" w:cs="宋体" w:hint="eastAsia"/>
                <w:iCs/>
                <w:szCs w:val="21"/>
              </w:rPr>
            </w:pPr>
            <w:r>
              <w:rPr>
                <w:rFonts w:ascii="宋体" w:hAnsi="宋体" w:cs="宋体" w:hint="eastAsia"/>
                <w:iCs/>
                <w:szCs w:val="21"/>
              </w:rPr>
              <w:t>减免比例（%）</w:t>
            </w:r>
          </w:p>
        </w:tc>
        <w:tc>
          <w:tcPr>
            <w:tcW w:w="1144" w:type="dxa"/>
            <w:tcBorders>
              <w:top w:val="single" w:sz="4" w:space="0" w:color="auto"/>
              <w:left w:val="single" w:sz="4" w:space="0" w:color="auto"/>
              <w:bottom w:val="single" w:sz="4" w:space="0" w:color="auto"/>
              <w:right w:val="single" w:sz="4" w:space="0" w:color="auto"/>
            </w:tcBorders>
          </w:tcPr>
          <w:p w14:paraId="4EB7833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数值</w:t>
            </w:r>
          </w:p>
        </w:tc>
        <w:tc>
          <w:tcPr>
            <w:tcW w:w="1076" w:type="dxa"/>
            <w:tcBorders>
              <w:top w:val="single" w:sz="4" w:space="0" w:color="auto"/>
              <w:left w:val="single" w:sz="4" w:space="0" w:color="auto"/>
              <w:bottom w:val="single" w:sz="4" w:space="0" w:color="auto"/>
              <w:right w:val="single" w:sz="4" w:space="0" w:color="auto"/>
            </w:tcBorders>
          </w:tcPr>
          <w:p w14:paraId="7132AA5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400" w:type="dxa"/>
            <w:tcBorders>
              <w:top w:val="single" w:sz="4" w:space="0" w:color="auto"/>
              <w:left w:val="single" w:sz="4" w:space="0" w:color="auto"/>
              <w:bottom w:val="single" w:sz="4" w:space="0" w:color="auto"/>
              <w:right w:val="single" w:sz="4" w:space="0" w:color="auto"/>
            </w:tcBorders>
          </w:tcPr>
          <w:p w14:paraId="3FBE2DD0"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2" w:type="dxa"/>
            <w:tcBorders>
              <w:top w:val="single" w:sz="4" w:space="0" w:color="auto"/>
              <w:left w:val="single" w:sz="4" w:space="0" w:color="auto"/>
              <w:bottom w:val="single" w:sz="4" w:space="0" w:color="auto"/>
              <w:right w:val="single" w:sz="4" w:space="0" w:color="auto"/>
            </w:tcBorders>
          </w:tcPr>
          <w:p w14:paraId="7DF06CC9"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自动带出所选减免政策的减免比例</w:t>
            </w:r>
          </w:p>
        </w:tc>
      </w:tr>
      <w:tr w:rsidR="000829C4" w14:paraId="6AD7EBE7" w14:textId="77777777">
        <w:trPr>
          <w:trHeight w:val="432"/>
          <w:jc w:val="center"/>
        </w:trPr>
        <w:tc>
          <w:tcPr>
            <w:tcW w:w="1582" w:type="dxa"/>
            <w:tcBorders>
              <w:top w:val="single" w:sz="4" w:space="0" w:color="auto"/>
              <w:left w:val="single" w:sz="4" w:space="0" w:color="auto"/>
              <w:bottom w:val="single" w:sz="4" w:space="0" w:color="auto"/>
              <w:right w:val="single" w:sz="4" w:space="0" w:color="auto"/>
            </w:tcBorders>
            <w:vAlign w:val="center"/>
          </w:tcPr>
          <w:p w14:paraId="53E921E7" w14:textId="77777777" w:rsidR="000829C4" w:rsidRDefault="00000000">
            <w:pPr>
              <w:jc w:val="left"/>
              <w:rPr>
                <w:rFonts w:ascii="宋体" w:hAnsi="宋体" w:cs="宋体" w:hint="eastAsia"/>
                <w:iCs/>
                <w:szCs w:val="21"/>
              </w:rPr>
            </w:pPr>
            <w:r>
              <w:rPr>
                <w:rFonts w:ascii="宋体" w:hAnsi="宋体" w:cs="宋体" w:hint="eastAsia"/>
                <w:iCs/>
                <w:szCs w:val="21"/>
              </w:rPr>
              <w:t>政策开始日期</w:t>
            </w:r>
          </w:p>
        </w:tc>
        <w:tc>
          <w:tcPr>
            <w:tcW w:w="1144" w:type="dxa"/>
            <w:tcBorders>
              <w:top w:val="single" w:sz="4" w:space="0" w:color="auto"/>
              <w:left w:val="single" w:sz="4" w:space="0" w:color="auto"/>
              <w:bottom w:val="single" w:sz="4" w:space="0" w:color="auto"/>
              <w:right w:val="single" w:sz="4" w:space="0" w:color="auto"/>
            </w:tcBorders>
          </w:tcPr>
          <w:p w14:paraId="31C67249"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076" w:type="dxa"/>
            <w:tcBorders>
              <w:top w:val="single" w:sz="4" w:space="0" w:color="auto"/>
              <w:left w:val="single" w:sz="4" w:space="0" w:color="auto"/>
              <w:bottom w:val="single" w:sz="4" w:space="0" w:color="auto"/>
              <w:right w:val="single" w:sz="4" w:space="0" w:color="auto"/>
            </w:tcBorders>
          </w:tcPr>
          <w:p w14:paraId="251B2C6B"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400" w:type="dxa"/>
            <w:tcBorders>
              <w:top w:val="single" w:sz="4" w:space="0" w:color="auto"/>
              <w:left w:val="single" w:sz="4" w:space="0" w:color="auto"/>
              <w:bottom w:val="single" w:sz="4" w:space="0" w:color="auto"/>
              <w:right w:val="single" w:sz="4" w:space="0" w:color="auto"/>
            </w:tcBorders>
          </w:tcPr>
          <w:p w14:paraId="1E83CCCE"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2" w:type="dxa"/>
            <w:tcBorders>
              <w:top w:val="single" w:sz="4" w:space="0" w:color="auto"/>
              <w:left w:val="single" w:sz="4" w:space="0" w:color="auto"/>
              <w:bottom w:val="single" w:sz="4" w:space="0" w:color="auto"/>
              <w:right w:val="single" w:sz="4" w:space="0" w:color="auto"/>
            </w:tcBorders>
          </w:tcPr>
          <w:p w14:paraId="4154BCB3"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自动带出所选减免政策的开始日期</w:t>
            </w:r>
          </w:p>
        </w:tc>
      </w:tr>
      <w:tr w:rsidR="000829C4" w14:paraId="255C02C7" w14:textId="77777777">
        <w:trPr>
          <w:trHeight w:val="432"/>
          <w:jc w:val="center"/>
        </w:trPr>
        <w:tc>
          <w:tcPr>
            <w:tcW w:w="1582" w:type="dxa"/>
            <w:tcBorders>
              <w:top w:val="single" w:sz="4" w:space="0" w:color="auto"/>
              <w:left w:val="single" w:sz="4" w:space="0" w:color="auto"/>
              <w:bottom w:val="single" w:sz="4" w:space="0" w:color="auto"/>
              <w:right w:val="single" w:sz="4" w:space="0" w:color="auto"/>
            </w:tcBorders>
            <w:vAlign w:val="center"/>
          </w:tcPr>
          <w:p w14:paraId="7881E4B1" w14:textId="77777777" w:rsidR="000829C4" w:rsidRDefault="00000000">
            <w:pPr>
              <w:jc w:val="left"/>
              <w:rPr>
                <w:rFonts w:ascii="宋体" w:hAnsi="宋体" w:cs="宋体" w:hint="eastAsia"/>
                <w:iCs/>
                <w:szCs w:val="21"/>
              </w:rPr>
            </w:pPr>
            <w:r>
              <w:rPr>
                <w:rFonts w:ascii="宋体" w:hAnsi="宋体" w:cs="宋体" w:hint="eastAsia"/>
                <w:iCs/>
                <w:szCs w:val="21"/>
              </w:rPr>
              <w:t>政策截止日期</w:t>
            </w:r>
          </w:p>
        </w:tc>
        <w:tc>
          <w:tcPr>
            <w:tcW w:w="1144" w:type="dxa"/>
            <w:tcBorders>
              <w:top w:val="single" w:sz="4" w:space="0" w:color="auto"/>
              <w:left w:val="single" w:sz="4" w:space="0" w:color="auto"/>
              <w:bottom w:val="single" w:sz="4" w:space="0" w:color="auto"/>
              <w:right w:val="single" w:sz="4" w:space="0" w:color="auto"/>
            </w:tcBorders>
          </w:tcPr>
          <w:p w14:paraId="2A2F4A2C"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076" w:type="dxa"/>
            <w:tcBorders>
              <w:top w:val="single" w:sz="4" w:space="0" w:color="auto"/>
              <w:left w:val="single" w:sz="4" w:space="0" w:color="auto"/>
              <w:bottom w:val="single" w:sz="4" w:space="0" w:color="auto"/>
              <w:right w:val="single" w:sz="4" w:space="0" w:color="auto"/>
            </w:tcBorders>
          </w:tcPr>
          <w:p w14:paraId="733D34CD"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400" w:type="dxa"/>
            <w:tcBorders>
              <w:top w:val="single" w:sz="4" w:space="0" w:color="auto"/>
              <w:left w:val="single" w:sz="4" w:space="0" w:color="auto"/>
              <w:bottom w:val="single" w:sz="4" w:space="0" w:color="auto"/>
              <w:right w:val="single" w:sz="4" w:space="0" w:color="auto"/>
            </w:tcBorders>
          </w:tcPr>
          <w:p w14:paraId="0E1F8CDE"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2" w:type="dxa"/>
            <w:tcBorders>
              <w:top w:val="single" w:sz="4" w:space="0" w:color="auto"/>
              <w:left w:val="single" w:sz="4" w:space="0" w:color="auto"/>
              <w:bottom w:val="single" w:sz="4" w:space="0" w:color="auto"/>
              <w:right w:val="single" w:sz="4" w:space="0" w:color="auto"/>
            </w:tcBorders>
          </w:tcPr>
          <w:p w14:paraId="6B6BE5CE"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自动带出所选减免政策的结束日期</w:t>
            </w:r>
          </w:p>
        </w:tc>
      </w:tr>
      <w:tr w:rsidR="000829C4" w14:paraId="02C3854D" w14:textId="77777777">
        <w:trPr>
          <w:trHeight w:val="432"/>
          <w:jc w:val="center"/>
        </w:trPr>
        <w:tc>
          <w:tcPr>
            <w:tcW w:w="1582" w:type="dxa"/>
            <w:tcBorders>
              <w:top w:val="single" w:sz="4" w:space="0" w:color="auto"/>
              <w:left w:val="single" w:sz="4" w:space="0" w:color="auto"/>
              <w:bottom w:val="single" w:sz="4" w:space="0" w:color="auto"/>
              <w:right w:val="single" w:sz="4" w:space="0" w:color="auto"/>
            </w:tcBorders>
            <w:vAlign w:val="center"/>
          </w:tcPr>
          <w:p w14:paraId="55E35858" w14:textId="77777777" w:rsidR="000829C4" w:rsidRDefault="00000000">
            <w:pPr>
              <w:jc w:val="left"/>
              <w:rPr>
                <w:rFonts w:ascii="宋体" w:hAnsi="宋体" w:cs="宋体" w:hint="eastAsia"/>
                <w:iCs/>
                <w:szCs w:val="21"/>
              </w:rPr>
            </w:pPr>
            <w:r>
              <w:rPr>
                <w:rFonts w:ascii="宋体" w:hAnsi="宋体" w:cs="宋体" w:hint="eastAsia"/>
                <w:iCs/>
                <w:szCs w:val="21"/>
              </w:rPr>
              <w:t>备注</w:t>
            </w:r>
          </w:p>
        </w:tc>
        <w:tc>
          <w:tcPr>
            <w:tcW w:w="1144" w:type="dxa"/>
            <w:tcBorders>
              <w:top w:val="single" w:sz="4" w:space="0" w:color="auto"/>
              <w:left w:val="single" w:sz="4" w:space="0" w:color="auto"/>
              <w:bottom w:val="single" w:sz="4" w:space="0" w:color="auto"/>
              <w:right w:val="single" w:sz="4" w:space="0" w:color="auto"/>
            </w:tcBorders>
          </w:tcPr>
          <w:p w14:paraId="0DC10FD3"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p w14:paraId="4288BBB0"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（500）</w:t>
            </w:r>
          </w:p>
        </w:tc>
        <w:tc>
          <w:tcPr>
            <w:tcW w:w="1076" w:type="dxa"/>
            <w:tcBorders>
              <w:top w:val="single" w:sz="4" w:space="0" w:color="auto"/>
              <w:left w:val="single" w:sz="4" w:space="0" w:color="auto"/>
              <w:bottom w:val="single" w:sz="4" w:space="0" w:color="auto"/>
              <w:right w:val="single" w:sz="4" w:space="0" w:color="auto"/>
            </w:tcBorders>
          </w:tcPr>
          <w:p w14:paraId="129524F5"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手工录入</w:t>
            </w:r>
          </w:p>
        </w:tc>
        <w:tc>
          <w:tcPr>
            <w:tcW w:w="1400" w:type="dxa"/>
            <w:tcBorders>
              <w:top w:val="single" w:sz="4" w:space="0" w:color="auto"/>
              <w:left w:val="single" w:sz="4" w:space="0" w:color="auto"/>
              <w:bottom w:val="single" w:sz="4" w:space="0" w:color="auto"/>
              <w:right w:val="single" w:sz="4" w:space="0" w:color="auto"/>
            </w:tcBorders>
          </w:tcPr>
          <w:p w14:paraId="7EB7928F"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2" w:type="dxa"/>
            <w:tcBorders>
              <w:top w:val="single" w:sz="4" w:space="0" w:color="auto"/>
              <w:left w:val="single" w:sz="4" w:space="0" w:color="auto"/>
              <w:bottom w:val="single" w:sz="4" w:space="0" w:color="auto"/>
              <w:right w:val="single" w:sz="4" w:space="0" w:color="auto"/>
            </w:tcBorders>
          </w:tcPr>
          <w:p w14:paraId="637E63B2" w14:textId="77777777" w:rsidR="000829C4" w:rsidRDefault="000829C4">
            <w:pPr>
              <w:widowControl/>
              <w:jc w:val="left"/>
              <w:textAlignment w:val="center"/>
              <w:rPr>
                <w:rFonts w:ascii="宋体" w:hAnsi="宋体" w:cs="宋体" w:hint="eastAsia"/>
                <w:iCs/>
                <w:szCs w:val="21"/>
              </w:rPr>
            </w:pPr>
          </w:p>
        </w:tc>
      </w:tr>
      <w:tr w:rsidR="000829C4" w14:paraId="3BE017E6" w14:textId="77777777">
        <w:trPr>
          <w:trHeight w:val="432"/>
          <w:jc w:val="center"/>
        </w:trPr>
        <w:tc>
          <w:tcPr>
            <w:tcW w:w="1582" w:type="dxa"/>
            <w:tcBorders>
              <w:top w:val="single" w:sz="4" w:space="0" w:color="auto"/>
              <w:left w:val="single" w:sz="4" w:space="0" w:color="auto"/>
              <w:bottom w:val="single" w:sz="4" w:space="0" w:color="auto"/>
              <w:right w:val="single" w:sz="4" w:space="0" w:color="auto"/>
            </w:tcBorders>
            <w:vAlign w:val="center"/>
          </w:tcPr>
          <w:p w14:paraId="21DD8216" w14:textId="77777777" w:rsidR="000829C4" w:rsidRDefault="00000000">
            <w:pPr>
              <w:jc w:val="left"/>
              <w:rPr>
                <w:rFonts w:ascii="宋体" w:hAnsi="宋体" w:cs="宋体" w:hint="eastAsia"/>
                <w:iCs/>
                <w:szCs w:val="21"/>
              </w:rPr>
            </w:pPr>
            <w:r>
              <w:rPr>
                <w:rFonts w:ascii="宋体" w:hAnsi="宋体" w:cs="宋体" w:hint="eastAsia"/>
                <w:iCs/>
                <w:szCs w:val="21"/>
              </w:rPr>
              <w:t>录入日期</w:t>
            </w:r>
          </w:p>
        </w:tc>
        <w:tc>
          <w:tcPr>
            <w:tcW w:w="1144" w:type="dxa"/>
            <w:tcBorders>
              <w:top w:val="single" w:sz="4" w:space="0" w:color="auto"/>
              <w:left w:val="single" w:sz="4" w:space="0" w:color="auto"/>
              <w:bottom w:val="single" w:sz="4" w:space="0" w:color="auto"/>
              <w:right w:val="single" w:sz="4" w:space="0" w:color="auto"/>
            </w:tcBorders>
          </w:tcPr>
          <w:p w14:paraId="49D458CA"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字符</w:t>
            </w:r>
          </w:p>
        </w:tc>
        <w:tc>
          <w:tcPr>
            <w:tcW w:w="1076" w:type="dxa"/>
            <w:tcBorders>
              <w:top w:val="single" w:sz="4" w:space="0" w:color="auto"/>
              <w:left w:val="single" w:sz="4" w:space="0" w:color="auto"/>
              <w:bottom w:val="single" w:sz="4" w:space="0" w:color="auto"/>
              <w:right w:val="single" w:sz="4" w:space="0" w:color="auto"/>
            </w:tcBorders>
          </w:tcPr>
          <w:p w14:paraId="725F2335"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自动带出</w:t>
            </w:r>
          </w:p>
        </w:tc>
        <w:tc>
          <w:tcPr>
            <w:tcW w:w="1400" w:type="dxa"/>
            <w:tcBorders>
              <w:top w:val="single" w:sz="4" w:space="0" w:color="auto"/>
              <w:left w:val="single" w:sz="4" w:space="0" w:color="auto"/>
              <w:bottom w:val="single" w:sz="4" w:space="0" w:color="auto"/>
              <w:right w:val="single" w:sz="4" w:space="0" w:color="auto"/>
            </w:tcBorders>
          </w:tcPr>
          <w:p w14:paraId="46D6A2B0" w14:textId="77777777" w:rsidR="000829C4" w:rsidRDefault="00000000">
            <w:pPr>
              <w:widowControl/>
              <w:jc w:val="center"/>
              <w:textAlignment w:val="center"/>
              <w:rPr>
                <w:rFonts w:ascii="宋体" w:hAnsi="宋体" w:cs="宋体" w:hint="eastAsia"/>
                <w:iCs/>
                <w:szCs w:val="21"/>
              </w:rPr>
            </w:pPr>
            <w:r>
              <w:rPr>
                <w:rFonts w:ascii="宋体" w:hAnsi="宋体" w:cs="宋体" w:hint="eastAsia"/>
                <w:iCs/>
                <w:szCs w:val="21"/>
              </w:rPr>
              <w:t>是</w:t>
            </w:r>
          </w:p>
        </w:tc>
        <w:tc>
          <w:tcPr>
            <w:tcW w:w="3342" w:type="dxa"/>
            <w:tcBorders>
              <w:top w:val="single" w:sz="4" w:space="0" w:color="auto"/>
              <w:left w:val="single" w:sz="4" w:space="0" w:color="auto"/>
              <w:bottom w:val="single" w:sz="4" w:space="0" w:color="auto"/>
              <w:right w:val="single" w:sz="4" w:space="0" w:color="auto"/>
            </w:tcBorders>
          </w:tcPr>
          <w:p w14:paraId="332C0C49" w14:textId="77777777" w:rsidR="000829C4" w:rsidRDefault="00000000">
            <w:pPr>
              <w:widowControl/>
              <w:jc w:val="left"/>
              <w:textAlignment w:val="center"/>
              <w:rPr>
                <w:rFonts w:ascii="宋体" w:hAnsi="宋体" w:cs="宋体" w:hint="eastAsia"/>
                <w:iCs/>
                <w:szCs w:val="21"/>
              </w:rPr>
            </w:pPr>
            <w:r>
              <w:rPr>
                <w:rFonts w:ascii="宋体" w:hAnsi="宋体" w:cs="宋体" w:hint="eastAsia"/>
                <w:iCs/>
                <w:szCs w:val="21"/>
              </w:rPr>
              <w:t>默认系统日期</w:t>
            </w:r>
          </w:p>
        </w:tc>
      </w:tr>
    </w:tbl>
    <w:p w14:paraId="1F01A20E" w14:textId="77777777" w:rsidR="000829C4" w:rsidRDefault="00000000">
      <w:pPr>
        <w:pStyle w:val="4"/>
      </w:pPr>
      <w:r>
        <w:rPr>
          <w:rFonts w:hint="eastAsia"/>
        </w:rPr>
        <w:t>业务处理</w:t>
      </w:r>
    </w:p>
    <w:p w14:paraId="1CB2C236" w14:textId="77777777" w:rsidR="000829C4" w:rsidRDefault="00000000">
      <w:pPr>
        <w:pStyle w:val="5"/>
      </w:pPr>
      <w:r>
        <w:rPr>
          <w:rFonts w:hint="eastAsia"/>
        </w:rPr>
        <w:t>业务处理与说明</w:t>
      </w:r>
    </w:p>
    <w:p w14:paraId="10D16444" w14:textId="77777777" w:rsidR="000829C4" w:rsidRDefault="00000000">
      <w:pPr>
        <w:numPr>
          <w:ilvl w:val="0"/>
          <w:numId w:val="155"/>
        </w:numPr>
      </w:pPr>
      <w:r>
        <w:rPr>
          <w:rFonts w:hint="eastAsia"/>
        </w:rPr>
        <w:t>机构享受消费税减免政策时，通过本功能录入享受减免政策的产品种类及减免政策；</w:t>
      </w:r>
    </w:p>
    <w:p w14:paraId="4C004597" w14:textId="77777777" w:rsidR="000829C4" w:rsidRDefault="00000000">
      <w:pPr>
        <w:numPr>
          <w:ilvl w:val="0"/>
          <w:numId w:val="155"/>
        </w:numPr>
      </w:pPr>
      <w:r>
        <w:rPr>
          <w:rFonts w:hint="eastAsia"/>
        </w:rPr>
        <w:t>系统自动根据交易日期判断消费税所适应的优惠政策，交易日期不在政策起始日期、截止日期范围内的，不再享受减免政策；</w:t>
      </w:r>
    </w:p>
    <w:p w14:paraId="417A973C" w14:textId="77777777" w:rsidR="000829C4" w:rsidRDefault="00000000">
      <w:pPr>
        <w:numPr>
          <w:ilvl w:val="0"/>
          <w:numId w:val="155"/>
        </w:numPr>
      </w:pPr>
      <w:r>
        <w:rPr>
          <w:rFonts w:hint="eastAsia"/>
        </w:rPr>
        <w:t>如机构享受消费税减免政策，则需在计算消费税之前维护减免政策，系统自动根据优惠政策内容计算减免税额和应纳税额；</w:t>
      </w:r>
    </w:p>
    <w:p w14:paraId="1708A96C" w14:textId="77777777" w:rsidR="000829C4" w:rsidRDefault="00000000">
      <w:pPr>
        <w:numPr>
          <w:ilvl w:val="0"/>
          <w:numId w:val="155"/>
        </w:numPr>
      </w:pPr>
      <w:r>
        <w:rPr>
          <w:rFonts w:hint="eastAsia"/>
        </w:rPr>
        <w:t>如果一个产品在统一时间内维护了两个及以上的减免政策，则按照减免政策截止日期取最大值的减免政策。</w:t>
      </w:r>
    </w:p>
    <w:p w14:paraId="425858CB" w14:textId="77777777" w:rsidR="000829C4" w:rsidRDefault="00000000">
      <w:pPr>
        <w:pStyle w:val="5"/>
      </w:pPr>
      <w:r>
        <w:rPr>
          <w:rFonts w:hint="eastAsia"/>
        </w:rPr>
        <w:t>功能按钮</w:t>
      </w:r>
    </w:p>
    <w:p w14:paraId="5253454D" w14:textId="77777777" w:rsidR="000829C4" w:rsidRDefault="00000000">
      <w:r>
        <w:rPr>
          <w:rFonts w:hint="eastAsia"/>
        </w:rPr>
        <w:t>列表按钮：</w:t>
      </w:r>
    </w:p>
    <w:tbl>
      <w:tblPr>
        <w:tblStyle w:val="ab"/>
        <w:tblW w:w="0" w:type="auto"/>
        <w:tblLook w:val="04A0" w:firstRow="1" w:lastRow="0" w:firstColumn="1" w:lastColumn="0" w:noHBand="0" w:noVBand="1"/>
      </w:tblPr>
      <w:tblGrid>
        <w:gridCol w:w="1091"/>
        <w:gridCol w:w="1072"/>
        <w:gridCol w:w="6133"/>
      </w:tblGrid>
      <w:tr w:rsidR="000829C4" w14:paraId="0C87972B" w14:textId="77777777">
        <w:tc>
          <w:tcPr>
            <w:tcW w:w="1113" w:type="dxa"/>
            <w:shd w:val="clear" w:color="auto" w:fill="DEEBF6" w:themeFill="accent1" w:themeFillTint="32"/>
          </w:tcPr>
          <w:p w14:paraId="5F9687D8" w14:textId="77777777" w:rsidR="000829C4" w:rsidRDefault="00000000">
            <w:pPr>
              <w:jc w:val="center"/>
              <w:rPr>
                <w:b/>
                <w:bCs/>
                <w:szCs w:val="21"/>
              </w:rPr>
            </w:pPr>
            <w:r>
              <w:rPr>
                <w:rFonts w:hint="eastAsia"/>
                <w:b/>
                <w:bCs/>
                <w:szCs w:val="21"/>
              </w:rPr>
              <w:lastRenderedPageBreak/>
              <w:t>按钮名称</w:t>
            </w:r>
          </w:p>
        </w:tc>
        <w:tc>
          <w:tcPr>
            <w:tcW w:w="1093" w:type="dxa"/>
            <w:shd w:val="clear" w:color="auto" w:fill="DEEBF6" w:themeFill="accent1" w:themeFillTint="32"/>
          </w:tcPr>
          <w:p w14:paraId="2CE64063" w14:textId="77777777" w:rsidR="000829C4" w:rsidRDefault="00000000">
            <w:pPr>
              <w:jc w:val="center"/>
              <w:rPr>
                <w:b/>
                <w:bCs/>
                <w:szCs w:val="21"/>
              </w:rPr>
            </w:pPr>
            <w:r>
              <w:rPr>
                <w:rFonts w:hint="eastAsia"/>
                <w:b/>
                <w:bCs/>
                <w:szCs w:val="21"/>
              </w:rPr>
              <w:t>实现功能</w:t>
            </w:r>
          </w:p>
        </w:tc>
        <w:tc>
          <w:tcPr>
            <w:tcW w:w="6316" w:type="dxa"/>
            <w:shd w:val="clear" w:color="auto" w:fill="DEEBF6" w:themeFill="accent1" w:themeFillTint="32"/>
          </w:tcPr>
          <w:p w14:paraId="1840E46B" w14:textId="77777777" w:rsidR="000829C4" w:rsidRDefault="00000000">
            <w:pPr>
              <w:jc w:val="center"/>
              <w:rPr>
                <w:b/>
                <w:bCs/>
                <w:szCs w:val="21"/>
              </w:rPr>
            </w:pPr>
            <w:r>
              <w:rPr>
                <w:rFonts w:hint="eastAsia"/>
                <w:b/>
                <w:bCs/>
                <w:szCs w:val="21"/>
              </w:rPr>
              <w:t>规则</w:t>
            </w:r>
          </w:p>
        </w:tc>
      </w:tr>
      <w:tr w:rsidR="000829C4" w14:paraId="50E184F0" w14:textId="77777777">
        <w:tc>
          <w:tcPr>
            <w:tcW w:w="1113" w:type="dxa"/>
          </w:tcPr>
          <w:p w14:paraId="48BF0C3C" w14:textId="77777777" w:rsidR="000829C4" w:rsidRDefault="00000000">
            <w:pPr>
              <w:rPr>
                <w:szCs w:val="21"/>
              </w:rPr>
            </w:pPr>
            <w:r>
              <w:rPr>
                <w:rFonts w:hint="eastAsia"/>
                <w:szCs w:val="21"/>
              </w:rPr>
              <w:t>新增</w:t>
            </w:r>
          </w:p>
        </w:tc>
        <w:tc>
          <w:tcPr>
            <w:tcW w:w="1093" w:type="dxa"/>
          </w:tcPr>
          <w:p w14:paraId="64453BCD" w14:textId="77777777" w:rsidR="000829C4" w:rsidRDefault="00000000">
            <w:pPr>
              <w:rPr>
                <w:szCs w:val="21"/>
              </w:rPr>
            </w:pPr>
            <w:r>
              <w:rPr>
                <w:rFonts w:hint="eastAsia"/>
                <w:szCs w:val="21"/>
              </w:rPr>
              <w:t>新增操作</w:t>
            </w:r>
          </w:p>
        </w:tc>
        <w:tc>
          <w:tcPr>
            <w:tcW w:w="6316" w:type="dxa"/>
          </w:tcPr>
          <w:p w14:paraId="4F1417CA" w14:textId="77777777" w:rsidR="000829C4" w:rsidRDefault="00000000">
            <w:pPr>
              <w:rPr>
                <w:szCs w:val="21"/>
              </w:rPr>
            </w:pPr>
            <w:r>
              <w:rPr>
                <w:rFonts w:hint="eastAsia"/>
                <w:szCs w:val="21"/>
              </w:rPr>
              <w:t>点击该按钮，弹出卡片界面，录入新增信息；</w:t>
            </w:r>
          </w:p>
        </w:tc>
      </w:tr>
      <w:tr w:rsidR="000829C4" w14:paraId="500E5400" w14:textId="77777777">
        <w:tc>
          <w:tcPr>
            <w:tcW w:w="1113" w:type="dxa"/>
          </w:tcPr>
          <w:p w14:paraId="76B5BBE2" w14:textId="77777777" w:rsidR="000829C4" w:rsidRDefault="00000000">
            <w:pPr>
              <w:rPr>
                <w:szCs w:val="21"/>
              </w:rPr>
            </w:pPr>
            <w:r>
              <w:rPr>
                <w:rFonts w:hint="eastAsia"/>
                <w:szCs w:val="21"/>
              </w:rPr>
              <w:t>修改</w:t>
            </w:r>
          </w:p>
        </w:tc>
        <w:tc>
          <w:tcPr>
            <w:tcW w:w="1093" w:type="dxa"/>
          </w:tcPr>
          <w:p w14:paraId="34F5BEFE" w14:textId="77777777" w:rsidR="000829C4" w:rsidRDefault="00000000">
            <w:pPr>
              <w:rPr>
                <w:szCs w:val="21"/>
              </w:rPr>
            </w:pPr>
            <w:r>
              <w:rPr>
                <w:rFonts w:hint="eastAsia"/>
                <w:szCs w:val="21"/>
              </w:rPr>
              <w:t>修改操作</w:t>
            </w:r>
          </w:p>
        </w:tc>
        <w:tc>
          <w:tcPr>
            <w:tcW w:w="6316" w:type="dxa"/>
          </w:tcPr>
          <w:p w14:paraId="52ACF3B5" w14:textId="77777777" w:rsidR="000829C4" w:rsidRDefault="00000000">
            <w:pPr>
              <w:rPr>
                <w:szCs w:val="21"/>
              </w:rPr>
            </w:pPr>
            <w:r>
              <w:rPr>
                <w:rFonts w:hint="eastAsia"/>
                <w:szCs w:val="21"/>
              </w:rPr>
              <w:t>点击该按钮，弹出卡片界面，修改相关信息；</w:t>
            </w:r>
          </w:p>
        </w:tc>
      </w:tr>
      <w:tr w:rsidR="000829C4" w14:paraId="0BAE1771" w14:textId="77777777">
        <w:tc>
          <w:tcPr>
            <w:tcW w:w="1113" w:type="dxa"/>
          </w:tcPr>
          <w:p w14:paraId="50B95765" w14:textId="77777777" w:rsidR="000829C4" w:rsidRDefault="00000000">
            <w:pPr>
              <w:rPr>
                <w:szCs w:val="21"/>
              </w:rPr>
            </w:pPr>
            <w:r>
              <w:rPr>
                <w:rFonts w:hint="eastAsia"/>
                <w:szCs w:val="21"/>
              </w:rPr>
              <w:t>删除</w:t>
            </w:r>
          </w:p>
        </w:tc>
        <w:tc>
          <w:tcPr>
            <w:tcW w:w="1093" w:type="dxa"/>
          </w:tcPr>
          <w:p w14:paraId="715A9DE6" w14:textId="77777777" w:rsidR="000829C4" w:rsidRDefault="00000000">
            <w:pPr>
              <w:rPr>
                <w:szCs w:val="21"/>
              </w:rPr>
            </w:pPr>
            <w:r>
              <w:rPr>
                <w:rFonts w:hint="eastAsia"/>
                <w:szCs w:val="21"/>
              </w:rPr>
              <w:t>删除操作</w:t>
            </w:r>
          </w:p>
        </w:tc>
        <w:tc>
          <w:tcPr>
            <w:tcW w:w="6316" w:type="dxa"/>
          </w:tcPr>
          <w:p w14:paraId="3C686316" w14:textId="77777777" w:rsidR="000829C4" w:rsidRDefault="00000000">
            <w:pPr>
              <w:rPr>
                <w:szCs w:val="21"/>
              </w:rPr>
            </w:pPr>
            <w:r>
              <w:rPr>
                <w:rFonts w:hint="eastAsia"/>
                <w:szCs w:val="21"/>
              </w:rPr>
              <w:t>选择数据，点击该按钮，删除所选数据；</w:t>
            </w:r>
          </w:p>
        </w:tc>
      </w:tr>
      <w:tr w:rsidR="000829C4" w14:paraId="56F6F906" w14:textId="77777777">
        <w:tc>
          <w:tcPr>
            <w:tcW w:w="1113" w:type="dxa"/>
          </w:tcPr>
          <w:p w14:paraId="30C5F25D" w14:textId="77777777" w:rsidR="000829C4" w:rsidRDefault="00000000">
            <w:pPr>
              <w:rPr>
                <w:szCs w:val="21"/>
              </w:rPr>
            </w:pPr>
            <w:r>
              <w:rPr>
                <w:rFonts w:hint="eastAsia"/>
                <w:szCs w:val="21"/>
              </w:rPr>
              <w:t>详情</w:t>
            </w:r>
          </w:p>
        </w:tc>
        <w:tc>
          <w:tcPr>
            <w:tcW w:w="1093" w:type="dxa"/>
          </w:tcPr>
          <w:p w14:paraId="34EFA8FC" w14:textId="77777777" w:rsidR="000829C4" w:rsidRDefault="00000000">
            <w:pPr>
              <w:rPr>
                <w:szCs w:val="21"/>
              </w:rPr>
            </w:pPr>
            <w:r>
              <w:rPr>
                <w:rFonts w:hint="eastAsia"/>
                <w:szCs w:val="21"/>
              </w:rPr>
              <w:t>详情操作</w:t>
            </w:r>
          </w:p>
        </w:tc>
        <w:tc>
          <w:tcPr>
            <w:tcW w:w="6316" w:type="dxa"/>
          </w:tcPr>
          <w:p w14:paraId="6932A529" w14:textId="77777777" w:rsidR="000829C4" w:rsidRDefault="00000000">
            <w:pPr>
              <w:rPr>
                <w:szCs w:val="21"/>
              </w:rPr>
            </w:pPr>
            <w:r>
              <w:rPr>
                <w:rFonts w:hint="eastAsia"/>
                <w:szCs w:val="21"/>
              </w:rPr>
              <w:t>选择一笔数据，点击该按钮，弹出卡片界面，显示相关信息；</w:t>
            </w:r>
          </w:p>
        </w:tc>
      </w:tr>
      <w:tr w:rsidR="000829C4" w14:paraId="25CAFCF1" w14:textId="77777777">
        <w:tc>
          <w:tcPr>
            <w:tcW w:w="1113" w:type="dxa"/>
          </w:tcPr>
          <w:p w14:paraId="5BBC40EE" w14:textId="77777777" w:rsidR="000829C4" w:rsidRDefault="00000000">
            <w:pPr>
              <w:rPr>
                <w:szCs w:val="21"/>
              </w:rPr>
            </w:pPr>
            <w:r>
              <w:rPr>
                <w:rFonts w:hint="eastAsia"/>
                <w:szCs w:val="21"/>
              </w:rPr>
              <w:t>查询</w:t>
            </w:r>
          </w:p>
        </w:tc>
        <w:tc>
          <w:tcPr>
            <w:tcW w:w="1093" w:type="dxa"/>
          </w:tcPr>
          <w:p w14:paraId="6013DDEC" w14:textId="77777777" w:rsidR="000829C4" w:rsidRDefault="00000000">
            <w:pPr>
              <w:rPr>
                <w:szCs w:val="21"/>
              </w:rPr>
            </w:pPr>
            <w:r>
              <w:rPr>
                <w:rFonts w:hint="eastAsia"/>
                <w:szCs w:val="21"/>
              </w:rPr>
              <w:t>查询数据</w:t>
            </w:r>
          </w:p>
        </w:tc>
        <w:tc>
          <w:tcPr>
            <w:tcW w:w="6316" w:type="dxa"/>
          </w:tcPr>
          <w:p w14:paraId="7535A36A" w14:textId="77777777" w:rsidR="000829C4" w:rsidRDefault="00000000">
            <w:pPr>
              <w:rPr>
                <w:szCs w:val="21"/>
              </w:rPr>
            </w:pPr>
            <w:r>
              <w:rPr>
                <w:rFonts w:hint="eastAsia"/>
                <w:szCs w:val="21"/>
              </w:rPr>
              <w:t>根据录入的查询条件查询数据。</w:t>
            </w:r>
          </w:p>
        </w:tc>
      </w:tr>
      <w:tr w:rsidR="000829C4" w14:paraId="664B8888" w14:textId="77777777">
        <w:tc>
          <w:tcPr>
            <w:tcW w:w="1113" w:type="dxa"/>
          </w:tcPr>
          <w:p w14:paraId="77565E86" w14:textId="77777777" w:rsidR="000829C4" w:rsidRDefault="00000000">
            <w:pPr>
              <w:rPr>
                <w:szCs w:val="21"/>
              </w:rPr>
            </w:pPr>
            <w:r>
              <w:rPr>
                <w:rFonts w:hint="eastAsia"/>
                <w:szCs w:val="21"/>
              </w:rPr>
              <w:t>清空</w:t>
            </w:r>
          </w:p>
        </w:tc>
        <w:tc>
          <w:tcPr>
            <w:tcW w:w="1093" w:type="dxa"/>
          </w:tcPr>
          <w:p w14:paraId="477524A1" w14:textId="77777777" w:rsidR="000829C4" w:rsidRDefault="00000000">
            <w:pPr>
              <w:rPr>
                <w:szCs w:val="21"/>
              </w:rPr>
            </w:pPr>
            <w:r>
              <w:rPr>
                <w:rFonts w:hint="eastAsia"/>
                <w:szCs w:val="21"/>
              </w:rPr>
              <w:t>清空查询</w:t>
            </w:r>
          </w:p>
        </w:tc>
        <w:tc>
          <w:tcPr>
            <w:tcW w:w="6316" w:type="dxa"/>
          </w:tcPr>
          <w:p w14:paraId="740B0855" w14:textId="77777777" w:rsidR="000829C4" w:rsidRDefault="00000000">
            <w:pPr>
              <w:rPr>
                <w:szCs w:val="21"/>
              </w:rPr>
            </w:pPr>
            <w:r>
              <w:rPr>
                <w:rFonts w:hint="eastAsia"/>
                <w:szCs w:val="21"/>
              </w:rPr>
              <w:t>点击该按钮，清空查询条件。</w:t>
            </w:r>
          </w:p>
        </w:tc>
      </w:tr>
    </w:tbl>
    <w:p w14:paraId="7AC1B9B8" w14:textId="77777777" w:rsidR="000829C4" w:rsidRDefault="00000000">
      <w:r>
        <w:rPr>
          <w:rFonts w:hint="eastAsia"/>
        </w:rPr>
        <w:t>卡片按钮：</w:t>
      </w:r>
    </w:p>
    <w:tbl>
      <w:tblPr>
        <w:tblStyle w:val="ab"/>
        <w:tblW w:w="0" w:type="auto"/>
        <w:tblLook w:val="04A0" w:firstRow="1" w:lastRow="0" w:firstColumn="1" w:lastColumn="0" w:noHBand="0" w:noVBand="1"/>
      </w:tblPr>
      <w:tblGrid>
        <w:gridCol w:w="1256"/>
        <w:gridCol w:w="1422"/>
        <w:gridCol w:w="5618"/>
      </w:tblGrid>
      <w:tr w:rsidR="000829C4" w14:paraId="5185048E" w14:textId="77777777">
        <w:tc>
          <w:tcPr>
            <w:tcW w:w="1284" w:type="dxa"/>
            <w:shd w:val="clear" w:color="auto" w:fill="DEEBF6" w:themeFill="accent1" w:themeFillTint="32"/>
          </w:tcPr>
          <w:p w14:paraId="74FED2C2" w14:textId="77777777" w:rsidR="000829C4" w:rsidRDefault="00000000">
            <w:pPr>
              <w:jc w:val="center"/>
              <w:rPr>
                <w:b/>
                <w:bCs/>
                <w:szCs w:val="21"/>
              </w:rPr>
            </w:pPr>
            <w:r>
              <w:rPr>
                <w:rFonts w:hint="eastAsia"/>
                <w:b/>
                <w:bCs/>
                <w:szCs w:val="21"/>
              </w:rPr>
              <w:t>按钮名称</w:t>
            </w:r>
          </w:p>
        </w:tc>
        <w:tc>
          <w:tcPr>
            <w:tcW w:w="1455" w:type="dxa"/>
            <w:shd w:val="clear" w:color="auto" w:fill="DEEBF6" w:themeFill="accent1" w:themeFillTint="32"/>
          </w:tcPr>
          <w:p w14:paraId="6EE853AF" w14:textId="77777777" w:rsidR="000829C4" w:rsidRDefault="00000000">
            <w:pPr>
              <w:jc w:val="center"/>
              <w:rPr>
                <w:b/>
                <w:bCs/>
                <w:szCs w:val="21"/>
              </w:rPr>
            </w:pPr>
            <w:r>
              <w:rPr>
                <w:rFonts w:hint="eastAsia"/>
                <w:b/>
                <w:bCs/>
                <w:szCs w:val="21"/>
              </w:rPr>
              <w:t>实现功能</w:t>
            </w:r>
          </w:p>
        </w:tc>
        <w:tc>
          <w:tcPr>
            <w:tcW w:w="5783" w:type="dxa"/>
            <w:shd w:val="clear" w:color="auto" w:fill="DEEBF6" w:themeFill="accent1" w:themeFillTint="32"/>
          </w:tcPr>
          <w:p w14:paraId="61DF607A" w14:textId="77777777" w:rsidR="000829C4" w:rsidRDefault="00000000">
            <w:pPr>
              <w:jc w:val="center"/>
              <w:rPr>
                <w:b/>
                <w:bCs/>
                <w:szCs w:val="21"/>
              </w:rPr>
            </w:pPr>
            <w:r>
              <w:rPr>
                <w:rFonts w:hint="eastAsia"/>
                <w:b/>
                <w:bCs/>
                <w:szCs w:val="21"/>
              </w:rPr>
              <w:t>规则</w:t>
            </w:r>
          </w:p>
        </w:tc>
      </w:tr>
      <w:tr w:rsidR="000829C4" w14:paraId="5F01D7DB" w14:textId="77777777">
        <w:tc>
          <w:tcPr>
            <w:tcW w:w="1284" w:type="dxa"/>
          </w:tcPr>
          <w:p w14:paraId="770CAC6D" w14:textId="77777777" w:rsidR="000829C4" w:rsidRDefault="00000000">
            <w:pPr>
              <w:rPr>
                <w:szCs w:val="21"/>
              </w:rPr>
            </w:pPr>
            <w:r>
              <w:rPr>
                <w:rFonts w:hint="eastAsia"/>
                <w:szCs w:val="21"/>
              </w:rPr>
              <w:t>保存</w:t>
            </w:r>
          </w:p>
        </w:tc>
        <w:tc>
          <w:tcPr>
            <w:tcW w:w="1455" w:type="dxa"/>
          </w:tcPr>
          <w:p w14:paraId="3C3FC091" w14:textId="77777777" w:rsidR="000829C4" w:rsidRDefault="00000000">
            <w:pPr>
              <w:rPr>
                <w:szCs w:val="21"/>
              </w:rPr>
            </w:pPr>
            <w:r>
              <w:rPr>
                <w:rFonts w:hint="eastAsia"/>
                <w:szCs w:val="21"/>
              </w:rPr>
              <w:t>保存</w:t>
            </w:r>
          </w:p>
        </w:tc>
        <w:tc>
          <w:tcPr>
            <w:tcW w:w="5783" w:type="dxa"/>
          </w:tcPr>
          <w:p w14:paraId="74CB54F6" w14:textId="77777777" w:rsidR="000829C4" w:rsidRDefault="00000000">
            <w:pPr>
              <w:rPr>
                <w:szCs w:val="21"/>
              </w:rPr>
            </w:pPr>
            <w:r>
              <w:rPr>
                <w:rFonts w:hint="eastAsia"/>
                <w:szCs w:val="21"/>
              </w:rPr>
              <w:t>1</w:t>
            </w:r>
            <w:r>
              <w:rPr>
                <w:rFonts w:hint="eastAsia"/>
                <w:szCs w:val="21"/>
              </w:rPr>
              <w:t>、编辑状态下显示该按钮；</w:t>
            </w:r>
          </w:p>
          <w:p w14:paraId="37875CDA" w14:textId="77777777" w:rsidR="000829C4" w:rsidRDefault="00000000">
            <w:pPr>
              <w:rPr>
                <w:szCs w:val="21"/>
              </w:rPr>
            </w:pPr>
            <w:r>
              <w:rPr>
                <w:rFonts w:hint="eastAsia"/>
                <w:szCs w:val="21"/>
              </w:rPr>
              <w:t>2</w:t>
            </w:r>
            <w:r>
              <w:rPr>
                <w:rFonts w:hint="eastAsia"/>
                <w:szCs w:val="21"/>
              </w:rPr>
              <w:t>、点击该按钮，保存修改或新增的信息；</w:t>
            </w:r>
          </w:p>
        </w:tc>
      </w:tr>
      <w:tr w:rsidR="000829C4" w14:paraId="5610E5D9" w14:textId="77777777">
        <w:tc>
          <w:tcPr>
            <w:tcW w:w="1284" w:type="dxa"/>
          </w:tcPr>
          <w:p w14:paraId="64C2E365" w14:textId="77777777" w:rsidR="000829C4" w:rsidRDefault="00000000">
            <w:pPr>
              <w:rPr>
                <w:szCs w:val="21"/>
              </w:rPr>
            </w:pPr>
            <w:r>
              <w:rPr>
                <w:rFonts w:hint="eastAsia"/>
                <w:szCs w:val="21"/>
              </w:rPr>
              <w:t>取消</w:t>
            </w:r>
          </w:p>
        </w:tc>
        <w:tc>
          <w:tcPr>
            <w:tcW w:w="1455" w:type="dxa"/>
          </w:tcPr>
          <w:p w14:paraId="239A76AE" w14:textId="77777777" w:rsidR="000829C4" w:rsidRDefault="00000000">
            <w:pPr>
              <w:rPr>
                <w:szCs w:val="21"/>
              </w:rPr>
            </w:pPr>
            <w:r>
              <w:rPr>
                <w:rFonts w:hint="eastAsia"/>
                <w:szCs w:val="21"/>
              </w:rPr>
              <w:t>取消</w:t>
            </w:r>
          </w:p>
        </w:tc>
        <w:tc>
          <w:tcPr>
            <w:tcW w:w="5783" w:type="dxa"/>
          </w:tcPr>
          <w:p w14:paraId="77C7B4A5" w14:textId="77777777" w:rsidR="000829C4" w:rsidRDefault="00000000">
            <w:pPr>
              <w:rPr>
                <w:szCs w:val="21"/>
              </w:rPr>
            </w:pPr>
            <w:r>
              <w:rPr>
                <w:rFonts w:hint="eastAsia"/>
                <w:szCs w:val="21"/>
              </w:rPr>
              <w:t>1</w:t>
            </w:r>
            <w:r>
              <w:rPr>
                <w:rFonts w:hint="eastAsia"/>
                <w:szCs w:val="21"/>
              </w:rPr>
              <w:t>、编辑状态下显示该按钮；</w:t>
            </w:r>
          </w:p>
          <w:p w14:paraId="436A0A10" w14:textId="77777777" w:rsidR="000829C4" w:rsidRDefault="00000000">
            <w:pPr>
              <w:rPr>
                <w:szCs w:val="21"/>
              </w:rPr>
            </w:pPr>
            <w:r>
              <w:rPr>
                <w:rFonts w:hint="eastAsia"/>
                <w:szCs w:val="21"/>
              </w:rPr>
              <w:t>2</w:t>
            </w:r>
            <w:r>
              <w:rPr>
                <w:rFonts w:hint="eastAsia"/>
                <w:szCs w:val="21"/>
              </w:rPr>
              <w:t>、点击该按钮，取消修改或新增的信息；</w:t>
            </w:r>
          </w:p>
        </w:tc>
      </w:tr>
      <w:tr w:rsidR="000829C4" w14:paraId="0D942360" w14:textId="77777777">
        <w:tc>
          <w:tcPr>
            <w:tcW w:w="1284" w:type="dxa"/>
          </w:tcPr>
          <w:p w14:paraId="614E8E19" w14:textId="77777777" w:rsidR="000829C4" w:rsidRDefault="00000000">
            <w:pPr>
              <w:rPr>
                <w:szCs w:val="21"/>
              </w:rPr>
            </w:pPr>
            <w:r>
              <w:rPr>
                <w:rFonts w:hint="eastAsia"/>
                <w:szCs w:val="21"/>
              </w:rPr>
              <w:t>关闭</w:t>
            </w:r>
          </w:p>
        </w:tc>
        <w:tc>
          <w:tcPr>
            <w:tcW w:w="1455" w:type="dxa"/>
          </w:tcPr>
          <w:p w14:paraId="1DAE2DE0" w14:textId="77777777" w:rsidR="000829C4" w:rsidRDefault="00000000">
            <w:pPr>
              <w:rPr>
                <w:szCs w:val="21"/>
              </w:rPr>
            </w:pPr>
            <w:r>
              <w:rPr>
                <w:rFonts w:hint="eastAsia"/>
                <w:szCs w:val="21"/>
              </w:rPr>
              <w:t>关闭</w:t>
            </w:r>
          </w:p>
        </w:tc>
        <w:tc>
          <w:tcPr>
            <w:tcW w:w="5783" w:type="dxa"/>
          </w:tcPr>
          <w:p w14:paraId="3E22A738" w14:textId="77777777" w:rsidR="000829C4" w:rsidRDefault="00000000">
            <w:pPr>
              <w:rPr>
                <w:szCs w:val="21"/>
              </w:rPr>
            </w:pPr>
            <w:r>
              <w:rPr>
                <w:rFonts w:hint="eastAsia"/>
                <w:szCs w:val="21"/>
              </w:rPr>
              <w:t>1</w:t>
            </w:r>
            <w:r>
              <w:rPr>
                <w:rFonts w:hint="eastAsia"/>
                <w:szCs w:val="21"/>
              </w:rPr>
              <w:t>、浏览状态下显示该按钮；</w:t>
            </w:r>
          </w:p>
          <w:p w14:paraId="5275D5B3" w14:textId="77777777" w:rsidR="000829C4" w:rsidRDefault="00000000">
            <w:pPr>
              <w:rPr>
                <w:szCs w:val="21"/>
              </w:rPr>
            </w:pPr>
            <w:r>
              <w:rPr>
                <w:rFonts w:hint="eastAsia"/>
                <w:szCs w:val="21"/>
              </w:rPr>
              <w:t>2</w:t>
            </w:r>
            <w:r>
              <w:rPr>
                <w:rFonts w:hint="eastAsia"/>
                <w:szCs w:val="21"/>
              </w:rPr>
              <w:t>、点击该按钮，关闭卡片界面；</w:t>
            </w:r>
          </w:p>
        </w:tc>
      </w:tr>
    </w:tbl>
    <w:p w14:paraId="071DCA35" w14:textId="77777777" w:rsidR="000829C4" w:rsidRDefault="00000000">
      <w:pPr>
        <w:pStyle w:val="5"/>
      </w:pPr>
      <w:r>
        <w:rPr>
          <w:rFonts w:hint="eastAsia"/>
        </w:rPr>
        <w:t>算法说明</w:t>
      </w:r>
    </w:p>
    <w:p w14:paraId="1CE30CCD" w14:textId="77777777" w:rsidR="000829C4" w:rsidRDefault="00000000">
      <w:r>
        <w:rPr>
          <w:rFonts w:hint="eastAsia"/>
        </w:rPr>
        <w:t>1</w:t>
      </w:r>
      <w:r>
        <w:rPr>
          <w:rFonts w:hint="eastAsia"/>
        </w:rPr>
        <w:t>、查询条件政策起、止日期，只要政策的开始、截止日期与查询条件的政策起、止日期有交叉重叠的，都显示在列表中。</w:t>
      </w:r>
    </w:p>
    <w:p w14:paraId="4D6EDB21" w14:textId="77777777" w:rsidR="000829C4" w:rsidRDefault="00000000">
      <w:pPr>
        <w:pStyle w:val="5"/>
      </w:pPr>
      <w:r>
        <w:rPr>
          <w:rFonts w:hint="eastAsia"/>
        </w:rPr>
        <w:t>逻辑校验</w:t>
      </w:r>
    </w:p>
    <w:p w14:paraId="30D965D8" w14:textId="77777777" w:rsidR="000829C4" w:rsidRDefault="00000000">
      <w:r>
        <w:rPr>
          <w:rFonts w:hint="eastAsia"/>
        </w:rPr>
        <w:t>无。</w:t>
      </w:r>
    </w:p>
    <w:p w14:paraId="1F24D5AE" w14:textId="77777777" w:rsidR="000829C4" w:rsidRDefault="00000000">
      <w:pPr>
        <w:pStyle w:val="4"/>
      </w:pPr>
      <w:r>
        <w:rPr>
          <w:rFonts w:hint="eastAsia"/>
        </w:rPr>
        <w:t>输出</w:t>
      </w:r>
    </w:p>
    <w:p w14:paraId="63262F41" w14:textId="77777777" w:rsidR="000829C4" w:rsidRDefault="00000000">
      <w:r>
        <w:rPr>
          <w:rFonts w:hint="eastAsia"/>
        </w:rPr>
        <w:t>无。</w:t>
      </w:r>
    </w:p>
    <w:p w14:paraId="4AEFAF8C" w14:textId="77777777" w:rsidR="000829C4" w:rsidRDefault="00000000">
      <w:pPr>
        <w:pStyle w:val="4"/>
      </w:pPr>
      <w:r>
        <w:rPr>
          <w:rFonts w:hint="eastAsia"/>
        </w:rPr>
        <w:lastRenderedPageBreak/>
        <w:t>非功能性需求</w:t>
      </w:r>
    </w:p>
    <w:p w14:paraId="682E6D04" w14:textId="77777777" w:rsidR="000829C4" w:rsidRDefault="00000000">
      <w:r>
        <w:rPr>
          <w:rFonts w:hint="eastAsia"/>
        </w:rPr>
        <w:t>无。</w:t>
      </w:r>
    </w:p>
    <w:p w14:paraId="58192684" w14:textId="77777777" w:rsidR="000829C4" w:rsidRDefault="000829C4"/>
    <w:p w14:paraId="57E77DA7" w14:textId="77777777" w:rsidR="000829C4" w:rsidRDefault="00000000">
      <w:pPr>
        <w:pStyle w:val="3"/>
      </w:pPr>
      <w:bookmarkStart w:id="181" w:name="_Toc1714353494"/>
      <w:r>
        <w:rPr>
          <w:rFonts w:hint="eastAsia"/>
        </w:rPr>
        <w:t>消费税计算</w:t>
      </w:r>
      <w:bookmarkEnd w:id="181"/>
    </w:p>
    <w:p w14:paraId="66CC587E" w14:textId="77777777" w:rsidR="000829C4" w:rsidRDefault="00000000">
      <w:pPr>
        <w:pStyle w:val="4"/>
      </w:pPr>
      <w:r>
        <w:rPr>
          <w:rFonts w:hint="eastAsia"/>
        </w:rPr>
        <w:t>功能描述</w:t>
      </w:r>
    </w:p>
    <w:p w14:paraId="486BB808" w14:textId="77777777" w:rsidR="000829C4" w:rsidRDefault="00000000">
      <w:pPr>
        <w:ind w:firstLine="420"/>
      </w:pPr>
      <w:r>
        <w:rPr>
          <w:rFonts w:hint="eastAsia"/>
        </w:rPr>
        <w:t>消费税申报前，通过本功能计算申报期所有月份的消费税底稿。增加用户权限。</w:t>
      </w:r>
    </w:p>
    <w:p w14:paraId="677FF813" w14:textId="77777777" w:rsidR="000829C4" w:rsidRDefault="00000000">
      <w:pPr>
        <w:pStyle w:val="4"/>
      </w:pPr>
      <w:r>
        <w:rPr>
          <w:rFonts w:hint="eastAsia"/>
        </w:rPr>
        <w:t>原型界面</w:t>
      </w:r>
    </w:p>
    <w:p w14:paraId="335CE3B2" w14:textId="77777777" w:rsidR="000829C4" w:rsidRDefault="00000000">
      <w:r>
        <w:rPr>
          <w:noProof/>
        </w:rPr>
        <w:drawing>
          <wp:inline distT="0" distB="0" distL="114300" distR="114300" wp14:anchorId="13B492B3" wp14:editId="116CA809">
            <wp:extent cx="5266690" cy="2317750"/>
            <wp:effectExtent l="0" t="0" r="16510" b="1905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81"/>
                    <a:stretch>
                      <a:fillRect/>
                    </a:stretch>
                  </pic:blipFill>
                  <pic:spPr>
                    <a:xfrm>
                      <a:off x="0" y="0"/>
                      <a:ext cx="5266690" cy="2317750"/>
                    </a:xfrm>
                    <a:prstGeom prst="rect">
                      <a:avLst/>
                    </a:prstGeom>
                    <a:noFill/>
                    <a:ln>
                      <a:noFill/>
                    </a:ln>
                  </pic:spPr>
                </pic:pic>
              </a:graphicData>
            </a:graphic>
          </wp:inline>
        </w:drawing>
      </w:r>
    </w:p>
    <w:p w14:paraId="0D97E1A2" w14:textId="77777777" w:rsidR="000829C4" w:rsidRDefault="00000000">
      <w:pPr>
        <w:pStyle w:val="4"/>
      </w:pPr>
      <w:r>
        <w:rPr>
          <w:rFonts w:hint="eastAsia"/>
        </w:rPr>
        <w:t>输入列表</w:t>
      </w:r>
    </w:p>
    <w:p w14:paraId="16B7BFA6" w14:textId="77777777" w:rsidR="000829C4" w:rsidRDefault="00000000">
      <w:r>
        <w:rPr>
          <w:rFonts w:hint="eastAsia"/>
        </w:rPr>
        <w:t>查询条件：</w:t>
      </w:r>
    </w:p>
    <w:tbl>
      <w:tblPr>
        <w:tblStyle w:val="ab"/>
        <w:tblW w:w="0" w:type="auto"/>
        <w:tblLook w:val="04A0" w:firstRow="1" w:lastRow="0" w:firstColumn="1" w:lastColumn="0" w:noHBand="0" w:noVBand="1"/>
      </w:tblPr>
      <w:tblGrid>
        <w:gridCol w:w="1519"/>
        <w:gridCol w:w="1085"/>
        <w:gridCol w:w="1065"/>
        <w:gridCol w:w="1392"/>
        <w:gridCol w:w="3235"/>
      </w:tblGrid>
      <w:tr w:rsidR="000829C4" w14:paraId="355B80AB" w14:textId="77777777">
        <w:tc>
          <w:tcPr>
            <w:tcW w:w="1561" w:type="dxa"/>
            <w:shd w:val="clear" w:color="auto" w:fill="DEEBF6" w:themeFill="accent1" w:themeFillTint="32"/>
          </w:tcPr>
          <w:p w14:paraId="223FF4D6"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0AA06BB2"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475036BF"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B51283B"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23816063" w14:textId="77777777" w:rsidR="000829C4" w:rsidRDefault="00000000">
            <w:pPr>
              <w:jc w:val="center"/>
              <w:rPr>
                <w:b/>
                <w:bCs/>
              </w:rPr>
            </w:pPr>
            <w:r>
              <w:rPr>
                <w:rFonts w:hint="eastAsia"/>
                <w:b/>
                <w:bCs/>
              </w:rPr>
              <w:t>备注</w:t>
            </w:r>
          </w:p>
        </w:tc>
      </w:tr>
      <w:tr w:rsidR="000829C4" w14:paraId="0644B41D" w14:textId="77777777">
        <w:tc>
          <w:tcPr>
            <w:tcW w:w="1561" w:type="dxa"/>
          </w:tcPr>
          <w:p w14:paraId="1263FDA2" w14:textId="77777777" w:rsidR="000829C4" w:rsidRDefault="00000000">
            <w:r>
              <w:t>会计年度</w:t>
            </w:r>
          </w:p>
        </w:tc>
        <w:tc>
          <w:tcPr>
            <w:tcW w:w="1110" w:type="dxa"/>
          </w:tcPr>
          <w:p w14:paraId="2105FDB4" w14:textId="77777777" w:rsidR="000829C4" w:rsidRDefault="00000000">
            <w:pPr>
              <w:jc w:val="center"/>
            </w:pPr>
            <w:r>
              <w:rPr>
                <w:rFonts w:hint="eastAsia"/>
              </w:rPr>
              <w:t>年度控件</w:t>
            </w:r>
          </w:p>
        </w:tc>
        <w:tc>
          <w:tcPr>
            <w:tcW w:w="1089" w:type="dxa"/>
          </w:tcPr>
          <w:p w14:paraId="7DE2B1A9" w14:textId="77777777" w:rsidR="000829C4" w:rsidRDefault="00000000">
            <w:pPr>
              <w:jc w:val="center"/>
            </w:pPr>
            <w:r>
              <w:rPr>
                <w:rFonts w:hint="eastAsia"/>
              </w:rPr>
              <w:t>手动选择</w:t>
            </w:r>
          </w:p>
        </w:tc>
        <w:tc>
          <w:tcPr>
            <w:tcW w:w="1429" w:type="dxa"/>
          </w:tcPr>
          <w:p w14:paraId="7CC6A756" w14:textId="77777777" w:rsidR="000829C4" w:rsidRDefault="00000000">
            <w:pPr>
              <w:jc w:val="center"/>
            </w:pPr>
            <w:r>
              <w:rPr>
                <w:rFonts w:hint="eastAsia"/>
              </w:rPr>
              <w:t>否</w:t>
            </w:r>
          </w:p>
        </w:tc>
        <w:tc>
          <w:tcPr>
            <w:tcW w:w="3330" w:type="dxa"/>
          </w:tcPr>
          <w:p w14:paraId="6C0E93B0" w14:textId="77777777" w:rsidR="000829C4" w:rsidRDefault="00000000">
            <w:r>
              <w:rPr>
                <w:rFonts w:hint="eastAsia"/>
              </w:rPr>
              <w:t>默认当前年份</w:t>
            </w:r>
          </w:p>
        </w:tc>
      </w:tr>
      <w:tr w:rsidR="000829C4" w14:paraId="79DB566F" w14:textId="77777777">
        <w:tc>
          <w:tcPr>
            <w:tcW w:w="1561" w:type="dxa"/>
          </w:tcPr>
          <w:p w14:paraId="14BE62AD" w14:textId="77777777" w:rsidR="000829C4" w:rsidRDefault="00000000">
            <w:r>
              <w:rPr>
                <w:rFonts w:hint="eastAsia"/>
              </w:rPr>
              <w:t>会计月份</w:t>
            </w:r>
          </w:p>
        </w:tc>
        <w:tc>
          <w:tcPr>
            <w:tcW w:w="1110" w:type="dxa"/>
          </w:tcPr>
          <w:p w14:paraId="66DC4BC8" w14:textId="77777777" w:rsidR="000829C4" w:rsidRDefault="00000000">
            <w:pPr>
              <w:jc w:val="center"/>
            </w:pPr>
            <w:r>
              <w:rPr>
                <w:rFonts w:hint="eastAsia"/>
              </w:rPr>
              <w:t>参照</w:t>
            </w:r>
          </w:p>
        </w:tc>
        <w:tc>
          <w:tcPr>
            <w:tcW w:w="1089" w:type="dxa"/>
          </w:tcPr>
          <w:p w14:paraId="2C5415B1" w14:textId="77777777" w:rsidR="000829C4" w:rsidRDefault="00000000">
            <w:pPr>
              <w:jc w:val="center"/>
            </w:pPr>
            <w:r>
              <w:rPr>
                <w:rFonts w:hint="eastAsia"/>
              </w:rPr>
              <w:t>手动选择</w:t>
            </w:r>
          </w:p>
        </w:tc>
        <w:tc>
          <w:tcPr>
            <w:tcW w:w="1429" w:type="dxa"/>
          </w:tcPr>
          <w:p w14:paraId="30D0FF91" w14:textId="77777777" w:rsidR="000829C4" w:rsidRDefault="00000000">
            <w:pPr>
              <w:jc w:val="center"/>
            </w:pPr>
            <w:r>
              <w:rPr>
                <w:rFonts w:hint="eastAsia"/>
              </w:rPr>
              <w:t>否</w:t>
            </w:r>
          </w:p>
        </w:tc>
        <w:tc>
          <w:tcPr>
            <w:tcW w:w="3330" w:type="dxa"/>
          </w:tcPr>
          <w:p w14:paraId="5CE93677" w14:textId="77777777" w:rsidR="000829C4" w:rsidRDefault="00000000">
            <w:r>
              <w:rPr>
                <w:rFonts w:hint="eastAsia"/>
              </w:rPr>
              <w:t>参照年份对应的月份</w:t>
            </w:r>
          </w:p>
        </w:tc>
      </w:tr>
      <w:tr w:rsidR="000829C4" w14:paraId="464529E2" w14:textId="77777777">
        <w:tc>
          <w:tcPr>
            <w:tcW w:w="1561" w:type="dxa"/>
          </w:tcPr>
          <w:p w14:paraId="6E8FCD0B" w14:textId="77777777" w:rsidR="000829C4" w:rsidRDefault="00000000">
            <w:r>
              <w:rPr>
                <w:rFonts w:hint="eastAsia"/>
              </w:rPr>
              <w:t>仅本级</w:t>
            </w:r>
          </w:p>
        </w:tc>
        <w:tc>
          <w:tcPr>
            <w:tcW w:w="1110" w:type="dxa"/>
          </w:tcPr>
          <w:p w14:paraId="1DBA0E6B" w14:textId="77777777" w:rsidR="000829C4" w:rsidRDefault="00000000">
            <w:pPr>
              <w:jc w:val="center"/>
            </w:pPr>
            <w:r>
              <w:rPr>
                <w:rFonts w:hint="eastAsia"/>
              </w:rPr>
              <w:t>单选钮</w:t>
            </w:r>
          </w:p>
        </w:tc>
        <w:tc>
          <w:tcPr>
            <w:tcW w:w="1089" w:type="dxa"/>
          </w:tcPr>
          <w:p w14:paraId="05C7D63F" w14:textId="77777777" w:rsidR="000829C4" w:rsidRDefault="00000000">
            <w:pPr>
              <w:jc w:val="center"/>
            </w:pPr>
            <w:r>
              <w:rPr>
                <w:rFonts w:hint="eastAsia"/>
              </w:rPr>
              <w:t>手动选择</w:t>
            </w:r>
          </w:p>
        </w:tc>
        <w:tc>
          <w:tcPr>
            <w:tcW w:w="1429" w:type="dxa"/>
          </w:tcPr>
          <w:p w14:paraId="5E72EB47" w14:textId="77777777" w:rsidR="000829C4" w:rsidRDefault="00000000">
            <w:pPr>
              <w:jc w:val="center"/>
            </w:pPr>
            <w:r>
              <w:rPr>
                <w:rFonts w:hint="eastAsia"/>
              </w:rPr>
              <w:t>否</w:t>
            </w:r>
          </w:p>
        </w:tc>
        <w:tc>
          <w:tcPr>
            <w:tcW w:w="3330" w:type="dxa"/>
          </w:tcPr>
          <w:p w14:paraId="79B8EC10" w14:textId="77777777" w:rsidR="000829C4" w:rsidRDefault="00000000">
            <w:r>
              <w:rPr>
                <w:rFonts w:hint="eastAsia"/>
              </w:rPr>
              <w:t>默认为“仅本级</w:t>
            </w:r>
            <w:r>
              <w:t>”</w:t>
            </w:r>
            <w:r>
              <w:rPr>
                <w:rFonts w:hint="eastAsia"/>
              </w:rPr>
              <w:t>，与“包含所有下级”互斥</w:t>
            </w:r>
          </w:p>
        </w:tc>
      </w:tr>
      <w:tr w:rsidR="000829C4" w14:paraId="0BCD6ADC" w14:textId="77777777">
        <w:tc>
          <w:tcPr>
            <w:tcW w:w="1561" w:type="dxa"/>
          </w:tcPr>
          <w:p w14:paraId="6664978B" w14:textId="77777777" w:rsidR="000829C4" w:rsidRDefault="00000000">
            <w:r>
              <w:rPr>
                <w:rFonts w:hint="eastAsia"/>
              </w:rPr>
              <w:t>包含所有下级</w:t>
            </w:r>
          </w:p>
        </w:tc>
        <w:tc>
          <w:tcPr>
            <w:tcW w:w="1110" w:type="dxa"/>
          </w:tcPr>
          <w:p w14:paraId="3C16A489" w14:textId="77777777" w:rsidR="000829C4" w:rsidRDefault="00000000">
            <w:pPr>
              <w:jc w:val="center"/>
            </w:pPr>
            <w:r>
              <w:rPr>
                <w:rFonts w:hint="eastAsia"/>
              </w:rPr>
              <w:t>单选钮</w:t>
            </w:r>
          </w:p>
        </w:tc>
        <w:tc>
          <w:tcPr>
            <w:tcW w:w="1089" w:type="dxa"/>
          </w:tcPr>
          <w:p w14:paraId="4BB2EAF8" w14:textId="77777777" w:rsidR="000829C4" w:rsidRDefault="00000000">
            <w:pPr>
              <w:jc w:val="center"/>
            </w:pPr>
            <w:r>
              <w:rPr>
                <w:rFonts w:hint="eastAsia"/>
              </w:rPr>
              <w:t>手动选择</w:t>
            </w:r>
          </w:p>
        </w:tc>
        <w:tc>
          <w:tcPr>
            <w:tcW w:w="1429" w:type="dxa"/>
          </w:tcPr>
          <w:p w14:paraId="29ED05B6" w14:textId="77777777" w:rsidR="000829C4" w:rsidRDefault="00000000">
            <w:pPr>
              <w:jc w:val="center"/>
            </w:pPr>
            <w:r>
              <w:rPr>
                <w:rFonts w:hint="eastAsia"/>
              </w:rPr>
              <w:t>否</w:t>
            </w:r>
          </w:p>
        </w:tc>
        <w:tc>
          <w:tcPr>
            <w:tcW w:w="3330" w:type="dxa"/>
          </w:tcPr>
          <w:p w14:paraId="0500D3E3" w14:textId="77777777" w:rsidR="000829C4" w:rsidRDefault="00000000">
            <w:r>
              <w:rPr>
                <w:rFonts w:hint="eastAsia"/>
              </w:rPr>
              <w:t>与“仅本级”互斥</w:t>
            </w:r>
          </w:p>
        </w:tc>
      </w:tr>
    </w:tbl>
    <w:p w14:paraId="628920A8" w14:textId="77777777" w:rsidR="000829C4" w:rsidRDefault="000829C4"/>
    <w:p w14:paraId="41B6C9B6" w14:textId="77777777" w:rsidR="000829C4" w:rsidRDefault="00000000">
      <w:r>
        <w:rPr>
          <w:rFonts w:hint="eastAsia"/>
        </w:rPr>
        <w:t>列表字段：</w:t>
      </w:r>
    </w:p>
    <w:tbl>
      <w:tblPr>
        <w:tblStyle w:val="ab"/>
        <w:tblW w:w="0" w:type="auto"/>
        <w:tblLook w:val="04A0" w:firstRow="1" w:lastRow="0" w:firstColumn="1" w:lastColumn="0" w:noHBand="0" w:noVBand="1"/>
      </w:tblPr>
      <w:tblGrid>
        <w:gridCol w:w="1520"/>
        <w:gridCol w:w="1085"/>
        <w:gridCol w:w="1065"/>
        <w:gridCol w:w="1393"/>
        <w:gridCol w:w="3233"/>
      </w:tblGrid>
      <w:tr w:rsidR="000829C4" w14:paraId="6310F5BC" w14:textId="77777777">
        <w:tc>
          <w:tcPr>
            <w:tcW w:w="1561" w:type="dxa"/>
            <w:shd w:val="clear" w:color="auto" w:fill="DEEBF6" w:themeFill="accent1" w:themeFillTint="32"/>
          </w:tcPr>
          <w:p w14:paraId="1C652E8D"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70B78C1F"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4C87643E"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011D766B"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62549CD1" w14:textId="77777777" w:rsidR="000829C4" w:rsidRDefault="00000000">
            <w:pPr>
              <w:jc w:val="center"/>
              <w:rPr>
                <w:b/>
                <w:bCs/>
              </w:rPr>
            </w:pPr>
            <w:r>
              <w:rPr>
                <w:rFonts w:hint="eastAsia"/>
                <w:b/>
                <w:bCs/>
              </w:rPr>
              <w:t>备注</w:t>
            </w:r>
          </w:p>
        </w:tc>
      </w:tr>
      <w:tr w:rsidR="000829C4" w14:paraId="662594DA" w14:textId="77777777">
        <w:tc>
          <w:tcPr>
            <w:tcW w:w="1561" w:type="dxa"/>
          </w:tcPr>
          <w:p w14:paraId="1CB0239C" w14:textId="77777777" w:rsidR="000829C4" w:rsidRDefault="00000000">
            <w:r>
              <w:rPr>
                <w:rFonts w:hint="eastAsia"/>
              </w:rPr>
              <w:t>机构编码</w:t>
            </w:r>
          </w:p>
        </w:tc>
        <w:tc>
          <w:tcPr>
            <w:tcW w:w="1110" w:type="dxa"/>
          </w:tcPr>
          <w:p w14:paraId="2C52EA3F" w14:textId="77777777" w:rsidR="000829C4" w:rsidRDefault="00000000">
            <w:pPr>
              <w:jc w:val="center"/>
            </w:pPr>
            <w:r>
              <w:rPr>
                <w:rFonts w:hint="eastAsia"/>
              </w:rPr>
              <w:t>字符</w:t>
            </w:r>
          </w:p>
        </w:tc>
        <w:tc>
          <w:tcPr>
            <w:tcW w:w="1089" w:type="dxa"/>
          </w:tcPr>
          <w:p w14:paraId="03F12CCF" w14:textId="77777777" w:rsidR="000829C4" w:rsidRDefault="00000000">
            <w:pPr>
              <w:jc w:val="center"/>
            </w:pPr>
            <w:r>
              <w:rPr>
                <w:rFonts w:hint="eastAsia"/>
              </w:rPr>
              <w:t>自动带出</w:t>
            </w:r>
          </w:p>
        </w:tc>
        <w:tc>
          <w:tcPr>
            <w:tcW w:w="1429" w:type="dxa"/>
          </w:tcPr>
          <w:p w14:paraId="5650C455" w14:textId="77777777" w:rsidR="000829C4" w:rsidRDefault="00000000">
            <w:pPr>
              <w:jc w:val="center"/>
            </w:pPr>
            <w:r>
              <w:rPr>
                <w:rFonts w:hint="eastAsia"/>
              </w:rPr>
              <w:t>是</w:t>
            </w:r>
          </w:p>
        </w:tc>
        <w:tc>
          <w:tcPr>
            <w:tcW w:w="3330" w:type="dxa"/>
          </w:tcPr>
          <w:p w14:paraId="7388E77D" w14:textId="77777777" w:rsidR="000829C4" w:rsidRDefault="00000000">
            <w:r>
              <w:rPr>
                <w:rFonts w:hint="eastAsia"/>
              </w:rPr>
              <w:t>自动带出，不可编辑</w:t>
            </w:r>
          </w:p>
        </w:tc>
      </w:tr>
      <w:tr w:rsidR="000829C4" w14:paraId="07077ECA" w14:textId="77777777">
        <w:tc>
          <w:tcPr>
            <w:tcW w:w="1561" w:type="dxa"/>
          </w:tcPr>
          <w:p w14:paraId="4ACC6582" w14:textId="77777777" w:rsidR="000829C4" w:rsidRDefault="00000000">
            <w:r>
              <w:rPr>
                <w:rFonts w:hint="eastAsia"/>
              </w:rPr>
              <w:t>机构名称</w:t>
            </w:r>
          </w:p>
        </w:tc>
        <w:tc>
          <w:tcPr>
            <w:tcW w:w="1110" w:type="dxa"/>
          </w:tcPr>
          <w:p w14:paraId="1E5EFECD" w14:textId="77777777" w:rsidR="000829C4" w:rsidRDefault="00000000">
            <w:pPr>
              <w:jc w:val="center"/>
            </w:pPr>
            <w:r>
              <w:rPr>
                <w:rFonts w:hint="eastAsia"/>
              </w:rPr>
              <w:t>字符</w:t>
            </w:r>
          </w:p>
        </w:tc>
        <w:tc>
          <w:tcPr>
            <w:tcW w:w="1089" w:type="dxa"/>
          </w:tcPr>
          <w:p w14:paraId="3D61B865" w14:textId="77777777" w:rsidR="000829C4" w:rsidRDefault="00000000">
            <w:pPr>
              <w:jc w:val="center"/>
            </w:pPr>
            <w:r>
              <w:rPr>
                <w:rFonts w:hint="eastAsia"/>
              </w:rPr>
              <w:t>自动带出</w:t>
            </w:r>
          </w:p>
        </w:tc>
        <w:tc>
          <w:tcPr>
            <w:tcW w:w="1429" w:type="dxa"/>
          </w:tcPr>
          <w:p w14:paraId="68EBBDD3" w14:textId="77777777" w:rsidR="000829C4" w:rsidRDefault="00000000">
            <w:pPr>
              <w:jc w:val="center"/>
            </w:pPr>
            <w:r>
              <w:rPr>
                <w:rFonts w:hint="eastAsia"/>
              </w:rPr>
              <w:t>是</w:t>
            </w:r>
          </w:p>
        </w:tc>
        <w:tc>
          <w:tcPr>
            <w:tcW w:w="3330" w:type="dxa"/>
          </w:tcPr>
          <w:p w14:paraId="36DE3E44" w14:textId="77777777" w:rsidR="000829C4" w:rsidRDefault="00000000">
            <w:r>
              <w:rPr>
                <w:rFonts w:hint="eastAsia"/>
              </w:rPr>
              <w:t>自动带出，不可编辑</w:t>
            </w:r>
          </w:p>
        </w:tc>
      </w:tr>
      <w:tr w:rsidR="000829C4" w14:paraId="6B07F0F4" w14:textId="77777777">
        <w:tc>
          <w:tcPr>
            <w:tcW w:w="1561" w:type="dxa"/>
          </w:tcPr>
          <w:p w14:paraId="4597B4D1" w14:textId="77777777" w:rsidR="000829C4" w:rsidRDefault="00000000">
            <w:r>
              <w:rPr>
                <w:rFonts w:hint="eastAsia"/>
              </w:rPr>
              <w:t>会计月份</w:t>
            </w:r>
          </w:p>
        </w:tc>
        <w:tc>
          <w:tcPr>
            <w:tcW w:w="1110" w:type="dxa"/>
          </w:tcPr>
          <w:p w14:paraId="6800A0EC" w14:textId="77777777" w:rsidR="000829C4" w:rsidRDefault="00000000">
            <w:pPr>
              <w:jc w:val="center"/>
            </w:pPr>
            <w:r>
              <w:rPr>
                <w:rFonts w:hint="eastAsia"/>
              </w:rPr>
              <w:t>字符</w:t>
            </w:r>
          </w:p>
        </w:tc>
        <w:tc>
          <w:tcPr>
            <w:tcW w:w="1089" w:type="dxa"/>
          </w:tcPr>
          <w:p w14:paraId="7B2A6642" w14:textId="77777777" w:rsidR="000829C4" w:rsidRDefault="00000000">
            <w:pPr>
              <w:jc w:val="center"/>
            </w:pPr>
            <w:r>
              <w:rPr>
                <w:rFonts w:hint="eastAsia"/>
              </w:rPr>
              <w:t>自动带出</w:t>
            </w:r>
          </w:p>
        </w:tc>
        <w:tc>
          <w:tcPr>
            <w:tcW w:w="1429" w:type="dxa"/>
          </w:tcPr>
          <w:p w14:paraId="24A1DABA" w14:textId="77777777" w:rsidR="000829C4" w:rsidRDefault="00000000">
            <w:pPr>
              <w:jc w:val="center"/>
            </w:pPr>
            <w:r>
              <w:rPr>
                <w:rFonts w:hint="eastAsia"/>
              </w:rPr>
              <w:t>是</w:t>
            </w:r>
          </w:p>
        </w:tc>
        <w:tc>
          <w:tcPr>
            <w:tcW w:w="3330" w:type="dxa"/>
          </w:tcPr>
          <w:p w14:paraId="7050E902" w14:textId="77777777" w:rsidR="000829C4" w:rsidRDefault="00000000">
            <w:r>
              <w:rPr>
                <w:rFonts w:hint="eastAsia"/>
              </w:rPr>
              <w:t>自动显示会计年度下的会计月份，不可编辑</w:t>
            </w:r>
          </w:p>
        </w:tc>
      </w:tr>
      <w:tr w:rsidR="000829C4" w14:paraId="4430A3A9" w14:textId="77777777">
        <w:tc>
          <w:tcPr>
            <w:tcW w:w="1561" w:type="dxa"/>
          </w:tcPr>
          <w:p w14:paraId="2AB3AAF7" w14:textId="77777777" w:rsidR="000829C4" w:rsidRDefault="00000000">
            <w:r>
              <w:rPr>
                <w:rFonts w:hint="eastAsia"/>
              </w:rPr>
              <w:t>会计月份起始日期</w:t>
            </w:r>
          </w:p>
        </w:tc>
        <w:tc>
          <w:tcPr>
            <w:tcW w:w="1110" w:type="dxa"/>
          </w:tcPr>
          <w:p w14:paraId="49B295FA" w14:textId="77777777" w:rsidR="000829C4" w:rsidRDefault="00000000">
            <w:pPr>
              <w:jc w:val="center"/>
            </w:pPr>
            <w:r>
              <w:rPr>
                <w:rFonts w:hint="eastAsia"/>
              </w:rPr>
              <w:t>字符</w:t>
            </w:r>
          </w:p>
        </w:tc>
        <w:tc>
          <w:tcPr>
            <w:tcW w:w="1089" w:type="dxa"/>
          </w:tcPr>
          <w:p w14:paraId="63308643" w14:textId="77777777" w:rsidR="000829C4" w:rsidRDefault="00000000">
            <w:pPr>
              <w:jc w:val="center"/>
            </w:pPr>
            <w:r>
              <w:rPr>
                <w:rFonts w:hint="eastAsia"/>
              </w:rPr>
              <w:t>自动带出</w:t>
            </w:r>
          </w:p>
        </w:tc>
        <w:tc>
          <w:tcPr>
            <w:tcW w:w="1429" w:type="dxa"/>
          </w:tcPr>
          <w:p w14:paraId="579BAE80" w14:textId="77777777" w:rsidR="000829C4" w:rsidRDefault="00000000">
            <w:pPr>
              <w:jc w:val="center"/>
            </w:pPr>
            <w:r>
              <w:rPr>
                <w:rFonts w:hint="eastAsia"/>
              </w:rPr>
              <w:t>是</w:t>
            </w:r>
          </w:p>
        </w:tc>
        <w:tc>
          <w:tcPr>
            <w:tcW w:w="3330" w:type="dxa"/>
          </w:tcPr>
          <w:p w14:paraId="0A824F80" w14:textId="77777777" w:rsidR="000829C4" w:rsidRDefault="00000000">
            <w:r>
              <w:rPr>
                <w:rFonts w:hint="eastAsia"/>
              </w:rPr>
              <w:t>自动带出，不可编辑</w:t>
            </w:r>
          </w:p>
        </w:tc>
      </w:tr>
      <w:tr w:rsidR="000829C4" w14:paraId="2761D316" w14:textId="77777777">
        <w:tc>
          <w:tcPr>
            <w:tcW w:w="1561" w:type="dxa"/>
          </w:tcPr>
          <w:p w14:paraId="19037326" w14:textId="77777777" w:rsidR="000829C4" w:rsidRDefault="00000000">
            <w:r>
              <w:rPr>
                <w:rFonts w:hint="eastAsia"/>
              </w:rPr>
              <w:t>会计月份截止日期</w:t>
            </w:r>
          </w:p>
        </w:tc>
        <w:tc>
          <w:tcPr>
            <w:tcW w:w="1110" w:type="dxa"/>
          </w:tcPr>
          <w:p w14:paraId="346529BC" w14:textId="77777777" w:rsidR="000829C4" w:rsidRDefault="00000000">
            <w:pPr>
              <w:jc w:val="center"/>
            </w:pPr>
            <w:r>
              <w:rPr>
                <w:rFonts w:hint="eastAsia"/>
              </w:rPr>
              <w:t>字符</w:t>
            </w:r>
          </w:p>
        </w:tc>
        <w:tc>
          <w:tcPr>
            <w:tcW w:w="1089" w:type="dxa"/>
          </w:tcPr>
          <w:p w14:paraId="27FEDC3A" w14:textId="77777777" w:rsidR="000829C4" w:rsidRDefault="00000000">
            <w:pPr>
              <w:jc w:val="center"/>
            </w:pPr>
            <w:r>
              <w:rPr>
                <w:rFonts w:hint="eastAsia"/>
              </w:rPr>
              <w:t>自动带出</w:t>
            </w:r>
          </w:p>
        </w:tc>
        <w:tc>
          <w:tcPr>
            <w:tcW w:w="1429" w:type="dxa"/>
          </w:tcPr>
          <w:p w14:paraId="7753691F" w14:textId="77777777" w:rsidR="000829C4" w:rsidRDefault="00000000">
            <w:pPr>
              <w:jc w:val="center"/>
            </w:pPr>
            <w:r>
              <w:rPr>
                <w:rFonts w:hint="eastAsia"/>
              </w:rPr>
              <w:t>是</w:t>
            </w:r>
          </w:p>
        </w:tc>
        <w:tc>
          <w:tcPr>
            <w:tcW w:w="3330" w:type="dxa"/>
          </w:tcPr>
          <w:p w14:paraId="55F4B21D" w14:textId="77777777" w:rsidR="000829C4" w:rsidRDefault="00000000">
            <w:r>
              <w:rPr>
                <w:rFonts w:hint="eastAsia"/>
              </w:rPr>
              <w:t>自动带出，不可编辑</w:t>
            </w:r>
          </w:p>
        </w:tc>
      </w:tr>
      <w:tr w:rsidR="000829C4" w14:paraId="6A8ECAAB" w14:textId="77777777">
        <w:tc>
          <w:tcPr>
            <w:tcW w:w="1561" w:type="dxa"/>
          </w:tcPr>
          <w:p w14:paraId="6EEBB095" w14:textId="77777777" w:rsidR="000829C4" w:rsidRDefault="00000000">
            <w:r>
              <w:rPr>
                <w:rFonts w:hint="eastAsia"/>
              </w:rPr>
              <w:t>计算状态</w:t>
            </w:r>
          </w:p>
        </w:tc>
        <w:tc>
          <w:tcPr>
            <w:tcW w:w="1110" w:type="dxa"/>
          </w:tcPr>
          <w:p w14:paraId="62E229CE" w14:textId="77777777" w:rsidR="000829C4" w:rsidRDefault="00000000">
            <w:pPr>
              <w:jc w:val="center"/>
            </w:pPr>
            <w:r>
              <w:rPr>
                <w:rFonts w:hint="eastAsia"/>
              </w:rPr>
              <w:t>字符</w:t>
            </w:r>
          </w:p>
        </w:tc>
        <w:tc>
          <w:tcPr>
            <w:tcW w:w="1089" w:type="dxa"/>
          </w:tcPr>
          <w:p w14:paraId="196AB069" w14:textId="77777777" w:rsidR="000829C4" w:rsidRDefault="00000000">
            <w:pPr>
              <w:jc w:val="center"/>
            </w:pPr>
            <w:r>
              <w:rPr>
                <w:rFonts w:hint="eastAsia"/>
              </w:rPr>
              <w:t>自动带出</w:t>
            </w:r>
          </w:p>
        </w:tc>
        <w:tc>
          <w:tcPr>
            <w:tcW w:w="1429" w:type="dxa"/>
          </w:tcPr>
          <w:p w14:paraId="2CFE6731" w14:textId="77777777" w:rsidR="000829C4" w:rsidRDefault="00000000">
            <w:pPr>
              <w:jc w:val="center"/>
            </w:pPr>
            <w:r>
              <w:rPr>
                <w:rFonts w:hint="eastAsia"/>
              </w:rPr>
              <w:t>是</w:t>
            </w:r>
          </w:p>
        </w:tc>
        <w:tc>
          <w:tcPr>
            <w:tcW w:w="3330" w:type="dxa"/>
          </w:tcPr>
          <w:p w14:paraId="36C97B5F" w14:textId="77777777" w:rsidR="000829C4" w:rsidRDefault="00000000">
            <w:r>
              <w:rPr>
                <w:rFonts w:hint="eastAsia"/>
              </w:rPr>
              <w:t>自动带出，不可编辑</w:t>
            </w:r>
          </w:p>
        </w:tc>
      </w:tr>
    </w:tbl>
    <w:p w14:paraId="0301F630" w14:textId="77777777" w:rsidR="000829C4" w:rsidRDefault="000829C4"/>
    <w:p w14:paraId="7D4E50C6" w14:textId="77777777" w:rsidR="000829C4" w:rsidRDefault="00000000">
      <w:pPr>
        <w:pStyle w:val="4"/>
      </w:pPr>
      <w:r>
        <w:rPr>
          <w:rFonts w:hint="eastAsia"/>
        </w:rPr>
        <w:t>业务处理</w:t>
      </w:r>
    </w:p>
    <w:p w14:paraId="407DA4C2" w14:textId="77777777" w:rsidR="000829C4" w:rsidRDefault="00000000">
      <w:pPr>
        <w:pStyle w:val="5"/>
      </w:pPr>
      <w:r>
        <w:rPr>
          <w:rFonts w:hint="eastAsia"/>
        </w:rPr>
        <w:t>业务处理与说明</w:t>
      </w:r>
    </w:p>
    <w:p w14:paraId="2F267561" w14:textId="77777777" w:rsidR="000829C4" w:rsidRDefault="00000000">
      <w:pPr>
        <w:numPr>
          <w:ilvl w:val="0"/>
          <w:numId w:val="156"/>
        </w:numPr>
      </w:pPr>
      <w:r>
        <w:rPr>
          <w:rFonts w:hint="eastAsia"/>
        </w:rPr>
        <w:t>企业对消费税申报前，先通过本功能计算申报期所有月份的消费税额；</w:t>
      </w:r>
    </w:p>
    <w:p w14:paraId="7171C7FA" w14:textId="77777777" w:rsidR="000829C4" w:rsidRDefault="00000000">
      <w:pPr>
        <w:numPr>
          <w:ilvl w:val="0"/>
          <w:numId w:val="156"/>
        </w:numPr>
      </w:pPr>
      <w:r>
        <w:rPr>
          <w:rFonts w:hint="eastAsia"/>
        </w:rPr>
        <w:t>如重新计算可通过回退计算完成，回退计算后，</w:t>
      </w:r>
      <w:proofErr w:type="gramStart"/>
      <w:r>
        <w:rPr>
          <w:rFonts w:hint="eastAsia"/>
        </w:rPr>
        <w:t>申报表需重新</w:t>
      </w:r>
      <w:proofErr w:type="gramEnd"/>
      <w:r>
        <w:rPr>
          <w:rFonts w:hint="eastAsia"/>
        </w:rPr>
        <w:t>计算。</w:t>
      </w:r>
    </w:p>
    <w:p w14:paraId="3511B570" w14:textId="77777777" w:rsidR="000829C4" w:rsidRDefault="00000000">
      <w:pPr>
        <w:pStyle w:val="5"/>
      </w:pPr>
      <w:r>
        <w:rPr>
          <w:rFonts w:hint="eastAsia"/>
        </w:rPr>
        <w:t>功能按钮</w:t>
      </w:r>
    </w:p>
    <w:tbl>
      <w:tblPr>
        <w:tblStyle w:val="ab"/>
        <w:tblW w:w="0" w:type="auto"/>
        <w:tblLook w:val="04A0" w:firstRow="1" w:lastRow="0" w:firstColumn="1" w:lastColumn="0" w:noHBand="0" w:noVBand="1"/>
      </w:tblPr>
      <w:tblGrid>
        <w:gridCol w:w="1076"/>
        <w:gridCol w:w="1252"/>
        <w:gridCol w:w="5968"/>
      </w:tblGrid>
      <w:tr w:rsidR="000829C4" w14:paraId="166319D0" w14:textId="77777777">
        <w:tc>
          <w:tcPr>
            <w:tcW w:w="1099" w:type="dxa"/>
            <w:shd w:val="clear" w:color="auto" w:fill="DEEBF6" w:themeFill="accent1" w:themeFillTint="32"/>
          </w:tcPr>
          <w:p w14:paraId="036A47A8" w14:textId="77777777" w:rsidR="000829C4" w:rsidRDefault="00000000">
            <w:pPr>
              <w:jc w:val="center"/>
              <w:rPr>
                <w:b/>
                <w:bCs/>
                <w:szCs w:val="21"/>
              </w:rPr>
            </w:pPr>
            <w:r>
              <w:rPr>
                <w:rFonts w:hint="eastAsia"/>
                <w:b/>
                <w:bCs/>
                <w:szCs w:val="21"/>
              </w:rPr>
              <w:t>按钮名称</w:t>
            </w:r>
          </w:p>
        </w:tc>
        <w:tc>
          <w:tcPr>
            <w:tcW w:w="1280" w:type="dxa"/>
            <w:shd w:val="clear" w:color="auto" w:fill="DEEBF6" w:themeFill="accent1" w:themeFillTint="32"/>
          </w:tcPr>
          <w:p w14:paraId="1F4BB3D4" w14:textId="77777777" w:rsidR="000829C4" w:rsidRDefault="00000000">
            <w:pPr>
              <w:jc w:val="center"/>
              <w:rPr>
                <w:b/>
                <w:bCs/>
                <w:szCs w:val="21"/>
              </w:rPr>
            </w:pPr>
            <w:r>
              <w:rPr>
                <w:rFonts w:hint="eastAsia"/>
                <w:b/>
                <w:bCs/>
                <w:szCs w:val="21"/>
              </w:rPr>
              <w:t>实现功能</w:t>
            </w:r>
          </w:p>
        </w:tc>
        <w:tc>
          <w:tcPr>
            <w:tcW w:w="6143" w:type="dxa"/>
            <w:shd w:val="clear" w:color="auto" w:fill="DEEBF6" w:themeFill="accent1" w:themeFillTint="32"/>
          </w:tcPr>
          <w:p w14:paraId="363E7D8B" w14:textId="77777777" w:rsidR="000829C4" w:rsidRDefault="00000000">
            <w:pPr>
              <w:jc w:val="center"/>
              <w:rPr>
                <w:b/>
                <w:bCs/>
                <w:szCs w:val="21"/>
              </w:rPr>
            </w:pPr>
            <w:r>
              <w:rPr>
                <w:rFonts w:hint="eastAsia"/>
                <w:b/>
                <w:bCs/>
                <w:szCs w:val="21"/>
              </w:rPr>
              <w:t>规则</w:t>
            </w:r>
          </w:p>
        </w:tc>
      </w:tr>
      <w:tr w:rsidR="000829C4" w14:paraId="406B2B51" w14:textId="77777777">
        <w:tc>
          <w:tcPr>
            <w:tcW w:w="1099" w:type="dxa"/>
          </w:tcPr>
          <w:p w14:paraId="72E1EBA5" w14:textId="77777777" w:rsidR="000829C4" w:rsidRDefault="00000000">
            <w:pPr>
              <w:rPr>
                <w:szCs w:val="21"/>
              </w:rPr>
            </w:pPr>
            <w:r>
              <w:rPr>
                <w:rFonts w:hint="eastAsia"/>
                <w:szCs w:val="21"/>
              </w:rPr>
              <w:t>计算</w:t>
            </w:r>
          </w:p>
        </w:tc>
        <w:tc>
          <w:tcPr>
            <w:tcW w:w="1280" w:type="dxa"/>
          </w:tcPr>
          <w:p w14:paraId="601A03CA" w14:textId="77777777" w:rsidR="000829C4" w:rsidRDefault="00000000">
            <w:pPr>
              <w:rPr>
                <w:szCs w:val="21"/>
              </w:rPr>
            </w:pPr>
            <w:r>
              <w:rPr>
                <w:rFonts w:hint="eastAsia"/>
                <w:szCs w:val="21"/>
              </w:rPr>
              <w:t>计算操作</w:t>
            </w:r>
          </w:p>
        </w:tc>
        <w:tc>
          <w:tcPr>
            <w:tcW w:w="6143" w:type="dxa"/>
          </w:tcPr>
          <w:p w14:paraId="6110371F" w14:textId="77777777" w:rsidR="000829C4" w:rsidRDefault="00000000">
            <w:pPr>
              <w:numPr>
                <w:ilvl w:val="0"/>
                <w:numId w:val="157"/>
              </w:numPr>
              <w:rPr>
                <w:szCs w:val="21"/>
              </w:rPr>
            </w:pPr>
            <w:r>
              <w:rPr>
                <w:rFonts w:hint="eastAsia"/>
                <w:szCs w:val="21"/>
              </w:rPr>
              <w:t>如果所选任务的计算状态包含已计算的任务，则提示“所选任务存在已计算的任务，不能进行计算，请重新选择。”；</w:t>
            </w:r>
          </w:p>
          <w:p w14:paraId="461F78D4" w14:textId="77777777" w:rsidR="000829C4" w:rsidRDefault="00000000">
            <w:pPr>
              <w:numPr>
                <w:ilvl w:val="0"/>
                <w:numId w:val="157"/>
              </w:numPr>
              <w:rPr>
                <w:szCs w:val="21"/>
              </w:rPr>
            </w:pPr>
            <w:r>
              <w:rPr>
                <w:rFonts w:hint="eastAsia"/>
                <w:szCs w:val="21"/>
              </w:rPr>
              <w:t>如果计算状态为未计算，则根据机构、会计月份计算生成消费税底稿，计算逻辑见算法说明章节。</w:t>
            </w:r>
          </w:p>
        </w:tc>
      </w:tr>
      <w:tr w:rsidR="000829C4" w14:paraId="134211E7" w14:textId="77777777">
        <w:tc>
          <w:tcPr>
            <w:tcW w:w="1099" w:type="dxa"/>
          </w:tcPr>
          <w:p w14:paraId="6A699525" w14:textId="77777777" w:rsidR="000829C4" w:rsidRDefault="00000000">
            <w:pPr>
              <w:rPr>
                <w:szCs w:val="21"/>
              </w:rPr>
            </w:pPr>
            <w:r>
              <w:rPr>
                <w:rFonts w:hint="eastAsia"/>
                <w:szCs w:val="21"/>
              </w:rPr>
              <w:t>回退计算</w:t>
            </w:r>
          </w:p>
        </w:tc>
        <w:tc>
          <w:tcPr>
            <w:tcW w:w="1280" w:type="dxa"/>
          </w:tcPr>
          <w:p w14:paraId="6F8B9AA9" w14:textId="77777777" w:rsidR="000829C4" w:rsidRDefault="00000000">
            <w:pPr>
              <w:rPr>
                <w:szCs w:val="21"/>
              </w:rPr>
            </w:pPr>
            <w:r>
              <w:rPr>
                <w:rFonts w:hint="eastAsia"/>
                <w:szCs w:val="21"/>
              </w:rPr>
              <w:t>取消计算操作</w:t>
            </w:r>
          </w:p>
        </w:tc>
        <w:tc>
          <w:tcPr>
            <w:tcW w:w="6143" w:type="dxa"/>
          </w:tcPr>
          <w:p w14:paraId="59B926A6" w14:textId="77777777" w:rsidR="000829C4" w:rsidRDefault="00000000">
            <w:pPr>
              <w:numPr>
                <w:ilvl w:val="0"/>
                <w:numId w:val="158"/>
              </w:numPr>
              <w:rPr>
                <w:szCs w:val="21"/>
              </w:rPr>
            </w:pPr>
            <w:r>
              <w:rPr>
                <w:rFonts w:hint="eastAsia"/>
                <w:szCs w:val="21"/>
              </w:rPr>
              <w:t>如果所选任务的计算状态包含未计算的任务，则提示“所选任务存在未计算的任务，不能回退计算，请重新选择。”；</w:t>
            </w:r>
          </w:p>
          <w:p w14:paraId="2F0CA5D1" w14:textId="77777777" w:rsidR="000829C4" w:rsidRDefault="00000000">
            <w:pPr>
              <w:numPr>
                <w:ilvl w:val="0"/>
                <w:numId w:val="158"/>
              </w:numPr>
              <w:rPr>
                <w:szCs w:val="21"/>
              </w:rPr>
            </w:pPr>
            <w:r>
              <w:rPr>
                <w:rFonts w:hint="eastAsia"/>
                <w:szCs w:val="21"/>
              </w:rPr>
              <w:lastRenderedPageBreak/>
              <w:t>如果计算状态为已计算，则删除对应机构、会计期间的消费税底稿。</w:t>
            </w:r>
          </w:p>
        </w:tc>
      </w:tr>
    </w:tbl>
    <w:p w14:paraId="68B58FA0" w14:textId="77777777" w:rsidR="000829C4" w:rsidRDefault="00000000">
      <w:pPr>
        <w:pStyle w:val="5"/>
      </w:pPr>
      <w:r>
        <w:rPr>
          <w:rFonts w:hint="eastAsia"/>
        </w:rPr>
        <w:lastRenderedPageBreak/>
        <w:t>算法说明</w:t>
      </w:r>
    </w:p>
    <w:p w14:paraId="1853DC9F" w14:textId="77777777" w:rsidR="000829C4" w:rsidRDefault="00000000">
      <w:pPr>
        <w:numPr>
          <w:ilvl w:val="0"/>
          <w:numId w:val="159"/>
        </w:numPr>
      </w:pPr>
      <w:proofErr w:type="gramStart"/>
      <w:r>
        <w:rPr>
          <w:rFonts w:hint="eastAsia"/>
        </w:rPr>
        <w:t>左侧树</w:t>
      </w:r>
      <w:proofErr w:type="gramEnd"/>
      <w:r>
        <w:rPr>
          <w:rFonts w:hint="eastAsia"/>
        </w:rPr>
        <w:t>按用户权限显示，只显示当前用户所属机构及下级机构；</w:t>
      </w:r>
    </w:p>
    <w:p w14:paraId="64437E06" w14:textId="77777777" w:rsidR="000829C4" w:rsidRDefault="00000000">
      <w:pPr>
        <w:numPr>
          <w:ilvl w:val="0"/>
          <w:numId w:val="159"/>
        </w:numPr>
      </w:pPr>
      <w:r>
        <w:rPr>
          <w:rFonts w:hint="eastAsia"/>
        </w:rPr>
        <w:t>选择机构树节点时，右侧根据选择的会计月份、包含下级条件自动显示计算任务，如果未选择会计月份，则默认显示年度下</w:t>
      </w:r>
      <w:r>
        <w:rPr>
          <w:rFonts w:hint="eastAsia"/>
        </w:rPr>
        <w:t>12</w:t>
      </w:r>
      <w:r>
        <w:rPr>
          <w:rFonts w:hint="eastAsia"/>
        </w:rPr>
        <w:t>月份的任务；如果未选择年份，</w:t>
      </w:r>
      <w:proofErr w:type="gramStart"/>
      <w:r>
        <w:rPr>
          <w:rFonts w:hint="eastAsia"/>
        </w:rPr>
        <w:t>则任务</w:t>
      </w:r>
      <w:proofErr w:type="gramEnd"/>
      <w:r>
        <w:rPr>
          <w:rFonts w:hint="eastAsia"/>
        </w:rPr>
        <w:t>列表不显示数据；如果“包含所有下级”</w:t>
      </w:r>
      <w:proofErr w:type="gramStart"/>
      <w:r>
        <w:rPr>
          <w:rFonts w:hint="eastAsia"/>
        </w:rPr>
        <w:t>为勾选状态</w:t>
      </w:r>
      <w:proofErr w:type="gramEnd"/>
      <w:r>
        <w:rPr>
          <w:rFonts w:hint="eastAsia"/>
        </w:rPr>
        <w:t>，则查询所选机构及下级机构的任务，</w:t>
      </w:r>
      <w:proofErr w:type="gramStart"/>
      <w:r>
        <w:rPr>
          <w:rFonts w:hint="eastAsia"/>
        </w:rPr>
        <w:t>如果勾选“仅本级</w:t>
      </w:r>
      <w:r>
        <w:t>”</w:t>
      </w:r>
      <w:proofErr w:type="gramEnd"/>
      <w:r>
        <w:rPr>
          <w:rFonts w:hint="eastAsia"/>
        </w:rPr>
        <w:t>只查询所选机构的任务；</w:t>
      </w:r>
    </w:p>
    <w:p w14:paraId="0C46AA36" w14:textId="77777777" w:rsidR="000829C4" w:rsidRDefault="00000000">
      <w:pPr>
        <w:numPr>
          <w:ilvl w:val="0"/>
          <w:numId w:val="159"/>
        </w:numPr>
      </w:pPr>
      <w:r>
        <w:rPr>
          <w:rFonts w:hint="eastAsia"/>
        </w:rPr>
        <w:t>列表任务默认按照机构、月份升序排列；</w:t>
      </w:r>
    </w:p>
    <w:p w14:paraId="0DFCA107" w14:textId="77777777" w:rsidR="000829C4" w:rsidRDefault="00000000">
      <w:pPr>
        <w:numPr>
          <w:ilvl w:val="0"/>
          <w:numId w:val="159"/>
        </w:numPr>
      </w:pPr>
      <w:r>
        <w:rPr>
          <w:rFonts w:hint="eastAsia"/>
        </w:rPr>
        <w:t>计算时，</w:t>
      </w:r>
      <w:r>
        <w:t>按会计月份计算</w:t>
      </w:r>
      <w:r>
        <w:rPr>
          <w:rFonts w:hint="eastAsia"/>
        </w:rPr>
        <w:t>生成消费税计算</w:t>
      </w:r>
      <w:r>
        <w:t>底稿表，申报时根据申报期间匹配会计月份取数</w:t>
      </w:r>
      <w:r>
        <w:rPr>
          <w:rFonts w:hint="eastAsia"/>
        </w:rPr>
        <w:t>，</w:t>
      </w:r>
      <w:r>
        <w:t>只计算</w:t>
      </w:r>
      <w:r>
        <w:rPr>
          <w:rFonts w:hint="eastAsia"/>
        </w:rPr>
        <w:t>已审批且计算状态为未计算且应税消费品台账的交易日期≤会计月份期末日期的</w:t>
      </w:r>
      <w:r>
        <w:t>数据</w:t>
      </w:r>
      <w:r>
        <w:rPr>
          <w:rFonts w:hint="eastAsia"/>
        </w:rPr>
        <w:t>；</w:t>
      </w:r>
    </w:p>
    <w:p w14:paraId="2FBA40FE" w14:textId="77777777" w:rsidR="000829C4" w:rsidRDefault="00000000">
      <w:pPr>
        <w:numPr>
          <w:ilvl w:val="0"/>
          <w:numId w:val="159"/>
        </w:numPr>
      </w:pPr>
      <w:r>
        <w:rPr>
          <w:rFonts w:hint="eastAsia"/>
        </w:rPr>
        <w:t>计算后，根据应税消费品台账一对一生成消费税计算底稿数据，</w:t>
      </w:r>
    </w:p>
    <w:p w14:paraId="175C13A3" w14:textId="77777777" w:rsidR="000829C4" w:rsidRDefault="00000000">
      <w:pPr>
        <w:numPr>
          <w:ilvl w:val="1"/>
          <w:numId w:val="160"/>
        </w:numPr>
      </w:pPr>
      <w:r>
        <w:rPr>
          <w:rFonts w:hint="eastAsia"/>
        </w:rPr>
        <w:t>会计月份为计算任务对应的会计月份；</w:t>
      </w:r>
    </w:p>
    <w:p w14:paraId="426A1301" w14:textId="77777777" w:rsidR="000829C4" w:rsidRDefault="00000000">
      <w:pPr>
        <w:numPr>
          <w:ilvl w:val="1"/>
          <w:numId w:val="160"/>
        </w:numPr>
      </w:pPr>
      <w:r>
        <w:rPr>
          <w:rFonts w:hint="eastAsia"/>
        </w:rPr>
        <w:t>机构、交易流水号、交易日期、产品种类、税目、税率、交易金额、是否含增值税、不含增值税交易金额分别取应税消费品台账对应的字段；</w:t>
      </w:r>
    </w:p>
    <w:p w14:paraId="7A67EF71" w14:textId="77777777" w:rsidR="000829C4" w:rsidRDefault="00000000">
      <w:pPr>
        <w:numPr>
          <w:ilvl w:val="1"/>
          <w:numId w:val="160"/>
        </w:numPr>
      </w:pPr>
      <w:r>
        <w:rPr>
          <w:rFonts w:hint="eastAsia"/>
        </w:rPr>
        <w:t>如果不含增值税交易金额应补（退）税额</w:t>
      </w:r>
      <w:r>
        <w:rPr>
          <w:rFonts w:hint="eastAsia"/>
        </w:rPr>
        <w:t>=</w:t>
      </w:r>
      <w:r>
        <w:rPr>
          <w:rFonts w:hint="eastAsia"/>
        </w:rPr>
        <w:t>应纳税额</w:t>
      </w:r>
      <w:r>
        <w:rPr>
          <w:rFonts w:hint="eastAsia"/>
        </w:rPr>
        <w:t>-</w:t>
      </w:r>
      <w:r>
        <w:rPr>
          <w:rFonts w:hint="eastAsia"/>
        </w:rPr>
        <w:t>减免税额；</w:t>
      </w:r>
    </w:p>
    <w:p w14:paraId="0059B957" w14:textId="77777777" w:rsidR="000829C4" w:rsidRDefault="00000000">
      <w:pPr>
        <w:numPr>
          <w:ilvl w:val="1"/>
          <w:numId w:val="160"/>
        </w:numPr>
      </w:pPr>
      <w:r>
        <w:rPr>
          <w:rFonts w:hint="eastAsia"/>
        </w:rPr>
        <w:t>城市维护建设税</w:t>
      </w:r>
      <w:r>
        <w:rPr>
          <w:rFonts w:hint="eastAsia"/>
        </w:rPr>
        <w:t>=</w:t>
      </w:r>
      <w:r>
        <w:rPr>
          <w:rFonts w:hint="eastAsia"/>
        </w:rPr>
        <w:t>应补（退）税额</w:t>
      </w:r>
      <w:r>
        <w:rPr>
          <w:rFonts w:hint="eastAsia"/>
        </w:rPr>
        <w:t>*</w:t>
      </w:r>
      <w:r>
        <w:rPr>
          <w:rFonts w:hint="eastAsia"/>
          <w:lang w:eastAsia="zh-Hans"/>
        </w:rPr>
        <w:t>城市维护建设税税种核定税率（纳税主体管理</w:t>
      </w:r>
      <w:r>
        <w:rPr>
          <w:lang w:eastAsia="zh-Hans"/>
        </w:rPr>
        <w:t>-</w:t>
      </w:r>
      <w:r>
        <w:rPr>
          <w:rFonts w:hint="eastAsia"/>
          <w:lang w:eastAsia="zh-Hans"/>
        </w:rPr>
        <w:t>税种核定信息中，当前机构所属纳税主体城市维护建设税税率）</w:t>
      </w:r>
      <w:r>
        <w:rPr>
          <w:rFonts w:hint="eastAsia"/>
        </w:rPr>
        <w:t>；</w:t>
      </w:r>
    </w:p>
    <w:p w14:paraId="0D27F8AE" w14:textId="77777777" w:rsidR="000829C4" w:rsidRDefault="00000000">
      <w:pPr>
        <w:numPr>
          <w:ilvl w:val="1"/>
          <w:numId w:val="160"/>
        </w:numPr>
      </w:pPr>
      <w:r>
        <w:rPr>
          <w:rFonts w:hint="eastAsia"/>
        </w:rPr>
        <w:t>教育费附加</w:t>
      </w:r>
      <w:r>
        <w:rPr>
          <w:rFonts w:hint="eastAsia"/>
        </w:rPr>
        <w:t>=</w:t>
      </w:r>
      <w:r>
        <w:rPr>
          <w:rFonts w:hint="eastAsia"/>
        </w:rPr>
        <w:t>应补（退）税额</w:t>
      </w:r>
      <w:r>
        <w:rPr>
          <w:rFonts w:hint="eastAsia"/>
        </w:rPr>
        <w:t>*</w:t>
      </w:r>
      <w:r>
        <w:rPr>
          <w:rFonts w:hint="eastAsia"/>
          <w:lang w:eastAsia="zh-Hans"/>
        </w:rPr>
        <w:t>教育费附加税种核定税率（纳税主体管理</w:t>
      </w:r>
      <w:r>
        <w:rPr>
          <w:lang w:eastAsia="zh-Hans"/>
        </w:rPr>
        <w:t>-</w:t>
      </w:r>
      <w:r>
        <w:rPr>
          <w:rFonts w:hint="eastAsia"/>
          <w:lang w:eastAsia="zh-Hans"/>
        </w:rPr>
        <w:t>税种核定信息中，当前机构所属纳税主体教育费附加税率）</w:t>
      </w:r>
      <w:r>
        <w:rPr>
          <w:rFonts w:hint="eastAsia"/>
        </w:rPr>
        <w:t>；</w:t>
      </w:r>
    </w:p>
    <w:p w14:paraId="517BD5EC" w14:textId="77777777" w:rsidR="000829C4" w:rsidRDefault="00000000">
      <w:pPr>
        <w:numPr>
          <w:ilvl w:val="1"/>
          <w:numId w:val="160"/>
        </w:numPr>
      </w:pPr>
      <w:r>
        <w:rPr>
          <w:rFonts w:hint="eastAsia"/>
        </w:rPr>
        <w:t>地方教育附加</w:t>
      </w:r>
      <w:r>
        <w:rPr>
          <w:rFonts w:hint="eastAsia"/>
        </w:rPr>
        <w:t>=</w:t>
      </w:r>
      <w:r>
        <w:rPr>
          <w:rFonts w:hint="eastAsia"/>
        </w:rPr>
        <w:t>应补（退）税额</w:t>
      </w:r>
      <w:r>
        <w:rPr>
          <w:rFonts w:hint="eastAsia"/>
        </w:rPr>
        <w:t>*</w:t>
      </w:r>
      <w:r>
        <w:rPr>
          <w:rFonts w:hint="eastAsia"/>
          <w:lang w:eastAsia="zh-Hans"/>
        </w:rPr>
        <w:t>地方教育附加税种核定税率（纳税主体管理</w:t>
      </w:r>
      <w:r>
        <w:rPr>
          <w:lang w:eastAsia="zh-Hans"/>
        </w:rPr>
        <w:t>-</w:t>
      </w:r>
      <w:r>
        <w:rPr>
          <w:rFonts w:hint="eastAsia"/>
          <w:lang w:eastAsia="zh-Hans"/>
        </w:rPr>
        <w:t>税种核定信息中，当前机构所属纳税主体地方教育附加税率）</w:t>
      </w:r>
      <w:r>
        <w:rPr>
          <w:rFonts w:hint="eastAsia"/>
        </w:rPr>
        <w:t>；</w:t>
      </w:r>
    </w:p>
    <w:p w14:paraId="16CA951F" w14:textId="77777777" w:rsidR="000829C4" w:rsidRDefault="00000000">
      <w:pPr>
        <w:numPr>
          <w:ilvl w:val="1"/>
          <w:numId w:val="160"/>
        </w:numPr>
      </w:pPr>
      <w:r>
        <w:rPr>
          <w:rFonts w:hint="eastAsia"/>
        </w:rPr>
        <w:t>计算日期为系统日期</w:t>
      </w:r>
    </w:p>
    <w:p w14:paraId="74C77B02" w14:textId="77777777" w:rsidR="000829C4" w:rsidRDefault="00000000">
      <w:pPr>
        <w:numPr>
          <w:ilvl w:val="1"/>
          <w:numId w:val="160"/>
        </w:numPr>
      </w:pPr>
      <w:r>
        <w:rPr>
          <w:rFonts w:hint="eastAsia"/>
        </w:rPr>
        <w:t>为空，则计税基础</w:t>
      </w:r>
      <w:proofErr w:type="gramStart"/>
      <w:r>
        <w:rPr>
          <w:rFonts w:hint="eastAsia"/>
        </w:rPr>
        <w:t>取交易</w:t>
      </w:r>
      <w:proofErr w:type="gramEnd"/>
      <w:r>
        <w:rPr>
          <w:rFonts w:hint="eastAsia"/>
        </w:rPr>
        <w:t>金额，否则计税基础取不含增值税交易金额，应纳税额</w:t>
      </w:r>
      <w:r>
        <w:rPr>
          <w:rFonts w:hint="eastAsia"/>
        </w:rPr>
        <w:t>=</w:t>
      </w:r>
      <w:r>
        <w:rPr>
          <w:rFonts w:hint="eastAsia"/>
        </w:rPr>
        <w:t>计税基础</w:t>
      </w:r>
      <w:r>
        <w:rPr>
          <w:rFonts w:hint="eastAsia"/>
        </w:rPr>
        <w:t>*</w:t>
      </w:r>
      <w:r>
        <w:rPr>
          <w:rFonts w:hint="eastAsia"/>
        </w:rPr>
        <w:t>税率；</w:t>
      </w:r>
    </w:p>
    <w:p w14:paraId="23C6F723" w14:textId="77777777" w:rsidR="000829C4" w:rsidRDefault="00000000">
      <w:pPr>
        <w:numPr>
          <w:ilvl w:val="1"/>
          <w:numId w:val="160"/>
        </w:numPr>
      </w:pPr>
      <w:r>
        <w:rPr>
          <w:rFonts w:hint="eastAsia"/>
        </w:rPr>
        <w:t>如果应税消费品台账对应的产品种类在减免政策设置中设置了减免政策，且交易日期在</w:t>
      </w:r>
      <w:r>
        <w:rPr>
          <w:rFonts w:hint="eastAsia"/>
        </w:rPr>
        <w:t>[</w:t>
      </w:r>
      <w:r>
        <w:rPr>
          <w:rFonts w:hint="eastAsia"/>
        </w:rPr>
        <w:t>减免政策开始日期</w:t>
      </w:r>
      <w:r>
        <w:rPr>
          <w:rFonts w:hint="eastAsia"/>
        </w:rPr>
        <w:t>,</w:t>
      </w:r>
      <w:r>
        <w:rPr>
          <w:rFonts w:hint="eastAsia"/>
        </w:rPr>
        <w:t>减免政策截止日期</w:t>
      </w:r>
      <w:r>
        <w:rPr>
          <w:rFonts w:hint="eastAsia"/>
        </w:rPr>
        <w:t>]</w:t>
      </w:r>
      <w:r>
        <w:rPr>
          <w:rFonts w:hint="eastAsia"/>
        </w:rPr>
        <w:t>期间内，则减免性质代码、减免项目名</w:t>
      </w:r>
      <w:r>
        <w:rPr>
          <w:rFonts w:hint="eastAsia"/>
        </w:rPr>
        <w:lastRenderedPageBreak/>
        <w:t>称分别取减免政策对应的减免性质代码、减免项目名称，减免税额</w:t>
      </w:r>
      <w:r>
        <w:rPr>
          <w:rFonts w:hint="eastAsia"/>
        </w:rPr>
        <w:t>=</w:t>
      </w:r>
      <w:r>
        <w:rPr>
          <w:rFonts w:hint="eastAsia"/>
        </w:rPr>
        <w:t>应纳税额</w:t>
      </w:r>
      <w:r>
        <w:rPr>
          <w:rFonts w:hint="eastAsia"/>
        </w:rPr>
        <w:t>*</w:t>
      </w:r>
      <w:r>
        <w:rPr>
          <w:rFonts w:hint="eastAsia"/>
        </w:rPr>
        <w:t>减免比例；</w:t>
      </w:r>
    </w:p>
    <w:p w14:paraId="2303B37D" w14:textId="77777777" w:rsidR="000829C4" w:rsidRDefault="00000000">
      <w:r>
        <w:rPr>
          <w:rFonts w:hint="eastAsia"/>
        </w:rPr>
        <w:t>6</w:t>
      </w:r>
      <w:r>
        <w:rPr>
          <w:rFonts w:hint="eastAsia"/>
        </w:rPr>
        <w:t>、计算完成后，对已计算的应税消费税台账的计算状态为已计算，计算期间为对应会计月份；</w:t>
      </w:r>
    </w:p>
    <w:p w14:paraId="6009779C" w14:textId="77777777" w:rsidR="000829C4" w:rsidRDefault="00000000">
      <w:r>
        <w:rPr>
          <w:rFonts w:hint="eastAsia"/>
        </w:rPr>
        <w:t>7</w:t>
      </w:r>
      <w:r>
        <w:rPr>
          <w:rFonts w:hint="eastAsia"/>
        </w:rPr>
        <w:t>、计算时，如果应税消费品台账的税目信息为空，则该笔凭证写入应税消费品异常表，不更新对应的计算状态和计算期间；</w:t>
      </w:r>
    </w:p>
    <w:p w14:paraId="663E7429" w14:textId="77777777" w:rsidR="000829C4" w:rsidRDefault="00000000">
      <w:r>
        <w:rPr>
          <w:rFonts w:hint="eastAsia"/>
        </w:rPr>
        <w:t>8</w:t>
      </w:r>
      <w:r>
        <w:rPr>
          <w:rFonts w:hint="eastAsia"/>
        </w:rPr>
        <w:t>、回退计算时，将对应的消费税计算底稿、异常表数据删除，清空对应机构、计算期间的应税消费品台账的计算状态、计算期间。</w:t>
      </w:r>
    </w:p>
    <w:p w14:paraId="04FB3698" w14:textId="77777777" w:rsidR="000829C4" w:rsidRDefault="00000000">
      <w:pPr>
        <w:pStyle w:val="5"/>
      </w:pPr>
      <w:r>
        <w:rPr>
          <w:rFonts w:hint="eastAsia"/>
        </w:rPr>
        <w:t>逻辑校验</w:t>
      </w:r>
    </w:p>
    <w:p w14:paraId="346A15B3" w14:textId="77777777" w:rsidR="000829C4" w:rsidRDefault="00000000">
      <w:r>
        <w:rPr>
          <w:rFonts w:hint="eastAsia"/>
        </w:rPr>
        <w:t>无。</w:t>
      </w:r>
    </w:p>
    <w:p w14:paraId="64CF3B82" w14:textId="77777777" w:rsidR="000829C4" w:rsidRDefault="00000000">
      <w:pPr>
        <w:pStyle w:val="4"/>
      </w:pPr>
      <w:r>
        <w:rPr>
          <w:rFonts w:hint="eastAsia"/>
        </w:rPr>
        <w:t>输出</w:t>
      </w:r>
    </w:p>
    <w:p w14:paraId="7D2ACF00" w14:textId="77777777" w:rsidR="000829C4" w:rsidRDefault="00000000">
      <w:r>
        <w:rPr>
          <w:rFonts w:hint="eastAsia"/>
        </w:rPr>
        <w:t>计算后生成消费税计算底稿和异常表。</w:t>
      </w:r>
    </w:p>
    <w:p w14:paraId="6E543EF7" w14:textId="77777777" w:rsidR="000829C4" w:rsidRDefault="00000000">
      <w:r>
        <w:rPr>
          <w:rFonts w:hint="eastAsia"/>
        </w:rPr>
        <w:t>消费税计算底稿：</w:t>
      </w:r>
    </w:p>
    <w:tbl>
      <w:tblPr>
        <w:tblStyle w:val="ab"/>
        <w:tblW w:w="0" w:type="auto"/>
        <w:tblLook w:val="04A0" w:firstRow="1" w:lastRow="0" w:firstColumn="1" w:lastColumn="0" w:noHBand="0" w:noVBand="1"/>
      </w:tblPr>
      <w:tblGrid>
        <w:gridCol w:w="2144"/>
        <w:gridCol w:w="1211"/>
        <w:gridCol w:w="4941"/>
      </w:tblGrid>
      <w:tr w:rsidR="000829C4" w14:paraId="7316871F" w14:textId="77777777">
        <w:tc>
          <w:tcPr>
            <w:tcW w:w="2170" w:type="dxa"/>
            <w:shd w:val="clear" w:color="auto" w:fill="DEEBF6" w:themeFill="accent1" w:themeFillTint="32"/>
          </w:tcPr>
          <w:p w14:paraId="31006F42" w14:textId="77777777" w:rsidR="000829C4" w:rsidRDefault="00000000">
            <w:pPr>
              <w:jc w:val="center"/>
              <w:rPr>
                <w:b/>
                <w:bCs/>
              </w:rPr>
            </w:pPr>
            <w:r>
              <w:rPr>
                <w:rFonts w:hint="eastAsia"/>
                <w:b/>
                <w:bCs/>
              </w:rPr>
              <w:t>字段名称</w:t>
            </w:r>
          </w:p>
        </w:tc>
        <w:tc>
          <w:tcPr>
            <w:tcW w:w="1227" w:type="dxa"/>
            <w:shd w:val="clear" w:color="auto" w:fill="DEEBF6" w:themeFill="accent1" w:themeFillTint="32"/>
          </w:tcPr>
          <w:p w14:paraId="78B9159C" w14:textId="77777777" w:rsidR="000829C4" w:rsidRDefault="00000000">
            <w:pPr>
              <w:jc w:val="center"/>
              <w:rPr>
                <w:b/>
                <w:bCs/>
              </w:rPr>
            </w:pPr>
            <w:r>
              <w:rPr>
                <w:rFonts w:hint="eastAsia"/>
                <w:b/>
                <w:bCs/>
              </w:rPr>
              <w:t>字段类型</w:t>
            </w:r>
          </w:p>
        </w:tc>
        <w:tc>
          <w:tcPr>
            <w:tcW w:w="5031" w:type="dxa"/>
            <w:shd w:val="clear" w:color="auto" w:fill="DEEBF6" w:themeFill="accent1" w:themeFillTint="32"/>
          </w:tcPr>
          <w:p w14:paraId="6F7EEB51" w14:textId="77777777" w:rsidR="000829C4" w:rsidRDefault="00000000">
            <w:pPr>
              <w:jc w:val="center"/>
              <w:rPr>
                <w:b/>
                <w:bCs/>
              </w:rPr>
            </w:pPr>
            <w:r>
              <w:rPr>
                <w:rFonts w:hint="eastAsia"/>
                <w:b/>
                <w:bCs/>
              </w:rPr>
              <w:t>备注</w:t>
            </w:r>
          </w:p>
        </w:tc>
      </w:tr>
      <w:tr w:rsidR="000829C4" w14:paraId="6028EF5F" w14:textId="77777777">
        <w:tc>
          <w:tcPr>
            <w:tcW w:w="2170" w:type="dxa"/>
          </w:tcPr>
          <w:p w14:paraId="424AA47A" w14:textId="77777777" w:rsidR="000829C4" w:rsidRDefault="00000000">
            <w:r>
              <w:rPr>
                <w:rFonts w:hint="eastAsia"/>
              </w:rPr>
              <w:t>会计月份</w:t>
            </w:r>
          </w:p>
        </w:tc>
        <w:tc>
          <w:tcPr>
            <w:tcW w:w="1227" w:type="dxa"/>
          </w:tcPr>
          <w:p w14:paraId="4494ABAB" w14:textId="77777777" w:rsidR="000829C4" w:rsidRDefault="00000000">
            <w:r>
              <w:rPr>
                <w:rFonts w:hint="eastAsia"/>
              </w:rPr>
              <w:t>字符</w:t>
            </w:r>
          </w:p>
        </w:tc>
        <w:tc>
          <w:tcPr>
            <w:tcW w:w="5031" w:type="dxa"/>
          </w:tcPr>
          <w:p w14:paraId="168AA6AD" w14:textId="77777777" w:rsidR="000829C4" w:rsidRDefault="000829C4"/>
        </w:tc>
      </w:tr>
      <w:tr w:rsidR="000829C4" w14:paraId="324E0CA0" w14:textId="77777777">
        <w:tc>
          <w:tcPr>
            <w:tcW w:w="2170" w:type="dxa"/>
          </w:tcPr>
          <w:p w14:paraId="1D73F604" w14:textId="77777777" w:rsidR="000829C4" w:rsidRDefault="00000000">
            <w:r>
              <w:rPr>
                <w:rFonts w:hint="eastAsia"/>
              </w:rPr>
              <w:t>机构</w:t>
            </w:r>
          </w:p>
        </w:tc>
        <w:tc>
          <w:tcPr>
            <w:tcW w:w="1227" w:type="dxa"/>
          </w:tcPr>
          <w:p w14:paraId="04B1BD84" w14:textId="77777777" w:rsidR="000829C4" w:rsidRDefault="00000000">
            <w:r>
              <w:rPr>
                <w:rFonts w:hint="eastAsia"/>
              </w:rPr>
              <w:t>字符</w:t>
            </w:r>
          </w:p>
        </w:tc>
        <w:tc>
          <w:tcPr>
            <w:tcW w:w="5031" w:type="dxa"/>
          </w:tcPr>
          <w:p w14:paraId="31C01E10" w14:textId="77777777" w:rsidR="000829C4" w:rsidRDefault="000829C4"/>
        </w:tc>
      </w:tr>
      <w:tr w:rsidR="000829C4" w14:paraId="2DD11FAB" w14:textId="77777777">
        <w:tc>
          <w:tcPr>
            <w:tcW w:w="2170" w:type="dxa"/>
          </w:tcPr>
          <w:p w14:paraId="77473488" w14:textId="77777777" w:rsidR="000829C4" w:rsidRDefault="00000000">
            <w:r>
              <w:rPr>
                <w:rFonts w:hint="eastAsia"/>
              </w:rPr>
              <w:t>交易流水号</w:t>
            </w:r>
          </w:p>
        </w:tc>
        <w:tc>
          <w:tcPr>
            <w:tcW w:w="1227" w:type="dxa"/>
          </w:tcPr>
          <w:p w14:paraId="01B74084" w14:textId="77777777" w:rsidR="000829C4" w:rsidRDefault="00000000">
            <w:r>
              <w:rPr>
                <w:rFonts w:hint="eastAsia"/>
              </w:rPr>
              <w:t>字符</w:t>
            </w:r>
          </w:p>
        </w:tc>
        <w:tc>
          <w:tcPr>
            <w:tcW w:w="5031" w:type="dxa"/>
          </w:tcPr>
          <w:p w14:paraId="6E32CC36" w14:textId="77777777" w:rsidR="000829C4" w:rsidRDefault="000829C4"/>
        </w:tc>
      </w:tr>
      <w:tr w:rsidR="000829C4" w14:paraId="48074B56" w14:textId="77777777">
        <w:tc>
          <w:tcPr>
            <w:tcW w:w="2170" w:type="dxa"/>
          </w:tcPr>
          <w:p w14:paraId="4AB8AAD4" w14:textId="77777777" w:rsidR="000829C4" w:rsidRDefault="00000000">
            <w:r>
              <w:rPr>
                <w:rFonts w:hint="eastAsia"/>
              </w:rPr>
              <w:t>交易日期</w:t>
            </w:r>
          </w:p>
        </w:tc>
        <w:tc>
          <w:tcPr>
            <w:tcW w:w="1227" w:type="dxa"/>
          </w:tcPr>
          <w:p w14:paraId="297E5A56" w14:textId="77777777" w:rsidR="000829C4" w:rsidRDefault="00000000">
            <w:r>
              <w:rPr>
                <w:rFonts w:hint="eastAsia"/>
              </w:rPr>
              <w:t>字符</w:t>
            </w:r>
          </w:p>
        </w:tc>
        <w:tc>
          <w:tcPr>
            <w:tcW w:w="5031" w:type="dxa"/>
          </w:tcPr>
          <w:p w14:paraId="6F5C6E7B" w14:textId="77777777" w:rsidR="000829C4" w:rsidRDefault="000829C4"/>
        </w:tc>
      </w:tr>
      <w:tr w:rsidR="000829C4" w14:paraId="702EC099" w14:textId="77777777">
        <w:tc>
          <w:tcPr>
            <w:tcW w:w="2170" w:type="dxa"/>
          </w:tcPr>
          <w:p w14:paraId="5AE1F663" w14:textId="77777777" w:rsidR="000829C4" w:rsidRDefault="00000000">
            <w:r>
              <w:rPr>
                <w:rFonts w:hint="eastAsia"/>
              </w:rPr>
              <w:t>产品种类</w:t>
            </w:r>
          </w:p>
        </w:tc>
        <w:tc>
          <w:tcPr>
            <w:tcW w:w="1227" w:type="dxa"/>
          </w:tcPr>
          <w:p w14:paraId="29B60D22" w14:textId="77777777" w:rsidR="000829C4" w:rsidRDefault="00000000">
            <w:r>
              <w:rPr>
                <w:rFonts w:hint="eastAsia"/>
              </w:rPr>
              <w:t>字符</w:t>
            </w:r>
          </w:p>
        </w:tc>
        <w:tc>
          <w:tcPr>
            <w:tcW w:w="5031" w:type="dxa"/>
          </w:tcPr>
          <w:p w14:paraId="48228AAC" w14:textId="77777777" w:rsidR="000829C4" w:rsidRDefault="000829C4"/>
        </w:tc>
      </w:tr>
      <w:tr w:rsidR="000829C4" w14:paraId="186369DE" w14:textId="77777777">
        <w:tc>
          <w:tcPr>
            <w:tcW w:w="2170" w:type="dxa"/>
          </w:tcPr>
          <w:p w14:paraId="4C9F9ECC" w14:textId="77777777" w:rsidR="000829C4" w:rsidRDefault="00000000">
            <w:r>
              <w:rPr>
                <w:rFonts w:hint="eastAsia"/>
              </w:rPr>
              <w:t>税目</w:t>
            </w:r>
          </w:p>
        </w:tc>
        <w:tc>
          <w:tcPr>
            <w:tcW w:w="1227" w:type="dxa"/>
          </w:tcPr>
          <w:p w14:paraId="229BE3A2" w14:textId="77777777" w:rsidR="000829C4" w:rsidRDefault="00000000">
            <w:r>
              <w:rPr>
                <w:rFonts w:hint="eastAsia"/>
              </w:rPr>
              <w:t>字符</w:t>
            </w:r>
          </w:p>
        </w:tc>
        <w:tc>
          <w:tcPr>
            <w:tcW w:w="5031" w:type="dxa"/>
          </w:tcPr>
          <w:p w14:paraId="51788A6D" w14:textId="77777777" w:rsidR="000829C4" w:rsidRDefault="000829C4"/>
        </w:tc>
      </w:tr>
      <w:tr w:rsidR="000829C4" w14:paraId="56001D6D" w14:textId="77777777">
        <w:tc>
          <w:tcPr>
            <w:tcW w:w="2170" w:type="dxa"/>
          </w:tcPr>
          <w:p w14:paraId="38E11D33" w14:textId="77777777" w:rsidR="000829C4" w:rsidRDefault="00000000">
            <w:r>
              <w:rPr>
                <w:rFonts w:hint="eastAsia"/>
              </w:rPr>
              <w:t>税率（</w:t>
            </w:r>
            <w:r>
              <w:rPr>
                <w:rFonts w:hint="eastAsia"/>
              </w:rPr>
              <w:t>%</w:t>
            </w:r>
            <w:r>
              <w:rPr>
                <w:rFonts w:hint="eastAsia"/>
              </w:rPr>
              <w:t>）</w:t>
            </w:r>
            <w:r>
              <w:rPr>
                <w:rFonts w:hint="eastAsia"/>
              </w:rPr>
              <w:t>/</w:t>
            </w:r>
            <w:r>
              <w:rPr>
                <w:rFonts w:hint="eastAsia"/>
              </w:rPr>
              <w:t>税额</w:t>
            </w:r>
          </w:p>
        </w:tc>
        <w:tc>
          <w:tcPr>
            <w:tcW w:w="1227" w:type="dxa"/>
          </w:tcPr>
          <w:p w14:paraId="2F2A062B" w14:textId="77777777" w:rsidR="000829C4" w:rsidRDefault="00000000">
            <w:r>
              <w:rPr>
                <w:rFonts w:hint="eastAsia"/>
              </w:rPr>
              <w:t>数值</w:t>
            </w:r>
          </w:p>
        </w:tc>
        <w:tc>
          <w:tcPr>
            <w:tcW w:w="5031" w:type="dxa"/>
          </w:tcPr>
          <w:p w14:paraId="7A3B74E3" w14:textId="77777777" w:rsidR="000829C4" w:rsidRDefault="000829C4"/>
        </w:tc>
      </w:tr>
      <w:tr w:rsidR="000829C4" w14:paraId="7AC06E27" w14:textId="77777777">
        <w:tc>
          <w:tcPr>
            <w:tcW w:w="2170" w:type="dxa"/>
          </w:tcPr>
          <w:p w14:paraId="5D75CD44" w14:textId="77777777" w:rsidR="000829C4" w:rsidRDefault="00000000">
            <w:r>
              <w:rPr>
                <w:rFonts w:hint="eastAsia"/>
              </w:rPr>
              <w:t>交易金额</w:t>
            </w:r>
          </w:p>
        </w:tc>
        <w:tc>
          <w:tcPr>
            <w:tcW w:w="1227" w:type="dxa"/>
          </w:tcPr>
          <w:p w14:paraId="0B508E69" w14:textId="77777777" w:rsidR="000829C4" w:rsidRDefault="00000000">
            <w:r>
              <w:rPr>
                <w:rFonts w:hint="eastAsia"/>
              </w:rPr>
              <w:t>数值</w:t>
            </w:r>
          </w:p>
        </w:tc>
        <w:tc>
          <w:tcPr>
            <w:tcW w:w="5031" w:type="dxa"/>
          </w:tcPr>
          <w:p w14:paraId="2C740A6B" w14:textId="77777777" w:rsidR="000829C4" w:rsidRDefault="000829C4"/>
        </w:tc>
      </w:tr>
      <w:tr w:rsidR="000829C4" w14:paraId="71CF111B" w14:textId="77777777">
        <w:tc>
          <w:tcPr>
            <w:tcW w:w="2170" w:type="dxa"/>
          </w:tcPr>
          <w:p w14:paraId="434ED2B7" w14:textId="77777777" w:rsidR="000829C4" w:rsidRDefault="00000000">
            <w:r>
              <w:rPr>
                <w:rFonts w:hint="eastAsia"/>
              </w:rPr>
              <w:t>是否含增值税</w:t>
            </w:r>
          </w:p>
        </w:tc>
        <w:tc>
          <w:tcPr>
            <w:tcW w:w="1227" w:type="dxa"/>
          </w:tcPr>
          <w:p w14:paraId="41F69CC2" w14:textId="77777777" w:rsidR="000829C4" w:rsidRDefault="00000000">
            <w:r>
              <w:rPr>
                <w:rFonts w:hint="eastAsia"/>
              </w:rPr>
              <w:t>数值</w:t>
            </w:r>
          </w:p>
        </w:tc>
        <w:tc>
          <w:tcPr>
            <w:tcW w:w="5031" w:type="dxa"/>
          </w:tcPr>
          <w:p w14:paraId="2CE895FF" w14:textId="77777777" w:rsidR="000829C4" w:rsidRDefault="000829C4"/>
        </w:tc>
      </w:tr>
      <w:tr w:rsidR="000829C4" w14:paraId="70C52DAC" w14:textId="77777777">
        <w:tc>
          <w:tcPr>
            <w:tcW w:w="2170" w:type="dxa"/>
          </w:tcPr>
          <w:p w14:paraId="2FD01EDD" w14:textId="77777777" w:rsidR="000829C4" w:rsidRDefault="00000000">
            <w:r>
              <w:rPr>
                <w:rFonts w:hint="eastAsia"/>
              </w:rPr>
              <w:t>不含增值税交易金额</w:t>
            </w:r>
          </w:p>
        </w:tc>
        <w:tc>
          <w:tcPr>
            <w:tcW w:w="1227" w:type="dxa"/>
          </w:tcPr>
          <w:p w14:paraId="5E3CC70B" w14:textId="77777777" w:rsidR="000829C4" w:rsidRDefault="00000000">
            <w:r>
              <w:rPr>
                <w:rFonts w:hint="eastAsia"/>
              </w:rPr>
              <w:t>数值</w:t>
            </w:r>
          </w:p>
        </w:tc>
        <w:tc>
          <w:tcPr>
            <w:tcW w:w="5031" w:type="dxa"/>
          </w:tcPr>
          <w:p w14:paraId="5CACEB21" w14:textId="77777777" w:rsidR="000829C4" w:rsidRDefault="000829C4"/>
        </w:tc>
      </w:tr>
      <w:tr w:rsidR="000829C4" w14:paraId="25E789CD" w14:textId="77777777">
        <w:tc>
          <w:tcPr>
            <w:tcW w:w="2170" w:type="dxa"/>
          </w:tcPr>
          <w:p w14:paraId="577613C6" w14:textId="77777777" w:rsidR="000829C4" w:rsidRDefault="00000000">
            <w:r>
              <w:rPr>
                <w:rFonts w:hint="eastAsia"/>
              </w:rPr>
              <w:t>计税基础</w:t>
            </w:r>
          </w:p>
        </w:tc>
        <w:tc>
          <w:tcPr>
            <w:tcW w:w="1227" w:type="dxa"/>
          </w:tcPr>
          <w:p w14:paraId="67E1692C" w14:textId="77777777" w:rsidR="000829C4" w:rsidRDefault="00000000">
            <w:r>
              <w:rPr>
                <w:rFonts w:hint="eastAsia"/>
              </w:rPr>
              <w:t>数值</w:t>
            </w:r>
          </w:p>
        </w:tc>
        <w:tc>
          <w:tcPr>
            <w:tcW w:w="5031" w:type="dxa"/>
          </w:tcPr>
          <w:p w14:paraId="4D8C9972" w14:textId="77777777" w:rsidR="000829C4" w:rsidRDefault="000829C4"/>
        </w:tc>
      </w:tr>
      <w:tr w:rsidR="000829C4" w14:paraId="63ABB011" w14:textId="77777777">
        <w:tc>
          <w:tcPr>
            <w:tcW w:w="2170" w:type="dxa"/>
          </w:tcPr>
          <w:p w14:paraId="3E9E39B7" w14:textId="77777777" w:rsidR="000829C4" w:rsidRDefault="00000000">
            <w:r>
              <w:rPr>
                <w:rFonts w:hint="eastAsia"/>
              </w:rPr>
              <w:t>应纳税额</w:t>
            </w:r>
          </w:p>
        </w:tc>
        <w:tc>
          <w:tcPr>
            <w:tcW w:w="1227" w:type="dxa"/>
          </w:tcPr>
          <w:p w14:paraId="5718FCD1" w14:textId="77777777" w:rsidR="000829C4" w:rsidRDefault="00000000">
            <w:r>
              <w:rPr>
                <w:rFonts w:hint="eastAsia"/>
              </w:rPr>
              <w:t>数值</w:t>
            </w:r>
          </w:p>
        </w:tc>
        <w:tc>
          <w:tcPr>
            <w:tcW w:w="5031" w:type="dxa"/>
          </w:tcPr>
          <w:p w14:paraId="74A7C7DF" w14:textId="77777777" w:rsidR="000829C4" w:rsidRDefault="000829C4"/>
        </w:tc>
      </w:tr>
      <w:tr w:rsidR="000829C4" w14:paraId="03FB868D" w14:textId="77777777">
        <w:tc>
          <w:tcPr>
            <w:tcW w:w="2170" w:type="dxa"/>
          </w:tcPr>
          <w:p w14:paraId="4C8E7855" w14:textId="77777777" w:rsidR="000829C4" w:rsidRDefault="00000000">
            <w:r>
              <w:rPr>
                <w:rFonts w:hint="eastAsia"/>
              </w:rPr>
              <w:lastRenderedPageBreak/>
              <w:t>减免性质代码</w:t>
            </w:r>
          </w:p>
        </w:tc>
        <w:tc>
          <w:tcPr>
            <w:tcW w:w="1227" w:type="dxa"/>
          </w:tcPr>
          <w:p w14:paraId="10AB2DE6" w14:textId="77777777" w:rsidR="000829C4" w:rsidRDefault="00000000">
            <w:r>
              <w:rPr>
                <w:rFonts w:hint="eastAsia"/>
              </w:rPr>
              <w:t>字符</w:t>
            </w:r>
          </w:p>
        </w:tc>
        <w:tc>
          <w:tcPr>
            <w:tcW w:w="5031" w:type="dxa"/>
          </w:tcPr>
          <w:p w14:paraId="120C7BF1" w14:textId="77777777" w:rsidR="000829C4" w:rsidRDefault="000829C4"/>
        </w:tc>
      </w:tr>
      <w:tr w:rsidR="000829C4" w14:paraId="7E33D683" w14:textId="77777777">
        <w:tc>
          <w:tcPr>
            <w:tcW w:w="2170" w:type="dxa"/>
          </w:tcPr>
          <w:p w14:paraId="636572F6" w14:textId="77777777" w:rsidR="000829C4" w:rsidRDefault="00000000">
            <w:r>
              <w:rPr>
                <w:rFonts w:hint="eastAsia"/>
              </w:rPr>
              <w:t>减免项目名称</w:t>
            </w:r>
          </w:p>
        </w:tc>
        <w:tc>
          <w:tcPr>
            <w:tcW w:w="1227" w:type="dxa"/>
          </w:tcPr>
          <w:p w14:paraId="45F839DC" w14:textId="77777777" w:rsidR="000829C4" w:rsidRDefault="00000000">
            <w:r>
              <w:rPr>
                <w:rFonts w:hint="eastAsia"/>
              </w:rPr>
              <w:t>字符</w:t>
            </w:r>
          </w:p>
        </w:tc>
        <w:tc>
          <w:tcPr>
            <w:tcW w:w="5031" w:type="dxa"/>
          </w:tcPr>
          <w:p w14:paraId="5ED07560" w14:textId="77777777" w:rsidR="000829C4" w:rsidRDefault="000829C4"/>
        </w:tc>
      </w:tr>
      <w:tr w:rsidR="000829C4" w14:paraId="3483B321" w14:textId="77777777">
        <w:tc>
          <w:tcPr>
            <w:tcW w:w="2170" w:type="dxa"/>
          </w:tcPr>
          <w:p w14:paraId="25B95C59" w14:textId="77777777" w:rsidR="000829C4" w:rsidRDefault="00000000">
            <w:r>
              <w:rPr>
                <w:rFonts w:hint="eastAsia"/>
              </w:rPr>
              <w:t>减免税额</w:t>
            </w:r>
          </w:p>
        </w:tc>
        <w:tc>
          <w:tcPr>
            <w:tcW w:w="1227" w:type="dxa"/>
          </w:tcPr>
          <w:p w14:paraId="53188671" w14:textId="77777777" w:rsidR="000829C4" w:rsidRDefault="00000000">
            <w:r>
              <w:rPr>
                <w:rFonts w:hint="eastAsia"/>
              </w:rPr>
              <w:t>数值</w:t>
            </w:r>
          </w:p>
        </w:tc>
        <w:tc>
          <w:tcPr>
            <w:tcW w:w="5031" w:type="dxa"/>
          </w:tcPr>
          <w:p w14:paraId="6EEA7B28" w14:textId="77777777" w:rsidR="000829C4" w:rsidRDefault="000829C4"/>
        </w:tc>
      </w:tr>
      <w:tr w:rsidR="000829C4" w14:paraId="10C4ABF5" w14:textId="77777777">
        <w:tc>
          <w:tcPr>
            <w:tcW w:w="2170" w:type="dxa"/>
          </w:tcPr>
          <w:p w14:paraId="3B7BCDBC" w14:textId="77777777" w:rsidR="000829C4" w:rsidRDefault="00000000">
            <w:r>
              <w:rPr>
                <w:rFonts w:hint="eastAsia"/>
              </w:rPr>
              <w:t>应补（退）税额</w:t>
            </w:r>
          </w:p>
        </w:tc>
        <w:tc>
          <w:tcPr>
            <w:tcW w:w="1227" w:type="dxa"/>
          </w:tcPr>
          <w:p w14:paraId="1790697C" w14:textId="77777777" w:rsidR="000829C4" w:rsidRDefault="00000000">
            <w:r>
              <w:rPr>
                <w:rFonts w:hint="eastAsia"/>
              </w:rPr>
              <w:t>数值</w:t>
            </w:r>
          </w:p>
        </w:tc>
        <w:tc>
          <w:tcPr>
            <w:tcW w:w="5031" w:type="dxa"/>
          </w:tcPr>
          <w:p w14:paraId="1A2B78C4" w14:textId="77777777" w:rsidR="000829C4" w:rsidRDefault="000829C4"/>
        </w:tc>
      </w:tr>
      <w:tr w:rsidR="000829C4" w14:paraId="5EFDF606" w14:textId="77777777">
        <w:tc>
          <w:tcPr>
            <w:tcW w:w="2170" w:type="dxa"/>
          </w:tcPr>
          <w:p w14:paraId="640584AF" w14:textId="77777777" w:rsidR="000829C4" w:rsidRDefault="00000000">
            <w:r>
              <w:rPr>
                <w:rFonts w:hint="eastAsia"/>
              </w:rPr>
              <w:t>城市维护建设税</w:t>
            </w:r>
          </w:p>
        </w:tc>
        <w:tc>
          <w:tcPr>
            <w:tcW w:w="1227" w:type="dxa"/>
          </w:tcPr>
          <w:p w14:paraId="42C00DA2" w14:textId="77777777" w:rsidR="000829C4" w:rsidRDefault="00000000">
            <w:r>
              <w:rPr>
                <w:rFonts w:hint="eastAsia"/>
              </w:rPr>
              <w:t>数值</w:t>
            </w:r>
          </w:p>
        </w:tc>
        <w:tc>
          <w:tcPr>
            <w:tcW w:w="5031" w:type="dxa"/>
          </w:tcPr>
          <w:p w14:paraId="5CD7D472" w14:textId="77777777" w:rsidR="000829C4" w:rsidRDefault="000829C4"/>
        </w:tc>
      </w:tr>
      <w:tr w:rsidR="000829C4" w14:paraId="70662E6A" w14:textId="77777777">
        <w:tc>
          <w:tcPr>
            <w:tcW w:w="2170" w:type="dxa"/>
          </w:tcPr>
          <w:p w14:paraId="4FD43180" w14:textId="77777777" w:rsidR="000829C4" w:rsidRDefault="00000000">
            <w:r>
              <w:rPr>
                <w:rFonts w:hint="eastAsia"/>
              </w:rPr>
              <w:t>教育费附加</w:t>
            </w:r>
          </w:p>
        </w:tc>
        <w:tc>
          <w:tcPr>
            <w:tcW w:w="1227" w:type="dxa"/>
          </w:tcPr>
          <w:p w14:paraId="1A7BD5DE" w14:textId="77777777" w:rsidR="000829C4" w:rsidRDefault="00000000">
            <w:r>
              <w:rPr>
                <w:rFonts w:hint="eastAsia"/>
              </w:rPr>
              <w:t>数值</w:t>
            </w:r>
          </w:p>
        </w:tc>
        <w:tc>
          <w:tcPr>
            <w:tcW w:w="5031" w:type="dxa"/>
          </w:tcPr>
          <w:p w14:paraId="1BC85B60" w14:textId="77777777" w:rsidR="000829C4" w:rsidRDefault="000829C4"/>
        </w:tc>
      </w:tr>
      <w:tr w:rsidR="000829C4" w14:paraId="554C38B6" w14:textId="77777777">
        <w:tc>
          <w:tcPr>
            <w:tcW w:w="2170" w:type="dxa"/>
          </w:tcPr>
          <w:p w14:paraId="1B0F8FB9" w14:textId="77777777" w:rsidR="000829C4" w:rsidRDefault="00000000">
            <w:r>
              <w:rPr>
                <w:rFonts w:hint="eastAsia"/>
              </w:rPr>
              <w:t>地方教育附加</w:t>
            </w:r>
          </w:p>
        </w:tc>
        <w:tc>
          <w:tcPr>
            <w:tcW w:w="1227" w:type="dxa"/>
          </w:tcPr>
          <w:p w14:paraId="3F095F62" w14:textId="77777777" w:rsidR="000829C4" w:rsidRDefault="00000000">
            <w:r>
              <w:rPr>
                <w:rFonts w:hint="eastAsia"/>
              </w:rPr>
              <w:t>数值</w:t>
            </w:r>
          </w:p>
        </w:tc>
        <w:tc>
          <w:tcPr>
            <w:tcW w:w="5031" w:type="dxa"/>
          </w:tcPr>
          <w:p w14:paraId="659D0EC3" w14:textId="77777777" w:rsidR="000829C4" w:rsidRDefault="000829C4"/>
        </w:tc>
      </w:tr>
      <w:tr w:rsidR="000829C4" w14:paraId="2F138FDE" w14:textId="77777777">
        <w:tc>
          <w:tcPr>
            <w:tcW w:w="2170" w:type="dxa"/>
          </w:tcPr>
          <w:p w14:paraId="68289134" w14:textId="77777777" w:rsidR="000829C4" w:rsidRDefault="00000000">
            <w:r>
              <w:rPr>
                <w:rFonts w:hint="eastAsia"/>
              </w:rPr>
              <w:t>计算日期</w:t>
            </w:r>
          </w:p>
        </w:tc>
        <w:tc>
          <w:tcPr>
            <w:tcW w:w="1227" w:type="dxa"/>
          </w:tcPr>
          <w:p w14:paraId="77577817" w14:textId="77777777" w:rsidR="000829C4" w:rsidRDefault="00000000">
            <w:r>
              <w:rPr>
                <w:rFonts w:hint="eastAsia"/>
              </w:rPr>
              <w:t>字符</w:t>
            </w:r>
          </w:p>
        </w:tc>
        <w:tc>
          <w:tcPr>
            <w:tcW w:w="5031" w:type="dxa"/>
          </w:tcPr>
          <w:p w14:paraId="71A70263" w14:textId="77777777" w:rsidR="000829C4" w:rsidRDefault="000829C4"/>
        </w:tc>
      </w:tr>
    </w:tbl>
    <w:p w14:paraId="1C8313E3" w14:textId="77777777" w:rsidR="000829C4" w:rsidRDefault="00000000">
      <w:r>
        <w:rPr>
          <w:rFonts w:hint="eastAsia"/>
        </w:rPr>
        <w:t>异常表：</w:t>
      </w:r>
    </w:p>
    <w:tbl>
      <w:tblPr>
        <w:tblStyle w:val="ab"/>
        <w:tblW w:w="0" w:type="auto"/>
        <w:tblLook w:val="04A0" w:firstRow="1" w:lastRow="0" w:firstColumn="1" w:lastColumn="0" w:noHBand="0" w:noVBand="1"/>
      </w:tblPr>
      <w:tblGrid>
        <w:gridCol w:w="2144"/>
        <w:gridCol w:w="1211"/>
        <w:gridCol w:w="4941"/>
      </w:tblGrid>
      <w:tr w:rsidR="000829C4" w14:paraId="1D9CAC6E" w14:textId="77777777">
        <w:tc>
          <w:tcPr>
            <w:tcW w:w="2170" w:type="dxa"/>
            <w:shd w:val="clear" w:color="auto" w:fill="D8D8D8" w:themeFill="background1" w:themeFillShade="D8"/>
          </w:tcPr>
          <w:p w14:paraId="6B9EB5F1" w14:textId="77777777" w:rsidR="000829C4" w:rsidRDefault="00000000">
            <w:pPr>
              <w:jc w:val="center"/>
              <w:rPr>
                <w:b/>
                <w:bCs/>
              </w:rPr>
            </w:pPr>
            <w:r>
              <w:rPr>
                <w:rFonts w:hint="eastAsia"/>
                <w:b/>
                <w:bCs/>
              </w:rPr>
              <w:t>字段名称</w:t>
            </w:r>
          </w:p>
        </w:tc>
        <w:tc>
          <w:tcPr>
            <w:tcW w:w="1227" w:type="dxa"/>
            <w:shd w:val="clear" w:color="auto" w:fill="D8D8D8" w:themeFill="background1" w:themeFillShade="D8"/>
          </w:tcPr>
          <w:p w14:paraId="42B6CD85" w14:textId="77777777" w:rsidR="000829C4" w:rsidRDefault="00000000">
            <w:pPr>
              <w:jc w:val="center"/>
              <w:rPr>
                <w:b/>
                <w:bCs/>
              </w:rPr>
            </w:pPr>
            <w:r>
              <w:rPr>
                <w:rFonts w:hint="eastAsia"/>
                <w:b/>
                <w:bCs/>
              </w:rPr>
              <w:t>字段类型</w:t>
            </w:r>
          </w:p>
        </w:tc>
        <w:tc>
          <w:tcPr>
            <w:tcW w:w="5031" w:type="dxa"/>
            <w:shd w:val="clear" w:color="auto" w:fill="D8D8D8" w:themeFill="background1" w:themeFillShade="D8"/>
          </w:tcPr>
          <w:p w14:paraId="79F7419A" w14:textId="77777777" w:rsidR="000829C4" w:rsidRDefault="00000000">
            <w:pPr>
              <w:jc w:val="center"/>
              <w:rPr>
                <w:b/>
                <w:bCs/>
              </w:rPr>
            </w:pPr>
            <w:r>
              <w:rPr>
                <w:rFonts w:hint="eastAsia"/>
                <w:b/>
                <w:bCs/>
              </w:rPr>
              <w:t>备注</w:t>
            </w:r>
          </w:p>
        </w:tc>
      </w:tr>
      <w:tr w:rsidR="000829C4" w14:paraId="7EB23879" w14:textId="77777777">
        <w:tc>
          <w:tcPr>
            <w:tcW w:w="2170" w:type="dxa"/>
          </w:tcPr>
          <w:p w14:paraId="1E8FB8A0" w14:textId="77777777" w:rsidR="000829C4" w:rsidRDefault="00000000">
            <w:r>
              <w:rPr>
                <w:rFonts w:hint="eastAsia"/>
              </w:rPr>
              <w:t>会计月份</w:t>
            </w:r>
          </w:p>
        </w:tc>
        <w:tc>
          <w:tcPr>
            <w:tcW w:w="1227" w:type="dxa"/>
          </w:tcPr>
          <w:p w14:paraId="0AAAA29A" w14:textId="77777777" w:rsidR="000829C4" w:rsidRDefault="00000000">
            <w:r>
              <w:rPr>
                <w:rFonts w:hint="eastAsia"/>
              </w:rPr>
              <w:t>字符</w:t>
            </w:r>
          </w:p>
        </w:tc>
        <w:tc>
          <w:tcPr>
            <w:tcW w:w="5031" w:type="dxa"/>
          </w:tcPr>
          <w:p w14:paraId="4F2CA491" w14:textId="77777777" w:rsidR="000829C4" w:rsidRDefault="000829C4"/>
        </w:tc>
      </w:tr>
      <w:tr w:rsidR="000829C4" w14:paraId="62AE19F3" w14:textId="77777777">
        <w:tc>
          <w:tcPr>
            <w:tcW w:w="2170" w:type="dxa"/>
          </w:tcPr>
          <w:p w14:paraId="162D6615" w14:textId="77777777" w:rsidR="000829C4" w:rsidRDefault="00000000">
            <w:r>
              <w:rPr>
                <w:rFonts w:hint="eastAsia"/>
              </w:rPr>
              <w:t>机构名称</w:t>
            </w:r>
          </w:p>
        </w:tc>
        <w:tc>
          <w:tcPr>
            <w:tcW w:w="1227" w:type="dxa"/>
          </w:tcPr>
          <w:p w14:paraId="66B1EB4C" w14:textId="77777777" w:rsidR="000829C4" w:rsidRDefault="00000000">
            <w:r>
              <w:rPr>
                <w:rFonts w:hint="eastAsia"/>
              </w:rPr>
              <w:t>字符</w:t>
            </w:r>
          </w:p>
        </w:tc>
        <w:tc>
          <w:tcPr>
            <w:tcW w:w="5031" w:type="dxa"/>
          </w:tcPr>
          <w:p w14:paraId="529CC13D" w14:textId="77777777" w:rsidR="000829C4" w:rsidRDefault="000829C4"/>
        </w:tc>
      </w:tr>
      <w:tr w:rsidR="000829C4" w14:paraId="408992AF" w14:textId="77777777">
        <w:tc>
          <w:tcPr>
            <w:tcW w:w="2170" w:type="dxa"/>
          </w:tcPr>
          <w:p w14:paraId="4C26627B" w14:textId="77777777" w:rsidR="000829C4" w:rsidRDefault="00000000">
            <w:r>
              <w:rPr>
                <w:rFonts w:hint="eastAsia"/>
              </w:rPr>
              <w:t>交易流水号</w:t>
            </w:r>
          </w:p>
        </w:tc>
        <w:tc>
          <w:tcPr>
            <w:tcW w:w="1227" w:type="dxa"/>
          </w:tcPr>
          <w:p w14:paraId="779CF567" w14:textId="77777777" w:rsidR="000829C4" w:rsidRDefault="00000000">
            <w:r>
              <w:rPr>
                <w:rFonts w:hint="eastAsia"/>
              </w:rPr>
              <w:t>字符</w:t>
            </w:r>
          </w:p>
        </w:tc>
        <w:tc>
          <w:tcPr>
            <w:tcW w:w="5031" w:type="dxa"/>
          </w:tcPr>
          <w:p w14:paraId="5B7F5FC3" w14:textId="77777777" w:rsidR="000829C4" w:rsidRDefault="000829C4"/>
        </w:tc>
      </w:tr>
      <w:tr w:rsidR="000829C4" w14:paraId="7F81BCEF" w14:textId="77777777">
        <w:tc>
          <w:tcPr>
            <w:tcW w:w="2170" w:type="dxa"/>
          </w:tcPr>
          <w:p w14:paraId="78CD0B0D" w14:textId="77777777" w:rsidR="000829C4" w:rsidRDefault="00000000">
            <w:r>
              <w:rPr>
                <w:rFonts w:hint="eastAsia"/>
              </w:rPr>
              <w:t>交易日期</w:t>
            </w:r>
          </w:p>
        </w:tc>
        <w:tc>
          <w:tcPr>
            <w:tcW w:w="1227" w:type="dxa"/>
          </w:tcPr>
          <w:p w14:paraId="6D2DFCDD" w14:textId="77777777" w:rsidR="000829C4" w:rsidRDefault="00000000">
            <w:r>
              <w:rPr>
                <w:rFonts w:hint="eastAsia"/>
              </w:rPr>
              <w:t>字符</w:t>
            </w:r>
          </w:p>
        </w:tc>
        <w:tc>
          <w:tcPr>
            <w:tcW w:w="5031" w:type="dxa"/>
          </w:tcPr>
          <w:p w14:paraId="184A8FF7" w14:textId="77777777" w:rsidR="000829C4" w:rsidRDefault="000829C4"/>
        </w:tc>
      </w:tr>
      <w:tr w:rsidR="000829C4" w14:paraId="36DDE938" w14:textId="77777777">
        <w:tc>
          <w:tcPr>
            <w:tcW w:w="2170" w:type="dxa"/>
          </w:tcPr>
          <w:p w14:paraId="2F3A2498" w14:textId="77777777" w:rsidR="000829C4" w:rsidRDefault="00000000">
            <w:r>
              <w:rPr>
                <w:rFonts w:hint="eastAsia"/>
              </w:rPr>
              <w:t>产品种类</w:t>
            </w:r>
          </w:p>
        </w:tc>
        <w:tc>
          <w:tcPr>
            <w:tcW w:w="1227" w:type="dxa"/>
          </w:tcPr>
          <w:p w14:paraId="649ABA27" w14:textId="77777777" w:rsidR="000829C4" w:rsidRDefault="00000000">
            <w:r>
              <w:rPr>
                <w:rFonts w:hint="eastAsia"/>
              </w:rPr>
              <w:t>字符</w:t>
            </w:r>
          </w:p>
        </w:tc>
        <w:tc>
          <w:tcPr>
            <w:tcW w:w="5031" w:type="dxa"/>
          </w:tcPr>
          <w:p w14:paraId="1EE44954" w14:textId="77777777" w:rsidR="000829C4" w:rsidRDefault="000829C4"/>
        </w:tc>
      </w:tr>
      <w:tr w:rsidR="000829C4" w14:paraId="685BD115" w14:textId="77777777">
        <w:tc>
          <w:tcPr>
            <w:tcW w:w="2170" w:type="dxa"/>
          </w:tcPr>
          <w:p w14:paraId="7A48CAAE" w14:textId="77777777" w:rsidR="000829C4" w:rsidRDefault="00000000">
            <w:r>
              <w:rPr>
                <w:rFonts w:hint="eastAsia"/>
              </w:rPr>
              <w:t>税目</w:t>
            </w:r>
          </w:p>
        </w:tc>
        <w:tc>
          <w:tcPr>
            <w:tcW w:w="1227" w:type="dxa"/>
          </w:tcPr>
          <w:p w14:paraId="55945E09" w14:textId="77777777" w:rsidR="000829C4" w:rsidRDefault="00000000">
            <w:r>
              <w:rPr>
                <w:rFonts w:hint="eastAsia"/>
              </w:rPr>
              <w:t>字符</w:t>
            </w:r>
          </w:p>
        </w:tc>
        <w:tc>
          <w:tcPr>
            <w:tcW w:w="5031" w:type="dxa"/>
          </w:tcPr>
          <w:p w14:paraId="37E85D9B" w14:textId="77777777" w:rsidR="000829C4" w:rsidRDefault="000829C4"/>
        </w:tc>
      </w:tr>
      <w:tr w:rsidR="000829C4" w14:paraId="65E6B263" w14:textId="77777777">
        <w:tc>
          <w:tcPr>
            <w:tcW w:w="2170" w:type="dxa"/>
          </w:tcPr>
          <w:p w14:paraId="2571014D" w14:textId="77777777" w:rsidR="000829C4" w:rsidRDefault="00000000">
            <w:r>
              <w:rPr>
                <w:rFonts w:hint="eastAsia"/>
              </w:rPr>
              <w:t>税率（</w:t>
            </w:r>
            <w:r>
              <w:rPr>
                <w:rFonts w:hint="eastAsia"/>
              </w:rPr>
              <w:t>%</w:t>
            </w:r>
            <w:r>
              <w:rPr>
                <w:rFonts w:hint="eastAsia"/>
              </w:rPr>
              <w:t>）</w:t>
            </w:r>
            <w:r>
              <w:rPr>
                <w:rFonts w:hint="eastAsia"/>
              </w:rPr>
              <w:t>/</w:t>
            </w:r>
            <w:r>
              <w:rPr>
                <w:rFonts w:hint="eastAsia"/>
              </w:rPr>
              <w:t>税额</w:t>
            </w:r>
          </w:p>
        </w:tc>
        <w:tc>
          <w:tcPr>
            <w:tcW w:w="1227" w:type="dxa"/>
          </w:tcPr>
          <w:p w14:paraId="7B4BA54F" w14:textId="77777777" w:rsidR="000829C4" w:rsidRDefault="00000000">
            <w:r>
              <w:rPr>
                <w:rFonts w:hint="eastAsia"/>
              </w:rPr>
              <w:t>数值</w:t>
            </w:r>
          </w:p>
        </w:tc>
        <w:tc>
          <w:tcPr>
            <w:tcW w:w="5031" w:type="dxa"/>
          </w:tcPr>
          <w:p w14:paraId="2011CCB3" w14:textId="77777777" w:rsidR="000829C4" w:rsidRDefault="000829C4"/>
        </w:tc>
      </w:tr>
      <w:tr w:rsidR="000829C4" w14:paraId="42D33B3E" w14:textId="77777777">
        <w:tc>
          <w:tcPr>
            <w:tcW w:w="2170" w:type="dxa"/>
          </w:tcPr>
          <w:p w14:paraId="5E56651E" w14:textId="77777777" w:rsidR="000829C4" w:rsidRDefault="00000000">
            <w:r>
              <w:rPr>
                <w:rFonts w:hint="eastAsia"/>
              </w:rPr>
              <w:t>交易金额</w:t>
            </w:r>
          </w:p>
        </w:tc>
        <w:tc>
          <w:tcPr>
            <w:tcW w:w="1227" w:type="dxa"/>
          </w:tcPr>
          <w:p w14:paraId="337211FB" w14:textId="77777777" w:rsidR="000829C4" w:rsidRDefault="00000000">
            <w:r>
              <w:rPr>
                <w:rFonts w:hint="eastAsia"/>
              </w:rPr>
              <w:t>数值</w:t>
            </w:r>
          </w:p>
        </w:tc>
        <w:tc>
          <w:tcPr>
            <w:tcW w:w="5031" w:type="dxa"/>
          </w:tcPr>
          <w:p w14:paraId="3A289B1B" w14:textId="77777777" w:rsidR="000829C4" w:rsidRDefault="000829C4"/>
        </w:tc>
      </w:tr>
      <w:tr w:rsidR="000829C4" w14:paraId="67FB1CB1" w14:textId="77777777">
        <w:tc>
          <w:tcPr>
            <w:tcW w:w="2170" w:type="dxa"/>
          </w:tcPr>
          <w:p w14:paraId="3C948A99" w14:textId="77777777" w:rsidR="000829C4" w:rsidRDefault="00000000">
            <w:r>
              <w:rPr>
                <w:rFonts w:hint="eastAsia"/>
              </w:rPr>
              <w:t>是否含增值税</w:t>
            </w:r>
          </w:p>
        </w:tc>
        <w:tc>
          <w:tcPr>
            <w:tcW w:w="1227" w:type="dxa"/>
          </w:tcPr>
          <w:p w14:paraId="2995D797" w14:textId="77777777" w:rsidR="000829C4" w:rsidRDefault="00000000">
            <w:r>
              <w:rPr>
                <w:rFonts w:hint="eastAsia"/>
              </w:rPr>
              <w:t>数值</w:t>
            </w:r>
          </w:p>
        </w:tc>
        <w:tc>
          <w:tcPr>
            <w:tcW w:w="5031" w:type="dxa"/>
          </w:tcPr>
          <w:p w14:paraId="747C84AF" w14:textId="77777777" w:rsidR="000829C4" w:rsidRDefault="000829C4"/>
        </w:tc>
      </w:tr>
      <w:tr w:rsidR="000829C4" w14:paraId="743C3F3B" w14:textId="77777777">
        <w:tc>
          <w:tcPr>
            <w:tcW w:w="2170" w:type="dxa"/>
          </w:tcPr>
          <w:p w14:paraId="27889A87" w14:textId="77777777" w:rsidR="000829C4" w:rsidRDefault="00000000">
            <w:r>
              <w:rPr>
                <w:rFonts w:hint="eastAsia"/>
              </w:rPr>
              <w:t>不含增值税交易金额</w:t>
            </w:r>
          </w:p>
        </w:tc>
        <w:tc>
          <w:tcPr>
            <w:tcW w:w="1227" w:type="dxa"/>
          </w:tcPr>
          <w:p w14:paraId="3E9CF9EB" w14:textId="77777777" w:rsidR="000829C4" w:rsidRDefault="00000000">
            <w:r>
              <w:rPr>
                <w:rFonts w:hint="eastAsia"/>
              </w:rPr>
              <w:t>数值</w:t>
            </w:r>
          </w:p>
        </w:tc>
        <w:tc>
          <w:tcPr>
            <w:tcW w:w="5031" w:type="dxa"/>
          </w:tcPr>
          <w:p w14:paraId="272C9426" w14:textId="77777777" w:rsidR="000829C4" w:rsidRDefault="000829C4"/>
        </w:tc>
      </w:tr>
      <w:tr w:rsidR="000829C4" w14:paraId="4B6AE3A3" w14:textId="77777777">
        <w:tc>
          <w:tcPr>
            <w:tcW w:w="2170" w:type="dxa"/>
          </w:tcPr>
          <w:p w14:paraId="4652BAF0" w14:textId="77777777" w:rsidR="000829C4" w:rsidRDefault="00000000">
            <w:r>
              <w:rPr>
                <w:rFonts w:hint="eastAsia"/>
              </w:rPr>
              <w:t>异常原因</w:t>
            </w:r>
          </w:p>
        </w:tc>
        <w:tc>
          <w:tcPr>
            <w:tcW w:w="1227" w:type="dxa"/>
          </w:tcPr>
          <w:p w14:paraId="6EDA5071" w14:textId="77777777" w:rsidR="000829C4" w:rsidRDefault="000829C4"/>
        </w:tc>
        <w:tc>
          <w:tcPr>
            <w:tcW w:w="5031" w:type="dxa"/>
          </w:tcPr>
          <w:p w14:paraId="484CF54A" w14:textId="77777777" w:rsidR="000829C4" w:rsidRDefault="000829C4"/>
        </w:tc>
      </w:tr>
    </w:tbl>
    <w:p w14:paraId="5EABB031" w14:textId="77777777" w:rsidR="000829C4" w:rsidRDefault="000829C4"/>
    <w:p w14:paraId="7B9328AE" w14:textId="77777777" w:rsidR="000829C4" w:rsidRDefault="00000000">
      <w:pPr>
        <w:pStyle w:val="4"/>
      </w:pPr>
      <w:r>
        <w:rPr>
          <w:rFonts w:hint="eastAsia"/>
        </w:rPr>
        <w:t>非功能性需求</w:t>
      </w:r>
    </w:p>
    <w:p w14:paraId="578C9618" w14:textId="77777777" w:rsidR="000829C4" w:rsidRDefault="00000000">
      <w:r>
        <w:rPr>
          <w:rFonts w:hint="eastAsia"/>
        </w:rPr>
        <w:t>无。</w:t>
      </w:r>
    </w:p>
    <w:p w14:paraId="4766EC5D" w14:textId="77777777" w:rsidR="000829C4" w:rsidRDefault="000829C4"/>
    <w:p w14:paraId="528676DD" w14:textId="77777777" w:rsidR="000829C4" w:rsidRDefault="00000000">
      <w:pPr>
        <w:pStyle w:val="3"/>
      </w:pPr>
      <w:bookmarkStart w:id="182" w:name="_Toc351081859"/>
      <w:r>
        <w:rPr>
          <w:rFonts w:hint="eastAsia"/>
        </w:rPr>
        <w:lastRenderedPageBreak/>
        <w:t>消费税计算底稿</w:t>
      </w:r>
      <w:bookmarkEnd w:id="182"/>
    </w:p>
    <w:p w14:paraId="0B8AD647" w14:textId="77777777" w:rsidR="000829C4" w:rsidRDefault="00000000">
      <w:pPr>
        <w:pStyle w:val="4"/>
      </w:pPr>
      <w:r>
        <w:rPr>
          <w:rFonts w:hint="eastAsia"/>
        </w:rPr>
        <w:t>功能描述</w:t>
      </w:r>
    </w:p>
    <w:p w14:paraId="684B1B09" w14:textId="77777777" w:rsidR="000829C4" w:rsidRDefault="00000000">
      <w:pPr>
        <w:ind w:firstLine="420"/>
      </w:pPr>
      <w:r>
        <w:rPr>
          <w:rFonts w:hint="eastAsia"/>
        </w:rPr>
        <w:t>消费税计算完成后，通过本功能查询消费税计算明细信息。增加用户权限。</w:t>
      </w:r>
    </w:p>
    <w:p w14:paraId="24591FC8" w14:textId="77777777" w:rsidR="000829C4" w:rsidRDefault="00000000">
      <w:pPr>
        <w:pStyle w:val="4"/>
      </w:pPr>
      <w:r>
        <w:rPr>
          <w:rFonts w:hint="eastAsia"/>
        </w:rPr>
        <w:t>原型界面</w:t>
      </w:r>
    </w:p>
    <w:p w14:paraId="0A250AA2" w14:textId="77777777" w:rsidR="000829C4" w:rsidRDefault="00000000">
      <w:r>
        <w:rPr>
          <w:noProof/>
        </w:rPr>
        <w:drawing>
          <wp:inline distT="0" distB="0" distL="114300" distR="114300" wp14:anchorId="10770DEE" wp14:editId="425E20D4">
            <wp:extent cx="5269865" cy="2308860"/>
            <wp:effectExtent l="0" t="0" r="13335" b="254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117"/>
                    <a:stretch>
                      <a:fillRect/>
                    </a:stretch>
                  </pic:blipFill>
                  <pic:spPr>
                    <a:xfrm>
                      <a:off x="0" y="0"/>
                      <a:ext cx="5269865" cy="2308860"/>
                    </a:xfrm>
                    <a:prstGeom prst="rect">
                      <a:avLst/>
                    </a:prstGeom>
                    <a:noFill/>
                    <a:ln>
                      <a:noFill/>
                    </a:ln>
                  </pic:spPr>
                </pic:pic>
              </a:graphicData>
            </a:graphic>
          </wp:inline>
        </w:drawing>
      </w:r>
    </w:p>
    <w:p w14:paraId="4A15AD8F" w14:textId="77777777" w:rsidR="000829C4" w:rsidRDefault="00000000">
      <w:pPr>
        <w:pStyle w:val="4"/>
      </w:pPr>
      <w:r>
        <w:rPr>
          <w:rFonts w:hint="eastAsia"/>
        </w:rPr>
        <w:t>输入列表</w:t>
      </w:r>
    </w:p>
    <w:p w14:paraId="3CB03671" w14:textId="77777777" w:rsidR="000829C4" w:rsidRDefault="00000000">
      <w:r>
        <w:rPr>
          <w:rFonts w:hint="eastAsia"/>
        </w:rPr>
        <w:t>查询条件</w:t>
      </w:r>
      <w:r>
        <w:rPr>
          <w:rFonts w:hint="eastAsia"/>
        </w:rPr>
        <w:t>:</w:t>
      </w:r>
    </w:p>
    <w:tbl>
      <w:tblPr>
        <w:tblStyle w:val="ab"/>
        <w:tblW w:w="0" w:type="auto"/>
        <w:tblLook w:val="04A0" w:firstRow="1" w:lastRow="0" w:firstColumn="1" w:lastColumn="0" w:noHBand="0" w:noVBand="1"/>
      </w:tblPr>
      <w:tblGrid>
        <w:gridCol w:w="1520"/>
        <w:gridCol w:w="1085"/>
        <w:gridCol w:w="1065"/>
        <w:gridCol w:w="1393"/>
        <w:gridCol w:w="3233"/>
      </w:tblGrid>
      <w:tr w:rsidR="000829C4" w14:paraId="270948B0" w14:textId="77777777">
        <w:tc>
          <w:tcPr>
            <w:tcW w:w="1561" w:type="dxa"/>
            <w:shd w:val="clear" w:color="auto" w:fill="DEEBF6" w:themeFill="accent1" w:themeFillTint="32"/>
          </w:tcPr>
          <w:p w14:paraId="4F2571AE"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6A86F7E0"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56E03A25"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73237B40"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333C2FFA" w14:textId="77777777" w:rsidR="000829C4" w:rsidRDefault="00000000">
            <w:pPr>
              <w:jc w:val="center"/>
              <w:rPr>
                <w:b/>
                <w:bCs/>
              </w:rPr>
            </w:pPr>
            <w:r>
              <w:rPr>
                <w:rFonts w:hint="eastAsia"/>
                <w:b/>
                <w:bCs/>
              </w:rPr>
              <w:t>备注</w:t>
            </w:r>
          </w:p>
        </w:tc>
      </w:tr>
      <w:tr w:rsidR="000829C4" w14:paraId="7A55DC24" w14:textId="77777777">
        <w:tc>
          <w:tcPr>
            <w:tcW w:w="1561" w:type="dxa"/>
          </w:tcPr>
          <w:p w14:paraId="2A364AA0" w14:textId="77777777" w:rsidR="000829C4" w:rsidRDefault="00000000">
            <w:r>
              <w:rPr>
                <w:rFonts w:hint="eastAsia"/>
              </w:rPr>
              <w:t>机构</w:t>
            </w:r>
          </w:p>
        </w:tc>
        <w:tc>
          <w:tcPr>
            <w:tcW w:w="1110" w:type="dxa"/>
          </w:tcPr>
          <w:p w14:paraId="7FD9A8EC" w14:textId="77777777" w:rsidR="000829C4" w:rsidRDefault="00000000">
            <w:pPr>
              <w:jc w:val="center"/>
            </w:pPr>
            <w:r>
              <w:rPr>
                <w:rFonts w:hint="eastAsia"/>
              </w:rPr>
              <w:t>参照</w:t>
            </w:r>
          </w:p>
        </w:tc>
        <w:tc>
          <w:tcPr>
            <w:tcW w:w="1089" w:type="dxa"/>
          </w:tcPr>
          <w:p w14:paraId="5C326CE7" w14:textId="77777777" w:rsidR="000829C4" w:rsidRDefault="00000000">
            <w:pPr>
              <w:jc w:val="center"/>
            </w:pPr>
            <w:r>
              <w:rPr>
                <w:rFonts w:hint="eastAsia"/>
              </w:rPr>
              <w:t>手动选择</w:t>
            </w:r>
          </w:p>
        </w:tc>
        <w:tc>
          <w:tcPr>
            <w:tcW w:w="1429" w:type="dxa"/>
          </w:tcPr>
          <w:p w14:paraId="1588CDD6" w14:textId="77777777" w:rsidR="000829C4" w:rsidRDefault="00000000">
            <w:pPr>
              <w:jc w:val="center"/>
            </w:pPr>
            <w:r>
              <w:rPr>
                <w:rFonts w:hint="eastAsia"/>
              </w:rPr>
              <w:t>否</w:t>
            </w:r>
          </w:p>
        </w:tc>
        <w:tc>
          <w:tcPr>
            <w:tcW w:w="3330" w:type="dxa"/>
          </w:tcPr>
          <w:p w14:paraId="3C4D3E25" w14:textId="77777777" w:rsidR="000829C4" w:rsidRDefault="00000000">
            <w:r>
              <w:rPr>
                <w:rFonts w:hint="eastAsia"/>
              </w:rPr>
              <w:t>参照机构，增加用户权限</w:t>
            </w:r>
          </w:p>
        </w:tc>
      </w:tr>
      <w:tr w:rsidR="000829C4" w14:paraId="6B69E313" w14:textId="77777777">
        <w:tc>
          <w:tcPr>
            <w:tcW w:w="1561" w:type="dxa"/>
          </w:tcPr>
          <w:p w14:paraId="4AEB54F4" w14:textId="77777777" w:rsidR="000829C4" w:rsidRDefault="00000000">
            <w:r>
              <w:rPr>
                <w:rFonts w:hint="eastAsia"/>
              </w:rPr>
              <w:t>会计月份起</w:t>
            </w:r>
          </w:p>
        </w:tc>
        <w:tc>
          <w:tcPr>
            <w:tcW w:w="1110" w:type="dxa"/>
          </w:tcPr>
          <w:p w14:paraId="4126E27E" w14:textId="77777777" w:rsidR="000829C4" w:rsidRDefault="00000000">
            <w:pPr>
              <w:jc w:val="center"/>
            </w:pPr>
            <w:r>
              <w:rPr>
                <w:rFonts w:hint="eastAsia"/>
              </w:rPr>
              <w:t>月历控件</w:t>
            </w:r>
          </w:p>
        </w:tc>
        <w:tc>
          <w:tcPr>
            <w:tcW w:w="1089" w:type="dxa"/>
          </w:tcPr>
          <w:p w14:paraId="0BCBCB0D" w14:textId="77777777" w:rsidR="000829C4" w:rsidRDefault="00000000">
            <w:pPr>
              <w:jc w:val="center"/>
            </w:pPr>
            <w:r>
              <w:rPr>
                <w:rFonts w:hint="eastAsia"/>
              </w:rPr>
              <w:t>手动选择</w:t>
            </w:r>
          </w:p>
        </w:tc>
        <w:tc>
          <w:tcPr>
            <w:tcW w:w="1429" w:type="dxa"/>
          </w:tcPr>
          <w:p w14:paraId="24396BF2" w14:textId="77777777" w:rsidR="000829C4" w:rsidRDefault="00000000">
            <w:pPr>
              <w:jc w:val="center"/>
            </w:pPr>
            <w:r>
              <w:rPr>
                <w:rFonts w:hint="eastAsia"/>
              </w:rPr>
              <w:t>否</w:t>
            </w:r>
          </w:p>
        </w:tc>
        <w:tc>
          <w:tcPr>
            <w:tcW w:w="3330" w:type="dxa"/>
          </w:tcPr>
          <w:p w14:paraId="49EEDB8F" w14:textId="77777777" w:rsidR="000829C4" w:rsidRDefault="000829C4"/>
        </w:tc>
      </w:tr>
      <w:tr w:rsidR="000829C4" w14:paraId="1D2BEA0B" w14:textId="77777777">
        <w:tc>
          <w:tcPr>
            <w:tcW w:w="1561" w:type="dxa"/>
          </w:tcPr>
          <w:p w14:paraId="58393FD8" w14:textId="77777777" w:rsidR="000829C4" w:rsidRDefault="00000000">
            <w:r>
              <w:rPr>
                <w:rFonts w:hint="eastAsia"/>
              </w:rPr>
              <w:t>会计月份止</w:t>
            </w:r>
          </w:p>
        </w:tc>
        <w:tc>
          <w:tcPr>
            <w:tcW w:w="1110" w:type="dxa"/>
          </w:tcPr>
          <w:p w14:paraId="275329B2" w14:textId="77777777" w:rsidR="000829C4" w:rsidRDefault="00000000">
            <w:pPr>
              <w:jc w:val="center"/>
            </w:pPr>
            <w:r>
              <w:rPr>
                <w:rFonts w:hint="eastAsia"/>
              </w:rPr>
              <w:t>月历控件</w:t>
            </w:r>
          </w:p>
        </w:tc>
        <w:tc>
          <w:tcPr>
            <w:tcW w:w="1089" w:type="dxa"/>
          </w:tcPr>
          <w:p w14:paraId="3C735E8B" w14:textId="77777777" w:rsidR="000829C4" w:rsidRDefault="00000000">
            <w:pPr>
              <w:jc w:val="center"/>
            </w:pPr>
            <w:r>
              <w:rPr>
                <w:rFonts w:hint="eastAsia"/>
              </w:rPr>
              <w:t>手动选择</w:t>
            </w:r>
          </w:p>
        </w:tc>
        <w:tc>
          <w:tcPr>
            <w:tcW w:w="1429" w:type="dxa"/>
          </w:tcPr>
          <w:p w14:paraId="30FEBBE9" w14:textId="77777777" w:rsidR="000829C4" w:rsidRDefault="00000000">
            <w:pPr>
              <w:jc w:val="center"/>
            </w:pPr>
            <w:r>
              <w:rPr>
                <w:rFonts w:hint="eastAsia"/>
              </w:rPr>
              <w:t>否</w:t>
            </w:r>
          </w:p>
        </w:tc>
        <w:tc>
          <w:tcPr>
            <w:tcW w:w="3330" w:type="dxa"/>
          </w:tcPr>
          <w:p w14:paraId="377BA313" w14:textId="77777777" w:rsidR="000829C4" w:rsidRDefault="00000000">
            <w:r>
              <w:rPr>
                <w:rFonts w:hint="eastAsia"/>
                <w:szCs w:val="21"/>
              </w:rPr>
              <w:t>会计月份</w:t>
            </w:r>
            <w:proofErr w:type="gramStart"/>
            <w:r>
              <w:rPr>
                <w:rFonts w:hint="eastAsia"/>
                <w:szCs w:val="21"/>
              </w:rPr>
              <w:t>止</w:t>
            </w:r>
            <w:proofErr w:type="gramEnd"/>
            <w:r>
              <w:rPr>
                <w:rFonts w:hint="eastAsia"/>
                <w:szCs w:val="21"/>
              </w:rPr>
              <w:t>大于会计月份起的月份</w:t>
            </w:r>
          </w:p>
        </w:tc>
      </w:tr>
      <w:tr w:rsidR="000829C4" w14:paraId="77103C6A" w14:textId="77777777">
        <w:tc>
          <w:tcPr>
            <w:tcW w:w="1561" w:type="dxa"/>
          </w:tcPr>
          <w:p w14:paraId="38BE6F2E" w14:textId="77777777" w:rsidR="000829C4" w:rsidRDefault="00000000">
            <w:r>
              <w:rPr>
                <w:rFonts w:hint="eastAsia"/>
              </w:rPr>
              <w:t>税目</w:t>
            </w:r>
          </w:p>
        </w:tc>
        <w:tc>
          <w:tcPr>
            <w:tcW w:w="1110" w:type="dxa"/>
          </w:tcPr>
          <w:p w14:paraId="7CBC009D" w14:textId="77777777" w:rsidR="000829C4" w:rsidRDefault="00000000">
            <w:pPr>
              <w:jc w:val="center"/>
            </w:pPr>
            <w:r>
              <w:rPr>
                <w:rFonts w:hint="eastAsia"/>
              </w:rPr>
              <w:t>参照</w:t>
            </w:r>
          </w:p>
        </w:tc>
        <w:tc>
          <w:tcPr>
            <w:tcW w:w="1089" w:type="dxa"/>
          </w:tcPr>
          <w:p w14:paraId="53707D1F" w14:textId="77777777" w:rsidR="000829C4" w:rsidRDefault="00000000">
            <w:pPr>
              <w:jc w:val="center"/>
            </w:pPr>
            <w:r>
              <w:rPr>
                <w:rFonts w:hint="eastAsia"/>
              </w:rPr>
              <w:t>手动选择</w:t>
            </w:r>
          </w:p>
        </w:tc>
        <w:tc>
          <w:tcPr>
            <w:tcW w:w="1429" w:type="dxa"/>
          </w:tcPr>
          <w:p w14:paraId="1D7CF24B" w14:textId="77777777" w:rsidR="000829C4" w:rsidRDefault="00000000">
            <w:pPr>
              <w:jc w:val="center"/>
            </w:pPr>
            <w:r>
              <w:rPr>
                <w:rFonts w:hint="eastAsia"/>
              </w:rPr>
              <w:t>否</w:t>
            </w:r>
          </w:p>
        </w:tc>
        <w:tc>
          <w:tcPr>
            <w:tcW w:w="3330" w:type="dxa"/>
          </w:tcPr>
          <w:p w14:paraId="5D67ED87" w14:textId="77777777" w:rsidR="000829C4" w:rsidRDefault="00000000">
            <w:r>
              <w:rPr>
                <w:rFonts w:hint="eastAsia"/>
              </w:rPr>
              <w:t>参照消费税税目档案</w:t>
            </w:r>
          </w:p>
        </w:tc>
      </w:tr>
      <w:tr w:rsidR="000829C4" w14:paraId="025F9511" w14:textId="77777777">
        <w:tc>
          <w:tcPr>
            <w:tcW w:w="1561" w:type="dxa"/>
          </w:tcPr>
          <w:p w14:paraId="44EAAFAF" w14:textId="77777777" w:rsidR="000829C4" w:rsidRDefault="00000000">
            <w:r>
              <w:rPr>
                <w:rFonts w:hint="eastAsia"/>
              </w:rPr>
              <w:t>产品种类</w:t>
            </w:r>
          </w:p>
        </w:tc>
        <w:tc>
          <w:tcPr>
            <w:tcW w:w="1110" w:type="dxa"/>
          </w:tcPr>
          <w:p w14:paraId="7A62AC1B" w14:textId="77777777" w:rsidR="000829C4" w:rsidRDefault="00000000">
            <w:pPr>
              <w:jc w:val="center"/>
            </w:pPr>
            <w:r>
              <w:rPr>
                <w:rFonts w:hint="eastAsia"/>
              </w:rPr>
              <w:t>参照</w:t>
            </w:r>
          </w:p>
        </w:tc>
        <w:tc>
          <w:tcPr>
            <w:tcW w:w="1089" w:type="dxa"/>
          </w:tcPr>
          <w:p w14:paraId="3671785A" w14:textId="77777777" w:rsidR="000829C4" w:rsidRDefault="00000000">
            <w:pPr>
              <w:jc w:val="center"/>
            </w:pPr>
            <w:r>
              <w:rPr>
                <w:rFonts w:hint="eastAsia"/>
              </w:rPr>
              <w:t>手动选择</w:t>
            </w:r>
          </w:p>
        </w:tc>
        <w:tc>
          <w:tcPr>
            <w:tcW w:w="1429" w:type="dxa"/>
          </w:tcPr>
          <w:p w14:paraId="3A22E7F1" w14:textId="77777777" w:rsidR="000829C4" w:rsidRDefault="00000000">
            <w:pPr>
              <w:jc w:val="center"/>
            </w:pPr>
            <w:r>
              <w:rPr>
                <w:rFonts w:hint="eastAsia"/>
              </w:rPr>
              <w:t>否</w:t>
            </w:r>
          </w:p>
        </w:tc>
        <w:tc>
          <w:tcPr>
            <w:tcW w:w="3330" w:type="dxa"/>
          </w:tcPr>
          <w:p w14:paraId="6828DAD2" w14:textId="77777777" w:rsidR="000829C4" w:rsidRDefault="00000000">
            <w:r>
              <w:rPr>
                <w:rFonts w:hint="eastAsia"/>
              </w:rPr>
              <w:t>参照产品种类自定义档案</w:t>
            </w:r>
          </w:p>
        </w:tc>
      </w:tr>
    </w:tbl>
    <w:p w14:paraId="27E65A6F" w14:textId="77777777" w:rsidR="000829C4" w:rsidRDefault="000829C4"/>
    <w:p w14:paraId="4B282313" w14:textId="77777777" w:rsidR="000829C4" w:rsidRDefault="00000000">
      <w:pPr>
        <w:pStyle w:val="4"/>
      </w:pPr>
      <w:r>
        <w:rPr>
          <w:rFonts w:hint="eastAsia"/>
        </w:rPr>
        <w:lastRenderedPageBreak/>
        <w:t>业务处理</w:t>
      </w:r>
    </w:p>
    <w:p w14:paraId="5DD67D12" w14:textId="77777777" w:rsidR="000829C4" w:rsidRDefault="00000000">
      <w:pPr>
        <w:pStyle w:val="5"/>
      </w:pPr>
      <w:r>
        <w:rPr>
          <w:rFonts w:hint="eastAsia"/>
        </w:rPr>
        <w:t>业务处理与说明</w:t>
      </w:r>
    </w:p>
    <w:p w14:paraId="08890E55" w14:textId="77777777" w:rsidR="000829C4" w:rsidRDefault="00000000">
      <w:r>
        <w:rPr>
          <w:rFonts w:hint="eastAsia"/>
        </w:rPr>
        <w:t>消费税计算完成后，通过本功能查询消费税计算明细。</w:t>
      </w:r>
    </w:p>
    <w:p w14:paraId="0CF790D9" w14:textId="77777777" w:rsidR="000829C4" w:rsidRDefault="00000000">
      <w:pPr>
        <w:pStyle w:val="5"/>
      </w:pPr>
      <w:r>
        <w:rPr>
          <w:rFonts w:hint="eastAsia"/>
        </w:rPr>
        <w:t>功能按钮</w:t>
      </w:r>
    </w:p>
    <w:tbl>
      <w:tblPr>
        <w:tblStyle w:val="ab"/>
        <w:tblW w:w="0" w:type="auto"/>
        <w:tblLook w:val="04A0" w:firstRow="1" w:lastRow="0" w:firstColumn="1" w:lastColumn="0" w:noHBand="0" w:noVBand="1"/>
      </w:tblPr>
      <w:tblGrid>
        <w:gridCol w:w="1058"/>
        <w:gridCol w:w="1109"/>
        <w:gridCol w:w="6129"/>
      </w:tblGrid>
      <w:tr w:rsidR="000829C4" w14:paraId="6E4D63A6" w14:textId="77777777">
        <w:tc>
          <w:tcPr>
            <w:tcW w:w="1081" w:type="dxa"/>
            <w:shd w:val="clear" w:color="auto" w:fill="DEEBF6" w:themeFill="accent1" w:themeFillTint="32"/>
          </w:tcPr>
          <w:p w14:paraId="107C90A1" w14:textId="77777777" w:rsidR="000829C4" w:rsidRDefault="00000000">
            <w:pPr>
              <w:jc w:val="center"/>
              <w:rPr>
                <w:b/>
                <w:bCs/>
                <w:szCs w:val="21"/>
              </w:rPr>
            </w:pPr>
            <w:r>
              <w:rPr>
                <w:rFonts w:hint="eastAsia"/>
                <w:b/>
                <w:bCs/>
                <w:szCs w:val="21"/>
              </w:rPr>
              <w:t>按钮名称</w:t>
            </w:r>
          </w:p>
        </w:tc>
        <w:tc>
          <w:tcPr>
            <w:tcW w:w="1133" w:type="dxa"/>
            <w:shd w:val="clear" w:color="auto" w:fill="DEEBF6" w:themeFill="accent1" w:themeFillTint="32"/>
          </w:tcPr>
          <w:p w14:paraId="15C52205" w14:textId="77777777" w:rsidR="000829C4" w:rsidRDefault="00000000">
            <w:pPr>
              <w:jc w:val="center"/>
              <w:rPr>
                <w:b/>
                <w:bCs/>
                <w:szCs w:val="21"/>
              </w:rPr>
            </w:pPr>
            <w:r>
              <w:rPr>
                <w:rFonts w:hint="eastAsia"/>
                <w:b/>
                <w:bCs/>
                <w:szCs w:val="21"/>
              </w:rPr>
              <w:t>实现功能</w:t>
            </w:r>
          </w:p>
        </w:tc>
        <w:tc>
          <w:tcPr>
            <w:tcW w:w="6308" w:type="dxa"/>
            <w:shd w:val="clear" w:color="auto" w:fill="DEEBF6" w:themeFill="accent1" w:themeFillTint="32"/>
          </w:tcPr>
          <w:p w14:paraId="46B6CFC4" w14:textId="77777777" w:rsidR="000829C4" w:rsidRDefault="00000000">
            <w:pPr>
              <w:jc w:val="center"/>
              <w:rPr>
                <w:b/>
                <w:bCs/>
                <w:szCs w:val="21"/>
              </w:rPr>
            </w:pPr>
            <w:r>
              <w:rPr>
                <w:rFonts w:hint="eastAsia"/>
                <w:b/>
                <w:bCs/>
                <w:szCs w:val="21"/>
              </w:rPr>
              <w:t>规则</w:t>
            </w:r>
          </w:p>
        </w:tc>
      </w:tr>
      <w:tr w:rsidR="000829C4" w14:paraId="59108B22" w14:textId="77777777">
        <w:tc>
          <w:tcPr>
            <w:tcW w:w="1081" w:type="dxa"/>
          </w:tcPr>
          <w:p w14:paraId="29F4C227" w14:textId="77777777" w:rsidR="000829C4" w:rsidRDefault="00000000">
            <w:pPr>
              <w:rPr>
                <w:szCs w:val="21"/>
              </w:rPr>
            </w:pPr>
            <w:r>
              <w:rPr>
                <w:rFonts w:hint="eastAsia"/>
                <w:szCs w:val="21"/>
              </w:rPr>
              <w:t>查询</w:t>
            </w:r>
          </w:p>
        </w:tc>
        <w:tc>
          <w:tcPr>
            <w:tcW w:w="1133" w:type="dxa"/>
          </w:tcPr>
          <w:p w14:paraId="2DC92CE8" w14:textId="77777777" w:rsidR="000829C4" w:rsidRDefault="00000000">
            <w:pPr>
              <w:rPr>
                <w:szCs w:val="21"/>
              </w:rPr>
            </w:pPr>
            <w:r>
              <w:rPr>
                <w:rFonts w:hint="eastAsia"/>
                <w:szCs w:val="21"/>
              </w:rPr>
              <w:t>查询数据</w:t>
            </w:r>
          </w:p>
        </w:tc>
        <w:tc>
          <w:tcPr>
            <w:tcW w:w="6308" w:type="dxa"/>
          </w:tcPr>
          <w:p w14:paraId="19CC98D9" w14:textId="77777777" w:rsidR="000829C4" w:rsidRDefault="00000000">
            <w:pPr>
              <w:rPr>
                <w:szCs w:val="21"/>
              </w:rPr>
            </w:pPr>
            <w:r>
              <w:rPr>
                <w:rFonts w:hint="eastAsia"/>
                <w:szCs w:val="21"/>
              </w:rPr>
              <w:t>根据录入的查询条件查询数据，默认只查询用户所属机构的数据。</w:t>
            </w:r>
          </w:p>
        </w:tc>
      </w:tr>
      <w:tr w:rsidR="000829C4" w14:paraId="523CF672" w14:textId="77777777">
        <w:tc>
          <w:tcPr>
            <w:tcW w:w="1081" w:type="dxa"/>
          </w:tcPr>
          <w:p w14:paraId="6AB66A12" w14:textId="77777777" w:rsidR="000829C4" w:rsidRDefault="00000000">
            <w:pPr>
              <w:rPr>
                <w:szCs w:val="21"/>
              </w:rPr>
            </w:pPr>
            <w:r>
              <w:rPr>
                <w:rFonts w:hint="eastAsia"/>
                <w:szCs w:val="21"/>
              </w:rPr>
              <w:t>清空</w:t>
            </w:r>
          </w:p>
        </w:tc>
        <w:tc>
          <w:tcPr>
            <w:tcW w:w="1133" w:type="dxa"/>
          </w:tcPr>
          <w:p w14:paraId="731022C1" w14:textId="77777777" w:rsidR="000829C4" w:rsidRDefault="00000000">
            <w:pPr>
              <w:rPr>
                <w:szCs w:val="21"/>
              </w:rPr>
            </w:pPr>
            <w:r>
              <w:rPr>
                <w:rFonts w:hint="eastAsia"/>
                <w:szCs w:val="21"/>
              </w:rPr>
              <w:t>清空查询</w:t>
            </w:r>
          </w:p>
        </w:tc>
        <w:tc>
          <w:tcPr>
            <w:tcW w:w="6308" w:type="dxa"/>
          </w:tcPr>
          <w:p w14:paraId="4D124DBC" w14:textId="77777777" w:rsidR="000829C4" w:rsidRDefault="00000000">
            <w:pPr>
              <w:rPr>
                <w:szCs w:val="21"/>
              </w:rPr>
            </w:pPr>
            <w:r>
              <w:rPr>
                <w:rFonts w:hint="eastAsia"/>
                <w:szCs w:val="21"/>
              </w:rPr>
              <w:t>点击该按钮，清空查询条件。</w:t>
            </w:r>
          </w:p>
        </w:tc>
      </w:tr>
      <w:tr w:rsidR="000829C4" w14:paraId="0BC61879" w14:textId="77777777">
        <w:tc>
          <w:tcPr>
            <w:tcW w:w="1081" w:type="dxa"/>
          </w:tcPr>
          <w:p w14:paraId="07C74264" w14:textId="77777777" w:rsidR="000829C4" w:rsidRDefault="00000000">
            <w:pPr>
              <w:rPr>
                <w:szCs w:val="21"/>
              </w:rPr>
            </w:pPr>
            <w:r>
              <w:rPr>
                <w:rFonts w:hint="eastAsia"/>
                <w:szCs w:val="21"/>
              </w:rPr>
              <w:t>导出</w:t>
            </w:r>
          </w:p>
        </w:tc>
        <w:tc>
          <w:tcPr>
            <w:tcW w:w="1133" w:type="dxa"/>
          </w:tcPr>
          <w:p w14:paraId="024ABB0B" w14:textId="77777777" w:rsidR="000829C4" w:rsidRDefault="00000000">
            <w:pPr>
              <w:rPr>
                <w:szCs w:val="21"/>
              </w:rPr>
            </w:pPr>
            <w:r>
              <w:rPr>
                <w:rFonts w:hint="eastAsia"/>
                <w:szCs w:val="21"/>
              </w:rPr>
              <w:t>导出数据</w:t>
            </w:r>
          </w:p>
        </w:tc>
        <w:tc>
          <w:tcPr>
            <w:tcW w:w="6308" w:type="dxa"/>
          </w:tcPr>
          <w:p w14:paraId="07F637C4" w14:textId="77777777" w:rsidR="000829C4" w:rsidRDefault="00000000">
            <w:pPr>
              <w:rPr>
                <w:szCs w:val="21"/>
              </w:rPr>
            </w:pPr>
            <w:r>
              <w:rPr>
                <w:rFonts w:hint="eastAsia"/>
                <w:szCs w:val="21"/>
              </w:rPr>
              <w:t>导出当前查询条件查询的数据到</w:t>
            </w:r>
            <w:r>
              <w:rPr>
                <w:rFonts w:hint="eastAsia"/>
                <w:szCs w:val="21"/>
              </w:rPr>
              <w:t>excel</w:t>
            </w:r>
            <w:r>
              <w:rPr>
                <w:rFonts w:hint="eastAsia"/>
                <w:szCs w:val="21"/>
              </w:rPr>
              <w:t>中，文件名默认“消费税计算底稿</w:t>
            </w:r>
            <w:r>
              <w:rPr>
                <w:rFonts w:hint="eastAsia"/>
                <w:szCs w:val="21"/>
              </w:rPr>
              <w:t>.xlsx</w:t>
            </w:r>
            <w:r>
              <w:rPr>
                <w:rFonts w:hint="eastAsia"/>
                <w:szCs w:val="21"/>
              </w:rPr>
              <w:t>”。</w:t>
            </w:r>
          </w:p>
        </w:tc>
      </w:tr>
    </w:tbl>
    <w:p w14:paraId="49A5A241" w14:textId="77777777" w:rsidR="000829C4" w:rsidRDefault="000829C4"/>
    <w:p w14:paraId="724E6D0F" w14:textId="77777777" w:rsidR="000829C4" w:rsidRDefault="00000000">
      <w:pPr>
        <w:pStyle w:val="5"/>
      </w:pPr>
      <w:r>
        <w:rPr>
          <w:rFonts w:hint="eastAsia"/>
        </w:rPr>
        <w:t>算法说明</w:t>
      </w:r>
    </w:p>
    <w:p w14:paraId="45BABC67" w14:textId="77777777" w:rsidR="000829C4" w:rsidRDefault="00000000">
      <w:pPr>
        <w:numPr>
          <w:ilvl w:val="0"/>
          <w:numId w:val="161"/>
        </w:numPr>
      </w:pPr>
      <w:r>
        <w:rPr>
          <w:rFonts w:hint="eastAsia"/>
        </w:rPr>
        <w:t>界面金额型字段默认显示</w:t>
      </w:r>
      <w:r>
        <w:rPr>
          <w:rFonts w:hint="eastAsia"/>
        </w:rPr>
        <w:t>2</w:t>
      </w:r>
      <w:r>
        <w:rPr>
          <w:rFonts w:hint="eastAsia"/>
        </w:rPr>
        <w:t>位小数，以千分位显示。</w:t>
      </w:r>
    </w:p>
    <w:p w14:paraId="27DAA13F" w14:textId="77777777" w:rsidR="000829C4" w:rsidRDefault="00000000">
      <w:pPr>
        <w:numPr>
          <w:ilvl w:val="0"/>
          <w:numId w:val="161"/>
        </w:numPr>
      </w:pPr>
      <w:r>
        <w:rPr>
          <w:rFonts w:hint="eastAsia"/>
        </w:rPr>
        <w:t>税率按百分比显示，显示</w:t>
      </w:r>
      <w:r>
        <w:rPr>
          <w:rFonts w:hint="eastAsia"/>
        </w:rPr>
        <w:t>2</w:t>
      </w:r>
      <w:r>
        <w:rPr>
          <w:rFonts w:hint="eastAsia"/>
        </w:rPr>
        <w:t>位小数；</w:t>
      </w:r>
    </w:p>
    <w:p w14:paraId="0968C1F6" w14:textId="77777777" w:rsidR="000829C4" w:rsidRDefault="00000000">
      <w:pPr>
        <w:numPr>
          <w:ilvl w:val="0"/>
          <w:numId w:val="161"/>
        </w:numPr>
      </w:pPr>
      <w:r>
        <w:rPr>
          <w:rFonts w:hint="eastAsia"/>
        </w:rPr>
        <w:t>交易流水号为超链接，点击后弹出应税消费品台账详情界面并显示对应的交易信息；</w:t>
      </w:r>
    </w:p>
    <w:p w14:paraId="12E5A634" w14:textId="77777777" w:rsidR="000829C4" w:rsidRDefault="00000000">
      <w:pPr>
        <w:pStyle w:val="5"/>
      </w:pPr>
      <w:r>
        <w:rPr>
          <w:rFonts w:hint="eastAsia"/>
        </w:rPr>
        <w:t>逻辑校验</w:t>
      </w:r>
    </w:p>
    <w:p w14:paraId="0F25D656" w14:textId="77777777" w:rsidR="000829C4" w:rsidRDefault="00000000">
      <w:r>
        <w:rPr>
          <w:rFonts w:hint="eastAsia"/>
        </w:rPr>
        <w:t>无。</w:t>
      </w:r>
    </w:p>
    <w:p w14:paraId="399C529F" w14:textId="77777777" w:rsidR="000829C4" w:rsidRDefault="00000000">
      <w:pPr>
        <w:pStyle w:val="4"/>
      </w:pPr>
      <w:r>
        <w:rPr>
          <w:rFonts w:hint="eastAsia"/>
        </w:rPr>
        <w:t>输出</w:t>
      </w:r>
    </w:p>
    <w:tbl>
      <w:tblPr>
        <w:tblStyle w:val="ab"/>
        <w:tblW w:w="0" w:type="auto"/>
        <w:tblLook w:val="04A0" w:firstRow="1" w:lastRow="0" w:firstColumn="1" w:lastColumn="0" w:noHBand="0" w:noVBand="1"/>
      </w:tblPr>
      <w:tblGrid>
        <w:gridCol w:w="2144"/>
        <w:gridCol w:w="1211"/>
        <w:gridCol w:w="4941"/>
      </w:tblGrid>
      <w:tr w:rsidR="000829C4" w14:paraId="0873F297" w14:textId="77777777">
        <w:tc>
          <w:tcPr>
            <w:tcW w:w="2170" w:type="dxa"/>
            <w:shd w:val="clear" w:color="auto" w:fill="D8D8D8" w:themeFill="background1" w:themeFillShade="D8"/>
          </w:tcPr>
          <w:p w14:paraId="3D1A6C23" w14:textId="77777777" w:rsidR="000829C4" w:rsidRDefault="00000000">
            <w:pPr>
              <w:jc w:val="center"/>
              <w:rPr>
                <w:b/>
                <w:bCs/>
              </w:rPr>
            </w:pPr>
            <w:r>
              <w:rPr>
                <w:rFonts w:hint="eastAsia"/>
                <w:b/>
                <w:bCs/>
              </w:rPr>
              <w:t>字段名称</w:t>
            </w:r>
          </w:p>
        </w:tc>
        <w:tc>
          <w:tcPr>
            <w:tcW w:w="1227" w:type="dxa"/>
            <w:shd w:val="clear" w:color="auto" w:fill="D8D8D8" w:themeFill="background1" w:themeFillShade="D8"/>
          </w:tcPr>
          <w:p w14:paraId="39B35468" w14:textId="77777777" w:rsidR="000829C4" w:rsidRDefault="00000000">
            <w:pPr>
              <w:jc w:val="center"/>
              <w:rPr>
                <w:b/>
                <w:bCs/>
              </w:rPr>
            </w:pPr>
            <w:r>
              <w:rPr>
                <w:rFonts w:hint="eastAsia"/>
                <w:b/>
                <w:bCs/>
              </w:rPr>
              <w:t>字段类型</w:t>
            </w:r>
          </w:p>
        </w:tc>
        <w:tc>
          <w:tcPr>
            <w:tcW w:w="5031" w:type="dxa"/>
            <w:shd w:val="clear" w:color="auto" w:fill="D8D8D8" w:themeFill="background1" w:themeFillShade="D8"/>
          </w:tcPr>
          <w:p w14:paraId="2FB9DD85" w14:textId="77777777" w:rsidR="000829C4" w:rsidRDefault="00000000">
            <w:pPr>
              <w:jc w:val="center"/>
              <w:rPr>
                <w:b/>
                <w:bCs/>
              </w:rPr>
            </w:pPr>
            <w:r>
              <w:rPr>
                <w:rFonts w:hint="eastAsia"/>
                <w:b/>
                <w:bCs/>
              </w:rPr>
              <w:t>备注</w:t>
            </w:r>
          </w:p>
        </w:tc>
      </w:tr>
      <w:tr w:rsidR="000829C4" w14:paraId="22A629CE" w14:textId="77777777">
        <w:tc>
          <w:tcPr>
            <w:tcW w:w="2170" w:type="dxa"/>
          </w:tcPr>
          <w:p w14:paraId="632E31F7" w14:textId="77777777" w:rsidR="000829C4" w:rsidRDefault="00000000">
            <w:r>
              <w:rPr>
                <w:rFonts w:hint="eastAsia"/>
              </w:rPr>
              <w:t>会计月份</w:t>
            </w:r>
          </w:p>
        </w:tc>
        <w:tc>
          <w:tcPr>
            <w:tcW w:w="1227" w:type="dxa"/>
          </w:tcPr>
          <w:p w14:paraId="7E3FC9E3" w14:textId="77777777" w:rsidR="000829C4" w:rsidRDefault="00000000">
            <w:r>
              <w:rPr>
                <w:rFonts w:hint="eastAsia"/>
              </w:rPr>
              <w:t>字符</w:t>
            </w:r>
          </w:p>
        </w:tc>
        <w:tc>
          <w:tcPr>
            <w:tcW w:w="5031" w:type="dxa"/>
          </w:tcPr>
          <w:p w14:paraId="7030FEA6" w14:textId="77777777" w:rsidR="000829C4" w:rsidRDefault="000829C4"/>
        </w:tc>
      </w:tr>
      <w:tr w:rsidR="000829C4" w14:paraId="2BA96158" w14:textId="77777777">
        <w:tc>
          <w:tcPr>
            <w:tcW w:w="2170" w:type="dxa"/>
          </w:tcPr>
          <w:p w14:paraId="5B9E9548" w14:textId="77777777" w:rsidR="000829C4" w:rsidRDefault="00000000">
            <w:r>
              <w:rPr>
                <w:rFonts w:hint="eastAsia"/>
              </w:rPr>
              <w:t>机构</w:t>
            </w:r>
          </w:p>
        </w:tc>
        <w:tc>
          <w:tcPr>
            <w:tcW w:w="1227" w:type="dxa"/>
          </w:tcPr>
          <w:p w14:paraId="6DD1D600" w14:textId="77777777" w:rsidR="000829C4" w:rsidRDefault="00000000">
            <w:r>
              <w:rPr>
                <w:rFonts w:hint="eastAsia"/>
              </w:rPr>
              <w:t>字符</w:t>
            </w:r>
          </w:p>
        </w:tc>
        <w:tc>
          <w:tcPr>
            <w:tcW w:w="5031" w:type="dxa"/>
          </w:tcPr>
          <w:p w14:paraId="260BBEF4" w14:textId="77777777" w:rsidR="000829C4" w:rsidRDefault="000829C4"/>
        </w:tc>
      </w:tr>
      <w:tr w:rsidR="000829C4" w14:paraId="0BE0AF95" w14:textId="77777777">
        <w:tc>
          <w:tcPr>
            <w:tcW w:w="2170" w:type="dxa"/>
          </w:tcPr>
          <w:p w14:paraId="1C084A7B" w14:textId="77777777" w:rsidR="000829C4" w:rsidRDefault="00000000">
            <w:r>
              <w:rPr>
                <w:rFonts w:hint="eastAsia"/>
              </w:rPr>
              <w:lastRenderedPageBreak/>
              <w:t>交易流水号</w:t>
            </w:r>
          </w:p>
        </w:tc>
        <w:tc>
          <w:tcPr>
            <w:tcW w:w="1227" w:type="dxa"/>
          </w:tcPr>
          <w:p w14:paraId="051E1E8A" w14:textId="77777777" w:rsidR="000829C4" w:rsidRDefault="00000000">
            <w:r>
              <w:rPr>
                <w:rFonts w:hint="eastAsia"/>
              </w:rPr>
              <w:t>字符</w:t>
            </w:r>
          </w:p>
        </w:tc>
        <w:tc>
          <w:tcPr>
            <w:tcW w:w="5031" w:type="dxa"/>
          </w:tcPr>
          <w:p w14:paraId="6F863D0B" w14:textId="77777777" w:rsidR="000829C4" w:rsidRDefault="000829C4"/>
        </w:tc>
      </w:tr>
      <w:tr w:rsidR="000829C4" w14:paraId="244446E6" w14:textId="77777777">
        <w:tc>
          <w:tcPr>
            <w:tcW w:w="2170" w:type="dxa"/>
          </w:tcPr>
          <w:p w14:paraId="45BC9FD9" w14:textId="77777777" w:rsidR="000829C4" w:rsidRDefault="00000000">
            <w:r>
              <w:rPr>
                <w:rFonts w:hint="eastAsia"/>
              </w:rPr>
              <w:t>交易日期</w:t>
            </w:r>
          </w:p>
        </w:tc>
        <w:tc>
          <w:tcPr>
            <w:tcW w:w="1227" w:type="dxa"/>
          </w:tcPr>
          <w:p w14:paraId="704D34ED" w14:textId="77777777" w:rsidR="000829C4" w:rsidRDefault="00000000">
            <w:r>
              <w:rPr>
                <w:rFonts w:hint="eastAsia"/>
              </w:rPr>
              <w:t>字符</w:t>
            </w:r>
          </w:p>
        </w:tc>
        <w:tc>
          <w:tcPr>
            <w:tcW w:w="5031" w:type="dxa"/>
          </w:tcPr>
          <w:p w14:paraId="5CF453EB" w14:textId="77777777" w:rsidR="000829C4" w:rsidRDefault="000829C4"/>
        </w:tc>
      </w:tr>
      <w:tr w:rsidR="000829C4" w14:paraId="7388D11B" w14:textId="77777777">
        <w:tc>
          <w:tcPr>
            <w:tcW w:w="2170" w:type="dxa"/>
          </w:tcPr>
          <w:p w14:paraId="6A60A7F0" w14:textId="77777777" w:rsidR="000829C4" w:rsidRDefault="00000000">
            <w:r>
              <w:rPr>
                <w:rFonts w:hint="eastAsia"/>
              </w:rPr>
              <w:t>产品种类</w:t>
            </w:r>
          </w:p>
        </w:tc>
        <w:tc>
          <w:tcPr>
            <w:tcW w:w="1227" w:type="dxa"/>
          </w:tcPr>
          <w:p w14:paraId="19179FD8" w14:textId="77777777" w:rsidR="000829C4" w:rsidRDefault="00000000">
            <w:r>
              <w:rPr>
                <w:rFonts w:hint="eastAsia"/>
              </w:rPr>
              <w:t>字符</w:t>
            </w:r>
          </w:p>
        </w:tc>
        <w:tc>
          <w:tcPr>
            <w:tcW w:w="5031" w:type="dxa"/>
          </w:tcPr>
          <w:p w14:paraId="3A5BEC66" w14:textId="77777777" w:rsidR="000829C4" w:rsidRDefault="000829C4"/>
        </w:tc>
      </w:tr>
      <w:tr w:rsidR="000829C4" w14:paraId="64D2728A" w14:textId="77777777">
        <w:tc>
          <w:tcPr>
            <w:tcW w:w="2170" w:type="dxa"/>
          </w:tcPr>
          <w:p w14:paraId="62CAE0A8" w14:textId="77777777" w:rsidR="000829C4" w:rsidRDefault="00000000">
            <w:r>
              <w:rPr>
                <w:rFonts w:hint="eastAsia"/>
              </w:rPr>
              <w:t>税目</w:t>
            </w:r>
          </w:p>
        </w:tc>
        <w:tc>
          <w:tcPr>
            <w:tcW w:w="1227" w:type="dxa"/>
          </w:tcPr>
          <w:p w14:paraId="1C1983F2" w14:textId="77777777" w:rsidR="000829C4" w:rsidRDefault="00000000">
            <w:r>
              <w:rPr>
                <w:rFonts w:hint="eastAsia"/>
              </w:rPr>
              <w:t>字符</w:t>
            </w:r>
          </w:p>
        </w:tc>
        <w:tc>
          <w:tcPr>
            <w:tcW w:w="5031" w:type="dxa"/>
          </w:tcPr>
          <w:p w14:paraId="19E79882" w14:textId="77777777" w:rsidR="000829C4" w:rsidRDefault="000829C4"/>
        </w:tc>
      </w:tr>
      <w:tr w:rsidR="000829C4" w14:paraId="3F345FD3" w14:textId="77777777">
        <w:tc>
          <w:tcPr>
            <w:tcW w:w="2170" w:type="dxa"/>
          </w:tcPr>
          <w:p w14:paraId="788104A0" w14:textId="77777777" w:rsidR="000829C4" w:rsidRDefault="00000000">
            <w:r>
              <w:rPr>
                <w:rFonts w:hint="eastAsia"/>
              </w:rPr>
              <w:t>税率（</w:t>
            </w:r>
            <w:r>
              <w:rPr>
                <w:rFonts w:hint="eastAsia"/>
              </w:rPr>
              <w:t>%</w:t>
            </w:r>
            <w:r>
              <w:rPr>
                <w:rFonts w:hint="eastAsia"/>
              </w:rPr>
              <w:t>）</w:t>
            </w:r>
            <w:r>
              <w:rPr>
                <w:rFonts w:hint="eastAsia"/>
              </w:rPr>
              <w:t>/</w:t>
            </w:r>
            <w:r>
              <w:rPr>
                <w:rFonts w:hint="eastAsia"/>
              </w:rPr>
              <w:t>税额</w:t>
            </w:r>
          </w:p>
        </w:tc>
        <w:tc>
          <w:tcPr>
            <w:tcW w:w="1227" w:type="dxa"/>
          </w:tcPr>
          <w:p w14:paraId="089B6EEE" w14:textId="77777777" w:rsidR="000829C4" w:rsidRDefault="00000000">
            <w:r>
              <w:rPr>
                <w:rFonts w:hint="eastAsia"/>
              </w:rPr>
              <w:t>数值</w:t>
            </w:r>
          </w:p>
        </w:tc>
        <w:tc>
          <w:tcPr>
            <w:tcW w:w="5031" w:type="dxa"/>
          </w:tcPr>
          <w:p w14:paraId="4DFB5D3A" w14:textId="77777777" w:rsidR="000829C4" w:rsidRDefault="000829C4"/>
        </w:tc>
      </w:tr>
      <w:tr w:rsidR="000829C4" w14:paraId="2F555298" w14:textId="77777777">
        <w:tc>
          <w:tcPr>
            <w:tcW w:w="2170" w:type="dxa"/>
          </w:tcPr>
          <w:p w14:paraId="574CEEC1" w14:textId="77777777" w:rsidR="000829C4" w:rsidRDefault="00000000">
            <w:r>
              <w:rPr>
                <w:rFonts w:hint="eastAsia"/>
              </w:rPr>
              <w:t>交易金额</w:t>
            </w:r>
          </w:p>
        </w:tc>
        <w:tc>
          <w:tcPr>
            <w:tcW w:w="1227" w:type="dxa"/>
          </w:tcPr>
          <w:p w14:paraId="3D70386E" w14:textId="77777777" w:rsidR="000829C4" w:rsidRDefault="00000000">
            <w:r>
              <w:rPr>
                <w:rFonts w:hint="eastAsia"/>
              </w:rPr>
              <w:t>数值</w:t>
            </w:r>
          </w:p>
        </w:tc>
        <w:tc>
          <w:tcPr>
            <w:tcW w:w="5031" w:type="dxa"/>
          </w:tcPr>
          <w:p w14:paraId="1531B765" w14:textId="77777777" w:rsidR="000829C4" w:rsidRDefault="000829C4"/>
        </w:tc>
      </w:tr>
      <w:tr w:rsidR="000829C4" w14:paraId="5973DBD0" w14:textId="77777777">
        <w:tc>
          <w:tcPr>
            <w:tcW w:w="2170" w:type="dxa"/>
          </w:tcPr>
          <w:p w14:paraId="774E4DD5" w14:textId="77777777" w:rsidR="000829C4" w:rsidRDefault="00000000">
            <w:r>
              <w:rPr>
                <w:rFonts w:hint="eastAsia"/>
              </w:rPr>
              <w:t>是否含增值税</w:t>
            </w:r>
          </w:p>
        </w:tc>
        <w:tc>
          <w:tcPr>
            <w:tcW w:w="1227" w:type="dxa"/>
          </w:tcPr>
          <w:p w14:paraId="120CE290" w14:textId="77777777" w:rsidR="000829C4" w:rsidRDefault="00000000">
            <w:r>
              <w:rPr>
                <w:rFonts w:hint="eastAsia"/>
              </w:rPr>
              <w:t>数值</w:t>
            </w:r>
          </w:p>
        </w:tc>
        <w:tc>
          <w:tcPr>
            <w:tcW w:w="5031" w:type="dxa"/>
          </w:tcPr>
          <w:p w14:paraId="135C5D4C" w14:textId="77777777" w:rsidR="000829C4" w:rsidRDefault="000829C4"/>
        </w:tc>
      </w:tr>
      <w:tr w:rsidR="000829C4" w14:paraId="6B0726A0" w14:textId="77777777">
        <w:tc>
          <w:tcPr>
            <w:tcW w:w="2170" w:type="dxa"/>
          </w:tcPr>
          <w:p w14:paraId="4CC4A509" w14:textId="77777777" w:rsidR="000829C4" w:rsidRDefault="00000000">
            <w:r>
              <w:rPr>
                <w:rFonts w:hint="eastAsia"/>
              </w:rPr>
              <w:t>不含增值税交易金额</w:t>
            </w:r>
          </w:p>
        </w:tc>
        <w:tc>
          <w:tcPr>
            <w:tcW w:w="1227" w:type="dxa"/>
          </w:tcPr>
          <w:p w14:paraId="2EFC2861" w14:textId="77777777" w:rsidR="000829C4" w:rsidRDefault="00000000">
            <w:r>
              <w:rPr>
                <w:rFonts w:hint="eastAsia"/>
              </w:rPr>
              <w:t>数值</w:t>
            </w:r>
          </w:p>
        </w:tc>
        <w:tc>
          <w:tcPr>
            <w:tcW w:w="5031" w:type="dxa"/>
          </w:tcPr>
          <w:p w14:paraId="1AA5F07A" w14:textId="77777777" w:rsidR="000829C4" w:rsidRDefault="000829C4"/>
        </w:tc>
      </w:tr>
      <w:tr w:rsidR="000829C4" w14:paraId="083A81AE" w14:textId="77777777">
        <w:tc>
          <w:tcPr>
            <w:tcW w:w="2170" w:type="dxa"/>
          </w:tcPr>
          <w:p w14:paraId="0C61ABB5" w14:textId="77777777" w:rsidR="000829C4" w:rsidRDefault="00000000">
            <w:r>
              <w:rPr>
                <w:rFonts w:hint="eastAsia"/>
              </w:rPr>
              <w:t>计税基础</w:t>
            </w:r>
          </w:p>
        </w:tc>
        <w:tc>
          <w:tcPr>
            <w:tcW w:w="1227" w:type="dxa"/>
          </w:tcPr>
          <w:p w14:paraId="1A0501AB" w14:textId="77777777" w:rsidR="000829C4" w:rsidRDefault="00000000">
            <w:r>
              <w:rPr>
                <w:rFonts w:hint="eastAsia"/>
              </w:rPr>
              <w:t>数值</w:t>
            </w:r>
          </w:p>
        </w:tc>
        <w:tc>
          <w:tcPr>
            <w:tcW w:w="5031" w:type="dxa"/>
          </w:tcPr>
          <w:p w14:paraId="4D1DB877" w14:textId="77777777" w:rsidR="000829C4" w:rsidRDefault="000829C4"/>
        </w:tc>
      </w:tr>
      <w:tr w:rsidR="000829C4" w14:paraId="22783FD4" w14:textId="77777777">
        <w:tc>
          <w:tcPr>
            <w:tcW w:w="2170" w:type="dxa"/>
          </w:tcPr>
          <w:p w14:paraId="478D9886" w14:textId="77777777" w:rsidR="000829C4" w:rsidRDefault="00000000">
            <w:r>
              <w:rPr>
                <w:rFonts w:hint="eastAsia"/>
              </w:rPr>
              <w:t>应纳税额</w:t>
            </w:r>
          </w:p>
        </w:tc>
        <w:tc>
          <w:tcPr>
            <w:tcW w:w="1227" w:type="dxa"/>
          </w:tcPr>
          <w:p w14:paraId="1E211BE2" w14:textId="77777777" w:rsidR="000829C4" w:rsidRDefault="00000000">
            <w:r>
              <w:rPr>
                <w:rFonts w:hint="eastAsia"/>
              </w:rPr>
              <w:t>数值</w:t>
            </w:r>
          </w:p>
        </w:tc>
        <w:tc>
          <w:tcPr>
            <w:tcW w:w="5031" w:type="dxa"/>
          </w:tcPr>
          <w:p w14:paraId="77376059" w14:textId="77777777" w:rsidR="000829C4" w:rsidRDefault="000829C4"/>
        </w:tc>
      </w:tr>
      <w:tr w:rsidR="000829C4" w14:paraId="49445552" w14:textId="77777777">
        <w:tc>
          <w:tcPr>
            <w:tcW w:w="2170" w:type="dxa"/>
          </w:tcPr>
          <w:p w14:paraId="7A35677A" w14:textId="77777777" w:rsidR="000829C4" w:rsidRDefault="00000000">
            <w:r>
              <w:rPr>
                <w:rFonts w:hint="eastAsia"/>
              </w:rPr>
              <w:t>减免性质代码</w:t>
            </w:r>
          </w:p>
        </w:tc>
        <w:tc>
          <w:tcPr>
            <w:tcW w:w="1227" w:type="dxa"/>
          </w:tcPr>
          <w:p w14:paraId="6DCFADC0" w14:textId="77777777" w:rsidR="000829C4" w:rsidRDefault="00000000">
            <w:r>
              <w:rPr>
                <w:rFonts w:hint="eastAsia"/>
              </w:rPr>
              <w:t>字符</w:t>
            </w:r>
          </w:p>
        </w:tc>
        <w:tc>
          <w:tcPr>
            <w:tcW w:w="5031" w:type="dxa"/>
          </w:tcPr>
          <w:p w14:paraId="53499775" w14:textId="77777777" w:rsidR="000829C4" w:rsidRDefault="000829C4"/>
        </w:tc>
      </w:tr>
      <w:tr w:rsidR="000829C4" w14:paraId="45C6019F" w14:textId="77777777">
        <w:tc>
          <w:tcPr>
            <w:tcW w:w="2170" w:type="dxa"/>
          </w:tcPr>
          <w:p w14:paraId="5D8A0141" w14:textId="77777777" w:rsidR="000829C4" w:rsidRDefault="00000000">
            <w:r>
              <w:rPr>
                <w:rFonts w:hint="eastAsia"/>
              </w:rPr>
              <w:t>减免项目名称</w:t>
            </w:r>
          </w:p>
        </w:tc>
        <w:tc>
          <w:tcPr>
            <w:tcW w:w="1227" w:type="dxa"/>
          </w:tcPr>
          <w:p w14:paraId="125F0BFC" w14:textId="77777777" w:rsidR="000829C4" w:rsidRDefault="00000000">
            <w:r>
              <w:rPr>
                <w:rFonts w:hint="eastAsia"/>
              </w:rPr>
              <w:t>字符</w:t>
            </w:r>
          </w:p>
        </w:tc>
        <w:tc>
          <w:tcPr>
            <w:tcW w:w="5031" w:type="dxa"/>
          </w:tcPr>
          <w:p w14:paraId="635B6F34" w14:textId="77777777" w:rsidR="000829C4" w:rsidRDefault="000829C4"/>
        </w:tc>
      </w:tr>
      <w:tr w:rsidR="000829C4" w14:paraId="056ED814" w14:textId="77777777">
        <w:tc>
          <w:tcPr>
            <w:tcW w:w="2170" w:type="dxa"/>
          </w:tcPr>
          <w:p w14:paraId="58390189" w14:textId="77777777" w:rsidR="000829C4" w:rsidRDefault="00000000">
            <w:r>
              <w:rPr>
                <w:rFonts w:hint="eastAsia"/>
              </w:rPr>
              <w:t>减免税额</w:t>
            </w:r>
          </w:p>
        </w:tc>
        <w:tc>
          <w:tcPr>
            <w:tcW w:w="1227" w:type="dxa"/>
          </w:tcPr>
          <w:p w14:paraId="1DFCB745" w14:textId="77777777" w:rsidR="000829C4" w:rsidRDefault="00000000">
            <w:r>
              <w:rPr>
                <w:rFonts w:hint="eastAsia"/>
              </w:rPr>
              <w:t>数值</w:t>
            </w:r>
          </w:p>
        </w:tc>
        <w:tc>
          <w:tcPr>
            <w:tcW w:w="5031" w:type="dxa"/>
          </w:tcPr>
          <w:p w14:paraId="030F8506" w14:textId="77777777" w:rsidR="000829C4" w:rsidRDefault="000829C4"/>
        </w:tc>
      </w:tr>
      <w:tr w:rsidR="000829C4" w14:paraId="5E23058A" w14:textId="77777777">
        <w:tc>
          <w:tcPr>
            <w:tcW w:w="2170" w:type="dxa"/>
          </w:tcPr>
          <w:p w14:paraId="086420C8" w14:textId="77777777" w:rsidR="000829C4" w:rsidRDefault="00000000">
            <w:r>
              <w:rPr>
                <w:rFonts w:hint="eastAsia"/>
              </w:rPr>
              <w:t>应补（退）税额</w:t>
            </w:r>
          </w:p>
        </w:tc>
        <w:tc>
          <w:tcPr>
            <w:tcW w:w="1227" w:type="dxa"/>
          </w:tcPr>
          <w:p w14:paraId="044A54E5" w14:textId="77777777" w:rsidR="000829C4" w:rsidRDefault="00000000">
            <w:r>
              <w:rPr>
                <w:rFonts w:hint="eastAsia"/>
              </w:rPr>
              <w:t>数值</w:t>
            </w:r>
          </w:p>
        </w:tc>
        <w:tc>
          <w:tcPr>
            <w:tcW w:w="5031" w:type="dxa"/>
          </w:tcPr>
          <w:p w14:paraId="32A77AE9" w14:textId="77777777" w:rsidR="000829C4" w:rsidRDefault="000829C4"/>
        </w:tc>
      </w:tr>
      <w:tr w:rsidR="000829C4" w14:paraId="13401C35" w14:textId="77777777">
        <w:tc>
          <w:tcPr>
            <w:tcW w:w="2170" w:type="dxa"/>
          </w:tcPr>
          <w:p w14:paraId="009865FA" w14:textId="77777777" w:rsidR="000829C4" w:rsidRDefault="00000000">
            <w:r>
              <w:rPr>
                <w:rFonts w:hint="eastAsia"/>
              </w:rPr>
              <w:t>城市维护建设税</w:t>
            </w:r>
          </w:p>
        </w:tc>
        <w:tc>
          <w:tcPr>
            <w:tcW w:w="1227" w:type="dxa"/>
          </w:tcPr>
          <w:p w14:paraId="718CD3BA" w14:textId="77777777" w:rsidR="000829C4" w:rsidRDefault="00000000">
            <w:r>
              <w:rPr>
                <w:rFonts w:hint="eastAsia"/>
              </w:rPr>
              <w:t>数值</w:t>
            </w:r>
          </w:p>
        </w:tc>
        <w:tc>
          <w:tcPr>
            <w:tcW w:w="5031" w:type="dxa"/>
          </w:tcPr>
          <w:p w14:paraId="42A37158" w14:textId="77777777" w:rsidR="000829C4" w:rsidRDefault="000829C4"/>
        </w:tc>
      </w:tr>
      <w:tr w:rsidR="000829C4" w14:paraId="2770C943" w14:textId="77777777">
        <w:tc>
          <w:tcPr>
            <w:tcW w:w="2170" w:type="dxa"/>
          </w:tcPr>
          <w:p w14:paraId="1D86CB90" w14:textId="77777777" w:rsidR="000829C4" w:rsidRDefault="00000000">
            <w:r>
              <w:rPr>
                <w:rFonts w:hint="eastAsia"/>
              </w:rPr>
              <w:t>教育费附加</w:t>
            </w:r>
          </w:p>
        </w:tc>
        <w:tc>
          <w:tcPr>
            <w:tcW w:w="1227" w:type="dxa"/>
          </w:tcPr>
          <w:p w14:paraId="573C1087" w14:textId="77777777" w:rsidR="000829C4" w:rsidRDefault="00000000">
            <w:r>
              <w:rPr>
                <w:rFonts w:hint="eastAsia"/>
              </w:rPr>
              <w:t>数值</w:t>
            </w:r>
          </w:p>
        </w:tc>
        <w:tc>
          <w:tcPr>
            <w:tcW w:w="5031" w:type="dxa"/>
          </w:tcPr>
          <w:p w14:paraId="3652F43E" w14:textId="77777777" w:rsidR="000829C4" w:rsidRDefault="000829C4"/>
        </w:tc>
      </w:tr>
      <w:tr w:rsidR="000829C4" w14:paraId="75AF660C" w14:textId="77777777">
        <w:tc>
          <w:tcPr>
            <w:tcW w:w="2170" w:type="dxa"/>
          </w:tcPr>
          <w:p w14:paraId="2CE5E7E8" w14:textId="77777777" w:rsidR="000829C4" w:rsidRDefault="00000000">
            <w:r>
              <w:rPr>
                <w:rFonts w:hint="eastAsia"/>
              </w:rPr>
              <w:t>地方教育附加</w:t>
            </w:r>
          </w:p>
        </w:tc>
        <w:tc>
          <w:tcPr>
            <w:tcW w:w="1227" w:type="dxa"/>
          </w:tcPr>
          <w:p w14:paraId="0AFE7D96" w14:textId="77777777" w:rsidR="000829C4" w:rsidRDefault="00000000">
            <w:r>
              <w:rPr>
                <w:rFonts w:hint="eastAsia"/>
              </w:rPr>
              <w:t>数值</w:t>
            </w:r>
          </w:p>
        </w:tc>
        <w:tc>
          <w:tcPr>
            <w:tcW w:w="5031" w:type="dxa"/>
          </w:tcPr>
          <w:p w14:paraId="60248FD9" w14:textId="77777777" w:rsidR="000829C4" w:rsidRDefault="000829C4"/>
        </w:tc>
      </w:tr>
      <w:tr w:rsidR="000829C4" w14:paraId="5143D844" w14:textId="77777777">
        <w:tc>
          <w:tcPr>
            <w:tcW w:w="2170" w:type="dxa"/>
          </w:tcPr>
          <w:p w14:paraId="64EAE1FA" w14:textId="77777777" w:rsidR="000829C4" w:rsidRDefault="00000000">
            <w:r>
              <w:rPr>
                <w:rFonts w:hint="eastAsia"/>
              </w:rPr>
              <w:t>计算日期</w:t>
            </w:r>
          </w:p>
        </w:tc>
        <w:tc>
          <w:tcPr>
            <w:tcW w:w="1227" w:type="dxa"/>
          </w:tcPr>
          <w:p w14:paraId="21EC2B55" w14:textId="77777777" w:rsidR="000829C4" w:rsidRDefault="00000000">
            <w:r>
              <w:rPr>
                <w:rFonts w:hint="eastAsia"/>
              </w:rPr>
              <w:t>字符</w:t>
            </w:r>
          </w:p>
        </w:tc>
        <w:tc>
          <w:tcPr>
            <w:tcW w:w="5031" w:type="dxa"/>
          </w:tcPr>
          <w:p w14:paraId="7C472ADA" w14:textId="77777777" w:rsidR="000829C4" w:rsidRDefault="000829C4"/>
        </w:tc>
      </w:tr>
    </w:tbl>
    <w:p w14:paraId="32CC9846" w14:textId="77777777" w:rsidR="000829C4" w:rsidRDefault="000829C4"/>
    <w:p w14:paraId="6DFA7AA9" w14:textId="77777777" w:rsidR="000829C4" w:rsidRDefault="00000000">
      <w:pPr>
        <w:rPr>
          <w:lang w:eastAsia="zh-Hans"/>
        </w:rPr>
      </w:pPr>
      <w:r>
        <w:rPr>
          <w:rFonts w:hint="eastAsia"/>
          <w:lang w:eastAsia="zh-Hans"/>
        </w:rPr>
        <w:t>《消费税附加税费计算表》报表税率取数公式修改（增值税附表五税率取数公式修改）</w:t>
      </w:r>
    </w:p>
    <w:p w14:paraId="3D409F4E" w14:textId="77777777" w:rsidR="000829C4" w:rsidRDefault="00000000">
      <w:r>
        <w:rPr>
          <w:noProof/>
        </w:rPr>
        <w:drawing>
          <wp:inline distT="0" distB="0" distL="114300" distR="114300" wp14:anchorId="301E35CA" wp14:editId="120258E2">
            <wp:extent cx="5258435" cy="1249045"/>
            <wp:effectExtent l="0" t="0" r="24765" b="20955"/>
            <wp:docPr id="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0"/>
                    <pic:cNvPicPr>
                      <a:picLocks noChangeAspect="1"/>
                    </pic:cNvPicPr>
                  </pic:nvPicPr>
                  <pic:blipFill>
                    <a:blip r:embed="rId118"/>
                    <a:stretch>
                      <a:fillRect/>
                    </a:stretch>
                  </pic:blipFill>
                  <pic:spPr>
                    <a:xfrm>
                      <a:off x="0" y="0"/>
                      <a:ext cx="5258435" cy="1249045"/>
                    </a:xfrm>
                    <a:prstGeom prst="rect">
                      <a:avLst/>
                    </a:prstGeom>
                    <a:noFill/>
                    <a:ln>
                      <a:noFill/>
                    </a:ln>
                  </pic:spPr>
                </pic:pic>
              </a:graphicData>
            </a:graphic>
          </wp:inline>
        </w:drawing>
      </w:r>
    </w:p>
    <w:p w14:paraId="732C3B30" w14:textId="77777777" w:rsidR="000829C4" w:rsidRDefault="00000000">
      <w:pPr>
        <w:rPr>
          <w:lang w:eastAsia="zh-Hans"/>
        </w:rPr>
      </w:pPr>
      <w:proofErr w:type="spellStart"/>
      <w:r>
        <w:rPr>
          <w:rFonts w:hint="eastAsia"/>
        </w:rPr>
        <w:t>queryTaxSubjtaxDetermination</w:t>
      </w:r>
      <w:proofErr w:type="spellEnd"/>
      <w:r>
        <w:rPr>
          <w:rFonts w:hint="eastAsia"/>
          <w:lang w:eastAsia="zh-Hans"/>
        </w:rPr>
        <w:t>纳税主体税种核定函数增加“税率”取值类型，根据申报任务的纳税主体查询纳税主体管理税种核定信息中对应税种的税率。</w:t>
      </w:r>
    </w:p>
    <w:p w14:paraId="02E7A810" w14:textId="77777777" w:rsidR="000829C4" w:rsidRDefault="00000000">
      <w:pPr>
        <w:rPr>
          <w:lang w:eastAsia="zh-Hans"/>
        </w:rPr>
      </w:pPr>
      <w:r>
        <w:rPr>
          <w:noProof/>
        </w:rPr>
        <w:lastRenderedPageBreak/>
        <w:drawing>
          <wp:inline distT="0" distB="0" distL="114300" distR="114300" wp14:anchorId="7F18890D" wp14:editId="6B4EA557">
            <wp:extent cx="5273040" cy="1313815"/>
            <wp:effectExtent l="0" t="0" r="10160" b="6985"/>
            <wp:docPr id="9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1"/>
                    <pic:cNvPicPr>
                      <a:picLocks noChangeAspect="1"/>
                    </pic:cNvPicPr>
                  </pic:nvPicPr>
                  <pic:blipFill>
                    <a:blip r:embed="rId119"/>
                    <a:stretch>
                      <a:fillRect/>
                    </a:stretch>
                  </pic:blipFill>
                  <pic:spPr>
                    <a:xfrm>
                      <a:off x="0" y="0"/>
                      <a:ext cx="5273040" cy="1313815"/>
                    </a:xfrm>
                    <a:prstGeom prst="rect">
                      <a:avLst/>
                    </a:prstGeom>
                    <a:noFill/>
                    <a:ln>
                      <a:noFill/>
                    </a:ln>
                  </pic:spPr>
                </pic:pic>
              </a:graphicData>
            </a:graphic>
          </wp:inline>
        </w:drawing>
      </w:r>
    </w:p>
    <w:p w14:paraId="0C27189A" w14:textId="77777777" w:rsidR="000829C4" w:rsidRDefault="00000000">
      <w:pPr>
        <w:pStyle w:val="4"/>
      </w:pPr>
      <w:r>
        <w:rPr>
          <w:rFonts w:hint="eastAsia"/>
        </w:rPr>
        <w:t>非功能性需求</w:t>
      </w:r>
    </w:p>
    <w:p w14:paraId="52E7748F" w14:textId="77777777" w:rsidR="000829C4" w:rsidRDefault="00000000">
      <w:r>
        <w:rPr>
          <w:rFonts w:hint="eastAsia"/>
        </w:rPr>
        <w:t>无。</w:t>
      </w:r>
    </w:p>
    <w:p w14:paraId="146F6DA8" w14:textId="77777777" w:rsidR="000829C4" w:rsidRDefault="000829C4"/>
    <w:p w14:paraId="11CE76D0" w14:textId="77777777" w:rsidR="000829C4" w:rsidRDefault="00000000">
      <w:pPr>
        <w:pStyle w:val="3"/>
      </w:pPr>
      <w:bookmarkStart w:id="183" w:name="_Toc1495225904"/>
      <w:r>
        <w:rPr>
          <w:rFonts w:hint="eastAsia"/>
        </w:rPr>
        <w:t>消费税异常表</w:t>
      </w:r>
      <w:bookmarkEnd w:id="183"/>
    </w:p>
    <w:p w14:paraId="38B0C68E" w14:textId="77777777" w:rsidR="000829C4" w:rsidRDefault="00000000">
      <w:pPr>
        <w:pStyle w:val="4"/>
      </w:pPr>
      <w:r>
        <w:rPr>
          <w:rFonts w:hint="eastAsia"/>
        </w:rPr>
        <w:t>功能描述</w:t>
      </w:r>
    </w:p>
    <w:p w14:paraId="70BE09E1" w14:textId="77777777" w:rsidR="000829C4" w:rsidRDefault="00000000">
      <w:pPr>
        <w:ind w:firstLine="420"/>
      </w:pPr>
      <w:r>
        <w:rPr>
          <w:rFonts w:hint="eastAsia"/>
        </w:rPr>
        <w:t>消费税计算完成后，如未生成底稿数据，则通过本功能查看计算异常的原因。增加用户权限。</w:t>
      </w:r>
    </w:p>
    <w:p w14:paraId="458DE3D7" w14:textId="77777777" w:rsidR="000829C4" w:rsidRDefault="00000000">
      <w:pPr>
        <w:pStyle w:val="4"/>
      </w:pPr>
      <w:r>
        <w:rPr>
          <w:rFonts w:hint="eastAsia"/>
        </w:rPr>
        <w:t>原型界面</w:t>
      </w:r>
    </w:p>
    <w:p w14:paraId="6F6A868B" w14:textId="77777777" w:rsidR="000829C4" w:rsidRDefault="00000000">
      <w:r>
        <w:rPr>
          <w:noProof/>
        </w:rPr>
        <w:drawing>
          <wp:inline distT="0" distB="0" distL="114300" distR="114300" wp14:anchorId="4329F0EB" wp14:editId="3B0C3A05">
            <wp:extent cx="5270500" cy="2327910"/>
            <wp:effectExtent l="0" t="0" r="12700" b="8890"/>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120"/>
                    <a:stretch>
                      <a:fillRect/>
                    </a:stretch>
                  </pic:blipFill>
                  <pic:spPr>
                    <a:xfrm>
                      <a:off x="0" y="0"/>
                      <a:ext cx="5270500" cy="2327910"/>
                    </a:xfrm>
                    <a:prstGeom prst="rect">
                      <a:avLst/>
                    </a:prstGeom>
                    <a:noFill/>
                    <a:ln>
                      <a:noFill/>
                    </a:ln>
                  </pic:spPr>
                </pic:pic>
              </a:graphicData>
            </a:graphic>
          </wp:inline>
        </w:drawing>
      </w:r>
    </w:p>
    <w:p w14:paraId="64B881B9" w14:textId="77777777" w:rsidR="000829C4" w:rsidRDefault="00000000">
      <w:pPr>
        <w:pStyle w:val="4"/>
      </w:pPr>
      <w:r>
        <w:rPr>
          <w:rFonts w:hint="eastAsia"/>
        </w:rPr>
        <w:t>输入列表</w:t>
      </w:r>
    </w:p>
    <w:tbl>
      <w:tblPr>
        <w:tblStyle w:val="ab"/>
        <w:tblW w:w="0" w:type="auto"/>
        <w:tblLook w:val="04A0" w:firstRow="1" w:lastRow="0" w:firstColumn="1" w:lastColumn="0" w:noHBand="0" w:noVBand="1"/>
      </w:tblPr>
      <w:tblGrid>
        <w:gridCol w:w="1520"/>
        <w:gridCol w:w="1085"/>
        <w:gridCol w:w="1065"/>
        <w:gridCol w:w="1393"/>
        <w:gridCol w:w="3233"/>
      </w:tblGrid>
      <w:tr w:rsidR="000829C4" w14:paraId="47C6FF88" w14:textId="77777777">
        <w:tc>
          <w:tcPr>
            <w:tcW w:w="1561" w:type="dxa"/>
            <w:shd w:val="clear" w:color="auto" w:fill="DEEBF6" w:themeFill="accent1" w:themeFillTint="32"/>
          </w:tcPr>
          <w:p w14:paraId="15558089"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0C30B195"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4319623E"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3FDAB872"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44E2B1AC" w14:textId="77777777" w:rsidR="000829C4" w:rsidRDefault="00000000">
            <w:pPr>
              <w:jc w:val="center"/>
              <w:rPr>
                <w:b/>
                <w:bCs/>
              </w:rPr>
            </w:pPr>
            <w:r>
              <w:rPr>
                <w:rFonts w:hint="eastAsia"/>
                <w:b/>
                <w:bCs/>
              </w:rPr>
              <w:t>备注</w:t>
            </w:r>
          </w:p>
        </w:tc>
      </w:tr>
      <w:tr w:rsidR="000829C4" w14:paraId="022B74C7" w14:textId="77777777">
        <w:tc>
          <w:tcPr>
            <w:tcW w:w="1561" w:type="dxa"/>
          </w:tcPr>
          <w:p w14:paraId="3845DB66" w14:textId="77777777" w:rsidR="000829C4" w:rsidRDefault="00000000">
            <w:r>
              <w:rPr>
                <w:rFonts w:hint="eastAsia"/>
              </w:rPr>
              <w:lastRenderedPageBreak/>
              <w:t>机构</w:t>
            </w:r>
          </w:p>
        </w:tc>
        <w:tc>
          <w:tcPr>
            <w:tcW w:w="1110" w:type="dxa"/>
          </w:tcPr>
          <w:p w14:paraId="6AFEAD78" w14:textId="77777777" w:rsidR="000829C4" w:rsidRDefault="00000000">
            <w:pPr>
              <w:jc w:val="center"/>
            </w:pPr>
            <w:r>
              <w:rPr>
                <w:rFonts w:hint="eastAsia"/>
              </w:rPr>
              <w:t>参照</w:t>
            </w:r>
          </w:p>
        </w:tc>
        <w:tc>
          <w:tcPr>
            <w:tcW w:w="1089" w:type="dxa"/>
          </w:tcPr>
          <w:p w14:paraId="4751D77E" w14:textId="77777777" w:rsidR="000829C4" w:rsidRDefault="00000000">
            <w:pPr>
              <w:jc w:val="center"/>
            </w:pPr>
            <w:r>
              <w:rPr>
                <w:rFonts w:hint="eastAsia"/>
              </w:rPr>
              <w:t>手动选择</w:t>
            </w:r>
          </w:p>
        </w:tc>
        <w:tc>
          <w:tcPr>
            <w:tcW w:w="1429" w:type="dxa"/>
          </w:tcPr>
          <w:p w14:paraId="29C4E334" w14:textId="77777777" w:rsidR="000829C4" w:rsidRDefault="00000000">
            <w:pPr>
              <w:jc w:val="center"/>
            </w:pPr>
            <w:r>
              <w:rPr>
                <w:rFonts w:hint="eastAsia"/>
              </w:rPr>
              <w:t>否</w:t>
            </w:r>
          </w:p>
        </w:tc>
        <w:tc>
          <w:tcPr>
            <w:tcW w:w="3330" w:type="dxa"/>
          </w:tcPr>
          <w:p w14:paraId="014D00FC" w14:textId="77777777" w:rsidR="000829C4" w:rsidRDefault="00000000">
            <w:r>
              <w:rPr>
                <w:rFonts w:hint="eastAsia"/>
              </w:rPr>
              <w:t>参照机构，增加用户权限</w:t>
            </w:r>
          </w:p>
        </w:tc>
      </w:tr>
      <w:tr w:rsidR="000829C4" w14:paraId="2B092031" w14:textId="77777777">
        <w:tc>
          <w:tcPr>
            <w:tcW w:w="1561" w:type="dxa"/>
          </w:tcPr>
          <w:p w14:paraId="582BB6BB" w14:textId="77777777" w:rsidR="000829C4" w:rsidRDefault="00000000">
            <w:r>
              <w:rPr>
                <w:rFonts w:hint="eastAsia"/>
              </w:rPr>
              <w:t>会计月份</w:t>
            </w:r>
          </w:p>
        </w:tc>
        <w:tc>
          <w:tcPr>
            <w:tcW w:w="1110" w:type="dxa"/>
          </w:tcPr>
          <w:p w14:paraId="200E115E" w14:textId="77777777" w:rsidR="000829C4" w:rsidRDefault="00000000">
            <w:pPr>
              <w:jc w:val="center"/>
            </w:pPr>
            <w:r>
              <w:rPr>
                <w:rFonts w:hint="eastAsia"/>
              </w:rPr>
              <w:t>月历控件</w:t>
            </w:r>
          </w:p>
        </w:tc>
        <w:tc>
          <w:tcPr>
            <w:tcW w:w="1089" w:type="dxa"/>
          </w:tcPr>
          <w:p w14:paraId="56BCFDD1" w14:textId="77777777" w:rsidR="000829C4" w:rsidRDefault="00000000">
            <w:pPr>
              <w:jc w:val="center"/>
            </w:pPr>
            <w:r>
              <w:rPr>
                <w:rFonts w:hint="eastAsia"/>
              </w:rPr>
              <w:t>手动选择</w:t>
            </w:r>
          </w:p>
        </w:tc>
        <w:tc>
          <w:tcPr>
            <w:tcW w:w="1429" w:type="dxa"/>
          </w:tcPr>
          <w:p w14:paraId="2B621D62" w14:textId="77777777" w:rsidR="000829C4" w:rsidRDefault="00000000">
            <w:pPr>
              <w:jc w:val="center"/>
            </w:pPr>
            <w:r>
              <w:rPr>
                <w:rFonts w:hint="eastAsia"/>
              </w:rPr>
              <w:t>否</w:t>
            </w:r>
          </w:p>
        </w:tc>
        <w:tc>
          <w:tcPr>
            <w:tcW w:w="3330" w:type="dxa"/>
          </w:tcPr>
          <w:p w14:paraId="6E0E0600" w14:textId="77777777" w:rsidR="000829C4" w:rsidRDefault="000829C4"/>
        </w:tc>
      </w:tr>
    </w:tbl>
    <w:p w14:paraId="1824CAC0" w14:textId="77777777" w:rsidR="000829C4" w:rsidRDefault="000829C4"/>
    <w:p w14:paraId="5682DE26" w14:textId="77777777" w:rsidR="000829C4" w:rsidRDefault="00000000">
      <w:pPr>
        <w:pStyle w:val="4"/>
      </w:pPr>
      <w:r>
        <w:rPr>
          <w:rFonts w:hint="eastAsia"/>
        </w:rPr>
        <w:t>业务处理</w:t>
      </w:r>
    </w:p>
    <w:p w14:paraId="75912CB2" w14:textId="77777777" w:rsidR="000829C4" w:rsidRDefault="00000000">
      <w:pPr>
        <w:pStyle w:val="5"/>
      </w:pPr>
      <w:r>
        <w:rPr>
          <w:rFonts w:hint="eastAsia"/>
        </w:rPr>
        <w:t>业务处理与说明</w:t>
      </w:r>
    </w:p>
    <w:p w14:paraId="5D6CA126" w14:textId="77777777" w:rsidR="000829C4" w:rsidRDefault="00000000">
      <w:r>
        <w:rPr>
          <w:rFonts w:hint="eastAsia"/>
        </w:rPr>
        <w:t>消费税计算完成后，如未生成底稿数据，则通过本功能查看计算异常的原因。</w:t>
      </w:r>
    </w:p>
    <w:p w14:paraId="2B6F0BA4" w14:textId="77777777" w:rsidR="000829C4" w:rsidRDefault="00000000">
      <w:pPr>
        <w:pStyle w:val="5"/>
      </w:pPr>
      <w:r>
        <w:rPr>
          <w:rFonts w:hint="eastAsia"/>
        </w:rPr>
        <w:t>功能按钮</w:t>
      </w:r>
    </w:p>
    <w:tbl>
      <w:tblPr>
        <w:tblStyle w:val="ab"/>
        <w:tblW w:w="0" w:type="auto"/>
        <w:tblLook w:val="04A0" w:firstRow="1" w:lastRow="0" w:firstColumn="1" w:lastColumn="0" w:noHBand="0" w:noVBand="1"/>
      </w:tblPr>
      <w:tblGrid>
        <w:gridCol w:w="1047"/>
        <w:gridCol w:w="1149"/>
        <w:gridCol w:w="6100"/>
      </w:tblGrid>
      <w:tr w:rsidR="000829C4" w14:paraId="2AB6672B" w14:textId="77777777">
        <w:tc>
          <w:tcPr>
            <w:tcW w:w="1068" w:type="dxa"/>
            <w:shd w:val="clear" w:color="auto" w:fill="DEEBF6" w:themeFill="accent1" w:themeFillTint="32"/>
          </w:tcPr>
          <w:p w14:paraId="5E1E6E70" w14:textId="77777777" w:rsidR="000829C4" w:rsidRDefault="00000000">
            <w:pPr>
              <w:jc w:val="center"/>
              <w:rPr>
                <w:b/>
                <w:bCs/>
                <w:szCs w:val="21"/>
              </w:rPr>
            </w:pPr>
            <w:r>
              <w:rPr>
                <w:rFonts w:hint="eastAsia"/>
                <w:b/>
                <w:bCs/>
                <w:szCs w:val="21"/>
              </w:rPr>
              <w:t>按钮名称</w:t>
            </w:r>
          </w:p>
        </w:tc>
        <w:tc>
          <w:tcPr>
            <w:tcW w:w="1173" w:type="dxa"/>
            <w:shd w:val="clear" w:color="auto" w:fill="DEEBF6" w:themeFill="accent1" w:themeFillTint="32"/>
          </w:tcPr>
          <w:p w14:paraId="507FB30D" w14:textId="77777777" w:rsidR="000829C4" w:rsidRDefault="00000000">
            <w:pPr>
              <w:jc w:val="center"/>
              <w:rPr>
                <w:b/>
                <w:bCs/>
                <w:szCs w:val="21"/>
              </w:rPr>
            </w:pPr>
            <w:r>
              <w:rPr>
                <w:rFonts w:hint="eastAsia"/>
                <w:b/>
                <w:bCs/>
                <w:szCs w:val="21"/>
              </w:rPr>
              <w:t>实现功能</w:t>
            </w:r>
          </w:p>
        </w:tc>
        <w:tc>
          <w:tcPr>
            <w:tcW w:w="6281" w:type="dxa"/>
            <w:shd w:val="clear" w:color="auto" w:fill="DEEBF6" w:themeFill="accent1" w:themeFillTint="32"/>
          </w:tcPr>
          <w:p w14:paraId="4E04D6EF" w14:textId="77777777" w:rsidR="000829C4" w:rsidRDefault="00000000">
            <w:pPr>
              <w:jc w:val="center"/>
              <w:rPr>
                <w:b/>
                <w:bCs/>
                <w:szCs w:val="21"/>
              </w:rPr>
            </w:pPr>
            <w:r>
              <w:rPr>
                <w:rFonts w:hint="eastAsia"/>
                <w:b/>
                <w:bCs/>
                <w:szCs w:val="21"/>
              </w:rPr>
              <w:t>规则</w:t>
            </w:r>
          </w:p>
        </w:tc>
      </w:tr>
      <w:tr w:rsidR="000829C4" w14:paraId="390B541C" w14:textId="77777777">
        <w:tc>
          <w:tcPr>
            <w:tcW w:w="1068" w:type="dxa"/>
          </w:tcPr>
          <w:p w14:paraId="32A09604" w14:textId="77777777" w:rsidR="000829C4" w:rsidRDefault="00000000">
            <w:pPr>
              <w:rPr>
                <w:szCs w:val="21"/>
              </w:rPr>
            </w:pPr>
            <w:r>
              <w:rPr>
                <w:rFonts w:hint="eastAsia"/>
                <w:szCs w:val="21"/>
              </w:rPr>
              <w:t>查询</w:t>
            </w:r>
          </w:p>
        </w:tc>
        <w:tc>
          <w:tcPr>
            <w:tcW w:w="1173" w:type="dxa"/>
          </w:tcPr>
          <w:p w14:paraId="55A7F689" w14:textId="77777777" w:rsidR="000829C4" w:rsidRDefault="00000000">
            <w:pPr>
              <w:rPr>
                <w:szCs w:val="21"/>
              </w:rPr>
            </w:pPr>
            <w:r>
              <w:rPr>
                <w:rFonts w:hint="eastAsia"/>
                <w:szCs w:val="21"/>
              </w:rPr>
              <w:t>查询数据</w:t>
            </w:r>
          </w:p>
        </w:tc>
        <w:tc>
          <w:tcPr>
            <w:tcW w:w="6281" w:type="dxa"/>
          </w:tcPr>
          <w:p w14:paraId="27A9D2DE" w14:textId="77777777" w:rsidR="000829C4" w:rsidRDefault="00000000">
            <w:pPr>
              <w:rPr>
                <w:szCs w:val="21"/>
              </w:rPr>
            </w:pPr>
            <w:r>
              <w:rPr>
                <w:rFonts w:hint="eastAsia"/>
                <w:szCs w:val="21"/>
              </w:rPr>
              <w:t>根据录入的查询条件查询数据，默认只查询用户所属机构的数据。</w:t>
            </w:r>
          </w:p>
        </w:tc>
      </w:tr>
      <w:tr w:rsidR="000829C4" w14:paraId="44EA2A63" w14:textId="77777777">
        <w:tc>
          <w:tcPr>
            <w:tcW w:w="1068" w:type="dxa"/>
          </w:tcPr>
          <w:p w14:paraId="02A67843" w14:textId="77777777" w:rsidR="000829C4" w:rsidRDefault="00000000">
            <w:pPr>
              <w:rPr>
                <w:szCs w:val="21"/>
              </w:rPr>
            </w:pPr>
            <w:r>
              <w:rPr>
                <w:rFonts w:hint="eastAsia"/>
                <w:szCs w:val="21"/>
              </w:rPr>
              <w:t>清空</w:t>
            </w:r>
          </w:p>
        </w:tc>
        <w:tc>
          <w:tcPr>
            <w:tcW w:w="1173" w:type="dxa"/>
          </w:tcPr>
          <w:p w14:paraId="47605DC2" w14:textId="77777777" w:rsidR="000829C4" w:rsidRDefault="00000000">
            <w:pPr>
              <w:rPr>
                <w:szCs w:val="21"/>
              </w:rPr>
            </w:pPr>
            <w:r>
              <w:rPr>
                <w:rFonts w:hint="eastAsia"/>
                <w:szCs w:val="21"/>
              </w:rPr>
              <w:t>清空查询</w:t>
            </w:r>
          </w:p>
        </w:tc>
        <w:tc>
          <w:tcPr>
            <w:tcW w:w="6281" w:type="dxa"/>
          </w:tcPr>
          <w:p w14:paraId="56F9B6E4" w14:textId="77777777" w:rsidR="000829C4" w:rsidRDefault="00000000">
            <w:pPr>
              <w:rPr>
                <w:szCs w:val="21"/>
              </w:rPr>
            </w:pPr>
            <w:r>
              <w:rPr>
                <w:rFonts w:hint="eastAsia"/>
                <w:szCs w:val="21"/>
              </w:rPr>
              <w:t>点击该按钮，清空查询条件。</w:t>
            </w:r>
          </w:p>
        </w:tc>
      </w:tr>
    </w:tbl>
    <w:p w14:paraId="6668DE78" w14:textId="77777777" w:rsidR="000829C4" w:rsidRDefault="000829C4"/>
    <w:p w14:paraId="602B9EDF" w14:textId="77777777" w:rsidR="000829C4" w:rsidRDefault="00000000">
      <w:pPr>
        <w:pStyle w:val="5"/>
      </w:pPr>
      <w:r>
        <w:rPr>
          <w:rFonts w:hint="eastAsia"/>
        </w:rPr>
        <w:t>算法说明</w:t>
      </w:r>
    </w:p>
    <w:p w14:paraId="047AC5D4" w14:textId="77777777" w:rsidR="000829C4" w:rsidRDefault="00000000">
      <w:pPr>
        <w:numPr>
          <w:ilvl w:val="0"/>
          <w:numId w:val="162"/>
        </w:numPr>
      </w:pPr>
      <w:r>
        <w:rPr>
          <w:rFonts w:hint="eastAsia"/>
        </w:rPr>
        <w:t>界面金额型字段默认显示</w:t>
      </w:r>
      <w:r>
        <w:rPr>
          <w:rFonts w:hint="eastAsia"/>
        </w:rPr>
        <w:t>2</w:t>
      </w:r>
      <w:r>
        <w:rPr>
          <w:rFonts w:hint="eastAsia"/>
        </w:rPr>
        <w:t>位小数，以千分位显示；</w:t>
      </w:r>
    </w:p>
    <w:p w14:paraId="7504104F" w14:textId="77777777" w:rsidR="000829C4" w:rsidRDefault="00000000">
      <w:pPr>
        <w:numPr>
          <w:ilvl w:val="0"/>
          <w:numId w:val="162"/>
        </w:numPr>
      </w:pPr>
      <w:r>
        <w:rPr>
          <w:rFonts w:hint="eastAsia"/>
        </w:rPr>
        <w:t>税率按百分比显示，显示</w:t>
      </w:r>
      <w:r>
        <w:rPr>
          <w:rFonts w:hint="eastAsia"/>
        </w:rPr>
        <w:t>2</w:t>
      </w:r>
      <w:r>
        <w:rPr>
          <w:rFonts w:hint="eastAsia"/>
        </w:rPr>
        <w:t>位小数；</w:t>
      </w:r>
    </w:p>
    <w:p w14:paraId="37F28CAD" w14:textId="77777777" w:rsidR="000829C4" w:rsidRDefault="00000000">
      <w:pPr>
        <w:numPr>
          <w:ilvl w:val="0"/>
          <w:numId w:val="162"/>
        </w:numPr>
      </w:pPr>
      <w:r>
        <w:rPr>
          <w:rFonts w:hint="eastAsia"/>
        </w:rPr>
        <w:t>交易流水号为超链接，点击后弹出应税消费品台账详情界面并显示对应的交易信息；</w:t>
      </w:r>
    </w:p>
    <w:p w14:paraId="6F0BAAED" w14:textId="77777777" w:rsidR="000829C4" w:rsidRDefault="000829C4"/>
    <w:p w14:paraId="2DA93D63" w14:textId="77777777" w:rsidR="000829C4" w:rsidRDefault="00000000">
      <w:pPr>
        <w:pStyle w:val="5"/>
      </w:pPr>
      <w:r>
        <w:rPr>
          <w:rFonts w:hint="eastAsia"/>
        </w:rPr>
        <w:t>逻辑校验</w:t>
      </w:r>
    </w:p>
    <w:p w14:paraId="50A4B909" w14:textId="77777777" w:rsidR="000829C4" w:rsidRDefault="00000000">
      <w:r>
        <w:rPr>
          <w:rFonts w:hint="eastAsia"/>
        </w:rPr>
        <w:t>无。</w:t>
      </w:r>
    </w:p>
    <w:p w14:paraId="5A5B5F57" w14:textId="77777777" w:rsidR="000829C4" w:rsidRDefault="00000000">
      <w:pPr>
        <w:pStyle w:val="4"/>
      </w:pPr>
      <w:r>
        <w:rPr>
          <w:rFonts w:hint="eastAsia"/>
        </w:rPr>
        <w:lastRenderedPageBreak/>
        <w:t>输出</w:t>
      </w:r>
    </w:p>
    <w:tbl>
      <w:tblPr>
        <w:tblStyle w:val="ab"/>
        <w:tblW w:w="0" w:type="auto"/>
        <w:tblLook w:val="04A0" w:firstRow="1" w:lastRow="0" w:firstColumn="1" w:lastColumn="0" w:noHBand="0" w:noVBand="1"/>
      </w:tblPr>
      <w:tblGrid>
        <w:gridCol w:w="2144"/>
        <w:gridCol w:w="1211"/>
        <w:gridCol w:w="4941"/>
      </w:tblGrid>
      <w:tr w:rsidR="000829C4" w14:paraId="55D52362" w14:textId="77777777">
        <w:tc>
          <w:tcPr>
            <w:tcW w:w="2170" w:type="dxa"/>
            <w:shd w:val="clear" w:color="auto" w:fill="DEEBF6" w:themeFill="accent1" w:themeFillTint="32"/>
          </w:tcPr>
          <w:p w14:paraId="7E657AF9" w14:textId="77777777" w:rsidR="000829C4" w:rsidRDefault="00000000">
            <w:pPr>
              <w:jc w:val="center"/>
              <w:rPr>
                <w:b/>
                <w:bCs/>
              </w:rPr>
            </w:pPr>
            <w:r>
              <w:rPr>
                <w:rFonts w:hint="eastAsia"/>
                <w:b/>
                <w:bCs/>
              </w:rPr>
              <w:t>字段名称</w:t>
            </w:r>
          </w:p>
        </w:tc>
        <w:tc>
          <w:tcPr>
            <w:tcW w:w="1227" w:type="dxa"/>
            <w:shd w:val="clear" w:color="auto" w:fill="DEEBF6" w:themeFill="accent1" w:themeFillTint="32"/>
          </w:tcPr>
          <w:p w14:paraId="162B91A7" w14:textId="77777777" w:rsidR="000829C4" w:rsidRDefault="00000000">
            <w:pPr>
              <w:jc w:val="center"/>
              <w:rPr>
                <w:b/>
                <w:bCs/>
              </w:rPr>
            </w:pPr>
            <w:r>
              <w:rPr>
                <w:rFonts w:hint="eastAsia"/>
                <w:b/>
                <w:bCs/>
              </w:rPr>
              <w:t>字段类型</w:t>
            </w:r>
          </w:p>
        </w:tc>
        <w:tc>
          <w:tcPr>
            <w:tcW w:w="5031" w:type="dxa"/>
            <w:shd w:val="clear" w:color="auto" w:fill="DEEBF6" w:themeFill="accent1" w:themeFillTint="32"/>
          </w:tcPr>
          <w:p w14:paraId="207F7C6D" w14:textId="77777777" w:rsidR="000829C4" w:rsidRDefault="00000000">
            <w:pPr>
              <w:jc w:val="center"/>
              <w:rPr>
                <w:b/>
                <w:bCs/>
              </w:rPr>
            </w:pPr>
            <w:r>
              <w:rPr>
                <w:rFonts w:hint="eastAsia"/>
                <w:b/>
                <w:bCs/>
              </w:rPr>
              <w:t>备注</w:t>
            </w:r>
          </w:p>
        </w:tc>
      </w:tr>
      <w:tr w:rsidR="000829C4" w14:paraId="54A5D7B0" w14:textId="77777777">
        <w:tc>
          <w:tcPr>
            <w:tcW w:w="2170" w:type="dxa"/>
          </w:tcPr>
          <w:p w14:paraId="6CBB52DF" w14:textId="77777777" w:rsidR="000829C4" w:rsidRDefault="00000000">
            <w:r>
              <w:rPr>
                <w:rFonts w:hint="eastAsia"/>
              </w:rPr>
              <w:t>会计月份</w:t>
            </w:r>
          </w:p>
        </w:tc>
        <w:tc>
          <w:tcPr>
            <w:tcW w:w="1227" w:type="dxa"/>
          </w:tcPr>
          <w:p w14:paraId="696720E8" w14:textId="77777777" w:rsidR="000829C4" w:rsidRDefault="00000000">
            <w:r>
              <w:rPr>
                <w:rFonts w:hint="eastAsia"/>
              </w:rPr>
              <w:t>字符</w:t>
            </w:r>
          </w:p>
        </w:tc>
        <w:tc>
          <w:tcPr>
            <w:tcW w:w="5031" w:type="dxa"/>
          </w:tcPr>
          <w:p w14:paraId="346653B3" w14:textId="77777777" w:rsidR="000829C4" w:rsidRDefault="000829C4"/>
        </w:tc>
      </w:tr>
      <w:tr w:rsidR="000829C4" w14:paraId="00BF80C3" w14:textId="77777777">
        <w:tc>
          <w:tcPr>
            <w:tcW w:w="2170" w:type="dxa"/>
          </w:tcPr>
          <w:p w14:paraId="795056B9" w14:textId="77777777" w:rsidR="000829C4" w:rsidRDefault="00000000">
            <w:r>
              <w:rPr>
                <w:rFonts w:hint="eastAsia"/>
              </w:rPr>
              <w:t>机构名称</w:t>
            </w:r>
          </w:p>
        </w:tc>
        <w:tc>
          <w:tcPr>
            <w:tcW w:w="1227" w:type="dxa"/>
          </w:tcPr>
          <w:p w14:paraId="1A1BE49B" w14:textId="77777777" w:rsidR="000829C4" w:rsidRDefault="00000000">
            <w:r>
              <w:rPr>
                <w:rFonts w:hint="eastAsia"/>
              </w:rPr>
              <w:t>字符</w:t>
            </w:r>
          </w:p>
        </w:tc>
        <w:tc>
          <w:tcPr>
            <w:tcW w:w="5031" w:type="dxa"/>
          </w:tcPr>
          <w:p w14:paraId="3B1DC947" w14:textId="77777777" w:rsidR="000829C4" w:rsidRDefault="000829C4"/>
        </w:tc>
      </w:tr>
      <w:tr w:rsidR="000829C4" w14:paraId="7B7FE6F1" w14:textId="77777777">
        <w:tc>
          <w:tcPr>
            <w:tcW w:w="2170" w:type="dxa"/>
          </w:tcPr>
          <w:p w14:paraId="4DBB75C2" w14:textId="77777777" w:rsidR="000829C4" w:rsidRDefault="00000000">
            <w:r>
              <w:rPr>
                <w:rFonts w:hint="eastAsia"/>
              </w:rPr>
              <w:t>交易流水号</w:t>
            </w:r>
          </w:p>
        </w:tc>
        <w:tc>
          <w:tcPr>
            <w:tcW w:w="1227" w:type="dxa"/>
          </w:tcPr>
          <w:p w14:paraId="2BA160CE" w14:textId="77777777" w:rsidR="000829C4" w:rsidRDefault="00000000">
            <w:r>
              <w:rPr>
                <w:rFonts w:hint="eastAsia"/>
              </w:rPr>
              <w:t>字符</w:t>
            </w:r>
          </w:p>
        </w:tc>
        <w:tc>
          <w:tcPr>
            <w:tcW w:w="5031" w:type="dxa"/>
          </w:tcPr>
          <w:p w14:paraId="690B8F28" w14:textId="77777777" w:rsidR="000829C4" w:rsidRDefault="000829C4"/>
        </w:tc>
      </w:tr>
      <w:tr w:rsidR="000829C4" w14:paraId="45A1DBB3" w14:textId="77777777">
        <w:tc>
          <w:tcPr>
            <w:tcW w:w="2170" w:type="dxa"/>
          </w:tcPr>
          <w:p w14:paraId="74CB9D97" w14:textId="77777777" w:rsidR="000829C4" w:rsidRDefault="00000000">
            <w:r>
              <w:rPr>
                <w:rFonts w:hint="eastAsia"/>
              </w:rPr>
              <w:t>交易日期</w:t>
            </w:r>
          </w:p>
        </w:tc>
        <w:tc>
          <w:tcPr>
            <w:tcW w:w="1227" w:type="dxa"/>
          </w:tcPr>
          <w:p w14:paraId="42699561" w14:textId="77777777" w:rsidR="000829C4" w:rsidRDefault="00000000">
            <w:r>
              <w:rPr>
                <w:rFonts w:hint="eastAsia"/>
              </w:rPr>
              <w:t>字符</w:t>
            </w:r>
          </w:p>
        </w:tc>
        <w:tc>
          <w:tcPr>
            <w:tcW w:w="5031" w:type="dxa"/>
          </w:tcPr>
          <w:p w14:paraId="679476E3" w14:textId="77777777" w:rsidR="000829C4" w:rsidRDefault="000829C4"/>
        </w:tc>
      </w:tr>
      <w:tr w:rsidR="000829C4" w14:paraId="6622EC0F" w14:textId="77777777">
        <w:tc>
          <w:tcPr>
            <w:tcW w:w="2170" w:type="dxa"/>
          </w:tcPr>
          <w:p w14:paraId="6D7637D1" w14:textId="77777777" w:rsidR="000829C4" w:rsidRDefault="00000000">
            <w:r>
              <w:rPr>
                <w:rFonts w:hint="eastAsia"/>
              </w:rPr>
              <w:t>产品种类</w:t>
            </w:r>
          </w:p>
        </w:tc>
        <w:tc>
          <w:tcPr>
            <w:tcW w:w="1227" w:type="dxa"/>
          </w:tcPr>
          <w:p w14:paraId="6B484C4D" w14:textId="77777777" w:rsidR="000829C4" w:rsidRDefault="00000000">
            <w:r>
              <w:rPr>
                <w:rFonts w:hint="eastAsia"/>
              </w:rPr>
              <w:t>字符</w:t>
            </w:r>
          </w:p>
        </w:tc>
        <w:tc>
          <w:tcPr>
            <w:tcW w:w="5031" w:type="dxa"/>
          </w:tcPr>
          <w:p w14:paraId="4FA41E15" w14:textId="77777777" w:rsidR="000829C4" w:rsidRDefault="000829C4"/>
        </w:tc>
      </w:tr>
      <w:tr w:rsidR="000829C4" w14:paraId="7F6EF622" w14:textId="77777777">
        <w:tc>
          <w:tcPr>
            <w:tcW w:w="2170" w:type="dxa"/>
          </w:tcPr>
          <w:p w14:paraId="64C6F2E2" w14:textId="77777777" w:rsidR="000829C4" w:rsidRDefault="00000000">
            <w:r>
              <w:rPr>
                <w:rFonts w:hint="eastAsia"/>
              </w:rPr>
              <w:t>税目</w:t>
            </w:r>
          </w:p>
        </w:tc>
        <w:tc>
          <w:tcPr>
            <w:tcW w:w="1227" w:type="dxa"/>
          </w:tcPr>
          <w:p w14:paraId="3F60B679" w14:textId="77777777" w:rsidR="000829C4" w:rsidRDefault="00000000">
            <w:r>
              <w:rPr>
                <w:rFonts w:hint="eastAsia"/>
              </w:rPr>
              <w:t>字符</w:t>
            </w:r>
          </w:p>
        </w:tc>
        <w:tc>
          <w:tcPr>
            <w:tcW w:w="5031" w:type="dxa"/>
          </w:tcPr>
          <w:p w14:paraId="7C4508C9" w14:textId="77777777" w:rsidR="000829C4" w:rsidRDefault="000829C4"/>
        </w:tc>
      </w:tr>
      <w:tr w:rsidR="000829C4" w14:paraId="3BD40D32" w14:textId="77777777">
        <w:tc>
          <w:tcPr>
            <w:tcW w:w="2170" w:type="dxa"/>
          </w:tcPr>
          <w:p w14:paraId="5EE584F0" w14:textId="77777777" w:rsidR="000829C4" w:rsidRDefault="00000000">
            <w:r>
              <w:rPr>
                <w:rFonts w:hint="eastAsia"/>
              </w:rPr>
              <w:t>税率（</w:t>
            </w:r>
            <w:r>
              <w:rPr>
                <w:rFonts w:hint="eastAsia"/>
              </w:rPr>
              <w:t>%</w:t>
            </w:r>
            <w:r>
              <w:rPr>
                <w:rFonts w:hint="eastAsia"/>
              </w:rPr>
              <w:t>）</w:t>
            </w:r>
            <w:r>
              <w:rPr>
                <w:rFonts w:hint="eastAsia"/>
              </w:rPr>
              <w:t>/</w:t>
            </w:r>
            <w:r>
              <w:rPr>
                <w:rFonts w:hint="eastAsia"/>
              </w:rPr>
              <w:t>税额</w:t>
            </w:r>
          </w:p>
        </w:tc>
        <w:tc>
          <w:tcPr>
            <w:tcW w:w="1227" w:type="dxa"/>
          </w:tcPr>
          <w:p w14:paraId="2629DE81" w14:textId="77777777" w:rsidR="000829C4" w:rsidRDefault="00000000">
            <w:r>
              <w:rPr>
                <w:rFonts w:hint="eastAsia"/>
              </w:rPr>
              <w:t>数值</w:t>
            </w:r>
          </w:p>
        </w:tc>
        <w:tc>
          <w:tcPr>
            <w:tcW w:w="5031" w:type="dxa"/>
          </w:tcPr>
          <w:p w14:paraId="2F49C33F" w14:textId="77777777" w:rsidR="000829C4" w:rsidRDefault="000829C4"/>
        </w:tc>
      </w:tr>
      <w:tr w:rsidR="000829C4" w14:paraId="3E2F2A72" w14:textId="77777777">
        <w:tc>
          <w:tcPr>
            <w:tcW w:w="2170" w:type="dxa"/>
          </w:tcPr>
          <w:p w14:paraId="510B11AD" w14:textId="77777777" w:rsidR="000829C4" w:rsidRDefault="00000000">
            <w:r>
              <w:rPr>
                <w:rFonts w:hint="eastAsia"/>
              </w:rPr>
              <w:t>交易金额</w:t>
            </w:r>
          </w:p>
        </w:tc>
        <w:tc>
          <w:tcPr>
            <w:tcW w:w="1227" w:type="dxa"/>
          </w:tcPr>
          <w:p w14:paraId="30B203DF" w14:textId="77777777" w:rsidR="000829C4" w:rsidRDefault="00000000">
            <w:r>
              <w:rPr>
                <w:rFonts w:hint="eastAsia"/>
              </w:rPr>
              <w:t>数值</w:t>
            </w:r>
          </w:p>
        </w:tc>
        <w:tc>
          <w:tcPr>
            <w:tcW w:w="5031" w:type="dxa"/>
          </w:tcPr>
          <w:p w14:paraId="384B5CAD" w14:textId="77777777" w:rsidR="000829C4" w:rsidRDefault="000829C4"/>
        </w:tc>
      </w:tr>
      <w:tr w:rsidR="000829C4" w14:paraId="3724F5CC" w14:textId="77777777">
        <w:tc>
          <w:tcPr>
            <w:tcW w:w="2170" w:type="dxa"/>
          </w:tcPr>
          <w:p w14:paraId="327C29D6" w14:textId="77777777" w:rsidR="000829C4" w:rsidRDefault="00000000">
            <w:r>
              <w:rPr>
                <w:rFonts w:hint="eastAsia"/>
              </w:rPr>
              <w:t>是否含增值税</w:t>
            </w:r>
          </w:p>
        </w:tc>
        <w:tc>
          <w:tcPr>
            <w:tcW w:w="1227" w:type="dxa"/>
          </w:tcPr>
          <w:p w14:paraId="605DC916" w14:textId="77777777" w:rsidR="000829C4" w:rsidRDefault="00000000">
            <w:r>
              <w:rPr>
                <w:rFonts w:hint="eastAsia"/>
              </w:rPr>
              <w:t>数值</w:t>
            </w:r>
          </w:p>
        </w:tc>
        <w:tc>
          <w:tcPr>
            <w:tcW w:w="5031" w:type="dxa"/>
          </w:tcPr>
          <w:p w14:paraId="08F842BD" w14:textId="77777777" w:rsidR="000829C4" w:rsidRDefault="000829C4"/>
        </w:tc>
      </w:tr>
      <w:tr w:rsidR="000829C4" w14:paraId="53C3675A" w14:textId="77777777">
        <w:tc>
          <w:tcPr>
            <w:tcW w:w="2170" w:type="dxa"/>
          </w:tcPr>
          <w:p w14:paraId="1FF6623C" w14:textId="77777777" w:rsidR="000829C4" w:rsidRDefault="00000000">
            <w:r>
              <w:rPr>
                <w:rFonts w:hint="eastAsia"/>
              </w:rPr>
              <w:t>不含增值税交易金额</w:t>
            </w:r>
          </w:p>
        </w:tc>
        <w:tc>
          <w:tcPr>
            <w:tcW w:w="1227" w:type="dxa"/>
          </w:tcPr>
          <w:p w14:paraId="4A236A71" w14:textId="77777777" w:rsidR="000829C4" w:rsidRDefault="00000000">
            <w:r>
              <w:rPr>
                <w:rFonts w:hint="eastAsia"/>
              </w:rPr>
              <w:t>数值</w:t>
            </w:r>
          </w:p>
        </w:tc>
        <w:tc>
          <w:tcPr>
            <w:tcW w:w="5031" w:type="dxa"/>
          </w:tcPr>
          <w:p w14:paraId="4BB7584D" w14:textId="77777777" w:rsidR="000829C4" w:rsidRDefault="000829C4"/>
        </w:tc>
      </w:tr>
      <w:tr w:rsidR="000829C4" w14:paraId="7B848255" w14:textId="77777777">
        <w:tc>
          <w:tcPr>
            <w:tcW w:w="2170" w:type="dxa"/>
          </w:tcPr>
          <w:p w14:paraId="0A60B852" w14:textId="77777777" w:rsidR="000829C4" w:rsidRDefault="00000000">
            <w:r>
              <w:rPr>
                <w:rFonts w:hint="eastAsia"/>
              </w:rPr>
              <w:t>异常原因</w:t>
            </w:r>
          </w:p>
        </w:tc>
        <w:tc>
          <w:tcPr>
            <w:tcW w:w="1227" w:type="dxa"/>
          </w:tcPr>
          <w:p w14:paraId="3B8BE659" w14:textId="77777777" w:rsidR="000829C4" w:rsidRDefault="000829C4"/>
        </w:tc>
        <w:tc>
          <w:tcPr>
            <w:tcW w:w="5031" w:type="dxa"/>
          </w:tcPr>
          <w:p w14:paraId="0110C5E5" w14:textId="77777777" w:rsidR="000829C4" w:rsidRDefault="000829C4"/>
        </w:tc>
      </w:tr>
    </w:tbl>
    <w:p w14:paraId="2588F42A" w14:textId="77777777" w:rsidR="000829C4" w:rsidRDefault="000829C4"/>
    <w:p w14:paraId="120BA2E3" w14:textId="77777777" w:rsidR="000829C4" w:rsidRDefault="00000000">
      <w:pPr>
        <w:pStyle w:val="4"/>
      </w:pPr>
      <w:r>
        <w:rPr>
          <w:rFonts w:hint="eastAsia"/>
        </w:rPr>
        <w:t>非功能性需求</w:t>
      </w:r>
    </w:p>
    <w:p w14:paraId="637497B5" w14:textId="77777777" w:rsidR="000829C4" w:rsidRDefault="00000000">
      <w:r>
        <w:rPr>
          <w:rFonts w:hint="eastAsia"/>
        </w:rPr>
        <w:t>无。</w:t>
      </w:r>
    </w:p>
    <w:p w14:paraId="0AECF245" w14:textId="77777777" w:rsidR="000829C4" w:rsidRDefault="00000000">
      <w:pPr>
        <w:pStyle w:val="2"/>
      </w:pPr>
      <w:bookmarkStart w:id="184" w:name="_Toc408131334"/>
      <w:r>
        <w:rPr>
          <w:rFonts w:hint="eastAsia"/>
        </w:rPr>
        <w:t>计税申报</w:t>
      </w:r>
      <w:bookmarkEnd w:id="184"/>
    </w:p>
    <w:p w14:paraId="3F16E9AE" w14:textId="77777777" w:rsidR="000829C4" w:rsidRDefault="00000000">
      <w:pPr>
        <w:pStyle w:val="3"/>
      </w:pPr>
      <w:bookmarkStart w:id="185" w:name="_Toc400562020"/>
      <w:r>
        <w:rPr>
          <w:rFonts w:hint="eastAsia"/>
        </w:rPr>
        <w:t>消费税计税申报</w:t>
      </w:r>
      <w:bookmarkEnd w:id="185"/>
    </w:p>
    <w:p w14:paraId="6D0F7CEB" w14:textId="77777777" w:rsidR="000829C4" w:rsidRDefault="00000000">
      <w:pPr>
        <w:pStyle w:val="4"/>
      </w:pPr>
      <w:r>
        <w:rPr>
          <w:rFonts w:hint="eastAsia"/>
        </w:rPr>
        <w:t>功能描述</w:t>
      </w:r>
    </w:p>
    <w:p w14:paraId="063832DE" w14:textId="77777777" w:rsidR="000829C4" w:rsidRDefault="00000000">
      <w:pPr>
        <w:ind w:firstLine="420"/>
      </w:pPr>
      <w:r>
        <w:rPr>
          <w:rFonts w:hint="eastAsia"/>
        </w:rPr>
        <w:t>通过本功能进行消费税申报计算，并生成消费税申报表。</w:t>
      </w:r>
    </w:p>
    <w:p w14:paraId="35042CEA" w14:textId="77777777" w:rsidR="000829C4" w:rsidRDefault="00000000">
      <w:pPr>
        <w:pStyle w:val="4"/>
      </w:pPr>
      <w:r>
        <w:rPr>
          <w:rFonts w:hint="eastAsia"/>
        </w:rPr>
        <w:t>原型界面</w:t>
      </w:r>
    </w:p>
    <w:p w14:paraId="7C3BE4AC" w14:textId="77777777" w:rsidR="000829C4" w:rsidRDefault="00000000">
      <w:r>
        <w:rPr>
          <w:rFonts w:hint="eastAsia"/>
        </w:rPr>
        <w:t>列表界面：</w:t>
      </w:r>
    </w:p>
    <w:p w14:paraId="20C08842" w14:textId="77777777" w:rsidR="000829C4" w:rsidRDefault="00000000">
      <w:r>
        <w:rPr>
          <w:noProof/>
        </w:rPr>
        <w:lastRenderedPageBreak/>
        <w:drawing>
          <wp:inline distT="0" distB="0" distL="114300" distR="114300" wp14:anchorId="5F1A92B4" wp14:editId="197AE8C5">
            <wp:extent cx="5274310" cy="2303780"/>
            <wp:effectExtent l="0" t="0" r="8890" b="7620"/>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121"/>
                    <a:stretch>
                      <a:fillRect/>
                    </a:stretch>
                  </pic:blipFill>
                  <pic:spPr>
                    <a:xfrm>
                      <a:off x="0" y="0"/>
                      <a:ext cx="5274310" cy="2303780"/>
                    </a:xfrm>
                    <a:prstGeom prst="rect">
                      <a:avLst/>
                    </a:prstGeom>
                    <a:noFill/>
                    <a:ln>
                      <a:noFill/>
                    </a:ln>
                  </pic:spPr>
                </pic:pic>
              </a:graphicData>
            </a:graphic>
          </wp:inline>
        </w:drawing>
      </w:r>
    </w:p>
    <w:p w14:paraId="15380380" w14:textId="77777777" w:rsidR="000829C4" w:rsidRDefault="00000000">
      <w:r>
        <w:rPr>
          <w:rFonts w:hint="eastAsia"/>
        </w:rPr>
        <w:t>新增任务界面：</w:t>
      </w:r>
    </w:p>
    <w:p w14:paraId="20EB0FD5" w14:textId="77777777" w:rsidR="000829C4" w:rsidRDefault="00000000">
      <w:r>
        <w:rPr>
          <w:noProof/>
        </w:rPr>
        <w:drawing>
          <wp:inline distT="0" distB="0" distL="114300" distR="114300" wp14:anchorId="1B409E31" wp14:editId="1901825D">
            <wp:extent cx="5267325" cy="1280160"/>
            <wp:effectExtent l="0" t="0" r="15875" b="15240"/>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pic:cNvPicPr>
                      <a:picLocks noChangeAspect="1"/>
                    </pic:cNvPicPr>
                  </pic:nvPicPr>
                  <pic:blipFill>
                    <a:blip r:embed="rId122"/>
                    <a:stretch>
                      <a:fillRect/>
                    </a:stretch>
                  </pic:blipFill>
                  <pic:spPr>
                    <a:xfrm>
                      <a:off x="0" y="0"/>
                      <a:ext cx="5267325" cy="1280160"/>
                    </a:xfrm>
                    <a:prstGeom prst="rect">
                      <a:avLst/>
                    </a:prstGeom>
                    <a:noFill/>
                    <a:ln>
                      <a:noFill/>
                    </a:ln>
                  </pic:spPr>
                </pic:pic>
              </a:graphicData>
            </a:graphic>
          </wp:inline>
        </w:drawing>
      </w:r>
    </w:p>
    <w:p w14:paraId="74CB190B" w14:textId="77777777" w:rsidR="000829C4" w:rsidRDefault="00000000">
      <w:r>
        <w:rPr>
          <w:rFonts w:hint="eastAsia"/>
        </w:rPr>
        <w:t>准备界面：</w:t>
      </w:r>
    </w:p>
    <w:p w14:paraId="2E8CC3D1" w14:textId="77777777" w:rsidR="000829C4" w:rsidRDefault="00000000">
      <w:r>
        <w:rPr>
          <w:noProof/>
        </w:rPr>
        <w:drawing>
          <wp:inline distT="0" distB="0" distL="114300" distR="114300" wp14:anchorId="69F2E4FA" wp14:editId="264737B1">
            <wp:extent cx="5266690" cy="2331720"/>
            <wp:effectExtent l="0" t="0" r="16510" b="508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pic:cNvPicPr>
                      <a:picLocks noChangeAspect="1"/>
                    </pic:cNvPicPr>
                  </pic:nvPicPr>
                  <pic:blipFill>
                    <a:blip r:embed="rId123"/>
                    <a:stretch>
                      <a:fillRect/>
                    </a:stretch>
                  </pic:blipFill>
                  <pic:spPr>
                    <a:xfrm>
                      <a:off x="0" y="0"/>
                      <a:ext cx="5266690" cy="2331720"/>
                    </a:xfrm>
                    <a:prstGeom prst="rect">
                      <a:avLst/>
                    </a:prstGeom>
                    <a:noFill/>
                    <a:ln>
                      <a:noFill/>
                    </a:ln>
                  </pic:spPr>
                </pic:pic>
              </a:graphicData>
            </a:graphic>
          </wp:inline>
        </w:drawing>
      </w:r>
    </w:p>
    <w:p w14:paraId="6940F679" w14:textId="77777777" w:rsidR="000829C4" w:rsidRDefault="00000000">
      <w:r>
        <w:rPr>
          <w:rFonts w:hint="eastAsia"/>
        </w:rPr>
        <w:t>制表界面：</w:t>
      </w:r>
    </w:p>
    <w:p w14:paraId="7C3C8015" w14:textId="77777777" w:rsidR="000829C4" w:rsidRDefault="00000000">
      <w:r>
        <w:rPr>
          <w:noProof/>
        </w:rPr>
        <w:lastRenderedPageBreak/>
        <w:drawing>
          <wp:inline distT="0" distB="0" distL="114300" distR="114300" wp14:anchorId="15305838" wp14:editId="7AB52ACA">
            <wp:extent cx="5269865" cy="2303780"/>
            <wp:effectExtent l="0" t="0" r="13335" b="7620"/>
            <wp:docPr id="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pic:cNvPicPr>
                      <a:picLocks noChangeAspect="1"/>
                    </pic:cNvPicPr>
                  </pic:nvPicPr>
                  <pic:blipFill>
                    <a:blip r:embed="rId124"/>
                    <a:stretch>
                      <a:fillRect/>
                    </a:stretch>
                  </pic:blipFill>
                  <pic:spPr>
                    <a:xfrm>
                      <a:off x="0" y="0"/>
                      <a:ext cx="5269865" cy="2303780"/>
                    </a:xfrm>
                    <a:prstGeom prst="rect">
                      <a:avLst/>
                    </a:prstGeom>
                    <a:noFill/>
                    <a:ln>
                      <a:noFill/>
                    </a:ln>
                  </pic:spPr>
                </pic:pic>
              </a:graphicData>
            </a:graphic>
          </wp:inline>
        </w:drawing>
      </w:r>
    </w:p>
    <w:p w14:paraId="380A96B2" w14:textId="77777777" w:rsidR="000829C4" w:rsidRDefault="00000000">
      <w:r>
        <w:rPr>
          <w:rFonts w:hint="eastAsia"/>
        </w:rPr>
        <w:t>提交界面：</w:t>
      </w:r>
    </w:p>
    <w:p w14:paraId="09440841" w14:textId="77777777" w:rsidR="000829C4" w:rsidRDefault="00000000">
      <w:r>
        <w:rPr>
          <w:noProof/>
        </w:rPr>
        <w:drawing>
          <wp:inline distT="0" distB="0" distL="114300" distR="114300" wp14:anchorId="13378E68" wp14:editId="555EEB8B">
            <wp:extent cx="5269865" cy="2299335"/>
            <wp:effectExtent l="0" t="0" r="13335" b="12065"/>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125"/>
                    <a:stretch>
                      <a:fillRect/>
                    </a:stretch>
                  </pic:blipFill>
                  <pic:spPr>
                    <a:xfrm>
                      <a:off x="0" y="0"/>
                      <a:ext cx="5269865" cy="2299335"/>
                    </a:xfrm>
                    <a:prstGeom prst="rect">
                      <a:avLst/>
                    </a:prstGeom>
                    <a:noFill/>
                    <a:ln>
                      <a:noFill/>
                    </a:ln>
                  </pic:spPr>
                </pic:pic>
              </a:graphicData>
            </a:graphic>
          </wp:inline>
        </w:drawing>
      </w:r>
    </w:p>
    <w:p w14:paraId="11FD5412" w14:textId="77777777" w:rsidR="000829C4" w:rsidRDefault="00000000">
      <w:r>
        <w:rPr>
          <w:rFonts w:hint="eastAsia"/>
        </w:rPr>
        <w:t>完税界面：</w:t>
      </w:r>
    </w:p>
    <w:p w14:paraId="3E8F01B1" w14:textId="77777777" w:rsidR="000829C4" w:rsidRDefault="00000000">
      <w:r>
        <w:rPr>
          <w:noProof/>
        </w:rPr>
        <w:drawing>
          <wp:inline distT="0" distB="0" distL="114300" distR="114300" wp14:anchorId="357F2371" wp14:editId="697F67C3">
            <wp:extent cx="5264150" cy="2308860"/>
            <wp:effectExtent l="0" t="0" r="19050" b="254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126"/>
                    <a:stretch>
                      <a:fillRect/>
                    </a:stretch>
                  </pic:blipFill>
                  <pic:spPr>
                    <a:xfrm>
                      <a:off x="0" y="0"/>
                      <a:ext cx="5264150" cy="2308860"/>
                    </a:xfrm>
                    <a:prstGeom prst="rect">
                      <a:avLst/>
                    </a:prstGeom>
                    <a:noFill/>
                    <a:ln>
                      <a:noFill/>
                    </a:ln>
                  </pic:spPr>
                </pic:pic>
              </a:graphicData>
            </a:graphic>
          </wp:inline>
        </w:drawing>
      </w:r>
    </w:p>
    <w:p w14:paraId="0F40C443" w14:textId="77777777" w:rsidR="000829C4" w:rsidRDefault="000829C4"/>
    <w:p w14:paraId="42B5F377" w14:textId="77777777" w:rsidR="000829C4" w:rsidRDefault="00000000">
      <w:pPr>
        <w:pStyle w:val="4"/>
      </w:pPr>
      <w:r>
        <w:rPr>
          <w:rFonts w:hint="eastAsia"/>
        </w:rPr>
        <w:lastRenderedPageBreak/>
        <w:t>输入列表</w:t>
      </w:r>
    </w:p>
    <w:p w14:paraId="5949EDC0" w14:textId="77777777" w:rsidR="000829C4" w:rsidRDefault="00000000">
      <w:r>
        <w:rPr>
          <w:rFonts w:hint="eastAsia"/>
        </w:rPr>
        <w:t>查询条件：</w:t>
      </w:r>
    </w:p>
    <w:tbl>
      <w:tblPr>
        <w:tblStyle w:val="ab"/>
        <w:tblW w:w="0" w:type="auto"/>
        <w:tblLook w:val="04A0" w:firstRow="1" w:lastRow="0" w:firstColumn="1" w:lastColumn="0" w:noHBand="0" w:noVBand="1"/>
      </w:tblPr>
      <w:tblGrid>
        <w:gridCol w:w="1247"/>
        <w:gridCol w:w="1163"/>
        <w:gridCol w:w="1260"/>
        <w:gridCol w:w="1393"/>
        <w:gridCol w:w="3233"/>
      </w:tblGrid>
      <w:tr w:rsidR="000829C4" w14:paraId="4D555EDC" w14:textId="77777777">
        <w:tc>
          <w:tcPr>
            <w:tcW w:w="1278" w:type="dxa"/>
            <w:shd w:val="clear" w:color="auto" w:fill="DEEBF6" w:themeFill="accent1" w:themeFillTint="32"/>
          </w:tcPr>
          <w:p w14:paraId="0432D092" w14:textId="77777777" w:rsidR="000829C4" w:rsidRDefault="00000000">
            <w:pPr>
              <w:jc w:val="center"/>
              <w:rPr>
                <w:b/>
                <w:bCs/>
              </w:rPr>
            </w:pPr>
            <w:r>
              <w:rPr>
                <w:rFonts w:hint="eastAsia"/>
                <w:b/>
                <w:bCs/>
              </w:rPr>
              <w:t>字段名称</w:t>
            </w:r>
          </w:p>
        </w:tc>
        <w:tc>
          <w:tcPr>
            <w:tcW w:w="1191" w:type="dxa"/>
            <w:shd w:val="clear" w:color="auto" w:fill="DEEBF6" w:themeFill="accent1" w:themeFillTint="32"/>
          </w:tcPr>
          <w:p w14:paraId="2C782125" w14:textId="77777777" w:rsidR="000829C4" w:rsidRDefault="00000000">
            <w:pPr>
              <w:jc w:val="center"/>
              <w:rPr>
                <w:b/>
                <w:bCs/>
              </w:rPr>
            </w:pPr>
            <w:r>
              <w:rPr>
                <w:rFonts w:hint="eastAsia"/>
                <w:b/>
                <w:bCs/>
              </w:rPr>
              <w:t>字段类型</w:t>
            </w:r>
          </w:p>
        </w:tc>
        <w:tc>
          <w:tcPr>
            <w:tcW w:w="1291" w:type="dxa"/>
            <w:shd w:val="clear" w:color="auto" w:fill="DEEBF6" w:themeFill="accent1" w:themeFillTint="32"/>
          </w:tcPr>
          <w:p w14:paraId="179C5373"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33A0F6F"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456EF90E" w14:textId="77777777" w:rsidR="000829C4" w:rsidRDefault="00000000">
            <w:pPr>
              <w:jc w:val="center"/>
              <w:rPr>
                <w:b/>
                <w:bCs/>
              </w:rPr>
            </w:pPr>
            <w:r>
              <w:rPr>
                <w:rFonts w:hint="eastAsia"/>
                <w:b/>
                <w:bCs/>
              </w:rPr>
              <w:t>备注</w:t>
            </w:r>
          </w:p>
        </w:tc>
      </w:tr>
      <w:tr w:rsidR="000829C4" w14:paraId="4AECEBB3" w14:textId="77777777">
        <w:tc>
          <w:tcPr>
            <w:tcW w:w="1278" w:type="dxa"/>
          </w:tcPr>
          <w:p w14:paraId="5F24F06B" w14:textId="77777777" w:rsidR="000829C4" w:rsidRDefault="00000000">
            <w:r>
              <w:rPr>
                <w:rFonts w:hint="eastAsia"/>
              </w:rPr>
              <w:t>纳税主体</w:t>
            </w:r>
          </w:p>
        </w:tc>
        <w:tc>
          <w:tcPr>
            <w:tcW w:w="1191" w:type="dxa"/>
          </w:tcPr>
          <w:p w14:paraId="27281230" w14:textId="77777777" w:rsidR="000829C4" w:rsidRDefault="00000000">
            <w:pPr>
              <w:jc w:val="center"/>
            </w:pPr>
            <w:r>
              <w:rPr>
                <w:rFonts w:hint="eastAsia"/>
              </w:rPr>
              <w:t>参照</w:t>
            </w:r>
          </w:p>
        </w:tc>
        <w:tc>
          <w:tcPr>
            <w:tcW w:w="1291" w:type="dxa"/>
          </w:tcPr>
          <w:p w14:paraId="474E82B2" w14:textId="77777777" w:rsidR="000829C4" w:rsidRDefault="00000000">
            <w:pPr>
              <w:jc w:val="center"/>
            </w:pPr>
            <w:r>
              <w:rPr>
                <w:rFonts w:hint="eastAsia"/>
              </w:rPr>
              <w:t>手动选择</w:t>
            </w:r>
          </w:p>
        </w:tc>
        <w:tc>
          <w:tcPr>
            <w:tcW w:w="1429" w:type="dxa"/>
          </w:tcPr>
          <w:p w14:paraId="29F8B68A" w14:textId="77777777" w:rsidR="000829C4" w:rsidRDefault="00000000">
            <w:pPr>
              <w:jc w:val="center"/>
            </w:pPr>
            <w:r>
              <w:rPr>
                <w:rFonts w:hint="eastAsia"/>
              </w:rPr>
              <w:t>否</w:t>
            </w:r>
          </w:p>
        </w:tc>
        <w:tc>
          <w:tcPr>
            <w:tcW w:w="3330" w:type="dxa"/>
          </w:tcPr>
          <w:p w14:paraId="457F97BC" w14:textId="77777777" w:rsidR="000829C4" w:rsidRDefault="00000000">
            <w:r>
              <w:rPr>
                <w:rFonts w:hint="eastAsia"/>
              </w:rPr>
              <w:t>参照纳税主体档案</w:t>
            </w:r>
          </w:p>
        </w:tc>
      </w:tr>
      <w:tr w:rsidR="000829C4" w14:paraId="0E5D54BE" w14:textId="77777777">
        <w:tc>
          <w:tcPr>
            <w:tcW w:w="1278" w:type="dxa"/>
          </w:tcPr>
          <w:p w14:paraId="7E1B1B26" w14:textId="77777777" w:rsidR="000829C4" w:rsidRDefault="00000000">
            <w:r>
              <w:rPr>
                <w:rFonts w:hint="eastAsia"/>
              </w:rPr>
              <w:t>申报期间</w:t>
            </w:r>
          </w:p>
        </w:tc>
        <w:tc>
          <w:tcPr>
            <w:tcW w:w="1191" w:type="dxa"/>
          </w:tcPr>
          <w:p w14:paraId="70ED7AEF" w14:textId="77777777" w:rsidR="000829C4" w:rsidRDefault="00000000">
            <w:pPr>
              <w:jc w:val="center"/>
            </w:pPr>
            <w:r>
              <w:rPr>
                <w:rFonts w:hint="eastAsia"/>
              </w:rPr>
              <w:t>参照</w:t>
            </w:r>
          </w:p>
        </w:tc>
        <w:tc>
          <w:tcPr>
            <w:tcW w:w="1291" w:type="dxa"/>
          </w:tcPr>
          <w:p w14:paraId="61922606" w14:textId="77777777" w:rsidR="000829C4" w:rsidRDefault="00000000">
            <w:pPr>
              <w:jc w:val="center"/>
            </w:pPr>
            <w:r>
              <w:rPr>
                <w:rFonts w:hint="eastAsia"/>
              </w:rPr>
              <w:t>手动选择</w:t>
            </w:r>
          </w:p>
        </w:tc>
        <w:tc>
          <w:tcPr>
            <w:tcW w:w="1429" w:type="dxa"/>
          </w:tcPr>
          <w:p w14:paraId="3EC9901E" w14:textId="77777777" w:rsidR="000829C4" w:rsidRDefault="00000000">
            <w:pPr>
              <w:jc w:val="center"/>
            </w:pPr>
            <w:r>
              <w:rPr>
                <w:rFonts w:hint="eastAsia"/>
              </w:rPr>
              <w:t>否</w:t>
            </w:r>
          </w:p>
        </w:tc>
        <w:tc>
          <w:tcPr>
            <w:tcW w:w="3330" w:type="dxa"/>
          </w:tcPr>
          <w:p w14:paraId="55AAA3DE" w14:textId="77777777" w:rsidR="000829C4" w:rsidRDefault="00000000">
            <w:r>
              <w:rPr>
                <w:rFonts w:hint="eastAsia"/>
              </w:rPr>
              <w:t>参照所选纳税主体的消费税申报期间，未选择纳税主体时置灰</w:t>
            </w:r>
          </w:p>
        </w:tc>
      </w:tr>
    </w:tbl>
    <w:p w14:paraId="2D88AF60" w14:textId="77777777" w:rsidR="000829C4" w:rsidRDefault="00000000">
      <w:r>
        <w:rPr>
          <w:rFonts w:hint="eastAsia"/>
        </w:rPr>
        <w:t>列表字段：</w:t>
      </w:r>
    </w:p>
    <w:tbl>
      <w:tblPr>
        <w:tblStyle w:val="ab"/>
        <w:tblW w:w="0" w:type="auto"/>
        <w:tblLook w:val="04A0" w:firstRow="1" w:lastRow="0" w:firstColumn="1" w:lastColumn="0" w:noHBand="0" w:noVBand="1"/>
      </w:tblPr>
      <w:tblGrid>
        <w:gridCol w:w="1236"/>
        <w:gridCol w:w="1153"/>
        <w:gridCol w:w="1249"/>
        <w:gridCol w:w="1380"/>
        <w:gridCol w:w="3278"/>
      </w:tblGrid>
      <w:tr w:rsidR="000829C4" w14:paraId="3075A2D6" w14:textId="77777777">
        <w:tc>
          <w:tcPr>
            <w:tcW w:w="1278" w:type="dxa"/>
            <w:shd w:val="clear" w:color="auto" w:fill="DEEBF6" w:themeFill="accent1" w:themeFillTint="32"/>
          </w:tcPr>
          <w:p w14:paraId="6FBCD21C" w14:textId="77777777" w:rsidR="000829C4" w:rsidRDefault="00000000">
            <w:pPr>
              <w:jc w:val="center"/>
              <w:rPr>
                <w:b/>
                <w:bCs/>
              </w:rPr>
            </w:pPr>
            <w:r>
              <w:rPr>
                <w:rFonts w:hint="eastAsia"/>
                <w:b/>
                <w:bCs/>
              </w:rPr>
              <w:t>字段名称</w:t>
            </w:r>
          </w:p>
        </w:tc>
        <w:tc>
          <w:tcPr>
            <w:tcW w:w="1191" w:type="dxa"/>
            <w:shd w:val="clear" w:color="auto" w:fill="DEEBF6" w:themeFill="accent1" w:themeFillTint="32"/>
          </w:tcPr>
          <w:p w14:paraId="39D56D04" w14:textId="77777777" w:rsidR="000829C4" w:rsidRDefault="00000000">
            <w:pPr>
              <w:jc w:val="center"/>
              <w:rPr>
                <w:b/>
                <w:bCs/>
              </w:rPr>
            </w:pPr>
            <w:r>
              <w:rPr>
                <w:rFonts w:hint="eastAsia"/>
                <w:b/>
                <w:bCs/>
              </w:rPr>
              <w:t>字段类型</w:t>
            </w:r>
          </w:p>
        </w:tc>
        <w:tc>
          <w:tcPr>
            <w:tcW w:w="1291" w:type="dxa"/>
            <w:shd w:val="clear" w:color="auto" w:fill="DEEBF6" w:themeFill="accent1" w:themeFillTint="32"/>
          </w:tcPr>
          <w:p w14:paraId="4BC3FB35"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38890868"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7C1443B0" w14:textId="77777777" w:rsidR="000829C4" w:rsidRDefault="00000000">
            <w:pPr>
              <w:jc w:val="center"/>
              <w:rPr>
                <w:b/>
                <w:bCs/>
              </w:rPr>
            </w:pPr>
            <w:r>
              <w:rPr>
                <w:rFonts w:hint="eastAsia"/>
                <w:b/>
                <w:bCs/>
              </w:rPr>
              <w:t>备注</w:t>
            </w:r>
          </w:p>
        </w:tc>
      </w:tr>
      <w:tr w:rsidR="000829C4" w14:paraId="77C60EDA" w14:textId="77777777">
        <w:tc>
          <w:tcPr>
            <w:tcW w:w="1278" w:type="dxa"/>
          </w:tcPr>
          <w:p w14:paraId="2BF4B4CC" w14:textId="77777777" w:rsidR="000829C4" w:rsidRDefault="00000000">
            <w:r>
              <w:rPr>
                <w:rFonts w:hint="eastAsia"/>
              </w:rPr>
              <w:t>单据编号</w:t>
            </w:r>
          </w:p>
        </w:tc>
        <w:tc>
          <w:tcPr>
            <w:tcW w:w="1191" w:type="dxa"/>
          </w:tcPr>
          <w:p w14:paraId="65C8D3C5" w14:textId="77777777" w:rsidR="000829C4" w:rsidRDefault="00000000">
            <w:pPr>
              <w:jc w:val="center"/>
            </w:pPr>
            <w:r>
              <w:rPr>
                <w:rFonts w:hint="eastAsia"/>
              </w:rPr>
              <w:t>字符</w:t>
            </w:r>
          </w:p>
        </w:tc>
        <w:tc>
          <w:tcPr>
            <w:tcW w:w="1291" w:type="dxa"/>
          </w:tcPr>
          <w:p w14:paraId="6471085A" w14:textId="77777777" w:rsidR="000829C4" w:rsidRDefault="00000000">
            <w:pPr>
              <w:jc w:val="center"/>
            </w:pPr>
            <w:r>
              <w:rPr>
                <w:rFonts w:hint="eastAsia"/>
              </w:rPr>
              <w:t>自动生成</w:t>
            </w:r>
          </w:p>
        </w:tc>
        <w:tc>
          <w:tcPr>
            <w:tcW w:w="1429" w:type="dxa"/>
          </w:tcPr>
          <w:p w14:paraId="5F5A5217" w14:textId="77777777" w:rsidR="000829C4" w:rsidRDefault="00000000">
            <w:pPr>
              <w:jc w:val="center"/>
            </w:pPr>
            <w:r>
              <w:rPr>
                <w:rFonts w:hint="eastAsia"/>
              </w:rPr>
              <w:t>是</w:t>
            </w:r>
          </w:p>
        </w:tc>
        <w:tc>
          <w:tcPr>
            <w:tcW w:w="3330" w:type="dxa"/>
          </w:tcPr>
          <w:p w14:paraId="270C1DB0" w14:textId="77777777" w:rsidR="000829C4" w:rsidRDefault="00000000">
            <w:pPr>
              <w:widowControl/>
              <w:jc w:val="left"/>
            </w:pPr>
            <w:r>
              <w:rPr>
                <w:rFonts w:hint="eastAsia"/>
              </w:rPr>
              <w:t>自动生成，编码规则为</w:t>
            </w:r>
            <w:r>
              <w:rPr>
                <w:rFonts w:hint="eastAsia"/>
              </w:rPr>
              <w:t>XFSJSSB</w:t>
            </w:r>
          </w:p>
          <w:p w14:paraId="16DBC0E8" w14:textId="77777777" w:rsidR="000829C4" w:rsidRDefault="00000000">
            <w:pPr>
              <w:widowControl/>
              <w:jc w:val="left"/>
            </w:pPr>
            <w:r>
              <w:rPr>
                <w:rFonts w:ascii="Times New Roman" w:eastAsia="楷体" w:hint="eastAsia"/>
              </w:rPr>
              <w:t>+</w:t>
            </w:r>
            <w:r>
              <w:rPr>
                <w:rFonts w:hint="eastAsia"/>
              </w:rPr>
              <w:t>日期</w:t>
            </w:r>
            <w:r>
              <w:rPr>
                <w:rFonts w:hint="eastAsia"/>
              </w:rPr>
              <w:t>+</w:t>
            </w:r>
            <w:r>
              <w:rPr>
                <w:rFonts w:hint="eastAsia"/>
              </w:rPr>
              <w:t>序号，如</w:t>
            </w:r>
            <w:r>
              <w:rPr>
                <w:rFonts w:hint="eastAsia"/>
              </w:rPr>
              <w:t>XFSJSSB2021011300001</w:t>
            </w:r>
          </w:p>
          <w:p w14:paraId="07844134"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0CE265C9" w14:textId="77777777">
        <w:tc>
          <w:tcPr>
            <w:tcW w:w="1278" w:type="dxa"/>
          </w:tcPr>
          <w:p w14:paraId="0434AC6C" w14:textId="77777777" w:rsidR="000829C4" w:rsidRDefault="00000000">
            <w:r>
              <w:rPr>
                <w:rFonts w:hint="eastAsia"/>
              </w:rPr>
              <w:t>纳税主体</w:t>
            </w:r>
          </w:p>
        </w:tc>
        <w:tc>
          <w:tcPr>
            <w:tcW w:w="1191" w:type="dxa"/>
          </w:tcPr>
          <w:p w14:paraId="73C75C03" w14:textId="77777777" w:rsidR="000829C4" w:rsidRDefault="00000000">
            <w:pPr>
              <w:jc w:val="center"/>
            </w:pPr>
            <w:r>
              <w:rPr>
                <w:rFonts w:hint="eastAsia"/>
              </w:rPr>
              <w:t>参照</w:t>
            </w:r>
          </w:p>
        </w:tc>
        <w:tc>
          <w:tcPr>
            <w:tcW w:w="1291" w:type="dxa"/>
          </w:tcPr>
          <w:p w14:paraId="4221C272" w14:textId="77777777" w:rsidR="000829C4" w:rsidRDefault="00000000">
            <w:pPr>
              <w:jc w:val="center"/>
            </w:pPr>
            <w:r>
              <w:rPr>
                <w:rFonts w:hint="eastAsia"/>
              </w:rPr>
              <w:t>手动选择</w:t>
            </w:r>
          </w:p>
        </w:tc>
        <w:tc>
          <w:tcPr>
            <w:tcW w:w="1429" w:type="dxa"/>
          </w:tcPr>
          <w:p w14:paraId="242D63DC" w14:textId="77777777" w:rsidR="000829C4" w:rsidRDefault="00000000">
            <w:pPr>
              <w:jc w:val="center"/>
            </w:pPr>
            <w:r>
              <w:rPr>
                <w:rFonts w:hint="eastAsia"/>
              </w:rPr>
              <w:t>是</w:t>
            </w:r>
          </w:p>
        </w:tc>
        <w:tc>
          <w:tcPr>
            <w:tcW w:w="3330" w:type="dxa"/>
          </w:tcPr>
          <w:p w14:paraId="7C5CBD98" w14:textId="77777777" w:rsidR="000829C4" w:rsidRDefault="00000000">
            <w:r>
              <w:rPr>
                <w:rFonts w:hint="eastAsia"/>
              </w:rPr>
              <w:t>参照纳税主体档案</w:t>
            </w:r>
          </w:p>
        </w:tc>
      </w:tr>
      <w:tr w:rsidR="000829C4" w14:paraId="528DD9CE" w14:textId="77777777">
        <w:tc>
          <w:tcPr>
            <w:tcW w:w="1278" w:type="dxa"/>
          </w:tcPr>
          <w:p w14:paraId="64678358" w14:textId="77777777" w:rsidR="000829C4" w:rsidRDefault="00000000">
            <w:r>
              <w:rPr>
                <w:rFonts w:hint="eastAsia"/>
              </w:rPr>
              <w:t>缴纳方式</w:t>
            </w:r>
          </w:p>
        </w:tc>
        <w:tc>
          <w:tcPr>
            <w:tcW w:w="1191" w:type="dxa"/>
          </w:tcPr>
          <w:p w14:paraId="7226B111" w14:textId="77777777" w:rsidR="000829C4" w:rsidRDefault="00000000">
            <w:pPr>
              <w:jc w:val="center"/>
            </w:pPr>
            <w:r>
              <w:rPr>
                <w:rFonts w:hint="eastAsia"/>
              </w:rPr>
              <w:t>字符</w:t>
            </w:r>
          </w:p>
        </w:tc>
        <w:tc>
          <w:tcPr>
            <w:tcW w:w="1291" w:type="dxa"/>
          </w:tcPr>
          <w:p w14:paraId="5163BACE" w14:textId="77777777" w:rsidR="000829C4" w:rsidRDefault="00000000">
            <w:pPr>
              <w:jc w:val="center"/>
            </w:pPr>
            <w:r>
              <w:rPr>
                <w:rFonts w:hint="eastAsia"/>
              </w:rPr>
              <w:t>自动带出</w:t>
            </w:r>
          </w:p>
        </w:tc>
        <w:tc>
          <w:tcPr>
            <w:tcW w:w="1429" w:type="dxa"/>
          </w:tcPr>
          <w:p w14:paraId="7A0264BF" w14:textId="77777777" w:rsidR="000829C4" w:rsidRDefault="00000000">
            <w:pPr>
              <w:jc w:val="center"/>
            </w:pPr>
            <w:r>
              <w:rPr>
                <w:rFonts w:hint="eastAsia"/>
              </w:rPr>
              <w:t>是</w:t>
            </w:r>
          </w:p>
        </w:tc>
        <w:tc>
          <w:tcPr>
            <w:tcW w:w="3330" w:type="dxa"/>
          </w:tcPr>
          <w:p w14:paraId="48DFF384" w14:textId="77777777" w:rsidR="000829C4" w:rsidRDefault="00000000">
            <w:r>
              <w:rPr>
                <w:rFonts w:hint="eastAsia"/>
              </w:rPr>
              <w:t>自动带出纳税主体管理税种核定中该纳税主体消费税的缴纳方式</w:t>
            </w:r>
          </w:p>
        </w:tc>
      </w:tr>
      <w:tr w:rsidR="000829C4" w14:paraId="16149555" w14:textId="77777777">
        <w:tc>
          <w:tcPr>
            <w:tcW w:w="1278" w:type="dxa"/>
          </w:tcPr>
          <w:p w14:paraId="26E99F49" w14:textId="77777777" w:rsidR="000829C4" w:rsidRDefault="00000000">
            <w:r>
              <w:rPr>
                <w:rFonts w:hint="eastAsia"/>
              </w:rPr>
              <w:t>纳税期间</w:t>
            </w:r>
          </w:p>
        </w:tc>
        <w:tc>
          <w:tcPr>
            <w:tcW w:w="1191" w:type="dxa"/>
          </w:tcPr>
          <w:p w14:paraId="6B907920" w14:textId="77777777" w:rsidR="000829C4" w:rsidRDefault="00000000">
            <w:pPr>
              <w:jc w:val="center"/>
            </w:pPr>
            <w:r>
              <w:rPr>
                <w:rFonts w:hint="eastAsia"/>
              </w:rPr>
              <w:t>参照</w:t>
            </w:r>
          </w:p>
        </w:tc>
        <w:tc>
          <w:tcPr>
            <w:tcW w:w="1291" w:type="dxa"/>
          </w:tcPr>
          <w:p w14:paraId="2083B704" w14:textId="77777777" w:rsidR="000829C4" w:rsidRDefault="00000000">
            <w:pPr>
              <w:jc w:val="center"/>
            </w:pPr>
            <w:r>
              <w:rPr>
                <w:rFonts w:hint="eastAsia"/>
              </w:rPr>
              <w:t>手动选择</w:t>
            </w:r>
          </w:p>
        </w:tc>
        <w:tc>
          <w:tcPr>
            <w:tcW w:w="1429" w:type="dxa"/>
          </w:tcPr>
          <w:p w14:paraId="7810C7A0" w14:textId="77777777" w:rsidR="000829C4" w:rsidRDefault="00000000">
            <w:pPr>
              <w:jc w:val="center"/>
            </w:pPr>
            <w:r>
              <w:rPr>
                <w:rFonts w:hint="eastAsia"/>
              </w:rPr>
              <w:t>是</w:t>
            </w:r>
          </w:p>
        </w:tc>
        <w:tc>
          <w:tcPr>
            <w:tcW w:w="3330" w:type="dxa"/>
          </w:tcPr>
          <w:p w14:paraId="36C747A7" w14:textId="77777777" w:rsidR="000829C4" w:rsidRDefault="00000000">
            <w:r>
              <w:rPr>
                <w:rFonts w:hint="eastAsia"/>
              </w:rPr>
              <w:t>参照所选纳税主体的消费税申报期间。</w:t>
            </w:r>
          </w:p>
        </w:tc>
      </w:tr>
      <w:tr w:rsidR="000829C4" w14:paraId="01BD3A3A" w14:textId="77777777">
        <w:tc>
          <w:tcPr>
            <w:tcW w:w="1278" w:type="dxa"/>
          </w:tcPr>
          <w:p w14:paraId="2EB1922E" w14:textId="77777777" w:rsidR="000829C4" w:rsidRDefault="00000000">
            <w:r>
              <w:rPr>
                <w:rFonts w:hint="eastAsia"/>
              </w:rPr>
              <w:t>申报类型</w:t>
            </w:r>
          </w:p>
        </w:tc>
        <w:tc>
          <w:tcPr>
            <w:tcW w:w="1191" w:type="dxa"/>
          </w:tcPr>
          <w:p w14:paraId="6D41C04E" w14:textId="77777777" w:rsidR="000829C4" w:rsidRDefault="00000000">
            <w:pPr>
              <w:jc w:val="center"/>
            </w:pPr>
            <w:r>
              <w:rPr>
                <w:rFonts w:hint="eastAsia"/>
              </w:rPr>
              <w:t>枚举</w:t>
            </w:r>
          </w:p>
        </w:tc>
        <w:tc>
          <w:tcPr>
            <w:tcW w:w="1291" w:type="dxa"/>
          </w:tcPr>
          <w:p w14:paraId="0E7B6920" w14:textId="77777777" w:rsidR="000829C4" w:rsidRDefault="00000000">
            <w:pPr>
              <w:jc w:val="center"/>
            </w:pPr>
            <w:r>
              <w:rPr>
                <w:rFonts w:hint="eastAsia"/>
              </w:rPr>
              <w:t>手动选择</w:t>
            </w:r>
          </w:p>
        </w:tc>
        <w:tc>
          <w:tcPr>
            <w:tcW w:w="1429" w:type="dxa"/>
          </w:tcPr>
          <w:p w14:paraId="2F7C9C9C" w14:textId="77777777" w:rsidR="000829C4" w:rsidRDefault="00000000">
            <w:pPr>
              <w:jc w:val="center"/>
            </w:pPr>
            <w:r>
              <w:rPr>
                <w:rFonts w:hint="eastAsia"/>
              </w:rPr>
              <w:t>是</w:t>
            </w:r>
          </w:p>
        </w:tc>
        <w:tc>
          <w:tcPr>
            <w:tcW w:w="3330" w:type="dxa"/>
          </w:tcPr>
          <w:p w14:paraId="5A90D80C" w14:textId="77777777" w:rsidR="000829C4" w:rsidRDefault="00000000">
            <w:r>
              <w:rPr>
                <w:rFonts w:hint="eastAsia"/>
              </w:rPr>
              <w:t>正常申报</w:t>
            </w:r>
            <w:r>
              <w:rPr>
                <w:rFonts w:hint="eastAsia"/>
                <w:strike/>
              </w:rPr>
              <w:t>\</w:t>
            </w:r>
            <w:r>
              <w:rPr>
                <w:rFonts w:hint="eastAsia"/>
                <w:strike/>
              </w:rPr>
              <w:t>重申报</w:t>
            </w:r>
            <w:r>
              <w:rPr>
                <w:rFonts w:hint="eastAsia"/>
                <w:strike/>
              </w:rPr>
              <w:t>\</w:t>
            </w:r>
            <w:r>
              <w:rPr>
                <w:rFonts w:hint="eastAsia"/>
                <w:strike/>
              </w:rPr>
              <w:t>更正申报</w:t>
            </w:r>
          </w:p>
        </w:tc>
      </w:tr>
      <w:tr w:rsidR="000829C4" w14:paraId="076EBD23" w14:textId="77777777">
        <w:tc>
          <w:tcPr>
            <w:tcW w:w="1278" w:type="dxa"/>
          </w:tcPr>
          <w:p w14:paraId="536F6BD5" w14:textId="77777777" w:rsidR="000829C4" w:rsidRDefault="00000000">
            <w:r>
              <w:rPr>
                <w:rFonts w:hint="eastAsia"/>
              </w:rPr>
              <w:t>限缴日期</w:t>
            </w:r>
          </w:p>
        </w:tc>
        <w:tc>
          <w:tcPr>
            <w:tcW w:w="1191" w:type="dxa"/>
          </w:tcPr>
          <w:p w14:paraId="74889D06" w14:textId="77777777" w:rsidR="000829C4" w:rsidRDefault="00000000">
            <w:pPr>
              <w:jc w:val="center"/>
            </w:pPr>
            <w:r>
              <w:rPr>
                <w:rFonts w:hint="eastAsia"/>
              </w:rPr>
              <w:t>字符</w:t>
            </w:r>
          </w:p>
        </w:tc>
        <w:tc>
          <w:tcPr>
            <w:tcW w:w="1291" w:type="dxa"/>
          </w:tcPr>
          <w:p w14:paraId="37FCED6F" w14:textId="77777777" w:rsidR="000829C4" w:rsidRDefault="00000000">
            <w:pPr>
              <w:jc w:val="center"/>
            </w:pPr>
            <w:r>
              <w:rPr>
                <w:rFonts w:hint="eastAsia"/>
              </w:rPr>
              <w:t>自动带出</w:t>
            </w:r>
          </w:p>
        </w:tc>
        <w:tc>
          <w:tcPr>
            <w:tcW w:w="1429" w:type="dxa"/>
          </w:tcPr>
          <w:p w14:paraId="7D2D97B5" w14:textId="77777777" w:rsidR="000829C4" w:rsidRDefault="00000000">
            <w:pPr>
              <w:jc w:val="center"/>
            </w:pPr>
            <w:r>
              <w:rPr>
                <w:rFonts w:hint="eastAsia"/>
              </w:rPr>
              <w:t>否</w:t>
            </w:r>
          </w:p>
        </w:tc>
        <w:tc>
          <w:tcPr>
            <w:tcW w:w="3330" w:type="dxa"/>
          </w:tcPr>
          <w:p w14:paraId="5921F988" w14:textId="77777777" w:rsidR="000829C4" w:rsidRDefault="00000000">
            <w:r>
              <w:rPr>
                <w:rFonts w:hint="eastAsia"/>
              </w:rPr>
              <w:t>自动带出纳税期间对应的限缴日期。不可编辑</w:t>
            </w:r>
          </w:p>
        </w:tc>
      </w:tr>
      <w:tr w:rsidR="000829C4" w14:paraId="4B8188F7" w14:textId="77777777">
        <w:tc>
          <w:tcPr>
            <w:tcW w:w="1278" w:type="dxa"/>
          </w:tcPr>
          <w:p w14:paraId="3E5A9C51" w14:textId="77777777" w:rsidR="000829C4" w:rsidRDefault="00000000">
            <w:r>
              <w:rPr>
                <w:rFonts w:hint="eastAsia"/>
              </w:rPr>
              <w:t>申报状态</w:t>
            </w:r>
          </w:p>
        </w:tc>
        <w:tc>
          <w:tcPr>
            <w:tcW w:w="1191" w:type="dxa"/>
          </w:tcPr>
          <w:p w14:paraId="352B9689" w14:textId="77777777" w:rsidR="000829C4" w:rsidRDefault="00000000">
            <w:pPr>
              <w:jc w:val="center"/>
            </w:pPr>
            <w:r>
              <w:rPr>
                <w:rFonts w:hint="eastAsia"/>
              </w:rPr>
              <w:t>字符</w:t>
            </w:r>
          </w:p>
        </w:tc>
        <w:tc>
          <w:tcPr>
            <w:tcW w:w="1291" w:type="dxa"/>
          </w:tcPr>
          <w:p w14:paraId="643AC7B4" w14:textId="77777777" w:rsidR="000829C4" w:rsidRDefault="00000000">
            <w:pPr>
              <w:jc w:val="center"/>
            </w:pPr>
            <w:r>
              <w:rPr>
                <w:rFonts w:hint="eastAsia"/>
              </w:rPr>
              <w:t>自动带出</w:t>
            </w:r>
          </w:p>
        </w:tc>
        <w:tc>
          <w:tcPr>
            <w:tcW w:w="1429" w:type="dxa"/>
          </w:tcPr>
          <w:p w14:paraId="3E0C3E99" w14:textId="77777777" w:rsidR="000829C4" w:rsidRDefault="00000000">
            <w:pPr>
              <w:jc w:val="center"/>
            </w:pPr>
            <w:r>
              <w:rPr>
                <w:rFonts w:hint="eastAsia"/>
              </w:rPr>
              <w:t>是</w:t>
            </w:r>
          </w:p>
        </w:tc>
        <w:tc>
          <w:tcPr>
            <w:tcW w:w="3330" w:type="dxa"/>
          </w:tcPr>
          <w:p w14:paraId="76CA573C" w14:textId="77777777" w:rsidR="000829C4" w:rsidRDefault="00000000">
            <w:r>
              <w:rPr>
                <w:rFonts w:hint="eastAsia"/>
              </w:rPr>
              <w:t>未制表</w:t>
            </w:r>
            <w:r>
              <w:rPr>
                <w:rFonts w:hint="eastAsia"/>
              </w:rPr>
              <w:t>\</w:t>
            </w:r>
            <w:r>
              <w:rPr>
                <w:rFonts w:hint="eastAsia"/>
              </w:rPr>
              <w:t>已制表</w:t>
            </w:r>
            <w:r>
              <w:rPr>
                <w:rFonts w:hint="eastAsia"/>
              </w:rPr>
              <w:t>\</w:t>
            </w:r>
            <w:r>
              <w:rPr>
                <w:rFonts w:hint="eastAsia"/>
              </w:rPr>
              <w:t>已提交</w:t>
            </w:r>
            <w:r>
              <w:rPr>
                <w:rFonts w:hint="eastAsia"/>
              </w:rPr>
              <w:t>\</w:t>
            </w:r>
            <w:r>
              <w:rPr>
                <w:rFonts w:hint="eastAsia"/>
              </w:rPr>
              <w:t>审批中</w:t>
            </w:r>
            <w:r>
              <w:rPr>
                <w:rFonts w:hint="eastAsia"/>
              </w:rPr>
              <w:t>\</w:t>
            </w:r>
            <w:r>
              <w:rPr>
                <w:rFonts w:hint="eastAsia"/>
              </w:rPr>
              <w:t>已审批</w:t>
            </w:r>
            <w:r>
              <w:rPr>
                <w:rFonts w:hint="eastAsia"/>
              </w:rPr>
              <w:t>\</w:t>
            </w:r>
            <w:r>
              <w:rPr>
                <w:rFonts w:hint="eastAsia"/>
              </w:rPr>
              <w:t>已完税，默认未制表。不可编辑</w:t>
            </w:r>
          </w:p>
        </w:tc>
      </w:tr>
      <w:tr w:rsidR="000829C4" w14:paraId="39D89B1A" w14:textId="77777777">
        <w:tc>
          <w:tcPr>
            <w:tcW w:w="1278" w:type="dxa"/>
          </w:tcPr>
          <w:p w14:paraId="4370426C" w14:textId="77777777" w:rsidR="000829C4" w:rsidRDefault="00000000">
            <w:r>
              <w:rPr>
                <w:rFonts w:hint="eastAsia"/>
              </w:rPr>
              <w:t>申报金额</w:t>
            </w:r>
          </w:p>
        </w:tc>
        <w:tc>
          <w:tcPr>
            <w:tcW w:w="1191" w:type="dxa"/>
          </w:tcPr>
          <w:p w14:paraId="44B10925" w14:textId="77777777" w:rsidR="000829C4" w:rsidRDefault="00000000">
            <w:pPr>
              <w:jc w:val="center"/>
            </w:pPr>
            <w:r>
              <w:rPr>
                <w:rFonts w:hint="eastAsia"/>
              </w:rPr>
              <w:t>数值</w:t>
            </w:r>
          </w:p>
        </w:tc>
        <w:tc>
          <w:tcPr>
            <w:tcW w:w="1291" w:type="dxa"/>
          </w:tcPr>
          <w:p w14:paraId="56B89719" w14:textId="77777777" w:rsidR="000829C4" w:rsidRDefault="00000000">
            <w:pPr>
              <w:jc w:val="center"/>
            </w:pPr>
            <w:r>
              <w:rPr>
                <w:rFonts w:hint="eastAsia"/>
              </w:rPr>
              <w:t>自动带出</w:t>
            </w:r>
          </w:p>
        </w:tc>
        <w:tc>
          <w:tcPr>
            <w:tcW w:w="1429" w:type="dxa"/>
          </w:tcPr>
          <w:p w14:paraId="02897EF1" w14:textId="77777777" w:rsidR="000829C4" w:rsidRDefault="00000000">
            <w:pPr>
              <w:jc w:val="center"/>
            </w:pPr>
            <w:r>
              <w:rPr>
                <w:rFonts w:hint="eastAsia"/>
              </w:rPr>
              <w:t>否</w:t>
            </w:r>
          </w:p>
        </w:tc>
        <w:tc>
          <w:tcPr>
            <w:tcW w:w="3330" w:type="dxa"/>
          </w:tcPr>
          <w:p w14:paraId="6FD78365" w14:textId="77777777" w:rsidR="000829C4" w:rsidRDefault="00000000">
            <w:r>
              <w:rPr>
                <w:rFonts w:hint="eastAsia"/>
                <w:szCs w:val="21"/>
              </w:rPr>
              <w:t>完税确认后自动反写，默认</w:t>
            </w:r>
            <w:r>
              <w:rPr>
                <w:rFonts w:hint="eastAsia"/>
                <w:szCs w:val="21"/>
              </w:rPr>
              <w:t>=</w:t>
            </w:r>
            <w:r>
              <w:rPr>
                <w:rFonts w:hint="eastAsia"/>
                <w:szCs w:val="21"/>
              </w:rPr>
              <w:t>消费税申报金额，不可编辑</w:t>
            </w:r>
          </w:p>
        </w:tc>
      </w:tr>
      <w:tr w:rsidR="000829C4" w14:paraId="79B83F4F" w14:textId="77777777">
        <w:tc>
          <w:tcPr>
            <w:tcW w:w="1278" w:type="dxa"/>
          </w:tcPr>
          <w:p w14:paraId="45C30418" w14:textId="77777777" w:rsidR="000829C4" w:rsidRDefault="00000000">
            <w:r>
              <w:rPr>
                <w:rFonts w:hint="eastAsia"/>
              </w:rPr>
              <w:t>实缴金额</w:t>
            </w:r>
          </w:p>
        </w:tc>
        <w:tc>
          <w:tcPr>
            <w:tcW w:w="1191" w:type="dxa"/>
          </w:tcPr>
          <w:p w14:paraId="6580E9C7" w14:textId="77777777" w:rsidR="000829C4" w:rsidRDefault="00000000">
            <w:pPr>
              <w:jc w:val="center"/>
            </w:pPr>
            <w:r>
              <w:rPr>
                <w:rFonts w:hint="eastAsia"/>
              </w:rPr>
              <w:t>数值</w:t>
            </w:r>
          </w:p>
        </w:tc>
        <w:tc>
          <w:tcPr>
            <w:tcW w:w="1291" w:type="dxa"/>
          </w:tcPr>
          <w:p w14:paraId="1D956810" w14:textId="77777777" w:rsidR="000829C4" w:rsidRDefault="00000000">
            <w:pPr>
              <w:jc w:val="center"/>
            </w:pPr>
            <w:r>
              <w:rPr>
                <w:rFonts w:hint="eastAsia"/>
              </w:rPr>
              <w:t>自动带出</w:t>
            </w:r>
          </w:p>
        </w:tc>
        <w:tc>
          <w:tcPr>
            <w:tcW w:w="1429" w:type="dxa"/>
          </w:tcPr>
          <w:p w14:paraId="07C5EF74" w14:textId="77777777" w:rsidR="000829C4" w:rsidRDefault="00000000">
            <w:pPr>
              <w:jc w:val="center"/>
            </w:pPr>
            <w:r>
              <w:rPr>
                <w:rFonts w:hint="eastAsia"/>
              </w:rPr>
              <w:t>否</w:t>
            </w:r>
          </w:p>
        </w:tc>
        <w:tc>
          <w:tcPr>
            <w:tcW w:w="3330" w:type="dxa"/>
          </w:tcPr>
          <w:p w14:paraId="4F7FED1D" w14:textId="77777777" w:rsidR="000829C4" w:rsidRDefault="00000000">
            <w:r>
              <w:rPr>
                <w:rFonts w:hint="eastAsia"/>
                <w:szCs w:val="21"/>
              </w:rPr>
              <w:t>完税确认后自动反写，默认</w:t>
            </w:r>
            <w:r>
              <w:rPr>
                <w:rFonts w:hint="eastAsia"/>
                <w:szCs w:val="21"/>
              </w:rPr>
              <w:t>=</w:t>
            </w:r>
            <w:r>
              <w:rPr>
                <w:rFonts w:hint="eastAsia"/>
                <w:szCs w:val="21"/>
              </w:rPr>
              <w:t>消费税实缴金额，不可编辑</w:t>
            </w:r>
          </w:p>
        </w:tc>
      </w:tr>
      <w:tr w:rsidR="000829C4" w14:paraId="13846320" w14:textId="77777777">
        <w:tc>
          <w:tcPr>
            <w:tcW w:w="1278" w:type="dxa"/>
          </w:tcPr>
          <w:p w14:paraId="2C61A85F" w14:textId="77777777" w:rsidR="000829C4" w:rsidRDefault="00000000">
            <w:r>
              <w:rPr>
                <w:rFonts w:hint="eastAsia"/>
              </w:rPr>
              <w:lastRenderedPageBreak/>
              <w:t>城市建设维护税申报金额</w:t>
            </w:r>
          </w:p>
        </w:tc>
        <w:tc>
          <w:tcPr>
            <w:tcW w:w="1191" w:type="dxa"/>
          </w:tcPr>
          <w:p w14:paraId="398502ED" w14:textId="77777777" w:rsidR="000829C4" w:rsidRDefault="00000000">
            <w:pPr>
              <w:jc w:val="center"/>
            </w:pPr>
            <w:r>
              <w:rPr>
                <w:rFonts w:hint="eastAsia"/>
              </w:rPr>
              <w:t>数值</w:t>
            </w:r>
          </w:p>
        </w:tc>
        <w:tc>
          <w:tcPr>
            <w:tcW w:w="1291" w:type="dxa"/>
          </w:tcPr>
          <w:p w14:paraId="3ECE23B3" w14:textId="77777777" w:rsidR="000829C4" w:rsidRDefault="00000000">
            <w:pPr>
              <w:jc w:val="center"/>
            </w:pPr>
            <w:r>
              <w:rPr>
                <w:rFonts w:hint="eastAsia"/>
              </w:rPr>
              <w:t>自动带出</w:t>
            </w:r>
          </w:p>
        </w:tc>
        <w:tc>
          <w:tcPr>
            <w:tcW w:w="1429" w:type="dxa"/>
          </w:tcPr>
          <w:p w14:paraId="053C6F8F" w14:textId="77777777" w:rsidR="000829C4" w:rsidRDefault="00000000">
            <w:pPr>
              <w:jc w:val="center"/>
            </w:pPr>
            <w:r>
              <w:rPr>
                <w:rFonts w:hint="eastAsia"/>
              </w:rPr>
              <w:t>否</w:t>
            </w:r>
          </w:p>
        </w:tc>
        <w:tc>
          <w:tcPr>
            <w:tcW w:w="3330" w:type="dxa"/>
          </w:tcPr>
          <w:p w14:paraId="7A907924" w14:textId="77777777" w:rsidR="000829C4" w:rsidRDefault="00000000">
            <w:r>
              <w:rPr>
                <w:rFonts w:hint="eastAsia"/>
                <w:szCs w:val="21"/>
              </w:rPr>
              <w:t>完税确认后自动反写，默认</w:t>
            </w:r>
            <w:r>
              <w:rPr>
                <w:rFonts w:hint="eastAsia"/>
                <w:szCs w:val="21"/>
              </w:rPr>
              <w:t>=</w:t>
            </w:r>
            <w:r>
              <w:rPr>
                <w:rFonts w:hint="eastAsia"/>
              </w:rPr>
              <w:t>城市建设维护税</w:t>
            </w:r>
            <w:r>
              <w:rPr>
                <w:rFonts w:hint="eastAsia"/>
                <w:szCs w:val="21"/>
              </w:rPr>
              <w:t>申报金额，不可编辑</w:t>
            </w:r>
          </w:p>
        </w:tc>
      </w:tr>
      <w:tr w:rsidR="000829C4" w14:paraId="56BF984C" w14:textId="77777777">
        <w:tc>
          <w:tcPr>
            <w:tcW w:w="1278" w:type="dxa"/>
          </w:tcPr>
          <w:p w14:paraId="58DB7EA4" w14:textId="77777777" w:rsidR="000829C4" w:rsidRDefault="00000000">
            <w:r>
              <w:rPr>
                <w:rFonts w:hint="eastAsia"/>
              </w:rPr>
              <w:t>城市建设维护税实缴金额</w:t>
            </w:r>
          </w:p>
        </w:tc>
        <w:tc>
          <w:tcPr>
            <w:tcW w:w="1191" w:type="dxa"/>
          </w:tcPr>
          <w:p w14:paraId="7796465F" w14:textId="77777777" w:rsidR="000829C4" w:rsidRDefault="00000000">
            <w:pPr>
              <w:jc w:val="center"/>
            </w:pPr>
            <w:r>
              <w:rPr>
                <w:rFonts w:hint="eastAsia"/>
              </w:rPr>
              <w:t>数值</w:t>
            </w:r>
          </w:p>
        </w:tc>
        <w:tc>
          <w:tcPr>
            <w:tcW w:w="1291" w:type="dxa"/>
          </w:tcPr>
          <w:p w14:paraId="5B16A0D2" w14:textId="77777777" w:rsidR="000829C4" w:rsidRDefault="00000000">
            <w:pPr>
              <w:jc w:val="center"/>
            </w:pPr>
            <w:r>
              <w:rPr>
                <w:rFonts w:hint="eastAsia"/>
              </w:rPr>
              <w:t>自动带出</w:t>
            </w:r>
          </w:p>
        </w:tc>
        <w:tc>
          <w:tcPr>
            <w:tcW w:w="1429" w:type="dxa"/>
          </w:tcPr>
          <w:p w14:paraId="0E24914D" w14:textId="77777777" w:rsidR="000829C4" w:rsidRDefault="00000000">
            <w:pPr>
              <w:jc w:val="center"/>
            </w:pPr>
            <w:r>
              <w:rPr>
                <w:rFonts w:hint="eastAsia"/>
              </w:rPr>
              <w:t>否</w:t>
            </w:r>
          </w:p>
        </w:tc>
        <w:tc>
          <w:tcPr>
            <w:tcW w:w="3330" w:type="dxa"/>
          </w:tcPr>
          <w:p w14:paraId="2BE6F7DD" w14:textId="77777777" w:rsidR="000829C4" w:rsidRDefault="00000000">
            <w:r>
              <w:rPr>
                <w:rFonts w:hint="eastAsia"/>
                <w:szCs w:val="21"/>
              </w:rPr>
              <w:t>完税确认后自动反写，默认</w:t>
            </w:r>
            <w:r>
              <w:rPr>
                <w:rFonts w:hint="eastAsia"/>
                <w:szCs w:val="21"/>
              </w:rPr>
              <w:t>=</w:t>
            </w:r>
            <w:r>
              <w:rPr>
                <w:rFonts w:hint="eastAsia"/>
              </w:rPr>
              <w:t>城市建设维护税</w:t>
            </w:r>
            <w:r>
              <w:rPr>
                <w:rFonts w:hint="eastAsia"/>
                <w:szCs w:val="21"/>
              </w:rPr>
              <w:t>实缴金额，不可编辑</w:t>
            </w:r>
          </w:p>
        </w:tc>
      </w:tr>
      <w:tr w:rsidR="000829C4" w14:paraId="56B0CF13" w14:textId="77777777">
        <w:tc>
          <w:tcPr>
            <w:tcW w:w="1278" w:type="dxa"/>
          </w:tcPr>
          <w:p w14:paraId="0F429299" w14:textId="77777777" w:rsidR="000829C4" w:rsidRDefault="00000000">
            <w:r>
              <w:rPr>
                <w:rFonts w:hint="eastAsia"/>
              </w:rPr>
              <w:t>教育费附加申报金额</w:t>
            </w:r>
          </w:p>
        </w:tc>
        <w:tc>
          <w:tcPr>
            <w:tcW w:w="1191" w:type="dxa"/>
          </w:tcPr>
          <w:p w14:paraId="07FEBC25" w14:textId="77777777" w:rsidR="000829C4" w:rsidRDefault="00000000">
            <w:pPr>
              <w:jc w:val="center"/>
            </w:pPr>
            <w:r>
              <w:rPr>
                <w:rFonts w:hint="eastAsia"/>
              </w:rPr>
              <w:t>数值</w:t>
            </w:r>
          </w:p>
        </w:tc>
        <w:tc>
          <w:tcPr>
            <w:tcW w:w="1291" w:type="dxa"/>
          </w:tcPr>
          <w:p w14:paraId="528492A2" w14:textId="77777777" w:rsidR="000829C4" w:rsidRDefault="00000000">
            <w:pPr>
              <w:jc w:val="center"/>
            </w:pPr>
            <w:r>
              <w:rPr>
                <w:rFonts w:hint="eastAsia"/>
              </w:rPr>
              <w:t>自动带出</w:t>
            </w:r>
          </w:p>
        </w:tc>
        <w:tc>
          <w:tcPr>
            <w:tcW w:w="1429" w:type="dxa"/>
          </w:tcPr>
          <w:p w14:paraId="42FA3DB9" w14:textId="77777777" w:rsidR="000829C4" w:rsidRDefault="00000000">
            <w:pPr>
              <w:jc w:val="center"/>
            </w:pPr>
            <w:r>
              <w:rPr>
                <w:rFonts w:hint="eastAsia"/>
              </w:rPr>
              <w:t>否</w:t>
            </w:r>
          </w:p>
        </w:tc>
        <w:tc>
          <w:tcPr>
            <w:tcW w:w="3330" w:type="dxa"/>
          </w:tcPr>
          <w:p w14:paraId="151EB920" w14:textId="77777777" w:rsidR="000829C4" w:rsidRDefault="00000000">
            <w:r>
              <w:rPr>
                <w:rFonts w:hint="eastAsia"/>
                <w:szCs w:val="21"/>
              </w:rPr>
              <w:t>完税确认后自动反写，默认</w:t>
            </w:r>
            <w:r>
              <w:rPr>
                <w:rFonts w:hint="eastAsia"/>
                <w:szCs w:val="21"/>
              </w:rPr>
              <w:t>=</w:t>
            </w:r>
            <w:r>
              <w:rPr>
                <w:rFonts w:hint="eastAsia"/>
              </w:rPr>
              <w:t>教育费附加</w:t>
            </w:r>
            <w:r>
              <w:rPr>
                <w:rFonts w:hint="eastAsia"/>
                <w:szCs w:val="21"/>
              </w:rPr>
              <w:t>申报金额，不可编辑</w:t>
            </w:r>
          </w:p>
        </w:tc>
      </w:tr>
      <w:tr w:rsidR="000829C4" w14:paraId="1419F664" w14:textId="77777777">
        <w:tc>
          <w:tcPr>
            <w:tcW w:w="1278" w:type="dxa"/>
          </w:tcPr>
          <w:p w14:paraId="5804EC8F" w14:textId="77777777" w:rsidR="000829C4" w:rsidRDefault="00000000">
            <w:r>
              <w:rPr>
                <w:rFonts w:hint="eastAsia"/>
              </w:rPr>
              <w:t>教育费附加实缴金额</w:t>
            </w:r>
          </w:p>
        </w:tc>
        <w:tc>
          <w:tcPr>
            <w:tcW w:w="1191" w:type="dxa"/>
          </w:tcPr>
          <w:p w14:paraId="4FF40FED" w14:textId="77777777" w:rsidR="000829C4" w:rsidRDefault="00000000">
            <w:pPr>
              <w:jc w:val="center"/>
            </w:pPr>
            <w:r>
              <w:rPr>
                <w:rFonts w:hint="eastAsia"/>
              </w:rPr>
              <w:t>数值</w:t>
            </w:r>
          </w:p>
        </w:tc>
        <w:tc>
          <w:tcPr>
            <w:tcW w:w="1291" w:type="dxa"/>
          </w:tcPr>
          <w:p w14:paraId="6113D91A" w14:textId="77777777" w:rsidR="000829C4" w:rsidRDefault="00000000">
            <w:pPr>
              <w:jc w:val="center"/>
            </w:pPr>
            <w:r>
              <w:rPr>
                <w:rFonts w:hint="eastAsia"/>
              </w:rPr>
              <w:t>自动带出</w:t>
            </w:r>
          </w:p>
        </w:tc>
        <w:tc>
          <w:tcPr>
            <w:tcW w:w="1429" w:type="dxa"/>
          </w:tcPr>
          <w:p w14:paraId="517CAAC3" w14:textId="77777777" w:rsidR="000829C4" w:rsidRDefault="00000000">
            <w:pPr>
              <w:jc w:val="center"/>
            </w:pPr>
            <w:r>
              <w:rPr>
                <w:rFonts w:hint="eastAsia"/>
              </w:rPr>
              <w:t>否</w:t>
            </w:r>
          </w:p>
        </w:tc>
        <w:tc>
          <w:tcPr>
            <w:tcW w:w="3330" w:type="dxa"/>
          </w:tcPr>
          <w:p w14:paraId="36AFDF65" w14:textId="77777777" w:rsidR="000829C4" w:rsidRDefault="00000000">
            <w:r>
              <w:rPr>
                <w:rFonts w:hint="eastAsia"/>
                <w:szCs w:val="21"/>
              </w:rPr>
              <w:t>完税确认后自动反写，默认</w:t>
            </w:r>
            <w:r>
              <w:rPr>
                <w:rFonts w:hint="eastAsia"/>
                <w:szCs w:val="21"/>
              </w:rPr>
              <w:t>=</w:t>
            </w:r>
            <w:r>
              <w:rPr>
                <w:rFonts w:hint="eastAsia"/>
              </w:rPr>
              <w:t>教育费附加</w:t>
            </w:r>
            <w:r>
              <w:rPr>
                <w:rFonts w:hint="eastAsia"/>
                <w:szCs w:val="21"/>
              </w:rPr>
              <w:t>实缴金额，不可编辑</w:t>
            </w:r>
          </w:p>
        </w:tc>
      </w:tr>
      <w:tr w:rsidR="000829C4" w14:paraId="3BC2C98E" w14:textId="77777777">
        <w:tc>
          <w:tcPr>
            <w:tcW w:w="1278" w:type="dxa"/>
          </w:tcPr>
          <w:p w14:paraId="430E25DB" w14:textId="77777777" w:rsidR="000829C4" w:rsidRDefault="00000000">
            <w:r>
              <w:rPr>
                <w:rFonts w:hint="eastAsia"/>
              </w:rPr>
              <w:t>地方教育附加申报金额</w:t>
            </w:r>
          </w:p>
        </w:tc>
        <w:tc>
          <w:tcPr>
            <w:tcW w:w="1191" w:type="dxa"/>
          </w:tcPr>
          <w:p w14:paraId="10CF1FFF" w14:textId="77777777" w:rsidR="000829C4" w:rsidRDefault="00000000">
            <w:pPr>
              <w:jc w:val="center"/>
            </w:pPr>
            <w:r>
              <w:rPr>
                <w:rFonts w:hint="eastAsia"/>
              </w:rPr>
              <w:t>数值</w:t>
            </w:r>
          </w:p>
        </w:tc>
        <w:tc>
          <w:tcPr>
            <w:tcW w:w="1291" w:type="dxa"/>
          </w:tcPr>
          <w:p w14:paraId="750B4084" w14:textId="77777777" w:rsidR="000829C4" w:rsidRDefault="00000000">
            <w:pPr>
              <w:jc w:val="center"/>
            </w:pPr>
            <w:r>
              <w:rPr>
                <w:rFonts w:hint="eastAsia"/>
              </w:rPr>
              <w:t>自动带出</w:t>
            </w:r>
          </w:p>
        </w:tc>
        <w:tc>
          <w:tcPr>
            <w:tcW w:w="1429" w:type="dxa"/>
          </w:tcPr>
          <w:p w14:paraId="4BB701B6" w14:textId="77777777" w:rsidR="000829C4" w:rsidRDefault="00000000">
            <w:pPr>
              <w:jc w:val="center"/>
            </w:pPr>
            <w:r>
              <w:rPr>
                <w:rFonts w:hint="eastAsia"/>
              </w:rPr>
              <w:t>否</w:t>
            </w:r>
          </w:p>
        </w:tc>
        <w:tc>
          <w:tcPr>
            <w:tcW w:w="3330" w:type="dxa"/>
          </w:tcPr>
          <w:p w14:paraId="46C98366" w14:textId="77777777" w:rsidR="000829C4" w:rsidRDefault="00000000">
            <w:r>
              <w:rPr>
                <w:rFonts w:hint="eastAsia"/>
                <w:szCs w:val="21"/>
              </w:rPr>
              <w:t>完税确认后自动反写，默认</w:t>
            </w:r>
            <w:r>
              <w:rPr>
                <w:rFonts w:hint="eastAsia"/>
                <w:szCs w:val="21"/>
              </w:rPr>
              <w:t>=</w:t>
            </w:r>
            <w:r>
              <w:rPr>
                <w:rFonts w:hint="eastAsia"/>
              </w:rPr>
              <w:t>地方教育附加</w:t>
            </w:r>
            <w:r>
              <w:rPr>
                <w:rFonts w:hint="eastAsia"/>
                <w:szCs w:val="21"/>
              </w:rPr>
              <w:t>申报金额，不可编辑</w:t>
            </w:r>
          </w:p>
        </w:tc>
      </w:tr>
      <w:tr w:rsidR="000829C4" w14:paraId="44CB1FE4" w14:textId="77777777">
        <w:tc>
          <w:tcPr>
            <w:tcW w:w="1278" w:type="dxa"/>
          </w:tcPr>
          <w:p w14:paraId="3ABB1CD6" w14:textId="77777777" w:rsidR="000829C4" w:rsidRDefault="00000000">
            <w:r>
              <w:rPr>
                <w:rFonts w:hint="eastAsia"/>
              </w:rPr>
              <w:t>地方教育附加实缴金额</w:t>
            </w:r>
          </w:p>
        </w:tc>
        <w:tc>
          <w:tcPr>
            <w:tcW w:w="1191" w:type="dxa"/>
          </w:tcPr>
          <w:p w14:paraId="374E05D3" w14:textId="77777777" w:rsidR="000829C4" w:rsidRDefault="00000000">
            <w:pPr>
              <w:jc w:val="center"/>
            </w:pPr>
            <w:r>
              <w:rPr>
                <w:rFonts w:hint="eastAsia"/>
              </w:rPr>
              <w:t>数值</w:t>
            </w:r>
          </w:p>
        </w:tc>
        <w:tc>
          <w:tcPr>
            <w:tcW w:w="1291" w:type="dxa"/>
          </w:tcPr>
          <w:p w14:paraId="47423F73" w14:textId="77777777" w:rsidR="000829C4" w:rsidRDefault="00000000">
            <w:pPr>
              <w:jc w:val="center"/>
            </w:pPr>
            <w:r>
              <w:rPr>
                <w:rFonts w:hint="eastAsia"/>
              </w:rPr>
              <w:t>自动带出</w:t>
            </w:r>
          </w:p>
        </w:tc>
        <w:tc>
          <w:tcPr>
            <w:tcW w:w="1429" w:type="dxa"/>
          </w:tcPr>
          <w:p w14:paraId="538909C6" w14:textId="77777777" w:rsidR="000829C4" w:rsidRDefault="00000000">
            <w:pPr>
              <w:jc w:val="center"/>
            </w:pPr>
            <w:r>
              <w:rPr>
                <w:rFonts w:hint="eastAsia"/>
              </w:rPr>
              <w:t>否</w:t>
            </w:r>
          </w:p>
        </w:tc>
        <w:tc>
          <w:tcPr>
            <w:tcW w:w="3330" w:type="dxa"/>
          </w:tcPr>
          <w:p w14:paraId="4B48D974" w14:textId="77777777" w:rsidR="000829C4" w:rsidRDefault="00000000">
            <w:r>
              <w:rPr>
                <w:rFonts w:hint="eastAsia"/>
                <w:szCs w:val="21"/>
              </w:rPr>
              <w:t>完税确认后自动反写，默认</w:t>
            </w:r>
            <w:r>
              <w:rPr>
                <w:rFonts w:hint="eastAsia"/>
                <w:szCs w:val="21"/>
              </w:rPr>
              <w:t>=</w:t>
            </w:r>
            <w:r>
              <w:rPr>
                <w:rFonts w:hint="eastAsia"/>
              </w:rPr>
              <w:t>地方教育附加</w:t>
            </w:r>
            <w:r>
              <w:rPr>
                <w:rFonts w:hint="eastAsia"/>
                <w:szCs w:val="21"/>
              </w:rPr>
              <w:t>实缴金额，不可编辑</w:t>
            </w:r>
          </w:p>
        </w:tc>
      </w:tr>
      <w:tr w:rsidR="000829C4" w14:paraId="64FBFF7E" w14:textId="77777777">
        <w:tc>
          <w:tcPr>
            <w:tcW w:w="1278" w:type="dxa"/>
          </w:tcPr>
          <w:p w14:paraId="3F93451F" w14:textId="77777777" w:rsidR="000829C4" w:rsidRDefault="00000000">
            <w:r>
              <w:rPr>
                <w:rFonts w:hint="eastAsia"/>
              </w:rPr>
              <w:t>申报日期</w:t>
            </w:r>
          </w:p>
        </w:tc>
        <w:tc>
          <w:tcPr>
            <w:tcW w:w="1191" w:type="dxa"/>
          </w:tcPr>
          <w:p w14:paraId="0FCF8131" w14:textId="77777777" w:rsidR="000829C4" w:rsidRDefault="00000000">
            <w:pPr>
              <w:jc w:val="center"/>
            </w:pPr>
            <w:r>
              <w:rPr>
                <w:rFonts w:hint="eastAsia"/>
              </w:rPr>
              <w:t>字符</w:t>
            </w:r>
          </w:p>
        </w:tc>
        <w:tc>
          <w:tcPr>
            <w:tcW w:w="1291" w:type="dxa"/>
          </w:tcPr>
          <w:p w14:paraId="269C00DB" w14:textId="77777777" w:rsidR="000829C4" w:rsidRDefault="00000000">
            <w:pPr>
              <w:jc w:val="center"/>
            </w:pPr>
            <w:r>
              <w:rPr>
                <w:rFonts w:hint="eastAsia"/>
              </w:rPr>
              <w:t>自动带出</w:t>
            </w:r>
          </w:p>
        </w:tc>
        <w:tc>
          <w:tcPr>
            <w:tcW w:w="1429" w:type="dxa"/>
          </w:tcPr>
          <w:p w14:paraId="49D9930C" w14:textId="77777777" w:rsidR="000829C4" w:rsidRDefault="00000000">
            <w:pPr>
              <w:jc w:val="center"/>
            </w:pPr>
            <w:r>
              <w:rPr>
                <w:rFonts w:hint="eastAsia"/>
              </w:rPr>
              <w:t>否</w:t>
            </w:r>
          </w:p>
        </w:tc>
        <w:tc>
          <w:tcPr>
            <w:tcW w:w="3330" w:type="dxa"/>
          </w:tcPr>
          <w:p w14:paraId="3AEB03C2" w14:textId="77777777" w:rsidR="000829C4" w:rsidRDefault="00000000">
            <w:r>
              <w:rPr>
                <w:rFonts w:hint="eastAsia"/>
                <w:szCs w:val="21"/>
              </w:rPr>
              <w:t>自动带出完税确认的申报日期</w:t>
            </w:r>
          </w:p>
        </w:tc>
      </w:tr>
      <w:tr w:rsidR="000829C4" w14:paraId="0B13E348" w14:textId="77777777">
        <w:tc>
          <w:tcPr>
            <w:tcW w:w="1278" w:type="dxa"/>
          </w:tcPr>
          <w:p w14:paraId="328572B2" w14:textId="77777777" w:rsidR="000829C4" w:rsidRDefault="00000000">
            <w:r>
              <w:rPr>
                <w:rFonts w:hint="eastAsia"/>
              </w:rPr>
              <w:t>实缴日期</w:t>
            </w:r>
          </w:p>
        </w:tc>
        <w:tc>
          <w:tcPr>
            <w:tcW w:w="1191" w:type="dxa"/>
          </w:tcPr>
          <w:p w14:paraId="448DDC0C" w14:textId="77777777" w:rsidR="000829C4" w:rsidRDefault="00000000">
            <w:pPr>
              <w:jc w:val="center"/>
            </w:pPr>
            <w:r>
              <w:rPr>
                <w:rFonts w:hint="eastAsia"/>
              </w:rPr>
              <w:t>字符</w:t>
            </w:r>
          </w:p>
        </w:tc>
        <w:tc>
          <w:tcPr>
            <w:tcW w:w="1291" w:type="dxa"/>
          </w:tcPr>
          <w:p w14:paraId="113F99D8" w14:textId="77777777" w:rsidR="000829C4" w:rsidRDefault="00000000">
            <w:pPr>
              <w:jc w:val="center"/>
            </w:pPr>
            <w:r>
              <w:rPr>
                <w:rFonts w:hint="eastAsia"/>
              </w:rPr>
              <w:t>自动带出</w:t>
            </w:r>
          </w:p>
        </w:tc>
        <w:tc>
          <w:tcPr>
            <w:tcW w:w="1429" w:type="dxa"/>
          </w:tcPr>
          <w:p w14:paraId="4FFDB302" w14:textId="77777777" w:rsidR="000829C4" w:rsidRDefault="00000000">
            <w:pPr>
              <w:jc w:val="center"/>
            </w:pPr>
            <w:r>
              <w:rPr>
                <w:rFonts w:hint="eastAsia"/>
              </w:rPr>
              <w:t>否</w:t>
            </w:r>
          </w:p>
        </w:tc>
        <w:tc>
          <w:tcPr>
            <w:tcW w:w="3330" w:type="dxa"/>
          </w:tcPr>
          <w:p w14:paraId="52C92EC3" w14:textId="77777777" w:rsidR="000829C4" w:rsidRDefault="00000000">
            <w:r>
              <w:rPr>
                <w:rFonts w:hint="eastAsia"/>
                <w:szCs w:val="21"/>
              </w:rPr>
              <w:t>自动带出完税确认的缴款日期</w:t>
            </w:r>
          </w:p>
        </w:tc>
      </w:tr>
      <w:tr w:rsidR="000829C4" w14:paraId="6BFB7811" w14:textId="77777777">
        <w:tc>
          <w:tcPr>
            <w:tcW w:w="1278" w:type="dxa"/>
          </w:tcPr>
          <w:p w14:paraId="1502FEFA" w14:textId="77777777" w:rsidR="000829C4" w:rsidRDefault="00000000">
            <w:r>
              <w:rPr>
                <w:rFonts w:hint="eastAsia"/>
              </w:rPr>
              <w:t>流程状态</w:t>
            </w:r>
          </w:p>
        </w:tc>
        <w:tc>
          <w:tcPr>
            <w:tcW w:w="1191" w:type="dxa"/>
          </w:tcPr>
          <w:p w14:paraId="2EFC6AAE" w14:textId="77777777" w:rsidR="000829C4" w:rsidRDefault="00000000">
            <w:pPr>
              <w:jc w:val="center"/>
            </w:pPr>
            <w:r>
              <w:rPr>
                <w:rFonts w:hint="eastAsia"/>
              </w:rPr>
              <w:t>字符</w:t>
            </w:r>
          </w:p>
        </w:tc>
        <w:tc>
          <w:tcPr>
            <w:tcW w:w="1291" w:type="dxa"/>
          </w:tcPr>
          <w:p w14:paraId="24954EFC" w14:textId="77777777" w:rsidR="000829C4" w:rsidRDefault="00000000">
            <w:pPr>
              <w:jc w:val="center"/>
            </w:pPr>
            <w:r>
              <w:rPr>
                <w:rFonts w:hint="eastAsia"/>
              </w:rPr>
              <w:t>自动带出</w:t>
            </w:r>
          </w:p>
        </w:tc>
        <w:tc>
          <w:tcPr>
            <w:tcW w:w="1429" w:type="dxa"/>
          </w:tcPr>
          <w:p w14:paraId="0F03CEC0" w14:textId="77777777" w:rsidR="000829C4" w:rsidRDefault="00000000">
            <w:pPr>
              <w:jc w:val="center"/>
            </w:pPr>
            <w:r>
              <w:rPr>
                <w:rFonts w:hint="eastAsia"/>
              </w:rPr>
              <w:t>是</w:t>
            </w:r>
          </w:p>
        </w:tc>
        <w:tc>
          <w:tcPr>
            <w:tcW w:w="3330" w:type="dxa"/>
          </w:tcPr>
          <w:p w14:paraId="201F4DE1" w14:textId="77777777" w:rsidR="000829C4" w:rsidRDefault="000829C4"/>
        </w:tc>
      </w:tr>
    </w:tbl>
    <w:p w14:paraId="293A2162" w14:textId="77777777" w:rsidR="000829C4" w:rsidRDefault="00000000">
      <w:pPr>
        <w:pStyle w:val="4"/>
      </w:pPr>
      <w:r>
        <w:rPr>
          <w:rFonts w:hint="eastAsia"/>
        </w:rPr>
        <w:t>业务处理</w:t>
      </w:r>
    </w:p>
    <w:p w14:paraId="361F7429" w14:textId="77777777" w:rsidR="000829C4" w:rsidRDefault="00000000">
      <w:pPr>
        <w:pStyle w:val="5"/>
      </w:pPr>
      <w:r>
        <w:rPr>
          <w:rFonts w:hint="eastAsia"/>
        </w:rPr>
        <w:t>业务说明与流程</w:t>
      </w:r>
    </w:p>
    <w:p w14:paraId="6FB80E47" w14:textId="77777777" w:rsidR="000829C4" w:rsidRDefault="00000000">
      <w:pPr>
        <w:numPr>
          <w:ilvl w:val="0"/>
          <w:numId w:val="163"/>
        </w:numPr>
      </w:pPr>
      <w:r>
        <w:rPr>
          <w:rFonts w:hint="eastAsia"/>
        </w:rPr>
        <w:t>消费税申报时，先建立申报任务；</w:t>
      </w:r>
    </w:p>
    <w:p w14:paraId="03089B47" w14:textId="77777777" w:rsidR="000829C4" w:rsidRDefault="00000000">
      <w:pPr>
        <w:numPr>
          <w:ilvl w:val="0"/>
          <w:numId w:val="163"/>
        </w:numPr>
      </w:pPr>
      <w:r>
        <w:rPr>
          <w:rFonts w:hint="eastAsia"/>
        </w:rPr>
        <w:t>根据税务公共的业务事项分配节点，显示制表的报表范围；</w:t>
      </w:r>
    </w:p>
    <w:p w14:paraId="7C39B267" w14:textId="77777777" w:rsidR="000829C4" w:rsidRDefault="00000000">
      <w:pPr>
        <w:numPr>
          <w:ilvl w:val="0"/>
          <w:numId w:val="163"/>
        </w:numPr>
      </w:pPr>
      <w:r>
        <w:rPr>
          <w:rFonts w:hint="eastAsia"/>
        </w:rPr>
        <w:t>完税后录入完税信息并完税确认；</w:t>
      </w:r>
    </w:p>
    <w:p w14:paraId="4C7E21CA" w14:textId="77777777" w:rsidR="000829C4" w:rsidRDefault="00000000">
      <w:pPr>
        <w:numPr>
          <w:ilvl w:val="0"/>
          <w:numId w:val="163"/>
        </w:numPr>
      </w:pPr>
      <w:r>
        <w:rPr>
          <w:rFonts w:hint="eastAsia"/>
        </w:rPr>
        <w:t>计税申报的所有流程为准备</w:t>
      </w:r>
      <w:r>
        <w:rPr>
          <w:rFonts w:hint="eastAsia"/>
        </w:rPr>
        <w:t>-</w:t>
      </w:r>
      <w:r>
        <w:rPr>
          <w:rFonts w:hint="eastAsia"/>
        </w:rPr>
        <w:t>制表</w:t>
      </w:r>
      <w:r>
        <w:rPr>
          <w:rFonts w:hint="eastAsia"/>
        </w:rPr>
        <w:t>-</w:t>
      </w:r>
      <w:r>
        <w:rPr>
          <w:rFonts w:hint="eastAsia"/>
        </w:rPr>
        <w:t>审核</w:t>
      </w:r>
      <w:r>
        <w:rPr>
          <w:rFonts w:hint="eastAsia"/>
        </w:rPr>
        <w:t>-</w:t>
      </w:r>
      <w:r>
        <w:rPr>
          <w:rFonts w:hint="eastAsia"/>
        </w:rPr>
        <w:t>完税。</w:t>
      </w:r>
    </w:p>
    <w:p w14:paraId="1DE3236B" w14:textId="77777777" w:rsidR="000829C4" w:rsidRDefault="00000000">
      <w:pPr>
        <w:pStyle w:val="5"/>
      </w:pPr>
      <w:r>
        <w:rPr>
          <w:rFonts w:hint="eastAsia"/>
        </w:rPr>
        <w:lastRenderedPageBreak/>
        <w:t>功能按钮</w:t>
      </w:r>
    </w:p>
    <w:p w14:paraId="2DD27BF7" w14:textId="77777777" w:rsidR="000829C4" w:rsidRDefault="00000000">
      <w:r>
        <w:rPr>
          <w:rFonts w:hint="eastAsia"/>
        </w:rPr>
        <w:t>列表按钮：</w:t>
      </w:r>
    </w:p>
    <w:tbl>
      <w:tblPr>
        <w:tblStyle w:val="ab"/>
        <w:tblW w:w="0" w:type="auto"/>
        <w:tblLook w:val="04A0" w:firstRow="1" w:lastRow="0" w:firstColumn="1" w:lastColumn="0" w:noHBand="0" w:noVBand="1"/>
      </w:tblPr>
      <w:tblGrid>
        <w:gridCol w:w="1072"/>
        <w:gridCol w:w="1265"/>
        <w:gridCol w:w="5959"/>
      </w:tblGrid>
      <w:tr w:rsidR="000829C4" w14:paraId="1F6E08CB" w14:textId="77777777">
        <w:tc>
          <w:tcPr>
            <w:tcW w:w="1094" w:type="dxa"/>
            <w:shd w:val="clear" w:color="auto" w:fill="DEEBF6" w:themeFill="accent1" w:themeFillTint="32"/>
          </w:tcPr>
          <w:p w14:paraId="7EEA8021" w14:textId="77777777" w:rsidR="000829C4" w:rsidRDefault="00000000">
            <w:pPr>
              <w:jc w:val="center"/>
              <w:rPr>
                <w:b/>
                <w:bCs/>
                <w:szCs w:val="21"/>
              </w:rPr>
            </w:pPr>
            <w:r>
              <w:rPr>
                <w:rFonts w:hint="eastAsia"/>
                <w:b/>
                <w:bCs/>
                <w:szCs w:val="21"/>
              </w:rPr>
              <w:t>按钮名称</w:t>
            </w:r>
          </w:p>
        </w:tc>
        <w:tc>
          <w:tcPr>
            <w:tcW w:w="1294" w:type="dxa"/>
            <w:shd w:val="clear" w:color="auto" w:fill="DEEBF6" w:themeFill="accent1" w:themeFillTint="32"/>
          </w:tcPr>
          <w:p w14:paraId="0542642F" w14:textId="77777777" w:rsidR="000829C4" w:rsidRDefault="00000000">
            <w:pPr>
              <w:jc w:val="center"/>
              <w:rPr>
                <w:b/>
                <w:bCs/>
                <w:szCs w:val="21"/>
              </w:rPr>
            </w:pPr>
            <w:r>
              <w:rPr>
                <w:rFonts w:hint="eastAsia"/>
                <w:b/>
                <w:bCs/>
                <w:szCs w:val="21"/>
              </w:rPr>
              <w:t>实现功能</w:t>
            </w:r>
          </w:p>
        </w:tc>
        <w:tc>
          <w:tcPr>
            <w:tcW w:w="6134" w:type="dxa"/>
            <w:shd w:val="clear" w:color="auto" w:fill="DEEBF6" w:themeFill="accent1" w:themeFillTint="32"/>
          </w:tcPr>
          <w:p w14:paraId="5F0A0BA8" w14:textId="77777777" w:rsidR="000829C4" w:rsidRDefault="00000000">
            <w:pPr>
              <w:jc w:val="center"/>
              <w:rPr>
                <w:b/>
                <w:bCs/>
                <w:szCs w:val="21"/>
              </w:rPr>
            </w:pPr>
            <w:r>
              <w:rPr>
                <w:rFonts w:hint="eastAsia"/>
                <w:b/>
                <w:bCs/>
                <w:szCs w:val="21"/>
              </w:rPr>
              <w:t>规则</w:t>
            </w:r>
          </w:p>
        </w:tc>
      </w:tr>
      <w:tr w:rsidR="000829C4" w14:paraId="2364A226" w14:textId="77777777">
        <w:tc>
          <w:tcPr>
            <w:tcW w:w="1094" w:type="dxa"/>
          </w:tcPr>
          <w:p w14:paraId="5B5428A3" w14:textId="77777777" w:rsidR="000829C4" w:rsidRDefault="00000000">
            <w:pPr>
              <w:rPr>
                <w:szCs w:val="21"/>
              </w:rPr>
            </w:pPr>
            <w:r>
              <w:rPr>
                <w:rFonts w:hint="eastAsia"/>
                <w:szCs w:val="21"/>
              </w:rPr>
              <w:t>新增</w:t>
            </w:r>
          </w:p>
        </w:tc>
        <w:tc>
          <w:tcPr>
            <w:tcW w:w="1294" w:type="dxa"/>
          </w:tcPr>
          <w:p w14:paraId="46A7EDB3" w14:textId="77777777" w:rsidR="000829C4" w:rsidRDefault="00000000">
            <w:pPr>
              <w:rPr>
                <w:szCs w:val="21"/>
              </w:rPr>
            </w:pPr>
            <w:r>
              <w:rPr>
                <w:rFonts w:hint="eastAsia"/>
                <w:szCs w:val="21"/>
              </w:rPr>
              <w:t>新增操作</w:t>
            </w:r>
          </w:p>
        </w:tc>
        <w:tc>
          <w:tcPr>
            <w:tcW w:w="6134" w:type="dxa"/>
          </w:tcPr>
          <w:p w14:paraId="3356C8DD" w14:textId="77777777" w:rsidR="000829C4" w:rsidRDefault="00000000">
            <w:pPr>
              <w:rPr>
                <w:szCs w:val="21"/>
              </w:rPr>
            </w:pPr>
            <w:r>
              <w:rPr>
                <w:rFonts w:hint="eastAsia"/>
                <w:szCs w:val="21"/>
              </w:rPr>
              <w:t>点击该按钮，弹出卡片界面，录入新增信息；</w:t>
            </w:r>
          </w:p>
        </w:tc>
      </w:tr>
      <w:tr w:rsidR="000829C4" w14:paraId="1FA4C141" w14:textId="77777777">
        <w:tc>
          <w:tcPr>
            <w:tcW w:w="1094" w:type="dxa"/>
          </w:tcPr>
          <w:p w14:paraId="66AD59CE" w14:textId="77777777" w:rsidR="000829C4" w:rsidRDefault="00000000">
            <w:pPr>
              <w:rPr>
                <w:szCs w:val="21"/>
              </w:rPr>
            </w:pPr>
            <w:r>
              <w:rPr>
                <w:rFonts w:hint="eastAsia"/>
                <w:szCs w:val="21"/>
              </w:rPr>
              <w:t>修改</w:t>
            </w:r>
          </w:p>
        </w:tc>
        <w:tc>
          <w:tcPr>
            <w:tcW w:w="1294" w:type="dxa"/>
          </w:tcPr>
          <w:p w14:paraId="235B110C" w14:textId="77777777" w:rsidR="000829C4" w:rsidRDefault="00000000">
            <w:pPr>
              <w:rPr>
                <w:szCs w:val="21"/>
              </w:rPr>
            </w:pPr>
            <w:r>
              <w:rPr>
                <w:rFonts w:hint="eastAsia"/>
                <w:szCs w:val="21"/>
              </w:rPr>
              <w:t>修改操作</w:t>
            </w:r>
          </w:p>
        </w:tc>
        <w:tc>
          <w:tcPr>
            <w:tcW w:w="6134" w:type="dxa"/>
          </w:tcPr>
          <w:p w14:paraId="77A9D1B2" w14:textId="77777777" w:rsidR="000829C4" w:rsidRDefault="00000000">
            <w:pPr>
              <w:rPr>
                <w:szCs w:val="21"/>
              </w:rPr>
            </w:pPr>
            <w:r>
              <w:rPr>
                <w:rFonts w:hint="eastAsia"/>
                <w:szCs w:val="21"/>
              </w:rPr>
              <w:t>1</w:t>
            </w:r>
            <w:r>
              <w:rPr>
                <w:rFonts w:hint="eastAsia"/>
                <w:szCs w:val="21"/>
              </w:rPr>
              <w:t>、只有未制表状态的数据才能修改，否则不能修改，提示“该任务已在执行中，不能修改，如需修改，请回退操作至未制表状态。”；</w:t>
            </w:r>
          </w:p>
          <w:p w14:paraId="48DE9FC9" w14:textId="77777777" w:rsidR="000829C4" w:rsidRDefault="00000000">
            <w:pPr>
              <w:rPr>
                <w:szCs w:val="21"/>
              </w:rPr>
            </w:pPr>
            <w:r>
              <w:rPr>
                <w:rFonts w:hint="eastAsia"/>
                <w:szCs w:val="21"/>
              </w:rPr>
              <w:t>2</w:t>
            </w:r>
            <w:r>
              <w:rPr>
                <w:rFonts w:hint="eastAsia"/>
                <w:szCs w:val="21"/>
              </w:rPr>
              <w:t>、弹出任务修改界面，修改任务信息。</w:t>
            </w:r>
          </w:p>
        </w:tc>
      </w:tr>
      <w:tr w:rsidR="000829C4" w14:paraId="0B1E40F2" w14:textId="77777777">
        <w:tc>
          <w:tcPr>
            <w:tcW w:w="1094" w:type="dxa"/>
          </w:tcPr>
          <w:p w14:paraId="0E96AF49" w14:textId="77777777" w:rsidR="000829C4" w:rsidRDefault="00000000">
            <w:pPr>
              <w:rPr>
                <w:szCs w:val="21"/>
              </w:rPr>
            </w:pPr>
            <w:r>
              <w:rPr>
                <w:rFonts w:hint="eastAsia"/>
                <w:szCs w:val="21"/>
              </w:rPr>
              <w:t>删除</w:t>
            </w:r>
          </w:p>
        </w:tc>
        <w:tc>
          <w:tcPr>
            <w:tcW w:w="1294" w:type="dxa"/>
          </w:tcPr>
          <w:p w14:paraId="45CF40BC" w14:textId="77777777" w:rsidR="000829C4" w:rsidRDefault="00000000">
            <w:pPr>
              <w:rPr>
                <w:szCs w:val="21"/>
              </w:rPr>
            </w:pPr>
            <w:r>
              <w:rPr>
                <w:rFonts w:hint="eastAsia"/>
                <w:szCs w:val="21"/>
              </w:rPr>
              <w:t>删除操作</w:t>
            </w:r>
          </w:p>
        </w:tc>
        <w:tc>
          <w:tcPr>
            <w:tcW w:w="6134" w:type="dxa"/>
          </w:tcPr>
          <w:p w14:paraId="3AF3557F" w14:textId="77777777" w:rsidR="000829C4" w:rsidRDefault="00000000">
            <w:pPr>
              <w:rPr>
                <w:szCs w:val="21"/>
              </w:rPr>
            </w:pPr>
            <w:r>
              <w:rPr>
                <w:rFonts w:hint="eastAsia"/>
                <w:szCs w:val="21"/>
              </w:rPr>
              <w:t>1</w:t>
            </w:r>
            <w:r>
              <w:rPr>
                <w:rFonts w:hint="eastAsia"/>
                <w:szCs w:val="21"/>
              </w:rPr>
              <w:t>、选择数据，点击该按钮，删除所选数据；</w:t>
            </w:r>
          </w:p>
          <w:p w14:paraId="2423C3E0" w14:textId="77777777" w:rsidR="000829C4" w:rsidRDefault="00000000">
            <w:pPr>
              <w:rPr>
                <w:szCs w:val="21"/>
              </w:rPr>
            </w:pPr>
            <w:r>
              <w:rPr>
                <w:rFonts w:hint="eastAsia"/>
                <w:szCs w:val="21"/>
              </w:rPr>
              <w:t>2</w:t>
            </w:r>
            <w:r>
              <w:rPr>
                <w:rFonts w:hint="eastAsia"/>
                <w:szCs w:val="21"/>
              </w:rPr>
              <w:t>、只有未制表状态的数据才能删除，否则不能删除，提示“该任务已在执行中，不能删除，如需删除，请回退操作至未制表状态。”</w:t>
            </w:r>
          </w:p>
        </w:tc>
      </w:tr>
      <w:tr w:rsidR="000829C4" w14:paraId="7A5E3153" w14:textId="77777777">
        <w:tc>
          <w:tcPr>
            <w:tcW w:w="1094" w:type="dxa"/>
          </w:tcPr>
          <w:p w14:paraId="22AE2BDA" w14:textId="77777777" w:rsidR="000829C4" w:rsidRDefault="00000000">
            <w:pPr>
              <w:rPr>
                <w:szCs w:val="21"/>
              </w:rPr>
            </w:pPr>
            <w:r>
              <w:rPr>
                <w:rFonts w:hint="eastAsia"/>
                <w:szCs w:val="21"/>
              </w:rPr>
              <w:t>提交</w:t>
            </w:r>
          </w:p>
        </w:tc>
        <w:tc>
          <w:tcPr>
            <w:tcW w:w="1294" w:type="dxa"/>
          </w:tcPr>
          <w:p w14:paraId="0ED51CEB" w14:textId="77777777" w:rsidR="000829C4" w:rsidRDefault="00000000">
            <w:pPr>
              <w:rPr>
                <w:szCs w:val="21"/>
              </w:rPr>
            </w:pPr>
            <w:r>
              <w:rPr>
                <w:rFonts w:hint="eastAsia"/>
                <w:szCs w:val="21"/>
              </w:rPr>
              <w:t>提交审批流</w:t>
            </w:r>
          </w:p>
        </w:tc>
        <w:tc>
          <w:tcPr>
            <w:tcW w:w="6134" w:type="dxa"/>
          </w:tcPr>
          <w:p w14:paraId="20C32B3B" w14:textId="77777777" w:rsidR="000829C4" w:rsidRDefault="00000000">
            <w:pPr>
              <w:rPr>
                <w:szCs w:val="21"/>
              </w:rPr>
            </w:pPr>
            <w:r>
              <w:rPr>
                <w:rFonts w:hint="eastAsia"/>
                <w:szCs w:val="21"/>
              </w:rPr>
              <w:t>只有已制表状态的数据才能提交，点击该按钮，提交单据至下一审批人；否则该按钮</w:t>
            </w:r>
            <w:proofErr w:type="gramStart"/>
            <w:r>
              <w:rPr>
                <w:rFonts w:hint="eastAsia"/>
                <w:szCs w:val="21"/>
              </w:rPr>
              <w:t>不</w:t>
            </w:r>
            <w:proofErr w:type="gramEnd"/>
            <w:r>
              <w:rPr>
                <w:rFonts w:hint="eastAsia"/>
                <w:szCs w:val="21"/>
              </w:rPr>
              <w:t>可用；</w:t>
            </w:r>
          </w:p>
        </w:tc>
      </w:tr>
      <w:tr w:rsidR="000829C4" w14:paraId="722AF857" w14:textId="77777777">
        <w:tc>
          <w:tcPr>
            <w:tcW w:w="1094" w:type="dxa"/>
          </w:tcPr>
          <w:p w14:paraId="0A973484" w14:textId="77777777" w:rsidR="000829C4" w:rsidRDefault="00000000">
            <w:pPr>
              <w:rPr>
                <w:szCs w:val="21"/>
              </w:rPr>
            </w:pPr>
            <w:r>
              <w:rPr>
                <w:rFonts w:hint="eastAsia"/>
                <w:szCs w:val="21"/>
              </w:rPr>
              <w:t>收回</w:t>
            </w:r>
          </w:p>
        </w:tc>
        <w:tc>
          <w:tcPr>
            <w:tcW w:w="1294" w:type="dxa"/>
          </w:tcPr>
          <w:p w14:paraId="65C66D10" w14:textId="77777777" w:rsidR="000829C4" w:rsidRDefault="00000000">
            <w:pPr>
              <w:rPr>
                <w:szCs w:val="21"/>
              </w:rPr>
            </w:pPr>
            <w:r>
              <w:rPr>
                <w:rFonts w:hint="eastAsia"/>
                <w:szCs w:val="21"/>
              </w:rPr>
              <w:t>提交后收回</w:t>
            </w:r>
          </w:p>
        </w:tc>
        <w:tc>
          <w:tcPr>
            <w:tcW w:w="6134" w:type="dxa"/>
          </w:tcPr>
          <w:p w14:paraId="0852F919" w14:textId="77777777" w:rsidR="000829C4" w:rsidRDefault="00000000">
            <w:pPr>
              <w:rPr>
                <w:szCs w:val="21"/>
              </w:rPr>
            </w:pPr>
            <w:r>
              <w:rPr>
                <w:rFonts w:hint="eastAsia"/>
                <w:szCs w:val="21"/>
              </w:rPr>
              <w:t>收回执行中状态的单据，更新单据状态为待确认，如果单据已开始审批，则不可收回。</w:t>
            </w:r>
          </w:p>
        </w:tc>
      </w:tr>
      <w:tr w:rsidR="000829C4" w14:paraId="633209C0" w14:textId="77777777">
        <w:tc>
          <w:tcPr>
            <w:tcW w:w="1094" w:type="dxa"/>
          </w:tcPr>
          <w:p w14:paraId="75860DA6" w14:textId="77777777" w:rsidR="000829C4" w:rsidRDefault="00000000">
            <w:pPr>
              <w:rPr>
                <w:szCs w:val="21"/>
              </w:rPr>
            </w:pPr>
            <w:r>
              <w:rPr>
                <w:rFonts w:hint="eastAsia"/>
                <w:szCs w:val="21"/>
              </w:rPr>
              <w:t>审批</w:t>
            </w:r>
          </w:p>
        </w:tc>
        <w:tc>
          <w:tcPr>
            <w:tcW w:w="1294" w:type="dxa"/>
          </w:tcPr>
          <w:p w14:paraId="32C696D0" w14:textId="77777777" w:rsidR="000829C4" w:rsidRDefault="00000000">
            <w:pPr>
              <w:rPr>
                <w:szCs w:val="21"/>
              </w:rPr>
            </w:pPr>
            <w:r>
              <w:rPr>
                <w:rFonts w:hint="eastAsia"/>
                <w:szCs w:val="21"/>
              </w:rPr>
              <w:t>审批</w:t>
            </w:r>
          </w:p>
        </w:tc>
        <w:tc>
          <w:tcPr>
            <w:tcW w:w="6134" w:type="dxa"/>
          </w:tcPr>
          <w:p w14:paraId="079466A2" w14:textId="77777777" w:rsidR="000829C4" w:rsidRDefault="00000000">
            <w:pPr>
              <w:rPr>
                <w:szCs w:val="21"/>
              </w:rPr>
            </w:pPr>
            <w:r>
              <w:rPr>
                <w:rFonts w:hint="eastAsia"/>
                <w:szCs w:val="21"/>
              </w:rPr>
              <w:t>审批所选执行中状态的数据，更新单据状态和审批日期；</w:t>
            </w:r>
          </w:p>
        </w:tc>
      </w:tr>
      <w:tr w:rsidR="000829C4" w14:paraId="4D7A51FE" w14:textId="77777777">
        <w:tc>
          <w:tcPr>
            <w:tcW w:w="1094" w:type="dxa"/>
          </w:tcPr>
          <w:p w14:paraId="11ACEDBC" w14:textId="77777777" w:rsidR="000829C4" w:rsidRDefault="00000000">
            <w:pPr>
              <w:rPr>
                <w:szCs w:val="21"/>
              </w:rPr>
            </w:pPr>
            <w:proofErr w:type="gramStart"/>
            <w:r>
              <w:rPr>
                <w:rFonts w:hint="eastAsia"/>
                <w:szCs w:val="21"/>
              </w:rPr>
              <w:t>弃审</w:t>
            </w:r>
            <w:proofErr w:type="gramEnd"/>
          </w:p>
        </w:tc>
        <w:tc>
          <w:tcPr>
            <w:tcW w:w="1294" w:type="dxa"/>
          </w:tcPr>
          <w:p w14:paraId="3228F6C0" w14:textId="77777777" w:rsidR="000829C4" w:rsidRDefault="00000000">
            <w:pPr>
              <w:rPr>
                <w:szCs w:val="21"/>
              </w:rPr>
            </w:pPr>
            <w:proofErr w:type="gramStart"/>
            <w:r>
              <w:rPr>
                <w:rFonts w:hint="eastAsia"/>
                <w:szCs w:val="21"/>
              </w:rPr>
              <w:t>弃审</w:t>
            </w:r>
            <w:proofErr w:type="gramEnd"/>
          </w:p>
        </w:tc>
        <w:tc>
          <w:tcPr>
            <w:tcW w:w="6134" w:type="dxa"/>
          </w:tcPr>
          <w:p w14:paraId="688EF917" w14:textId="77777777" w:rsidR="000829C4" w:rsidRDefault="00000000">
            <w:pPr>
              <w:rPr>
                <w:szCs w:val="21"/>
              </w:rPr>
            </w:pPr>
            <w:r>
              <w:rPr>
                <w:rFonts w:hint="eastAsia"/>
                <w:szCs w:val="21"/>
              </w:rPr>
              <w:t>1</w:t>
            </w:r>
            <w:r>
              <w:rPr>
                <w:rFonts w:hint="eastAsia"/>
                <w:szCs w:val="21"/>
              </w:rPr>
              <w:t>、只有申报状态为已审批的状态才能弃审，否则不可弃审；</w:t>
            </w:r>
          </w:p>
          <w:p w14:paraId="4FF6E349" w14:textId="77777777" w:rsidR="000829C4" w:rsidRDefault="00000000">
            <w:pPr>
              <w:rPr>
                <w:szCs w:val="21"/>
              </w:rPr>
            </w:pPr>
            <w:r>
              <w:rPr>
                <w:rFonts w:hint="eastAsia"/>
                <w:szCs w:val="21"/>
              </w:rPr>
              <w:t>2</w:t>
            </w:r>
            <w:r>
              <w:rPr>
                <w:rFonts w:hint="eastAsia"/>
                <w:szCs w:val="21"/>
              </w:rPr>
              <w:t>、点击该按钮，申报状态更新为已制表，审批日期清空。</w:t>
            </w:r>
          </w:p>
        </w:tc>
      </w:tr>
      <w:tr w:rsidR="000829C4" w14:paraId="4A6A72B9" w14:textId="77777777">
        <w:tc>
          <w:tcPr>
            <w:tcW w:w="1094" w:type="dxa"/>
          </w:tcPr>
          <w:p w14:paraId="68A85B62" w14:textId="77777777" w:rsidR="000829C4" w:rsidRDefault="00000000">
            <w:pPr>
              <w:rPr>
                <w:szCs w:val="21"/>
              </w:rPr>
            </w:pPr>
            <w:r>
              <w:rPr>
                <w:rFonts w:hint="eastAsia"/>
                <w:szCs w:val="21"/>
              </w:rPr>
              <w:t>详情</w:t>
            </w:r>
          </w:p>
        </w:tc>
        <w:tc>
          <w:tcPr>
            <w:tcW w:w="1294" w:type="dxa"/>
          </w:tcPr>
          <w:p w14:paraId="1DC69DD6" w14:textId="77777777" w:rsidR="000829C4" w:rsidRDefault="00000000">
            <w:pPr>
              <w:rPr>
                <w:szCs w:val="21"/>
              </w:rPr>
            </w:pPr>
            <w:r>
              <w:rPr>
                <w:rFonts w:hint="eastAsia"/>
                <w:szCs w:val="21"/>
              </w:rPr>
              <w:t>详情操作</w:t>
            </w:r>
          </w:p>
        </w:tc>
        <w:tc>
          <w:tcPr>
            <w:tcW w:w="6134" w:type="dxa"/>
          </w:tcPr>
          <w:p w14:paraId="67A1EF69" w14:textId="77777777" w:rsidR="000829C4" w:rsidRDefault="00000000">
            <w:pPr>
              <w:rPr>
                <w:szCs w:val="21"/>
              </w:rPr>
            </w:pPr>
            <w:r>
              <w:rPr>
                <w:rFonts w:hint="eastAsia"/>
                <w:szCs w:val="21"/>
              </w:rPr>
              <w:t>选择一笔数据，点击该按钮，弹出卡片界面，显示相关信息；</w:t>
            </w:r>
          </w:p>
        </w:tc>
      </w:tr>
      <w:tr w:rsidR="000829C4" w14:paraId="4CA1A646" w14:textId="77777777">
        <w:tc>
          <w:tcPr>
            <w:tcW w:w="1094" w:type="dxa"/>
          </w:tcPr>
          <w:p w14:paraId="70C00C67" w14:textId="77777777" w:rsidR="000829C4" w:rsidRDefault="00000000">
            <w:pPr>
              <w:rPr>
                <w:szCs w:val="21"/>
              </w:rPr>
            </w:pPr>
            <w:r>
              <w:rPr>
                <w:rFonts w:hint="eastAsia"/>
                <w:szCs w:val="21"/>
              </w:rPr>
              <w:t>查询</w:t>
            </w:r>
          </w:p>
        </w:tc>
        <w:tc>
          <w:tcPr>
            <w:tcW w:w="1294" w:type="dxa"/>
          </w:tcPr>
          <w:p w14:paraId="12A8CC86" w14:textId="77777777" w:rsidR="000829C4" w:rsidRDefault="00000000">
            <w:pPr>
              <w:rPr>
                <w:szCs w:val="21"/>
              </w:rPr>
            </w:pPr>
            <w:r>
              <w:rPr>
                <w:rFonts w:hint="eastAsia"/>
                <w:szCs w:val="21"/>
              </w:rPr>
              <w:t>查询数据</w:t>
            </w:r>
          </w:p>
        </w:tc>
        <w:tc>
          <w:tcPr>
            <w:tcW w:w="6134" w:type="dxa"/>
          </w:tcPr>
          <w:p w14:paraId="70BAE2F4" w14:textId="77777777" w:rsidR="000829C4" w:rsidRDefault="00000000">
            <w:pPr>
              <w:rPr>
                <w:szCs w:val="21"/>
              </w:rPr>
            </w:pPr>
            <w:r>
              <w:rPr>
                <w:rFonts w:hint="eastAsia"/>
                <w:szCs w:val="21"/>
              </w:rPr>
              <w:t>根据录入的查询条件查询数据，默认只查询用户所属机构的数据。</w:t>
            </w:r>
          </w:p>
        </w:tc>
      </w:tr>
      <w:tr w:rsidR="000829C4" w14:paraId="3558BFAE" w14:textId="77777777">
        <w:tc>
          <w:tcPr>
            <w:tcW w:w="1094" w:type="dxa"/>
          </w:tcPr>
          <w:p w14:paraId="70749A2D" w14:textId="77777777" w:rsidR="000829C4" w:rsidRDefault="00000000">
            <w:pPr>
              <w:rPr>
                <w:szCs w:val="21"/>
              </w:rPr>
            </w:pPr>
            <w:r>
              <w:rPr>
                <w:rFonts w:hint="eastAsia"/>
                <w:szCs w:val="21"/>
              </w:rPr>
              <w:t>清空</w:t>
            </w:r>
          </w:p>
        </w:tc>
        <w:tc>
          <w:tcPr>
            <w:tcW w:w="1294" w:type="dxa"/>
          </w:tcPr>
          <w:p w14:paraId="444BACE1" w14:textId="77777777" w:rsidR="000829C4" w:rsidRDefault="00000000">
            <w:pPr>
              <w:rPr>
                <w:szCs w:val="21"/>
              </w:rPr>
            </w:pPr>
            <w:r>
              <w:rPr>
                <w:rFonts w:hint="eastAsia"/>
                <w:szCs w:val="21"/>
              </w:rPr>
              <w:t>清空查询</w:t>
            </w:r>
          </w:p>
        </w:tc>
        <w:tc>
          <w:tcPr>
            <w:tcW w:w="6134" w:type="dxa"/>
          </w:tcPr>
          <w:p w14:paraId="26340962" w14:textId="77777777" w:rsidR="000829C4" w:rsidRDefault="00000000">
            <w:pPr>
              <w:rPr>
                <w:szCs w:val="21"/>
              </w:rPr>
            </w:pPr>
            <w:r>
              <w:rPr>
                <w:rFonts w:hint="eastAsia"/>
                <w:szCs w:val="21"/>
              </w:rPr>
              <w:t>点击该按钮，清空查询条件。</w:t>
            </w:r>
          </w:p>
        </w:tc>
      </w:tr>
      <w:tr w:rsidR="000829C4" w14:paraId="6DBE9442" w14:textId="77777777">
        <w:tc>
          <w:tcPr>
            <w:tcW w:w="1094" w:type="dxa"/>
          </w:tcPr>
          <w:p w14:paraId="28BE5034" w14:textId="77777777" w:rsidR="000829C4" w:rsidRDefault="00000000">
            <w:pPr>
              <w:rPr>
                <w:szCs w:val="21"/>
              </w:rPr>
            </w:pPr>
            <w:r>
              <w:rPr>
                <w:rFonts w:hint="eastAsia"/>
                <w:szCs w:val="21"/>
              </w:rPr>
              <w:t>执行</w:t>
            </w:r>
          </w:p>
        </w:tc>
        <w:tc>
          <w:tcPr>
            <w:tcW w:w="1294" w:type="dxa"/>
          </w:tcPr>
          <w:p w14:paraId="28179423" w14:textId="77777777" w:rsidR="000829C4" w:rsidRDefault="00000000">
            <w:pPr>
              <w:rPr>
                <w:szCs w:val="21"/>
              </w:rPr>
            </w:pPr>
            <w:r>
              <w:rPr>
                <w:rFonts w:hint="eastAsia"/>
                <w:szCs w:val="21"/>
              </w:rPr>
              <w:t>任务执行过程查看</w:t>
            </w:r>
          </w:p>
        </w:tc>
        <w:tc>
          <w:tcPr>
            <w:tcW w:w="6134" w:type="dxa"/>
          </w:tcPr>
          <w:p w14:paraId="2B9AD3DD" w14:textId="77777777" w:rsidR="000829C4" w:rsidRDefault="00000000">
            <w:pPr>
              <w:rPr>
                <w:szCs w:val="21"/>
              </w:rPr>
            </w:pPr>
            <w:r>
              <w:rPr>
                <w:rFonts w:hint="eastAsia"/>
                <w:szCs w:val="21"/>
              </w:rPr>
              <w:t>点击该按钮，根据申报状态直接跳转至对应的执行界面</w:t>
            </w:r>
          </w:p>
        </w:tc>
      </w:tr>
    </w:tbl>
    <w:p w14:paraId="434A930D" w14:textId="77777777" w:rsidR="000829C4" w:rsidRDefault="000829C4"/>
    <w:p w14:paraId="1EF822EE" w14:textId="77777777" w:rsidR="000829C4" w:rsidRDefault="00000000">
      <w:r>
        <w:rPr>
          <w:rFonts w:hint="eastAsia"/>
        </w:rPr>
        <w:t>制表按钮：</w:t>
      </w:r>
    </w:p>
    <w:tbl>
      <w:tblPr>
        <w:tblStyle w:val="ab"/>
        <w:tblW w:w="0" w:type="auto"/>
        <w:tblLook w:val="04A0" w:firstRow="1" w:lastRow="0" w:firstColumn="1" w:lastColumn="0" w:noHBand="0" w:noVBand="1"/>
      </w:tblPr>
      <w:tblGrid>
        <w:gridCol w:w="1086"/>
        <w:gridCol w:w="1072"/>
        <w:gridCol w:w="6138"/>
      </w:tblGrid>
      <w:tr w:rsidR="000829C4" w14:paraId="403A9358" w14:textId="77777777">
        <w:tc>
          <w:tcPr>
            <w:tcW w:w="1108" w:type="dxa"/>
            <w:shd w:val="clear" w:color="auto" w:fill="DEEBF6" w:themeFill="accent1" w:themeFillTint="32"/>
          </w:tcPr>
          <w:p w14:paraId="3060C9B2" w14:textId="77777777" w:rsidR="000829C4" w:rsidRDefault="00000000">
            <w:pPr>
              <w:jc w:val="center"/>
              <w:rPr>
                <w:b/>
                <w:bCs/>
                <w:szCs w:val="21"/>
              </w:rPr>
            </w:pPr>
            <w:r>
              <w:rPr>
                <w:rFonts w:hint="eastAsia"/>
                <w:b/>
                <w:bCs/>
                <w:szCs w:val="21"/>
              </w:rPr>
              <w:t>按钮名称</w:t>
            </w:r>
          </w:p>
        </w:tc>
        <w:tc>
          <w:tcPr>
            <w:tcW w:w="1093" w:type="dxa"/>
            <w:shd w:val="clear" w:color="auto" w:fill="DEEBF6" w:themeFill="accent1" w:themeFillTint="32"/>
          </w:tcPr>
          <w:p w14:paraId="0C268536" w14:textId="77777777" w:rsidR="000829C4" w:rsidRDefault="00000000">
            <w:pPr>
              <w:jc w:val="center"/>
              <w:rPr>
                <w:b/>
                <w:bCs/>
                <w:szCs w:val="21"/>
              </w:rPr>
            </w:pPr>
            <w:r>
              <w:rPr>
                <w:rFonts w:hint="eastAsia"/>
                <w:b/>
                <w:bCs/>
                <w:szCs w:val="21"/>
              </w:rPr>
              <w:t>实现功能</w:t>
            </w:r>
          </w:p>
        </w:tc>
        <w:tc>
          <w:tcPr>
            <w:tcW w:w="6321" w:type="dxa"/>
            <w:shd w:val="clear" w:color="auto" w:fill="DEEBF6" w:themeFill="accent1" w:themeFillTint="32"/>
          </w:tcPr>
          <w:p w14:paraId="3CD13066" w14:textId="77777777" w:rsidR="000829C4" w:rsidRDefault="00000000">
            <w:pPr>
              <w:jc w:val="center"/>
              <w:rPr>
                <w:b/>
                <w:bCs/>
                <w:szCs w:val="21"/>
              </w:rPr>
            </w:pPr>
            <w:r>
              <w:rPr>
                <w:rFonts w:hint="eastAsia"/>
                <w:b/>
                <w:bCs/>
                <w:szCs w:val="21"/>
              </w:rPr>
              <w:t>规则</w:t>
            </w:r>
          </w:p>
        </w:tc>
      </w:tr>
      <w:tr w:rsidR="000829C4" w14:paraId="385AF189" w14:textId="77777777">
        <w:tc>
          <w:tcPr>
            <w:tcW w:w="1108" w:type="dxa"/>
          </w:tcPr>
          <w:p w14:paraId="22336C17" w14:textId="77777777" w:rsidR="000829C4" w:rsidRDefault="00000000">
            <w:pPr>
              <w:rPr>
                <w:szCs w:val="21"/>
              </w:rPr>
            </w:pPr>
            <w:r>
              <w:rPr>
                <w:rFonts w:hint="eastAsia"/>
                <w:szCs w:val="21"/>
              </w:rPr>
              <w:lastRenderedPageBreak/>
              <w:t>制表</w:t>
            </w:r>
          </w:p>
        </w:tc>
        <w:tc>
          <w:tcPr>
            <w:tcW w:w="1093" w:type="dxa"/>
          </w:tcPr>
          <w:p w14:paraId="29C66F05" w14:textId="77777777" w:rsidR="000829C4" w:rsidRDefault="00000000">
            <w:pPr>
              <w:rPr>
                <w:szCs w:val="21"/>
              </w:rPr>
            </w:pPr>
            <w:r>
              <w:rPr>
                <w:rFonts w:hint="eastAsia"/>
                <w:szCs w:val="21"/>
              </w:rPr>
              <w:t>制表操作</w:t>
            </w:r>
          </w:p>
        </w:tc>
        <w:tc>
          <w:tcPr>
            <w:tcW w:w="6321" w:type="dxa"/>
          </w:tcPr>
          <w:p w14:paraId="3C9DE34A" w14:textId="77777777" w:rsidR="000829C4" w:rsidRDefault="00000000">
            <w:pPr>
              <w:rPr>
                <w:szCs w:val="21"/>
              </w:rPr>
            </w:pPr>
            <w:r>
              <w:rPr>
                <w:rFonts w:hint="eastAsia"/>
                <w:szCs w:val="21"/>
              </w:rPr>
              <w:t>1</w:t>
            </w:r>
            <w:r>
              <w:rPr>
                <w:rFonts w:hint="eastAsia"/>
                <w:szCs w:val="21"/>
              </w:rPr>
              <w:t>、如果申报状态为未制表，该按钮可用，否则</w:t>
            </w:r>
            <w:proofErr w:type="gramStart"/>
            <w:r>
              <w:rPr>
                <w:rFonts w:hint="eastAsia"/>
                <w:szCs w:val="21"/>
              </w:rPr>
              <w:t>不</w:t>
            </w:r>
            <w:proofErr w:type="gramEnd"/>
            <w:r>
              <w:rPr>
                <w:rFonts w:hint="eastAsia"/>
                <w:szCs w:val="21"/>
              </w:rPr>
              <w:t>可用；</w:t>
            </w:r>
          </w:p>
          <w:p w14:paraId="10256ADF" w14:textId="77777777" w:rsidR="000829C4" w:rsidRDefault="00000000">
            <w:pPr>
              <w:rPr>
                <w:szCs w:val="21"/>
              </w:rPr>
            </w:pPr>
            <w:r>
              <w:rPr>
                <w:rFonts w:hint="eastAsia"/>
                <w:szCs w:val="21"/>
              </w:rPr>
              <w:t>2</w:t>
            </w:r>
            <w:r>
              <w:rPr>
                <w:rFonts w:hint="eastAsia"/>
                <w:szCs w:val="21"/>
              </w:rPr>
              <w:t>、点击该按钮，计算所有的报表，计算完成后更新申报状态为已制表，制表日期为系统日期，界面自动刷新；</w:t>
            </w:r>
          </w:p>
          <w:p w14:paraId="0681B073" w14:textId="77777777" w:rsidR="000829C4" w:rsidRDefault="00000000">
            <w:pPr>
              <w:rPr>
                <w:szCs w:val="21"/>
              </w:rPr>
            </w:pPr>
            <w:r>
              <w:rPr>
                <w:rFonts w:hint="eastAsia"/>
                <w:szCs w:val="21"/>
              </w:rPr>
              <w:t>3</w:t>
            </w:r>
            <w:r>
              <w:rPr>
                <w:rFonts w:hint="eastAsia"/>
                <w:szCs w:val="21"/>
              </w:rPr>
              <w:t>、制表完成后，自动更新任务的消费税、城市建设维护税、教育费附加、地方教育附加的申报金额。</w:t>
            </w:r>
          </w:p>
        </w:tc>
      </w:tr>
      <w:tr w:rsidR="000829C4" w14:paraId="1AA3CB49" w14:textId="77777777">
        <w:tc>
          <w:tcPr>
            <w:tcW w:w="1108" w:type="dxa"/>
          </w:tcPr>
          <w:p w14:paraId="13F0F2BC" w14:textId="77777777" w:rsidR="000829C4" w:rsidRDefault="00000000">
            <w:pPr>
              <w:rPr>
                <w:szCs w:val="21"/>
              </w:rPr>
            </w:pPr>
            <w:r>
              <w:rPr>
                <w:rFonts w:hint="eastAsia"/>
                <w:szCs w:val="21"/>
              </w:rPr>
              <w:t>取消制表</w:t>
            </w:r>
          </w:p>
        </w:tc>
        <w:tc>
          <w:tcPr>
            <w:tcW w:w="1093" w:type="dxa"/>
          </w:tcPr>
          <w:p w14:paraId="1D9CC13C" w14:textId="77777777" w:rsidR="000829C4" w:rsidRDefault="00000000">
            <w:pPr>
              <w:rPr>
                <w:szCs w:val="21"/>
              </w:rPr>
            </w:pPr>
            <w:r>
              <w:rPr>
                <w:rFonts w:hint="eastAsia"/>
                <w:szCs w:val="21"/>
              </w:rPr>
              <w:t>取消制表</w:t>
            </w:r>
          </w:p>
        </w:tc>
        <w:tc>
          <w:tcPr>
            <w:tcW w:w="6321" w:type="dxa"/>
          </w:tcPr>
          <w:p w14:paraId="21ADD159" w14:textId="77777777" w:rsidR="000829C4" w:rsidRDefault="00000000">
            <w:pPr>
              <w:rPr>
                <w:szCs w:val="21"/>
              </w:rPr>
            </w:pPr>
            <w:r>
              <w:rPr>
                <w:rFonts w:hint="eastAsia"/>
                <w:szCs w:val="21"/>
              </w:rPr>
              <w:t>1</w:t>
            </w:r>
            <w:r>
              <w:rPr>
                <w:rFonts w:hint="eastAsia"/>
                <w:szCs w:val="21"/>
              </w:rPr>
              <w:t>、如果制表状态为已制表，则该按钮可用，否则</w:t>
            </w:r>
            <w:proofErr w:type="gramStart"/>
            <w:r>
              <w:rPr>
                <w:rFonts w:hint="eastAsia"/>
                <w:szCs w:val="21"/>
              </w:rPr>
              <w:t>不</w:t>
            </w:r>
            <w:proofErr w:type="gramEnd"/>
            <w:r>
              <w:rPr>
                <w:rFonts w:hint="eastAsia"/>
                <w:szCs w:val="21"/>
              </w:rPr>
              <w:t>可用；</w:t>
            </w:r>
          </w:p>
          <w:p w14:paraId="2444FFCD" w14:textId="77777777" w:rsidR="000829C4" w:rsidRDefault="00000000">
            <w:pPr>
              <w:rPr>
                <w:szCs w:val="21"/>
              </w:rPr>
            </w:pPr>
            <w:r>
              <w:rPr>
                <w:rFonts w:hint="eastAsia"/>
                <w:szCs w:val="21"/>
              </w:rPr>
              <w:t>2</w:t>
            </w:r>
            <w:r>
              <w:rPr>
                <w:rFonts w:hint="eastAsia"/>
                <w:szCs w:val="21"/>
              </w:rPr>
              <w:t>、点击该按钮，对所有的报表数据进行删除，取消制表完成后更新申报状态为未制表，清空制表日期，界面自动刷新；</w:t>
            </w:r>
          </w:p>
          <w:p w14:paraId="0616255B" w14:textId="77777777" w:rsidR="000829C4" w:rsidRDefault="00000000">
            <w:pPr>
              <w:rPr>
                <w:szCs w:val="21"/>
              </w:rPr>
            </w:pPr>
            <w:r>
              <w:rPr>
                <w:rFonts w:hint="eastAsia"/>
                <w:szCs w:val="21"/>
              </w:rPr>
              <w:t>3</w:t>
            </w:r>
            <w:r>
              <w:rPr>
                <w:rFonts w:hint="eastAsia"/>
                <w:szCs w:val="21"/>
              </w:rPr>
              <w:t>、取消制表后，清空任务的消费税、城市建设维护税、教育费附加、地方教育附加的申报金额。</w:t>
            </w:r>
          </w:p>
        </w:tc>
      </w:tr>
      <w:tr w:rsidR="000829C4" w14:paraId="599B5C28" w14:textId="77777777">
        <w:tc>
          <w:tcPr>
            <w:tcW w:w="1108" w:type="dxa"/>
          </w:tcPr>
          <w:p w14:paraId="18BA5DFA" w14:textId="77777777" w:rsidR="000829C4" w:rsidRDefault="00000000">
            <w:pPr>
              <w:rPr>
                <w:szCs w:val="21"/>
              </w:rPr>
            </w:pPr>
            <w:r>
              <w:rPr>
                <w:rFonts w:hint="eastAsia"/>
                <w:szCs w:val="21"/>
              </w:rPr>
              <w:t>提交</w:t>
            </w:r>
          </w:p>
        </w:tc>
        <w:tc>
          <w:tcPr>
            <w:tcW w:w="1093" w:type="dxa"/>
          </w:tcPr>
          <w:p w14:paraId="40B40AF9" w14:textId="77777777" w:rsidR="000829C4" w:rsidRDefault="00000000">
            <w:pPr>
              <w:rPr>
                <w:szCs w:val="21"/>
              </w:rPr>
            </w:pPr>
            <w:r>
              <w:rPr>
                <w:rFonts w:hint="eastAsia"/>
                <w:szCs w:val="21"/>
              </w:rPr>
              <w:t>提交</w:t>
            </w:r>
          </w:p>
        </w:tc>
        <w:tc>
          <w:tcPr>
            <w:tcW w:w="6321" w:type="dxa"/>
          </w:tcPr>
          <w:p w14:paraId="5615D36A" w14:textId="77777777" w:rsidR="000829C4" w:rsidRDefault="00000000">
            <w:pPr>
              <w:rPr>
                <w:szCs w:val="21"/>
              </w:rPr>
            </w:pPr>
            <w:r>
              <w:rPr>
                <w:rFonts w:hint="eastAsia"/>
                <w:szCs w:val="21"/>
              </w:rPr>
              <w:t>1</w:t>
            </w:r>
            <w:r>
              <w:rPr>
                <w:rFonts w:hint="eastAsia"/>
                <w:szCs w:val="21"/>
              </w:rPr>
              <w:t>、如果申报为已制表，则该按钮可用，否则</w:t>
            </w:r>
            <w:proofErr w:type="gramStart"/>
            <w:r>
              <w:rPr>
                <w:rFonts w:hint="eastAsia"/>
                <w:szCs w:val="21"/>
              </w:rPr>
              <w:t>不</w:t>
            </w:r>
            <w:proofErr w:type="gramEnd"/>
            <w:r>
              <w:rPr>
                <w:rFonts w:hint="eastAsia"/>
                <w:szCs w:val="21"/>
              </w:rPr>
              <w:t>可用；</w:t>
            </w:r>
          </w:p>
          <w:p w14:paraId="1E5C64FF" w14:textId="77777777" w:rsidR="000829C4" w:rsidRDefault="00000000">
            <w:pPr>
              <w:rPr>
                <w:szCs w:val="21"/>
              </w:rPr>
            </w:pPr>
            <w:r>
              <w:rPr>
                <w:rFonts w:hint="eastAsia"/>
                <w:szCs w:val="21"/>
              </w:rPr>
              <w:t>2</w:t>
            </w:r>
            <w:r>
              <w:rPr>
                <w:rFonts w:hint="eastAsia"/>
                <w:szCs w:val="21"/>
              </w:rPr>
              <w:t>、点击该按钮，将单据信息提交至下一审批人进行审批。</w:t>
            </w:r>
          </w:p>
        </w:tc>
      </w:tr>
      <w:tr w:rsidR="000829C4" w14:paraId="2A210A6B" w14:textId="77777777">
        <w:tc>
          <w:tcPr>
            <w:tcW w:w="1108" w:type="dxa"/>
          </w:tcPr>
          <w:p w14:paraId="382B5C59" w14:textId="77777777" w:rsidR="000829C4" w:rsidRDefault="00000000">
            <w:pPr>
              <w:rPr>
                <w:szCs w:val="21"/>
              </w:rPr>
            </w:pPr>
            <w:r>
              <w:rPr>
                <w:rFonts w:hint="eastAsia"/>
                <w:szCs w:val="21"/>
              </w:rPr>
              <w:t>上一步</w:t>
            </w:r>
          </w:p>
        </w:tc>
        <w:tc>
          <w:tcPr>
            <w:tcW w:w="1093" w:type="dxa"/>
          </w:tcPr>
          <w:p w14:paraId="728298CC" w14:textId="77777777" w:rsidR="000829C4" w:rsidRDefault="00000000">
            <w:pPr>
              <w:rPr>
                <w:szCs w:val="21"/>
              </w:rPr>
            </w:pPr>
            <w:r>
              <w:rPr>
                <w:rFonts w:hint="eastAsia"/>
                <w:szCs w:val="21"/>
              </w:rPr>
              <w:t>返回上一步</w:t>
            </w:r>
          </w:p>
        </w:tc>
        <w:tc>
          <w:tcPr>
            <w:tcW w:w="6321" w:type="dxa"/>
          </w:tcPr>
          <w:p w14:paraId="172CBB7B" w14:textId="77777777" w:rsidR="000829C4" w:rsidRDefault="00000000">
            <w:pPr>
              <w:rPr>
                <w:szCs w:val="21"/>
              </w:rPr>
            </w:pPr>
            <w:r>
              <w:rPr>
                <w:rFonts w:hint="eastAsia"/>
                <w:szCs w:val="21"/>
              </w:rPr>
              <w:t>点击该按钮，</w:t>
            </w:r>
            <w:proofErr w:type="gramStart"/>
            <w:r>
              <w:rPr>
                <w:rFonts w:hint="eastAsia"/>
                <w:szCs w:val="21"/>
              </w:rPr>
              <w:t>返回台</w:t>
            </w:r>
            <w:proofErr w:type="gramEnd"/>
            <w:r>
              <w:rPr>
                <w:rFonts w:hint="eastAsia"/>
                <w:szCs w:val="21"/>
              </w:rPr>
              <w:t>账界面</w:t>
            </w:r>
          </w:p>
        </w:tc>
      </w:tr>
    </w:tbl>
    <w:p w14:paraId="50996F34" w14:textId="77777777" w:rsidR="000829C4" w:rsidRDefault="000829C4"/>
    <w:p w14:paraId="294C10E8" w14:textId="77777777" w:rsidR="000829C4" w:rsidRDefault="00000000">
      <w:r>
        <w:rPr>
          <w:rFonts w:hint="eastAsia"/>
        </w:rPr>
        <w:t>提交界面按钮：</w:t>
      </w:r>
    </w:p>
    <w:p w14:paraId="66316726" w14:textId="77777777" w:rsidR="000829C4" w:rsidRDefault="00000000">
      <w:pPr>
        <w:numPr>
          <w:ilvl w:val="0"/>
          <w:numId w:val="164"/>
        </w:numPr>
      </w:pPr>
      <w:r>
        <w:rPr>
          <w:rFonts w:hint="eastAsia"/>
        </w:rPr>
        <w:t>【收回】：同列表收回；</w:t>
      </w:r>
    </w:p>
    <w:p w14:paraId="104F18F7" w14:textId="77777777" w:rsidR="000829C4" w:rsidRDefault="00000000">
      <w:pPr>
        <w:numPr>
          <w:ilvl w:val="0"/>
          <w:numId w:val="164"/>
        </w:numPr>
      </w:pPr>
      <w:r>
        <w:rPr>
          <w:rFonts w:hint="eastAsia"/>
        </w:rPr>
        <w:t>【审核】：同列表审核；</w:t>
      </w:r>
    </w:p>
    <w:p w14:paraId="457D6E62" w14:textId="77777777" w:rsidR="000829C4" w:rsidRDefault="00000000">
      <w:pPr>
        <w:numPr>
          <w:ilvl w:val="0"/>
          <w:numId w:val="164"/>
        </w:numPr>
      </w:pPr>
      <w:r>
        <w:rPr>
          <w:rFonts w:hint="eastAsia"/>
        </w:rPr>
        <w:t>【弃审】：同列表弃审；</w:t>
      </w:r>
    </w:p>
    <w:p w14:paraId="78007758" w14:textId="77777777" w:rsidR="000829C4" w:rsidRDefault="00000000">
      <w:r>
        <w:rPr>
          <w:rFonts w:hint="eastAsia"/>
        </w:rPr>
        <w:t>完税按钮：</w:t>
      </w:r>
    </w:p>
    <w:tbl>
      <w:tblPr>
        <w:tblStyle w:val="ab"/>
        <w:tblW w:w="0" w:type="auto"/>
        <w:tblLook w:val="04A0" w:firstRow="1" w:lastRow="0" w:firstColumn="1" w:lastColumn="0" w:noHBand="0" w:noVBand="1"/>
      </w:tblPr>
      <w:tblGrid>
        <w:gridCol w:w="1099"/>
        <w:gridCol w:w="1136"/>
        <w:gridCol w:w="6061"/>
      </w:tblGrid>
      <w:tr w:rsidR="000829C4" w14:paraId="1B54C8E2" w14:textId="77777777">
        <w:tc>
          <w:tcPr>
            <w:tcW w:w="1121" w:type="dxa"/>
            <w:shd w:val="clear" w:color="auto" w:fill="DEEBF6" w:themeFill="accent1" w:themeFillTint="32"/>
          </w:tcPr>
          <w:p w14:paraId="44EF71B1" w14:textId="77777777" w:rsidR="000829C4" w:rsidRDefault="00000000">
            <w:pPr>
              <w:jc w:val="center"/>
              <w:rPr>
                <w:b/>
                <w:bCs/>
                <w:szCs w:val="21"/>
              </w:rPr>
            </w:pPr>
            <w:r>
              <w:rPr>
                <w:rFonts w:hint="eastAsia"/>
                <w:b/>
                <w:bCs/>
                <w:szCs w:val="21"/>
              </w:rPr>
              <w:t>按钮名称</w:t>
            </w:r>
          </w:p>
        </w:tc>
        <w:tc>
          <w:tcPr>
            <w:tcW w:w="1160" w:type="dxa"/>
            <w:shd w:val="clear" w:color="auto" w:fill="DEEBF6" w:themeFill="accent1" w:themeFillTint="32"/>
          </w:tcPr>
          <w:p w14:paraId="30E95D8E" w14:textId="77777777" w:rsidR="000829C4" w:rsidRDefault="00000000">
            <w:pPr>
              <w:jc w:val="center"/>
              <w:rPr>
                <w:b/>
                <w:bCs/>
                <w:szCs w:val="21"/>
              </w:rPr>
            </w:pPr>
            <w:r>
              <w:rPr>
                <w:rFonts w:hint="eastAsia"/>
                <w:b/>
                <w:bCs/>
                <w:szCs w:val="21"/>
              </w:rPr>
              <w:t>实现功能</w:t>
            </w:r>
          </w:p>
        </w:tc>
        <w:tc>
          <w:tcPr>
            <w:tcW w:w="6241" w:type="dxa"/>
            <w:shd w:val="clear" w:color="auto" w:fill="DEEBF6" w:themeFill="accent1" w:themeFillTint="32"/>
          </w:tcPr>
          <w:p w14:paraId="03B6EAA7" w14:textId="77777777" w:rsidR="000829C4" w:rsidRDefault="00000000">
            <w:pPr>
              <w:jc w:val="center"/>
              <w:rPr>
                <w:b/>
                <w:bCs/>
                <w:szCs w:val="21"/>
              </w:rPr>
            </w:pPr>
            <w:r>
              <w:rPr>
                <w:rFonts w:hint="eastAsia"/>
                <w:b/>
                <w:bCs/>
                <w:szCs w:val="21"/>
              </w:rPr>
              <w:t>规则</w:t>
            </w:r>
          </w:p>
        </w:tc>
      </w:tr>
      <w:tr w:rsidR="000829C4" w14:paraId="3F07BD5B" w14:textId="77777777">
        <w:tc>
          <w:tcPr>
            <w:tcW w:w="1121" w:type="dxa"/>
          </w:tcPr>
          <w:p w14:paraId="1EAB5321" w14:textId="77777777" w:rsidR="000829C4" w:rsidRDefault="00000000">
            <w:pPr>
              <w:rPr>
                <w:szCs w:val="21"/>
              </w:rPr>
            </w:pPr>
            <w:r>
              <w:rPr>
                <w:rFonts w:hint="eastAsia"/>
                <w:szCs w:val="21"/>
              </w:rPr>
              <w:t>确认</w:t>
            </w:r>
          </w:p>
        </w:tc>
        <w:tc>
          <w:tcPr>
            <w:tcW w:w="1160" w:type="dxa"/>
          </w:tcPr>
          <w:p w14:paraId="2DA0E857" w14:textId="77777777" w:rsidR="000829C4" w:rsidRDefault="00000000">
            <w:pPr>
              <w:rPr>
                <w:szCs w:val="21"/>
              </w:rPr>
            </w:pPr>
            <w:r>
              <w:rPr>
                <w:rFonts w:hint="eastAsia"/>
                <w:szCs w:val="21"/>
              </w:rPr>
              <w:t>完税确认操作</w:t>
            </w:r>
          </w:p>
        </w:tc>
        <w:tc>
          <w:tcPr>
            <w:tcW w:w="6241" w:type="dxa"/>
          </w:tcPr>
          <w:p w14:paraId="10FE12CC" w14:textId="77777777" w:rsidR="000829C4" w:rsidRDefault="00000000">
            <w:pPr>
              <w:rPr>
                <w:szCs w:val="21"/>
              </w:rPr>
            </w:pPr>
            <w:r>
              <w:rPr>
                <w:rFonts w:hint="eastAsia"/>
                <w:szCs w:val="21"/>
              </w:rPr>
              <w:t>1</w:t>
            </w:r>
            <w:r>
              <w:rPr>
                <w:rFonts w:hint="eastAsia"/>
                <w:szCs w:val="21"/>
              </w:rPr>
              <w:t>、申报状态为已审批时可用，否则</w:t>
            </w:r>
            <w:proofErr w:type="gramStart"/>
            <w:r>
              <w:rPr>
                <w:rFonts w:hint="eastAsia"/>
                <w:szCs w:val="21"/>
              </w:rPr>
              <w:t>不</w:t>
            </w:r>
            <w:proofErr w:type="gramEnd"/>
            <w:r>
              <w:rPr>
                <w:rFonts w:hint="eastAsia"/>
                <w:szCs w:val="21"/>
              </w:rPr>
              <w:t>可用；</w:t>
            </w:r>
          </w:p>
          <w:p w14:paraId="7E23D0A1" w14:textId="77777777" w:rsidR="000829C4" w:rsidRDefault="00000000">
            <w:pPr>
              <w:rPr>
                <w:szCs w:val="21"/>
              </w:rPr>
            </w:pPr>
            <w:r>
              <w:rPr>
                <w:rFonts w:hint="eastAsia"/>
                <w:szCs w:val="21"/>
              </w:rPr>
              <w:t>2</w:t>
            </w:r>
            <w:r>
              <w:rPr>
                <w:rFonts w:hint="eastAsia"/>
                <w:szCs w:val="21"/>
              </w:rPr>
              <w:t>、录入申报日期、申报金额、缴纳日期、缴纳金额、办税员，并上</w:t>
            </w:r>
            <w:proofErr w:type="gramStart"/>
            <w:r>
              <w:rPr>
                <w:rFonts w:hint="eastAsia"/>
                <w:szCs w:val="21"/>
              </w:rPr>
              <w:t>传相关</w:t>
            </w:r>
            <w:proofErr w:type="gramEnd"/>
            <w:r>
              <w:rPr>
                <w:rFonts w:hint="eastAsia"/>
                <w:szCs w:val="21"/>
              </w:rPr>
              <w:t>附件后，点击该按钮，更新申报状态为已完税。</w:t>
            </w:r>
          </w:p>
        </w:tc>
      </w:tr>
      <w:tr w:rsidR="000829C4" w14:paraId="320CB00F" w14:textId="77777777">
        <w:tc>
          <w:tcPr>
            <w:tcW w:w="1121" w:type="dxa"/>
          </w:tcPr>
          <w:p w14:paraId="26F8121E" w14:textId="77777777" w:rsidR="000829C4" w:rsidRDefault="00000000">
            <w:pPr>
              <w:rPr>
                <w:szCs w:val="21"/>
              </w:rPr>
            </w:pPr>
            <w:r>
              <w:rPr>
                <w:rFonts w:hint="eastAsia"/>
                <w:szCs w:val="21"/>
              </w:rPr>
              <w:t>取消</w:t>
            </w:r>
          </w:p>
        </w:tc>
        <w:tc>
          <w:tcPr>
            <w:tcW w:w="1160" w:type="dxa"/>
          </w:tcPr>
          <w:p w14:paraId="15DBDC5F" w14:textId="77777777" w:rsidR="000829C4" w:rsidRDefault="00000000">
            <w:pPr>
              <w:rPr>
                <w:szCs w:val="21"/>
              </w:rPr>
            </w:pPr>
            <w:r>
              <w:rPr>
                <w:rFonts w:hint="eastAsia"/>
                <w:szCs w:val="21"/>
              </w:rPr>
              <w:t>取消完税</w:t>
            </w:r>
          </w:p>
        </w:tc>
        <w:tc>
          <w:tcPr>
            <w:tcW w:w="6241" w:type="dxa"/>
          </w:tcPr>
          <w:p w14:paraId="2EA1E953" w14:textId="77777777" w:rsidR="000829C4" w:rsidRDefault="00000000">
            <w:pPr>
              <w:rPr>
                <w:szCs w:val="21"/>
              </w:rPr>
            </w:pPr>
            <w:r>
              <w:rPr>
                <w:rFonts w:hint="eastAsia"/>
                <w:szCs w:val="21"/>
              </w:rPr>
              <w:t>1</w:t>
            </w:r>
            <w:r>
              <w:rPr>
                <w:rFonts w:hint="eastAsia"/>
                <w:szCs w:val="21"/>
              </w:rPr>
              <w:t>、申报状态为已完税时可用，否则</w:t>
            </w:r>
            <w:proofErr w:type="gramStart"/>
            <w:r>
              <w:rPr>
                <w:rFonts w:hint="eastAsia"/>
                <w:szCs w:val="21"/>
              </w:rPr>
              <w:t>不</w:t>
            </w:r>
            <w:proofErr w:type="gramEnd"/>
            <w:r>
              <w:rPr>
                <w:rFonts w:hint="eastAsia"/>
                <w:szCs w:val="21"/>
              </w:rPr>
              <w:t>可用；</w:t>
            </w:r>
          </w:p>
          <w:p w14:paraId="1480F391" w14:textId="77777777" w:rsidR="000829C4" w:rsidRDefault="00000000">
            <w:pPr>
              <w:rPr>
                <w:szCs w:val="21"/>
              </w:rPr>
            </w:pPr>
            <w:r>
              <w:rPr>
                <w:rFonts w:hint="eastAsia"/>
                <w:szCs w:val="21"/>
              </w:rPr>
              <w:t>2</w:t>
            </w:r>
            <w:r>
              <w:rPr>
                <w:rFonts w:hint="eastAsia"/>
                <w:szCs w:val="21"/>
              </w:rPr>
              <w:t>、点击该按钮，更新申报状态为已审批；</w:t>
            </w:r>
          </w:p>
        </w:tc>
      </w:tr>
      <w:tr w:rsidR="000829C4" w14:paraId="373DAF72" w14:textId="77777777">
        <w:tc>
          <w:tcPr>
            <w:tcW w:w="1121" w:type="dxa"/>
          </w:tcPr>
          <w:p w14:paraId="2BCAF3A3" w14:textId="77777777" w:rsidR="000829C4" w:rsidRDefault="00000000">
            <w:pPr>
              <w:rPr>
                <w:szCs w:val="21"/>
              </w:rPr>
            </w:pPr>
            <w:r>
              <w:rPr>
                <w:rFonts w:hint="eastAsia"/>
                <w:szCs w:val="21"/>
              </w:rPr>
              <w:t>上一步</w:t>
            </w:r>
          </w:p>
        </w:tc>
        <w:tc>
          <w:tcPr>
            <w:tcW w:w="1160" w:type="dxa"/>
          </w:tcPr>
          <w:p w14:paraId="23F172EF" w14:textId="77777777" w:rsidR="000829C4" w:rsidRDefault="00000000">
            <w:pPr>
              <w:rPr>
                <w:szCs w:val="21"/>
              </w:rPr>
            </w:pPr>
            <w:r>
              <w:rPr>
                <w:rFonts w:hint="eastAsia"/>
                <w:szCs w:val="21"/>
              </w:rPr>
              <w:t>返回上一步</w:t>
            </w:r>
          </w:p>
        </w:tc>
        <w:tc>
          <w:tcPr>
            <w:tcW w:w="6241" w:type="dxa"/>
          </w:tcPr>
          <w:p w14:paraId="00D2EF94" w14:textId="77777777" w:rsidR="000829C4" w:rsidRDefault="00000000">
            <w:pPr>
              <w:rPr>
                <w:szCs w:val="21"/>
              </w:rPr>
            </w:pPr>
            <w:r>
              <w:rPr>
                <w:rFonts w:hint="eastAsia"/>
                <w:szCs w:val="21"/>
              </w:rPr>
              <w:t>点击该按钮，跳转至审核界面</w:t>
            </w:r>
          </w:p>
        </w:tc>
      </w:tr>
      <w:tr w:rsidR="000829C4" w14:paraId="71088F69" w14:textId="77777777">
        <w:tc>
          <w:tcPr>
            <w:tcW w:w="1121" w:type="dxa"/>
          </w:tcPr>
          <w:p w14:paraId="54808879" w14:textId="77777777" w:rsidR="000829C4" w:rsidRDefault="00000000">
            <w:pPr>
              <w:rPr>
                <w:szCs w:val="21"/>
              </w:rPr>
            </w:pPr>
            <w:r>
              <w:rPr>
                <w:rFonts w:hint="eastAsia"/>
                <w:szCs w:val="21"/>
              </w:rPr>
              <w:t>上传附件</w:t>
            </w:r>
          </w:p>
        </w:tc>
        <w:tc>
          <w:tcPr>
            <w:tcW w:w="1160" w:type="dxa"/>
          </w:tcPr>
          <w:p w14:paraId="62006A03" w14:textId="77777777" w:rsidR="000829C4" w:rsidRDefault="00000000">
            <w:pPr>
              <w:rPr>
                <w:szCs w:val="21"/>
              </w:rPr>
            </w:pPr>
            <w:r>
              <w:rPr>
                <w:rFonts w:hint="eastAsia"/>
                <w:szCs w:val="21"/>
              </w:rPr>
              <w:t>上传附件</w:t>
            </w:r>
          </w:p>
        </w:tc>
        <w:tc>
          <w:tcPr>
            <w:tcW w:w="6241" w:type="dxa"/>
          </w:tcPr>
          <w:p w14:paraId="44EFF00C" w14:textId="77777777" w:rsidR="000829C4" w:rsidRDefault="00000000">
            <w:pPr>
              <w:rPr>
                <w:szCs w:val="21"/>
              </w:rPr>
            </w:pPr>
            <w:r>
              <w:rPr>
                <w:rFonts w:hint="eastAsia"/>
                <w:szCs w:val="21"/>
              </w:rPr>
              <w:t>1</w:t>
            </w:r>
            <w:r>
              <w:rPr>
                <w:rFonts w:hint="eastAsia"/>
                <w:szCs w:val="21"/>
              </w:rPr>
              <w:t>、申报状态为已审批时可用，否则</w:t>
            </w:r>
            <w:proofErr w:type="gramStart"/>
            <w:r>
              <w:rPr>
                <w:rFonts w:hint="eastAsia"/>
                <w:szCs w:val="21"/>
              </w:rPr>
              <w:t>不</w:t>
            </w:r>
            <w:proofErr w:type="gramEnd"/>
            <w:r>
              <w:rPr>
                <w:rFonts w:hint="eastAsia"/>
                <w:szCs w:val="21"/>
              </w:rPr>
              <w:t>可用；</w:t>
            </w:r>
          </w:p>
          <w:p w14:paraId="43D8D8F9" w14:textId="77777777" w:rsidR="000829C4" w:rsidRDefault="00000000">
            <w:pPr>
              <w:rPr>
                <w:szCs w:val="21"/>
              </w:rPr>
            </w:pPr>
            <w:r>
              <w:rPr>
                <w:rFonts w:hint="eastAsia"/>
                <w:szCs w:val="21"/>
              </w:rPr>
              <w:lastRenderedPageBreak/>
              <w:t>2</w:t>
            </w:r>
            <w:r>
              <w:rPr>
                <w:rFonts w:hint="eastAsia"/>
                <w:szCs w:val="21"/>
              </w:rPr>
              <w:t>、点击该按钮，弹出附件选择框，选择附件后上传附件。</w:t>
            </w:r>
          </w:p>
        </w:tc>
      </w:tr>
      <w:tr w:rsidR="000829C4" w14:paraId="256A131C" w14:textId="77777777">
        <w:tc>
          <w:tcPr>
            <w:tcW w:w="1121" w:type="dxa"/>
          </w:tcPr>
          <w:p w14:paraId="7072AFDE" w14:textId="77777777" w:rsidR="000829C4" w:rsidRDefault="00000000">
            <w:pPr>
              <w:rPr>
                <w:szCs w:val="21"/>
              </w:rPr>
            </w:pPr>
            <w:r>
              <w:rPr>
                <w:rFonts w:hint="eastAsia"/>
                <w:szCs w:val="21"/>
              </w:rPr>
              <w:lastRenderedPageBreak/>
              <w:t>删除附件</w:t>
            </w:r>
          </w:p>
        </w:tc>
        <w:tc>
          <w:tcPr>
            <w:tcW w:w="1160" w:type="dxa"/>
          </w:tcPr>
          <w:p w14:paraId="7AD1DA3F" w14:textId="77777777" w:rsidR="000829C4" w:rsidRDefault="00000000">
            <w:pPr>
              <w:rPr>
                <w:szCs w:val="21"/>
              </w:rPr>
            </w:pPr>
            <w:r>
              <w:rPr>
                <w:rFonts w:hint="eastAsia"/>
                <w:szCs w:val="21"/>
              </w:rPr>
              <w:t>删除附件</w:t>
            </w:r>
          </w:p>
        </w:tc>
        <w:tc>
          <w:tcPr>
            <w:tcW w:w="6241" w:type="dxa"/>
          </w:tcPr>
          <w:p w14:paraId="5FAE93CD" w14:textId="77777777" w:rsidR="000829C4" w:rsidRDefault="00000000">
            <w:pPr>
              <w:rPr>
                <w:szCs w:val="21"/>
              </w:rPr>
            </w:pPr>
            <w:r>
              <w:rPr>
                <w:rFonts w:hint="eastAsia"/>
                <w:szCs w:val="21"/>
              </w:rPr>
              <w:t>1</w:t>
            </w:r>
            <w:r>
              <w:rPr>
                <w:rFonts w:hint="eastAsia"/>
                <w:szCs w:val="21"/>
              </w:rPr>
              <w:t>、申报状态为已审批时可用，否则</w:t>
            </w:r>
            <w:proofErr w:type="gramStart"/>
            <w:r>
              <w:rPr>
                <w:rFonts w:hint="eastAsia"/>
                <w:szCs w:val="21"/>
              </w:rPr>
              <w:t>不</w:t>
            </w:r>
            <w:proofErr w:type="gramEnd"/>
            <w:r>
              <w:rPr>
                <w:rFonts w:hint="eastAsia"/>
                <w:szCs w:val="21"/>
              </w:rPr>
              <w:t>可用；</w:t>
            </w:r>
          </w:p>
          <w:p w14:paraId="4769157C" w14:textId="77777777" w:rsidR="000829C4" w:rsidRDefault="00000000">
            <w:pPr>
              <w:rPr>
                <w:szCs w:val="21"/>
              </w:rPr>
            </w:pPr>
            <w:r>
              <w:rPr>
                <w:rFonts w:hint="eastAsia"/>
                <w:szCs w:val="21"/>
              </w:rPr>
              <w:t>2</w:t>
            </w:r>
            <w:r>
              <w:rPr>
                <w:rFonts w:hint="eastAsia"/>
                <w:szCs w:val="21"/>
              </w:rPr>
              <w:t>、点击该按钮，删除对应的附件；</w:t>
            </w:r>
          </w:p>
        </w:tc>
      </w:tr>
    </w:tbl>
    <w:p w14:paraId="716BE393" w14:textId="77777777" w:rsidR="000829C4" w:rsidRDefault="000829C4"/>
    <w:p w14:paraId="53066667" w14:textId="77777777" w:rsidR="000829C4" w:rsidRDefault="00000000">
      <w:pPr>
        <w:pStyle w:val="5"/>
      </w:pPr>
      <w:r>
        <w:rPr>
          <w:rFonts w:hint="eastAsia"/>
        </w:rPr>
        <w:t>算法说明</w:t>
      </w:r>
    </w:p>
    <w:p w14:paraId="37935BC1" w14:textId="77777777" w:rsidR="000829C4" w:rsidRDefault="00000000">
      <w:pPr>
        <w:numPr>
          <w:ilvl w:val="0"/>
          <w:numId w:val="165"/>
        </w:numPr>
      </w:pPr>
      <w:r>
        <w:rPr>
          <w:rFonts w:hint="eastAsia"/>
        </w:rPr>
        <w:t>台账界面：默认显示消费税计算底稿、应税消费品台账、减免税政策设置，点击分别弹出对应的功能界面并显示当期数据；</w:t>
      </w:r>
    </w:p>
    <w:p w14:paraId="2B33C8E4" w14:textId="77777777" w:rsidR="000829C4" w:rsidRDefault="00000000">
      <w:pPr>
        <w:numPr>
          <w:ilvl w:val="0"/>
          <w:numId w:val="165"/>
        </w:numPr>
      </w:pPr>
      <w:r>
        <w:rPr>
          <w:rFonts w:hint="eastAsia"/>
        </w:rPr>
        <w:t>制表界面：申报表自动显示业务事项配置中对应的报表列表，点击后自动跳转至报表界面，自动查询计算的报表数据；</w:t>
      </w:r>
    </w:p>
    <w:p w14:paraId="7CAE9B21" w14:textId="77777777" w:rsidR="000829C4" w:rsidRDefault="00000000">
      <w:pPr>
        <w:numPr>
          <w:ilvl w:val="0"/>
          <w:numId w:val="165"/>
        </w:numPr>
      </w:pPr>
      <w:r>
        <w:rPr>
          <w:rFonts w:hint="eastAsia"/>
        </w:rPr>
        <w:t>完税确认界面：当申报状态为已审批时，申报日期、申报金额、缴款日期、实缴金额、办税员可编辑，否则不可编辑；实缴金额默认等于申报金额。</w:t>
      </w:r>
    </w:p>
    <w:p w14:paraId="51824C0E" w14:textId="77777777" w:rsidR="000829C4" w:rsidRDefault="00000000">
      <w:pPr>
        <w:pStyle w:val="5"/>
      </w:pPr>
      <w:r>
        <w:rPr>
          <w:rFonts w:hint="eastAsia"/>
        </w:rPr>
        <w:t>逻辑校验</w:t>
      </w:r>
    </w:p>
    <w:p w14:paraId="0EAC93B9" w14:textId="77777777" w:rsidR="000829C4" w:rsidRDefault="00000000">
      <w:r>
        <w:rPr>
          <w:rFonts w:hint="eastAsia"/>
        </w:rPr>
        <w:t>1</w:t>
      </w:r>
      <w:r>
        <w:rPr>
          <w:rFonts w:hint="eastAsia"/>
        </w:rPr>
        <w:t>、保存时，纳税主体</w:t>
      </w:r>
      <w:r>
        <w:rPr>
          <w:rFonts w:hint="eastAsia"/>
        </w:rPr>
        <w:t>+</w:t>
      </w:r>
      <w:r>
        <w:rPr>
          <w:rFonts w:hint="eastAsia"/>
        </w:rPr>
        <w:t>纳税期间</w:t>
      </w:r>
      <w:r>
        <w:rPr>
          <w:rFonts w:hint="eastAsia"/>
        </w:rPr>
        <w:t>+</w:t>
      </w:r>
      <w:r>
        <w:rPr>
          <w:rFonts w:hint="eastAsia"/>
        </w:rPr>
        <w:t>申报类型不可重复，否则保存时提示“任务重复，请调整。”；</w:t>
      </w:r>
    </w:p>
    <w:p w14:paraId="0DABE37F" w14:textId="77777777" w:rsidR="000829C4" w:rsidRDefault="00000000">
      <w:pPr>
        <w:pStyle w:val="4"/>
      </w:pPr>
      <w:r>
        <w:rPr>
          <w:rFonts w:hint="eastAsia"/>
        </w:rPr>
        <w:t>输出</w:t>
      </w:r>
    </w:p>
    <w:p w14:paraId="164336F6" w14:textId="77777777" w:rsidR="000829C4" w:rsidRDefault="00000000">
      <w:r>
        <w:rPr>
          <w:rFonts w:hint="eastAsia"/>
        </w:rPr>
        <w:t>无。</w:t>
      </w:r>
    </w:p>
    <w:p w14:paraId="2BA03B35" w14:textId="77777777" w:rsidR="000829C4" w:rsidRDefault="00000000">
      <w:pPr>
        <w:pStyle w:val="4"/>
      </w:pPr>
      <w:r>
        <w:rPr>
          <w:rFonts w:hint="eastAsia"/>
        </w:rPr>
        <w:t>非功能性需求</w:t>
      </w:r>
    </w:p>
    <w:p w14:paraId="3D0C30CD" w14:textId="77777777" w:rsidR="000829C4" w:rsidRDefault="00000000">
      <w:r>
        <w:rPr>
          <w:rFonts w:hint="eastAsia"/>
        </w:rPr>
        <w:t>制表时，由于计算时间可能比较长，则计算过程在后台自动执行。系统增加计算任务日志。</w:t>
      </w:r>
    </w:p>
    <w:p w14:paraId="17B90C6E" w14:textId="77777777" w:rsidR="000829C4" w:rsidRDefault="00000000">
      <w:pPr>
        <w:pStyle w:val="1"/>
      </w:pPr>
      <w:bookmarkStart w:id="186" w:name="_Toc2032120442"/>
      <w:r>
        <w:rPr>
          <w:rFonts w:hint="eastAsia"/>
        </w:rPr>
        <w:lastRenderedPageBreak/>
        <w:t>其他税费</w:t>
      </w:r>
      <w:bookmarkEnd w:id="154"/>
      <w:bookmarkEnd w:id="155"/>
      <w:bookmarkEnd w:id="186"/>
    </w:p>
    <w:p w14:paraId="311E9747" w14:textId="77777777" w:rsidR="000829C4" w:rsidRDefault="00000000">
      <w:pPr>
        <w:pStyle w:val="2"/>
      </w:pPr>
      <w:bookmarkStart w:id="187" w:name="_Toc268346806"/>
      <w:bookmarkStart w:id="188" w:name="_Toc9200"/>
      <w:bookmarkStart w:id="189" w:name="_Toc22726"/>
      <w:bookmarkStart w:id="190" w:name="_Toc31528"/>
      <w:bookmarkStart w:id="191" w:name="_Toc30624"/>
      <w:r>
        <w:rPr>
          <w:rFonts w:hint="eastAsia"/>
        </w:rPr>
        <w:t>车船税</w:t>
      </w:r>
      <w:bookmarkEnd w:id="187"/>
      <w:bookmarkEnd w:id="188"/>
      <w:bookmarkEnd w:id="189"/>
    </w:p>
    <w:p w14:paraId="7D9E44EC" w14:textId="77777777" w:rsidR="000829C4" w:rsidRDefault="00000000">
      <w:pPr>
        <w:pStyle w:val="3"/>
      </w:pPr>
      <w:bookmarkStart w:id="192" w:name="_Toc10176"/>
      <w:bookmarkStart w:id="193" w:name="_Toc389109742"/>
      <w:bookmarkStart w:id="194" w:name="_Toc1386"/>
      <w:r>
        <w:rPr>
          <w:rFonts w:hint="eastAsia"/>
        </w:rPr>
        <w:t>车船税完税</w:t>
      </w:r>
      <w:bookmarkEnd w:id="192"/>
      <w:bookmarkEnd w:id="193"/>
      <w:bookmarkEnd w:id="194"/>
    </w:p>
    <w:p w14:paraId="3BC71289" w14:textId="77777777" w:rsidR="000829C4" w:rsidRDefault="00000000">
      <w:pPr>
        <w:pStyle w:val="4"/>
      </w:pPr>
      <w:r>
        <w:rPr>
          <w:rFonts w:hint="eastAsia"/>
        </w:rPr>
        <w:t>功能描述</w:t>
      </w:r>
    </w:p>
    <w:p w14:paraId="5F1EF4E6" w14:textId="77777777" w:rsidR="000829C4" w:rsidRDefault="00000000">
      <w:r>
        <w:rPr>
          <w:rFonts w:hint="eastAsia"/>
        </w:rPr>
        <w:t>本功能为车船税完税信息管理界面。</w:t>
      </w:r>
    </w:p>
    <w:p w14:paraId="41A6014F" w14:textId="77777777" w:rsidR="000829C4" w:rsidRDefault="00000000">
      <w:pPr>
        <w:pStyle w:val="4"/>
      </w:pPr>
      <w:r>
        <w:rPr>
          <w:rFonts w:hint="eastAsia"/>
        </w:rPr>
        <w:t>原型界面</w:t>
      </w:r>
    </w:p>
    <w:p w14:paraId="188D00CE" w14:textId="77777777" w:rsidR="000829C4" w:rsidRDefault="00000000">
      <w:r>
        <w:rPr>
          <w:rFonts w:hint="eastAsia"/>
        </w:rPr>
        <w:t>列表界面：</w:t>
      </w:r>
    </w:p>
    <w:p w14:paraId="74648ECA" w14:textId="77777777" w:rsidR="000829C4" w:rsidRDefault="00000000">
      <w:r>
        <w:rPr>
          <w:noProof/>
        </w:rPr>
        <w:drawing>
          <wp:inline distT="0" distB="0" distL="114300" distR="114300" wp14:anchorId="57BC8924" wp14:editId="76E61A18">
            <wp:extent cx="5264150" cy="2463165"/>
            <wp:effectExtent l="12700" t="12700" r="31750" b="13335"/>
            <wp:docPr id="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pic:cNvPicPr>
                      <a:picLocks noChangeAspect="1"/>
                    </pic:cNvPicPr>
                  </pic:nvPicPr>
                  <pic:blipFill>
                    <a:blip r:embed="rId127"/>
                    <a:stretch>
                      <a:fillRect/>
                    </a:stretch>
                  </pic:blipFill>
                  <pic:spPr>
                    <a:xfrm>
                      <a:off x="0" y="0"/>
                      <a:ext cx="5264150" cy="2463165"/>
                    </a:xfrm>
                    <a:prstGeom prst="rect">
                      <a:avLst/>
                    </a:prstGeom>
                    <a:noFill/>
                    <a:ln>
                      <a:solidFill>
                        <a:schemeClr val="tx1"/>
                      </a:solidFill>
                    </a:ln>
                  </pic:spPr>
                </pic:pic>
              </a:graphicData>
            </a:graphic>
          </wp:inline>
        </w:drawing>
      </w:r>
    </w:p>
    <w:p w14:paraId="50C6BED0" w14:textId="77777777" w:rsidR="000829C4" w:rsidRDefault="00000000">
      <w:r>
        <w:rPr>
          <w:rFonts w:hint="eastAsia"/>
        </w:rPr>
        <w:t>卡片界面：</w:t>
      </w:r>
    </w:p>
    <w:p w14:paraId="73930CE6" w14:textId="77777777" w:rsidR="000829C4" w:rsidRDefault="00000000">
      <w:r>
        <w:rPr>
          <w:noProof/>
        </w:rPr>
        <w:lastRenderedPageBreak/>
        <w:drawing>
          <wp:inline distT="0" distB="0" distL="114300" distR="114300" wp14:anchorId="7483F9C2" wp14:editId="06118F2D">
            <wp:extent cx="5274310" cy="2254250"/>
            <wp:effectExtent l="12700" t="12700" r="21590" b="1905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128"/>
                    <a:stretch>
                      <a:fillRect/>
                    </a:stretch>
                  </pic:blipFill>
                  <pic:spPr>
                    <a:xfrm>
                      <a:off x="0" y="0"/>
                      <a:ext cx="5274310" cy="2254250"/>
                    </a:xfrm>
                    <a:prstGeom prst="rect">
                      <a:avLst/>
                    </a:prstGeom>
                    <a:noFill/>
                    <a:ln>
                      <a:solidFill>
                        <a:schemeClr val="tx1"/>
                      </a:solidFill>
                    </a:ln>
                  </pic:spPr>
                </pic:pic>
              </a:graphicData>
            </a:graphic>
          </wp:inline>
        </w:drawing>
      </w:r>
    </w:p>
    <w:p w14:paraId="6B62BD80" w14:textId="77777777" w:rsidR="000829C4" w:rsidRDefault="000829C4"/>
    <w:p w14:paraId="460CD1B5" w14:textId="77777777" w:rsidR="000829C4" w:rsidRDefault="00000000">
      <w:pPr>
        <w:pStyle w:val="4"/>
      </w:pPr>
      <w:r>
        <w:rPr>
          <w:rFonts w:hint="eastAsia"/>
        </w:rPr>
        <w:t>输入列表</w:t>
      </w:r>
    </w:p>
    <w:p w14:paraId="74D5F07B"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50FED037" w14:textId="77777777">
        <w:tc>
          <w:tcPr>
            <w:tcW w:w="1561" w:type="dxa"/>
            <w:shd w:val="clear" w:color="auto" w:fill="DEEBF6" w:themeFill="accent1" w:themeFillTint="32"/>
          </w:tcPr>
          <w:p w14:paraId="4E7795D2"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5CBB6BEF"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1D289714"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39389948"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4B5D2FC7" w14:textId="77777777" w:rsidR="000829C4" w:rsidRDefault="00000000">
            <w:pPr>
              <w:jc w:val="center"/>
              <w:rPr>
                <w:b/>
                <w:bCs/>
              </w:rPr>
            </w:pPr>
            <w:r>
              <w:rPr>
                <w:rFonts w:hint="eastAsia"/>
                <w:b/>
                <w:bCs/>
              </w:rPr>
              <w:t>备注</w:t>
            </w:r>
          </w:p>
        </w:tc>
      </w:tr>
      <w:tr w:rsidR="000829C4" w14:paraId="13248140" w14:textId="77777777">
        <w:tc>
          <w:tcPr>
            <w:tcW w:w="1561" w:type="dxa"/>
          </w:tcPr>
          <w:p w14:paraId="5A86AF89" w14:textId="77777777" w:rsidR="000829C4" w:rsidRDefault="00000000">
            <w:r>
              <w:rPr>
                <w:rFonts w:hint="eastAsia"/>
              </w:rPr>
              <w:t>纳税主体</w:t>
            </w:r>
          </w:p>
        </w:tc>
        <w:tc>
          <w:tcPr>
            <w:tcW w:w="1110" w:type="dxa"/>
          </w:tcPr>
          <w:p w14:paraId="7C0907A3" w14:textId="77777777" w:rsidR="000829C4" w:rsidRDefault="00000000">
            <w:pPr>
              <w:jc w:val="center"/>
            </w:pPr>
            <w:r>
              <w:rPr>
                <w:rFonts w:hint="eastAsia"/>
              </w:rPr>
              <w:t>参照</w:t>
            </w:r>
          </w:p>
        </w:tc>
        <w:tc>
          <w:tcPr>
            <w:tcW w:w="1089" w:type="dxa"/>
          </w:tcPr>
          <w:p w14:paraId="0176F580" w14:textId="77777777" w:rsidR="000829C4" w:rsidRDefault="00000000">
            <w:pPr>
              <w:jc w:val="center"/>
            </w:pPr>
            <w:r>
              <w:rPr>
                <w:rFonts w:hint="eastAsia"/>
              </w:rPr>
              <w:t>手动选择</w:t>
            </w:r>
          </w:p>
        </w:tc>
        <w:tc>
          <w:tcPr>
            <w:tcW w:w="1429" w:type="dxa"/>
          </w:tcPr>
          <w:p w14:paraId="4BB4D796" w14:textId="77777777" w:rsidR="000829C4" w:rsidRDefault="00000000">
            <w:pPr>
              <w:jc w:val="center"/>
            </w:pPr>
            <w:r>
              <w:rPr>
                <w:rFonts w:hint="eastAsia"/>
              </w:rPr>
              <w:t>否</w:t>
            </w:r>
          </w:p>
        </w:tc>
        <w:tc>
          <w:tcPr>
            <w:tcW w:w="3330" w:type="dxa"/>
          </w:tcPr>
          <w:p w14:paraId="73BF7626" w14:textId="77777777" w:rsidR="000829C4" w:rsidRDefault="00000000">
            <w:r>
              <w:rPr>
                <w:rFonts w:hint="eastAsia"/>
              </w:rPr>
              <w:t>参照车船税对应的纳税主体，增加用户权限</w:t>
            </w:r>
          </w:p>
        </w:tc>
      </w:tr>
      <w:tr w:rsidR="000829C4" w14:paraId="77246A1E" w14:textId="77777777">
        <w:tc>
          <w:tcPr>
            <w:tcW w:w="1561" w:type="dxa"/>
          </w:tcPr>
          <w:p w14:paraId="7A7F2806" w14:textId="77777777" w:rsidR="000829C4" w:rsidRDefault="00000000">
            <w:r>
              <w:rPr>
                <w:rFonts w:hint="eastAsia"/>
              </w:rPr>
              <w:t>纳税期间</w:t>
            </w:r>
          </w:p>
        </w:tc>
        <w:tc>
          <w:tcPr>
            <w:tcW w:w="1110" w:type="dxa"/>
          </w:tcPr>
          <w:p w14:paraId="7B2F5BB9" w14:textId="77777777" w:rsidR="000829C4" w:rsidRDefault="00000000">
            <w:pPr>
              <w:jc w:val="center"/>
            </w:pPr>
            <w:r>
              <w:rPr>
                <w:rFonts w:hint="eastAsia"/>
              </w:rPr>
              <w:t>参照</w:t>
            </w:r>
          </w:p>
        </w:tc>
        <w:tc>
          <w:tcPr>
            <w:tcW w:w="1089" w:type="dxa"/>
          </w:tcPr>
          <w:p w14:paraId="62DEB7A0" w14:textId="77777777" w:rsidR="000829C4" w:rsidRDefault="00000000">
            <w:pPr>
              <w:jc w:val="center"/>
            </w:pPr>
            <w:r>
              <w:rPr>
                <w:rFonts w:hint="eastAsia"/>
              </w:rPr>
              <w:t>手动选择</w:t>
            </w:r>
          </w:p>
        </w:tc>
        <w:tc>
          <w:tcPr>
            <w:tcW w:w="1429" w:type="dxa"/>
          </w:tcPr>
          <w:p w14:paraId="153752DD" w14:textId="77777777" w:rsidR="000829C4" w:rsidRDefault="00000000">
            <w:pPr>
              <w:jc w:val="center"/>
            </w:pPr>
            <w:r>
              <w:rPr>
                <w:rFonts w:hint="eastAsia"/>
              </w:rPr>
              <w:t>否</w:t>
            </w:r>
          </w:p>
        </w:tc>
        <w:tc>
          <w:tcPr>
            <w:tcW w:w="3330" w:type="dxa"/>
          </w:tcPr>
          <w:p w14:paraId="0672A4AE" w14:textId="77777777" w:rsidR="000829C4" w:rsidRDefault="00000000">
            <w:r>
              <w:rPr>
                <w:rFonts w:hint="eastAsia"/>
              </w:rPr>
              <w:t>参照会计月份</w:t>
            </w:r>
          </w:p>
        </w:tc>
      </w:tr>
    </w:tbl>
    <w:p w14:paraId="4B0808F8" w14:textId="77777777" w:rsidR="000829C4" w:rsidRDefault="000829C4"/>
    <w:p w14:paraId="0E4CE68B" w14:textId="77777777" w:rsidR="000829C4" w:rsidRDefault="00000000">
      <w:r>
        <w:rPr>
          <w:rFonts w:hint="eastAsia"/>
        </w:rPr>
        <w:t>新增卡片界面字段：</w:t>
      </w:r>
    </w:p>
    <w:tbl>
      <w:tblPr>
        <w:tblStyle w:val="ab"/>
        <w:tblW w:w="0" w:type="auto"/>
        <w:tblLook w:val="04A0" w:firstRow="1" w:lastRow="0" w:firstColumn="1" w:lastColumn="0" w:noHBand="0" w:noVBand="1"/>
      </w:tblPr>
      <w:tblGrid>
        <w:gridCol w:w="1495"/>
        <w:gridCol w:w="1115"/>
        <w:gridCol w:w="1051"/>
        <w:gridCol w:w="1371"/>
        <w:gridCol w:w="3264"/>
      </w:tblGrid>
      <w:tr w:rsidR="000829C4" w14:paraId="7A601755" w14:textId="77777777">
        <w:tc>
          <w:tcPr>
            <w:tcW w:w="1561" w:type="dxa"/>
            <w:shd w:val="clear" w:color="auto" w:fill="DEEBF6" w:themeFill="accent1" w:themeFillTint="32"/>
          </w:tcPr>
          <w:p w14:paraId="37350ACF"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08EC7667"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728700AB"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40318340"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46851414" w14:textId="77777777" w:rsidR="000829C4" w:rsidRDefault="00000000">
            <w:pPr>
              <w:jc w:val="center"/>
              <w:rPr>
                <w:b/>
                <w:bCs/>
              </w:rPr>
            </w:pPr>
            <w:r>
              <w:rPr>
                <w:rFonts w:hint="eastAsia"/>
                <w:b/>
                <w:bCs/>
              </w:rPr>
              <w:t>备注</w:t>
            </w:r>
          </w:p>
        </w:tc>
      </w:tr>
      <w:tr w:rsidR="000829C4" w14:paraId="07927C21" w14:textId="77777777">
        <w:tc>
          <w:tcPr>
            <w:tcW w:w="1561" w:type="dxa"/>
          </w:tcPr>
          <w:p w14:paraId="536C1070" w14:textId="77777777" w:rsidR="000829C4" w:rsidRDefault="00000000">
            <w:r>
              <w:rPr>
                <w:rFonts w:hint="eastAsia"/>
              </w:rPr>
              <w:t>单据编号</w:t>
            </w:r>
          </w:p>
        </w:tc>
        <w:tc>
          <w:tcPr>
            <w:tcW w:w="1110" w:type="dxa"/>
          </w:tcPr>
          <w:p w14:paraId="73BF7C90" w14:textId="77777777" w:rsidR="000829C4" w:rsidRDefault="00000000">
            <w:pPr>
              <w:jc w:val="center"/>
            </w:pPr>
            <w:r>
              <w:rPr>
                <w:rFonts w:hint="eastAsia"/>
              </w:rPr>
              <w:t>字符</w:t>
            </w:r>
          </w:p>
        </w:tc>
        <w:tc>
          <w:tcPr>
            <w:tcW w:w="1089" w:type="dxa"/>
          </w:tcPr>
          <w:p w14:paraId="141AA563" w14:textId="77777777" w:rsidR="000829C4" w:rsidRDefault="00000000">
            <w:pPr>
              <w:jc w:val="center"/>
            </w:pPr>
            <w:r>
              <w:rPr>
                <w:rFonts w:hint="eastAsia"/>
              </w:rPr>
              <w:t>自动生成</w:t>
            </w:r>
          </w:p>
        </w:tc>
        <w:tc>
          <w:tcPr>
            <w:tcW w:w="1429" w:type="dxa"/>
          </w:tcPr>
          <w:p w14:paraId="5D479138" w14:textId="77777777" w:rsidR="000829C4" w:rsidRDefault="00000000">
            <w:pPr>
              <w:jc w:val="center"/>
            </w:pPr>
            <w:r>
              <w:rPr>
                <w:rFonts w:hint="eastAsia"/>
              </w:rPr>
              <w:t>是</w:t>
            </w:r>
          </w:p>
        </w:tc>
        <w:tc>
          <w:tcPr>
            <w:tcW w:w="3330" w:type="dxa"/>
          </w:tcPr>
          <w:p w14:paraId="1D9AEB69" w14:textId="77777777" w:rsidR="000829C4" w:rsidRDefault="00000000">
            <w:pPr>
              <w:widowControl/>
              <w:jc w:val="left"/>
            </w:pPr>
            <w:r>
              <w:rPr>
                <w:rFonts w:hint="eastAsia"/>
              </w:rPr>
              <w:t>自动生成，编码规则为</w:t>
            </w:r>
            <w:r>
              <w:rPr>
                <w:rFonts w:hint="eastAsia"/>
              </w:rPr>
              <w:t>CCSWS</w:t>
            </w:r>
          </w:p>
          <w:p w14:paraId="5B45DB5B" w14:textId="77777777" w:rsidR="000829C4" w:rsidRDefault="00000000">
            <w:pPr>
              <w:widowControl/>
              <w:jc w:val="left"/>
            </w:pPr>
            <w:r>
              <w:rPr>
                <w:rFonts w:ascii="Times New Roman" w:eastAsia="楷体" w:hint="eastAsia"/>
              </w:rPr>
              <w:t>+</w:t>
            </w:r>
            <w:r>
              <w:rPr>
                <w:rFonts w:hint="eastAsia"/>
              </w:rPr>
              <w:t>日期</w:t>
            </w:r>
            <w:r>
              <w:rPr>
                <w:rFonts w:hint="eastAsia"/>
              </w:rPr>
              <w:t>+</w:t>
            </w:r>
            <w:r>
              <w:rPr>
                <w:rFonts w:hint="eastAsia"/>
              </w:rPr>
              <w:t>序号，如</w:t>
            </w:r>
            <w:r>
              <w:rPr>
                <w:rFonts w:hint="eastAsia"/>
              </w:rPr>
              <w:t>CCSWS2021011300001</w:t>
            </w:r>
          </w:p>
          <w:p w14:paraId="21FD2573"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7F3F780C" w14:textId="77777777">
        <w:tc>
          <w:tcPr>
            <w:tcW w:w="1561" w:type="dxa"/>
          </w:tcPr>
          <w:p w14:paraId="19B0BF2E" w14:textId="77777777" w:rsidR="000829C4" w:rsidRDefault="00000000">
            <w:r>
              <w:rPr>
                <w:rFonts w:hint="eastAsia"/>
              </w:rPr>
              <w:t>纳税主体</w:t>
            </w:r>
          </w:p>
        </w:tc>
        <w:tc>
          <w:tcPr>
            <w:tcW w:w="1110" w:type="dxa"/>
          </w:tcPr>
          <w:p w14:paraId="2CA2FC3D" w14:textId="77777777" w:rsidR="000829C4" w:rsidRDefault="00000000">
            <w:pPr>
              <w:jc w:val="center"/>
            </w:pPr>
            <w:r>
              <w:rPr>
                <w:rFonts w:hint="eastAsia"/>
              </w:rPr>
              <w:t>参照</w:t>
            </w:r>
          </w:p>
        </w:tc>
        <w:tc>
          <w:tcPr>
            <w:tcW w:w="1089" w:type="dxa"/>
          </w:tcPr>
          <w:p w14:paraId="03B3704E" w14:textId="77777777" w:rsidR="000829C4" w:rsidRDefault="00000000">
            <w:pPr>
              <w:jc w:val="center"/>
            </w:pPr>
            <w:r>
              <w:rPr>
                <w:rFonts w:hint="eastAsia"/>
              </w:rPr>
              <w:t>手动选择</w:t>
            </w:r>
          </w:p>
        </w:tc>
        <w:tc>
          <w:tcPr>
            <w:tcW w:w="1429" w:type="dxa"/>
          </w:tcPr>
          <w:p w14:paraId="15E80009" w14:textId="77777777" w:rsidR="000829C4" w:rsidRDefault="00000000">
            <w:pPr>
              <w:jc w:val="center"/>
            </w:pPr>
            <w:r>
              <w:rPr>
                <w:rFonts w:hint="eastAsia"/>
              </w:rPr>
              <w:t>是</w:t>
            </w:r>
          </w:p>
        </w:tc>
        <w:tc>
          <w:tcPr>
            <w:tcW w:w="3330" w:type="dxa"/>
          </w:tcPr>
          <w:p w14:paraId="00560661" w14:textId="77777777" w:rsidR="000829C4" w:rsidRDefault="00000000">
            <w:r>
              <w:rPr>
                <w:rFonts w:hint="eastAsia"/>
              </w:rPr>
              <w:t>参照车船税对应的纳税主体，增加用户权限</w:t>
            </w:r>
          </w:p>
        </w:tc>
      </w:tr>
      <w:tr w:rsidR="000829C4" w14:paraId="4E681A3D" w14:textId="77777777">
        <w:tc>
          <w:tcPr>
            <w:tcW w:w="1561" w:type="dxa"/>
          </w:tcPr>
          <w:p w14:paraId="40ED6922" w14:textId="77777777" w:rsidR="000829C4" w:rsidRDefault="00000000">
            <w:r>
              <w:rPr>
                <w:rFonts w:hint="eastAsia"/>
              </w:rPr>
              <w:t>纳税年度</w:t>
            </w:r>
          </w:p>
        </w:tc>
        <w:tc>
          <w:tcPr>
            <w:tcW w:w="1110" w:type="dxa"/>
          </w:tcPr>
          <w:p w14:paraId="6EE7207B" w14:textId="77777777" w:rsidR="000829C4" w:rsidRDefault="00000000">
            <w:pPr>
              <w:jc w:val="center"/>
            </w:pPr>
            <w:r>
              <w:rPr>
                <w:rFonts w:hint="eastAsia"/>
              </w:rPr>
              <w:t>参照</w:t>
            </w:r>
          </w:p>
        </w:tc>
        <w:tc>
          <w:tcPr>
            <w:tcW w:w="1089" w:type="dxa"/>
          </w:tcPr>
          <w:p w14:paraId="33D5F470" w14:textId="77777777" w:rsidR="000829C4" w:rsidRDefault="00000000">
            <w:pPr>
              <w:jc w:val="center"/>
            </w:pPr>
            <w:r>
              <w:rPr>
                <w:rFonts w:hint="eastAsia"/>
              </w:rPr>
              <w:t>手动选择</w:t>
            </w:r>
          </w:p>
        </w:tc>
        <w:tc>
          <w:tcPr>
            <w:tcW w:w="1429" w:type="dxa"/>
          </w:tcPr>
          <w:p w14:paraId="320F39F1" w14:textId="77777777" w:rsidR="000829C4" w:rsidRDefault="00000000">
            <w:pPr>
              <w:jc w:val="center"/>
            </w:pPr>
            <w:r>
              <w:rPr>
                <w:rFonts w:hint="eastAsia"/>
              </w:rPr>
              <w:t>是</w:t>
            </w:r>
          </w:p>
        </w:tc>
        <w:tc>
          <w:tcPr>
            <w:tcW w:w="3330" w:type="dxa"/>
          </w:tcPr>
          <w:p w14:paraId="0D2E9072" w14:textId="77777777" w:rsidR="000829C4" w:rsidRDefault="00000000">
            <w:r>
              <w:rPr>
                <w:rFonts w:hint="eastAsia"/>
              </w:rPr>
              <w:t>参照会计年度档案</w:t>
            </w:r>
          </w:p>
        </w:tc>
      </w:tr>
      <w:tr w:rsidR="000829C4" w14:paraId="2E20394B" w14:textId="77777777">
        <w:tc>
          <w:tcPr>
            <w:tcW w:w="1561" w:type="dxa"/>
          </w:tcPr>
          <w:p w14:paraId="0AC3722D" w14:textId="77777777" w:rsidR="000829C4" w:rsidRDefault="00000000">
            <w:r>
              <w:rPr>
                <w:rFonts w:hint="eastAsia"/>
              </w:rPr>
              <w:lastRenderedPageBreak/>
              <w:t>纳税期间</w:t>
            </w:r>
          </w:p>
        </w:tc>
        <w:tc>
          <w:tcPr>
            <w:tcW w:w="1110" w:type="dxa"/>
          </w:tcPr>
          <w:p w14:paraId="06FFDDED" w14:textId="77777777" w:rsidR="000829C4" w:rsidRDefault="00000000">
            <w:pPr>
              <w:jc w:val="center"/>
            </w:pPr>
            <w:r>
              <w:rPr>
                <w:rFonts w:hint="eastAsia"/>
              </w:rPr>
              <w:t>参照</w:t>
            </w:r>
          </w:p>
        </w:tc>
        <w:tc>
          <w:tcPr>
            <w:tcW w:w="1089" w:type="dxa"/>
          </w:tcPr>
          <w:p w14:paraId="20F17BB5" w14:textId="77777777" w:rsidR="000829C4" w:rsidRDefault="00000000">
            <w:pPr>
              <w:jc w:val="center"/>
            </w:pPr>
            <w:r>
              <w:rPr>
                <w:rFonts w:hint="eastAsia"/>
              </w:rPr>
              <w:t>手动选择</w:t>
            </w:r>
          </w:p>
        </w:tc>
        <w:tc>
          <w:tcPr>
            <w:tcW w:w="1429" w:type="dxa"/>
          </w:tcPr>
          <w:p w14:paraId="6B23817A" w14:textId="77777777" w:rsidR="000829C4" w:rsidRDefault="00000000">
            <w:pPr>
              <w:jc w:val="center"/>
            </w:pPr>
            <w:r>
              <w:rPr>
                <w:rFonts w:hint="eastAsia"/>
              </w:rPr>
              <w:t>是</w:t>
            </w:r>
          </w:p>
        </w:tc>
        <w:tc>
          <w:tcPr>
            <w:tcW w:w="3330" w:type="dxa"/>
          </w:tcPr>
          <w:p w14:paraId="4C2B2466" w14:textId="77777777" w:rsidR="000829C4" w:rsidRDefault="00000000">
            <w:r>
              <w:rPr>
                <w:rFonts w:hint="eastAsia"/>
              </w:rPr>
              <w:t>参照所选纳税主体对应车船税的当前已选纳税年度下税务日历的申报日历</w:t>
            </w:r>
          </w:p>
        </w:tc>
      </w:tr>
      <w:tr w:rsidR="000829C4" w14:paraId="3D23798D" w14:textId="77777777">
        <w:tc>
          <w:tcPr>
            <w:tcW w:w="1561" w:type="dxa"/>
          </w:tcPr>
          <w:p w14:paraId="2542BCBA" w14:textId="77777777" w:rsidR="000829C4" w:rsidRDefault="00000000">
            <w:r>
              <w:rPr>
                <w:rFonts w:hint="eastAsia"/>
              </w:rPr>
              <w:t>车牌号</w:t>
            </w:r>
          </w:p>
        </w:tc>
        <w:tc>
          <w:tcPr>
            <w:tcW w:w="1110" w:type="dxa"/>
          </w:tcPr>
          <w:p w14:paraId="0C4EF42E" w14:textId="77777777" w:rsidR="000829C4" w:rsidRDefault="00000000">
            <w:pPr>
              <w:jc w:val="center"/>
            </w:pPr>
            <w:r>
              <w:rPr>
                <w:rFonts w:hint="eastAsia"/>
              </w:rPr>
              <w:t>字符（</w:t>
            </w:r>
            <w:r>
              <w:rPr>
                <w:rFonts w:hint="eastAsia"/>
              </w:rPr>
              <w:t>100</w:t>
            </w:r>
            <w:r>
              <w:rPr>
                <w:rFonts w:hint="eastAsia"/>
              </w:rPr>
              <w:t>）</w:t>
            </w:r>
          </w:p>
        </w:tc>
        <w:tc>
          <w:tcPr>
            <w:tcW w:w="1089" w:type="dxa"/>
          </w:tcPr>
          <w:p w14:paraId="4BFA3C90" w14:textId="77777777" w:rsidR="000829C4" w:rsidRDefault="00000000">
            <w:pPr>
              <w:jc w:val="center"/>
            </w:pPr>
            <w:r>
              <w:rPr>
                <w:rFonts w:hint="eastAsia"/>
              </w:rPr>
              <w:t>手工录入</w:t>
            </w:r>
          </w:p>
        </w:tc>
        <w:tc>
          <w:tcPr>
            <w:tcW w:w="1429" w:type="dxa"/>
          </w:tcPr>
          <w:p w14:paraId="59F22E76" w14:textId="77777777" w:rsidR="000829C4" w:rsidRDefault="00000000">
            <w:pPr>
              <w:jc w:val="center"/>
            </w:pPr>
            <w:r>
              <w:rPr>
                <w:rFonts w:hint="eastAsia"/>
              </w:rPr>
              <w:t>是</w:t>
            </w:r>
          </w:p>
        </w:tc>
        <w:tc>
          <w:tcPr>
            <w:tcW w:w="3330" w:type="dxa"/>
          </w:tcPr>
          <w:p w14:paraId="3AED5004" w14:textId="77777777" w:rsidR="000829C4" w:rsidRDefault="000829C4"/>
        </w:tc>
      </w:tr>
      <w:tr w:rsidR="000829C4" w14:paraId="54F20A45" w14:textId="77777777">
        <w:tc>
          <w:tcPr>
            <w:tcW w:w="1561" w:type="dxa"/>
          </w:tcPr>
          <w:p w14:paraId="14FAF6BC" w14:textId="77777777" w:rsidR="000829C4" w:rsidRDefault="00000000">
            <w:r>
              <w:rPr>
                <w:rFonts w:hint="eastAsia"/>
              </w:rPr>
              <w:t>实缴税额</w:t>
            </w:r>
          </w:p>
        </w:tc>
        <w:tc>
          <w:tcPr>
            <w:tcW w:w="1110" w:type="dxa"/>
          </w:tcPr>
          <w:p w14:paraId="7AD83BF9" w14:textId="77777777" w:rsidR="000829C4" w:rsidRDefault="00000000">
            <w:pPr>
              <w:jc w:val="center"/>
            </w:pPr>
            <w:r>
              <w:rPr>
                <w:rFonts w:hint="eastAsia"/>
              </w:rPr>
              <w:t>数值（</w:t>
            </w:r>
            <w:r>
              <w:rPr>
                <w:rFonts w:hint="eastAsia"/>
              </w:rPr>
              <w:t>30,10</w:t>
            </w:r>
            <w:r>
              <w:rPr>
                <w:rFonts w:hint="eastAsia"/>
              </w:rPr>
              <w:t>）</w:t>
            </w:r>
          </w:p>
        </w:tc>
        <w:tc>
          <w:tcPr>
            <w:tcW w:w="1089" w:type="dxa"/>
          </w:tcPr>
          <w:p w14:paraId="5481A9B4" w14:textId="77777777" w:rsidR="000829C4" w:rsidRDefault="00000000">
            <w:pPr>
              <w:jc w:val="center"/>
            </w:pPr>
            <w:r>
              <w:rPr>
                <w:rFonts w:hint="eastAsia"/>
              </w:rPr>
              <w:t>手工录入</w:t>
            </w:r>
          </w:p>
        </w:tc>
        <w:tc>
          <w:tcPr>
            <w:tcW w:w="1429" w:type="dxa"/>
          </w:tcPr>
          <w:p w14:paraId="0D584E1D" w14:textId="77777777" w:rsidR="000829C4" w:rsidRDefault="00000000">
            <w:pPr>
              <w:jc w:val="center"/>
            </w:pPr>
            <w:r>
              <w:rPr>
                <w:rFonts w:hint="eastAsia"/>
              </w:rPr>
              <w:t>是</w:t>
            </w:r>
          </w:p>
        </w:tc>
        <w:tc>
          <w:tcPr>
            <w:tcW w:w="3330" w:type="dxa"/>
          </w:tcPr>
          <w:p w14:paraId="0FB95B58" w14:textId="77777777" w:rsidR="000829C4" w:rsidRDefault="000829C4"/>
        </w:tc>
      </w:tr>
      <w:tr w:rsidR="000829C4" w14:paraId="3D71067F" w14:textId="77777777">
        <w:tc>
          <w:tcPr>
            <w:tcW w:w="1561" w:type="dxa"/>
          </w:tcPr>
          <w:p w14:paraId="6480E7F5" w14:textId="77777777" w:rsidR="000829C4" w:rsidRDefault="00000000">
            <w:r>
              <w:rPr>
                <w:rFonts w:hint="eastAsia"/>
              </w:rPr>
              <w:t>完税日期</w:t>
            </w:r>
          </w:p>
        </w:tc>
        <w:tc>
          <w:tcPr>
            <w:tcW w:w="1110" w:type="dxa"/>
          </w:tcPr>
          <w:p w14:paraId="404F9B9D" w14:textId="77777777" w:rsidR="000829C4" w:rsidRDefault="00000000">
            <w:pPr>
              <w:jc w:val="center"/>
            </w:pPr>
            <w:r>
              <w:rPr>
                <w:rFonts w:hint="eastAsia"/>
              </w:rPr>
              <w:t>日历控件</w:t>
            </w:r>
          </w:p>
        </w:tc>
        <w:tc>
          <w:tcPr>
            <w:tcW w:w="1089" w:type="dxa"/>
          </w:tcPr>
          <w:p w14:paraId="4911A84E" w14:textId="77777777" w:rsidR="000829C4" w:rsidRDefault="00000000">
            <w:pPr>
              <w:jc w:val="center"/>
            </w:pPr>
            <w:r>
              <w:rPr>
                <w:rFonts w:hint="eastAsia"/>
              </w:rPr>
              <w:t>手动选择</w:t>
            </w:r>
          </w:p>
        </w:tc>
        <w:tc>
          <w:tcPr>
            <w:tcW w:w="1429" w:type="dxa"/>
          </w:tcPr>
          <w:p w14:paraId="4572A31C" w14:textId="77777777" w:rsidR="000829C4" w:rsidRDefault="00000000">
            <w:pPr>
              <w:jc w:val="center"/>
            </w:pPr>
            <w:r>
              <w:rPr>
                <w:rFonts w:hint="eastAsia"/>
              </w:rPr>
              <w:t>否</w:t>
            </w:r>
          </w:p>
        </w:tc>
        <w:tc>
          <w:tcPr>
            <w:tcW w:w="3330" w:type="dxa"/>
          </w:tcPr>
          <w:p w14:paraId="59E83CCA" w14:textId="77777777" w:rsidR="000829C4" w:rsidRDefault="000829C4"/>
        </w:tc>
      </w:tr>
      <w:tr w:rsidR="000829C4" w14:paraId="0D1968E9" w14:textId="77777777">
        <w:tc>
          <w:tcPr>
            <w:tcW w:w="1561" w:type="dxa"/>
          </w:tcPr>
          <w:p w14:paraId="34130C4E" w14:textId="77777777" w:rsidR="000829C4" w:rsidRDefault="00000000">
            <w:r>
              <w:rPr>
                <w:rFonts w:hint="eastAsia"/>
              </w:rPr>
              <w:t>备注</w:t>
            </w:r>
          </w:p>
        </w:tc>
        <w:tc>
          <w:tcPr>
            <w:tcW w:w="1110" w:type="dxa"/>
          </w:tcPr>
          <w:p w14:paraId="59CBE1D4" w14:textId="77777777" w:rsidR="000829C4" w:rsidRDefault="00000000">
            <w:pPr>
              <w:jc w:val="center"/>
            </w:pPr>
            <w:r>
              <w:rPr>
                <w:rFonts w:hint="eastAsia"/>
              </w:rPr>
              <w:t>字符（</w:t>
            </w:r>
            <w:r>
              <w:rPr>
                <w:rFonts w:hint="eastAsia"/>
              </w:rPr>
              <w:t>500</w:t>
            </w:r>
            <w:r>
              <w:rPr>
                <w:rFonts w:hint="eastAsia"/>
              </w:rPr>
              <w:t>）</w:t>
            </w:r>
          </w:p>
        </w:tc>
        <w:tc>
          <w:tcPr>
            <w:tcW w:w="1089" w:type="dxa"/>
          </w:tcPr>
          <w:p w14:paraId="7DA36584" w14:textId="77777777" w:rsidR="000829C4" w:rsidRDefault="00000000">
            <w:pPr>
              <w:jc w:val="center"/>
            </w:pPr>
            <w:r>
              <w:rPr>
                <w:rFonts w:hint="eastAsia"/>
              </w:rPr>
              <w:t>手工录入</w:t>
            </w:r>
          </w:p>
        </w:tc>
        <w:tc>
          <w:tcPr>
            <w:tcW w:w="1429" w:type="dxa"/>
          </w:tcPr>
          <w:p w14:paraId="007A818D" w14:textId="77777777" w:rsidR="000829C4" w:rsidRDefault="00000000">
            <w:pPr>
              <w:jc w:val="center"/>
            </w:pPr>
            <w:r>
              <w:rPr>
                <w:rFonts w:hint="eastAsia"/>
              </w:rPr>
              <w:t>否</w:t>
            </w:r>
          </w:p>
        </w:tc>
        <w:tc>
          <w:tcPr>
            <w:tcW w:w="3330" w:type="dxa"/>
          </w:tcPr>
          <w:p w14:paraId="76C8B6CA" w14:textId="77777777" w:rsidR="000829C4" w:rsidRDefault="000829C4"/>
        </w:tc>
      </w:tr>
    </w:tbl>
    <w:p w14:paraId="22DA6586" w14:textId="77777777" w:rsidR="000829C4" w:rsidRDefault="00000000">
      <w:pPr>
        <w:pStyle w:val="4"/>
      </w:pPr>
      <w:r>
        <w:rPr>
          <w:rFonts w:hint="eastAsia"/>
        </w:rPr>
        <w:t>业务处理</w:t>
      </w:r>
    </w:p>
    <w:p w14:paraId="2F7585F8" w14:textId="77777777" w:rsidR="000829C4" w:rsidRDefault="00000000">
      <w:pPr>
        <w:pStyle w:val="5"/>
      </w:pPr>
      <w:r>
        <w:rPr>
          <w:rFonts w:hint="eastAsia"/>
        </w:rPr>
        <w:t>业务说明与流程</w:t>
      </w:r>
    </w:p>
    <w:p w14:paraId="4AA14F17" w14:textId="77777777" w:rsidR="000829C4" w:rsidRDefault="00000000">
      <w:r>
        <w:rPr>
          <w:rFonts w:hint="eastAsia"/>
        </w:rPr>
        <w:t>1</w:t>
      </w:r>
      <w:r>
        <w:rPr>
          <w:rFonts w:hint="eastAsia"/>
        </w:rPr>
        <w:t>、车船税完税后，通过本功能录入完税信息。</w:t>
      </w:r>
    </w:p>
    <w:p w14:paraId="2963F096" w14:textId="77777777" w:rsidR="000829C4" w:rsidRDefault="000829C4"/>
    <w:p w14:paraId="7A116C0D" w14:textId="77777777" w:rsidR="000829C4" w:rsidRDefault="00000000">
      <w:pPr>
        <w:pStyle w:val="5"/>
      </w:pPr>
      <w:r>
        <w:rPr>
          <w:rFonts w:hint="eastAsia"/>
        </w:rPr>
        <w:t>功能按钮</w:t>
      </w:r>
    </w:p>
    <w:p w14:paraId="096B2C75" w14:textId="77777777" w:rsidR="000829C4" w:rsidRDefault="00000000">
      <w:r>
        <w:rPr>
          <w:rFonts w:hint="eastAsia"/>
        </w:rPr>
        <w:t>列表按钮：</w:t>
      </w:r>
    </w:p>
    <w:p w14:paraId="6F95302F" w14:textId="77777777" w:rsidR="000829C4" w:rsidRDefault="00000000">
      <w:pPr>
        <w:numPr>
          <w:ilvl w:val="0"/>
          <w:numId w:val="166"/>
        </w:numPr>
      </w:pPr>
      <w:r>
        <w:rPr>
          <w:rFonts w:hint="eastAsia"/>
        </w:rPr>
        <w:t>【新增】：弹出卡片界面，新增一笔数据；</w:t>
      </w:r>
    </w:p>
    <w:p w14:paraId="4966774E" w14:textId="77777777" w:rsidR="000829C4" w:rsidRDefault="00000000">
      <w:pPr>
        <w:numPr>
          <w:ilvl w:val="0"/>
          <w:numId w:val="166"/>
        </w:numPr>
      </w:pPr>
      <w:r>
        <w:rPr>
          <w:rFonts w:hint="eastAsia"/>
        </w:rPr>
        <w:t>【修改】：修改所选保存状态的数据；</w:t>
      </w:r>
    </w:p>
    <w:p w14:paraId="7AFBCB77" w14:textId="77777777" w:rsidR="000829C4" w:rsidRDefault="00000000">
      <w:pPr>
        <w:numPr>
          <w:ilvl w:val="0"/>
          <w:numId w:val="166"/>
        </w:numPr>
      </w:pPr>
      <w:r>
        <w:rPr>
          <w:rFonts w:hint="eastAsia"/>
        </w:rPr>
        <w:t>【取消】：取消修改或新增的内容；</w:t>
      </w:r>
    </w:p>
    <w:p w14:paraId="28B99628" w14:textId="77777777" w:rsidR="000829C4" w:rsidRDefault="00000000">
      <w:pPr>
        <w:numPr>
          <w:ilvl w:val="0"/>
          <w:numId w:val="166"/>
        </w:numPr>
      </w:pPr>
      <w:r>
        <w:rPr>
          <w:rFonts w:hint="eastAsia"/>
        </w:rPr>
        <w:t>【保存】：保存修改或新增的内容；</w:t>
      </w:r>
    </w:p>
    <w:p w14:paraId="72C2552B" w14:textId="77777777" w:rsidR="000829C4" w:rsidRDefault="00000000">
      <w:pPr>
        <w:numPr>
          <w:ilvl w:val="0"/>
          <w:numId w:val="166"/>
        </w:numPr>
      </w:pPr>
      <w:r>
        <w:rPr>
          <w:rFonts w:hint="eastAsia"/>
        </w:rPr>
        <w:t>【删除】：删除所选保存状态的数据；</w:t>
      </w:r>
    </w:p>
    <w:p w14:paraId="244A4E41" w14:textId="77777777" w:rsidR="000829C4" w:rsidRDefault="00000000">
      <w:pPr>
        <w:numPr>
          <w:ilvl w:val="0"/>
          <w:numId w:val="166"/>
        </w:numPr>
      </w:pPr>
      <w:r>
        <w:rPr>
          <w:rFonts w:hint="eastAsia"/>
        </w:rPr>
        <w:t>【提交】：提交保存状态的数据；</w:t>
      </w:r>
    </w:p>
    <w:p w14:paraId="51A8E25D" w14:textId="77777777" w:rsidR="000829C4" w:rsidRDefault="00000000">
      <w:pPr>
        <w:numPr>
          <w:ilvl w:val="0"/>
          <w:numId w:val="166"/>
        </w:numPr>
      </w:pPr>
      <w:r>
        <w:rPr>
          <w:rFonts w:hint="eastAsia"/>
        </w:rPr>
        <w:t>【审批】：审批。</w:t>
      </w:r>
    </w:p>
    <w:p w14:paraId="5700DFF4" w14:textId="77777777" w:rsidR="000829C4" w:rsidRDefault="00000000">
      <w:pPr>
        <w:numPr>
          <w:ilvl w:val="0"/>
          <w:numId w:val="166"/>
        </w:numPr>
      </w:pPr>
      <w:r>
        <w:rPr>
          <w:rFonts w:hint="eastAsia"/>
        </w:rPr>
        <w:t>【弃审】：弃审。</w:t>
      </w:r>
    </w:p>
    <w:p w14:paraId="579C6922" w14:textId="77777777" w:rsidR="000829C4" w:rsidRDefault="00000000">
      <w:r>
        <w:rPr>
          <w:rFonts w:hint="eastAsia"/>
        </w:rPr>
        <w:lastRenderedPageBreak/>
        <w:t>卡片按钮：</w:t>
      </w:r>
    </w:p>
    <w:p w14:paraId="267A20DC" w14:textId="77777777" w:rsidR="000829C4" w:rsidRDefault="00000000">
      <w:pPr>
        <w:numPr>
          <w:ilvl w:val="0"/>
          <w:numId w:val="167"/>
        </w:numPr>
      </w:pPr>
      <w:r>
        <w:rPr>
          <w:rFonts w:hint="eastAsia"/>
        </w:rPr>
        <w:t>【取消】：编辑状态显示；取消修改或新增的内容；</w:t>
      </w:r>
    </w:p>
    <w:p w14:paraId="364B53CA" w14:textId="77777777" w:rsidR="000829C4" w:rsidRDefault="00000000">
      <w:pPr>
        <w:numPr>
          <w:ilvl w:val="0"/>
          <w:numId w:val="167"/>
        </w:numPr>
      </w:pPr>
      <w:r>
        <w:rPr>
          <w:rFonts w:hint="eastAsia"/>
        </w:rPr>
        <w:t>【保存】：编辑状态显示；保存修改或新增的内容；</w:t>
      </w:r>
    </w:p>
    <w:p w14:paraId="02DA4B3F" w14:textId="77777777" w:rsidR="000829C4" w:rsidRDefault="00000000">
      <w:pPr>
        <w:numPr>
          <w:ilvl w:val="0"/>
          <w:numId w:val="167"/>
        </w:numPr>
      </w:pPr>
      <w:r>
        <w:rPr>
          <w:rFonts w:hint="eastAsia"/>
        </w:rPr>
        <w:t>【关闭】：查看状态显示，点击后关闭界面。</w:t>
      </w:r>
    </w:p>
    <w:p w14:paraId="0B8561B8" w14:textId="77777777" w:rsidR="000829C4" w:rsidRDefault="00000000">
      <w:pPr>
        <w:pStyle w:val="5"/>
      </w:pPr>
      <w:r>
        <w:rPr>
          <w:rFonts w:hint="eastAsia"/>
        </w:rPr>
        <w:t>算法说明</w:t>
      </w:r>
    </w:p>
    <w:p w14:paraId="17027B4F" w14:textId="77777777" w:rsidR="000829C4" w:rsidRDefault="00000000">
      <w:r>
        <w:rPr>
          <w:rFonts w:hint="eastAsia"/>
        </w:rPr>
        <w:t>无。</w:t>
      </w:r>
    </w:p>
    <w:p w14:paraId="5541374B" w14:textId="77777777" w:rsidR="000829C4" w:rsidRDefault="00000000">
      <w:pPr>
        <w:pStyle w:val="5"/>
      </w:pPr>
      <w:r>
        <w:rPr>
          <w:rFonts w:hint="eastAsia"/>
        </w:rPr>
        <w:t>逻辑校验</w:t>
      </w:r>
    </w:p>
    <w:p w14:paraId="41F30C47" w14:textId="77777777" w:rsidR="000829C4" w:rsidRDefault="00000000">
      <w:r>
        <w:rPr>
          <w:rFonts w:hint="eastAsia"/>
        </w:rPr>
        <w:t>无。</w:t>
      </w:r>
    </w:p>
    <w:p w14:paraId="242AE1A7" w14:textId="77777777" w:rsidR="000829C4" w:rsidRDefault="00000000">
      <w:pPr>
        <w:pStyle w:val="4"/>
      </w:pPr>
      <w:r>
        <w:rPr>
          <w:rFonts w:hint="eastAsia"/>
        </w:rPr>
        <w:t>输出</w:t>
      </w:r>
    </w:p>
    <w:p w14:paraId="1C1F7FB0" w14:textId="77777777" w:rsidR="000829C4" w:rsidRDefault="00000000">
      <w:r>
        <w:rPr>
          <w:rFonts w:hint="eastAsia"/>
        </w:rPr>
        <w:t>无。</w:t>
      </w:r>
    </w:p>
    <w:p w14:paraId="7F72495E" w14:textId="77777777" w:rsidR="000829C4" w:rsidRDefault="00000000">
      <w:pPr>
        <w:pStyle w:val="2"/>
      </w:pPr>
      <w:bookmarkStart w:id="195" w:name="_Toc28823"/>
      <w:bookmarkStart w:id="196" w:name="_Toc18910"/>
      <w:bookmarkStart w:id="197" w:name="_Toc679728679"/>
      <w:r>
        <w:rPr>
          <w:rFonts w:hint="eastAsia"/>
        </w:rPr>
        <w:t>车辆购置税</w:t>
      </w:r>
      <w:bookmarkEnd w:id="195"/>
      <w:bookmarkEnd w:id="196"/>
      <w:bookmarkEnd w:id="197"/>
    </w:p>
    <w:p w14:paraId="5E759175" w14:textId="77777777" w:rsidR="000829C4" w:rsidRDefault="00000000">
      <w:pPr>
        <w:pStyle w:val="3"/>
      </w:pPr>
      <w:bookmarkStart w:id="198" w:name="_Toc28939"/>
      <w:bookmarkStart w:id="199" w:name="_Toc25328"/>
      <w:bookmarkStart w:id="200" w:name="_Toc1734389560"/>
      <w:r>
        <w:rPr>
          <w:rFonts w:hint="eastAsia"/>
        </w:rPr>
        <w:t>车辆购置税完税</w:t>
      </w:r>
      <w:bookmarkEnd w:id="198"/>
      <w:bookmarkEnd w:id="199"/>
      <w:bookmarkEnd w:id="200"/>
    </w:p>
    <w:p w14:paraId="5F5A2E83" w14:textId="77777777" w:rsidR="000829C4" w:rsidRDefault="00000000">
      <w:pPr>
        <w:pStyle w:val="4"/>
      </w:pPr>
      <w:r>
        <w:rPr>
          <w:rFonts w:hint="eastAsia"/>
        </w:rPr>
        <w:t>功能描述</w:t>
      </w:r>
    </w:p>
    <w:p w14:paraId="21B73ED8" w14:textId="77777777" w:rsidR="000829C4" w:rsidRDefault="00000000">
      <w:r>
        <w:rPr>
          <w:rFonts w:hint="eastAsia"/>
        </w:rPr>
        <w:t>本功能为车辆购置税完税信息登记功能。</w:t>
      </w:r>
    </w:p>
    <w:p w14:paraId="0DF2A37D" w14:textId="77777777" w:rsidR="000829C4" w:rsidRDefault="00000000">
      <w:pPr>
        <w:pStyle w:val="4"/>
      </w:pPr>
      <w:r>
        <w:rPr>
          <w:rFonts w:hint="eastAsia"/>
        </w:rPr>
        <w:t>原型界面</w:t>
      </w:r>
    </w:p>
    <w:p w14:paraId="30769CAC" w14:textId="77777777" w:rsidR="000829C4" w:rsidRDefault="00000000">
      <w:r>
        <w:rPr>
          <w:rFonts w:hint="eastAsia"/>
        </w:rPr>
        <w:t>列表界面：</w:t>
      </w:r>
    </w:p>
    <w:p w14:paraId="5165370B" w14:textId="77777777" w:rsidR="000829C4" w:rsidRDefault="00000000">
      <w:pPr>
        <w:rPr>
          <w:b/>
          <w:bCs/>
        </w:rPr>
      </w:pPr>
      <w:r>
        <w:rPr>
          <w:noProof/>
        </w:rPr>
        <w:lastRenderedPageBreak/>
        <w:drawing>
          <wp:inline distT="0" distB="0" distL="114300" distR="114300" wp14:anchorId="6AAE6306" wp14:editId="3F19C76E">
            <wp:extent cx="5274310" cy="2458085"/>
            <wp:effectExtent l="12700" t="12700" r="21590" b="18415"/>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129"/>
                    <a:stretch>
                      <a:fillRect/>
                    </a:stretch>
                  </pic:blipFill>
                  <pic:spPr>
                    <a:xfrm>
                      <a:off x="0" y="0"/>
                      <a:ext cx="5274310" cy="2458085"/>
                    </a:xfrm>
                    <a:prstGeom prst="rect">
                      <a:avLst/>
                    </a:prstGeom>
                    <a:noFill/>
                    <a:ln>
                      <a:solidFill>
                        <a:schemeClr val="tx1"/>
                      </a:solidFill>
                    </a:ln>
                  </pic:spPr>
                </pic:pic>
              </a:graphicData>
            </a:graphic>
          </wp:inline>
        </w:drawing>
      </w:r>
    </w:p>
    <w:p w14:paraId="32FD828E" w14:textId="77777777" w:rsidR="000829C4" w:rsidRDefault="00000000">
      <w:r>
        <w:rPr>
          <w:rFonts w:hint="eastAsia"/>
        </w:rPr>
        <w:t>卡片界面：</w:t>
      </w:r>
    </w:p>
    <w:p w14:paraId="42864818" w14:textId="77777777" w:rsidR="000829C4" w:rsidRDefault="00000000">
      <w:r>
        <w:rPr>
          <w:noProof/>
        </w:rPr>
        <w:drawing>
          <wp:inline distT="0" distB="0" distL="114300" distR="114300" wp14:anchorId="5B04902A" wp14:editId="591B86DB">
            <wp:extent cx="5263515" cy="2257425"/>
            <wp:effectExtent l="12700" t="12700" r="32385" b="15875"/>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130"/>
                    <a:stretch>
                      <a:fillRect/>
                    </a:stretch>
                  </pic:blipFill>
                  <pic:spPr>
                    <a:xfrm>
                      <a:off x="0" y="0"/>
                      <a:ext cx="5263515" cy="2257425"/>
                    </a:xfrm>
                    <a:prstGeom prst="rect">
                      <a:avLst/>
                    </a:prstGeom>
                    <a:noFill/>
                    <a:ln>
                      <a:solidFill>
                        <a:schemeClr val="tx1"/>
                      </a:solidFill>
                    </a:ln>
                  </pic:spPr>
                </pic:pic>
              </a:graphicData>
            </a:graphic>
          </wp:inline>
        </w:drawing>
      </w:r>
    </w:p>
    <w:p w14:paraId="348897A3" w14:textId="77777777" w:rsidR="000829C4" w:rsidRDefault="00000000">
      <w:pPr>
        <w:pStyle w:val="4"/>
      </w:pPr>
      <w:r>
        <w:rPr>
          <w:rFonts w:hint="eastAsia"/>
        </w:rPr>
        <w:t>输入列表</w:t>
      </w:r>
    </w:p>
    <w:p w14:paraId="772E16A9"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1D3832C0" w14:textId="77777777">
        <w:tc>
          <w:tcPr>
            <w:tcW w:w="1561" w:type="dxa"/>
            <w:shd w:val="clear" w:color="auto" w:fill="DEEBF6" w:themeFill="accent1" w:themeFillTint="32"/>
          </w:tcPr>
          <w:p w14:paraId="3E28586A"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2CD4C0A3"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78EEF6CB"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027EB1D3"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5178AAAB" w14:textId="77777777" w:rsidR="000829C4" w:rsidRDefault="00000000">
            <w:pPr>
              <w:jc w:val="center"/>
              <w:rPr>
                <w:b/>
                <w:bCs/>
              </w:rPr>
            </w:pPr>
            <w:r>
              <w:rPr>
                <w:rFonts w:hint="eastAsia"/>
                <w:b/>
                <w:bCs/>
              </w:rPr>
              <w:t>备注</w:t>
            </w:r>
          </w:p>
        </w:tc>
      </w:tr>
      <w:tr w:rsidR="000829C4" w14:paraId="15838C6C" w14:textId="77777777">
        <w:tc>
          <w:tcPr>
            <w:tcW w:w="1561" w:type="dxa"/>
          </w:tcPr>
          <w:p w14:paraId="0FFFA4F4" w14:textId="77777777" w:rsidR="000829C4" w:rsidRDefault="00000000">
            <w:r>
              <w:rPr>
                <w:rFonts w:hint="eastAsia"/>
              </w:rPr>
              <w:t>纳税主体</w:t>
            </w:r>
          </w:p>
        </w:tc>
        <w:tc>
          <w:tcPr>
            <w:tcW w:w="1110" w:type="dxa"/>
          </w:tcPr>
          <w:p w14:paraId="5D67D6C4" w14:textId="77777777" w:rsidR="000829C4" w:rsidRDefault="00000000">
            <w:pPr>
              <w:jc w:val="center"/>
            </w:pPr>
            <w:r>
              <w:rPr>
                <w:rFonts w:hint="eastAsia"/>
              </w:rPr>
              <w:t>参照</w:t>
            </w:r>
          </w:p>
        </w:tc>
        <w:tc>
          <w:tcPr>
            <w:tcW w:w="1089" w:type="dxa"/>
          </w:tcPr>
          <w:p w14:paraId="73A70AE5" w14:textId="77777777" w:rsidR="000829C4" w:rsidRDefault="00000000">
            <w:pPr>
              <w:jc w:val="center"/>
            </w:pPr>
            <w:r>
              <w:rPr>
                <w:rFonts w:hint="eastAsia"/>
              </w:rPr>
              <w:t>手动选择</w:t>
            </w:r>
          </w:p>
        </w:tc>
        <w:tc>
          <w:tcPr>
            <w:tcW w:w="1429" w:type="dxa"/>
          </w:tcPr>
          <w:p w14:paraId="6A59F065" w14:textId="77777777" w:rsidR="000829C4" w:rsidRDefault="00000000">
            <w:pPr>
              <w:jc w:val="center"/>
            </w:pPr>
            <w:r>
              <w:rPr>
                <w:rFonts w:hint="eastAsia"/>
              </w:rPr>
              <w:t>否</w:t>
            </w:r>
          </w:p>
        </w:tc>
        <w:tc>
          <w:tcPr>
            <w:tcW w:w="3330" w:type="dxa"/>
          </w:tcPr>
          <w:p w14:paraId="1768409D" w14:textId="77777777" w:rsidR="000829C4" w:rsidRDefault="00000000">
            <w:r>
              <w:rPr>
                <w:rFonts w:hint="eastAsia"/>
              </w:rPr>
              <w:t>参照纳税主体档案，增加用户权限</w:t>
            </w:r>
          </w:p>
        </w:tc>
      </w:tr>
      <w:tr w:rsidR="000829C4" w14:paraId="0BA2D3F5" w14:textId="77777777">
        <w:tc>
          <w:tcPr>
            <w:tcW w:w="1561" w:type="dxa"/>
          </w:tcPr>
          <w:p w14:paraId="72AEC65A" w14:textId="77777777" w:rsidR="000829C4" w:rsidRDefault="00000000">
            <w:r>
              <w:rPr>
                <w:rFonts w:hint="eastAsia"/>
              </w:rPr>
              <w:t>纳税期间</w:t>
            </w:r>
          </w:p>
        </w:tc>
        <w:tc>
          <w:tcPr>
            <w:tcW w:w="1110" w:type="dxa"/>
          </w:tcPr>
          <w:p w14:paraId="35FC5099" w14:textId="77777777" w:rsidR="000829C4" w:rsidRDefault="00000000">
            <w:pPr>
              <w:jc w:val="center"/>
            </w:pPr>
            <w:r>
              <w:rPr>
                <w:rFonts w:hint="eastAsia"/>
              </w:rPr>
              <w:t>参照</w:t>
            </w:r>
          </w:p>
        </w:tc>
        <w:tc>
          <w:tcPr>
            <w:tcW w:w="1089" w:type="dxa"/>
          </w:tcPr>
          <w:p w14:paraId="2BACD89F" w14:textId="77777777" w:rsidR="000829C4" w:rsidRDefault="00000000">
            <w:pPr>
              <w:jc w:val="center"/>
            </w:pPr>
            <w:r>
              <w:rPr>
                <w:rFonts w:hint="eastAsia"/>
              </w:rPr>
              <w:t>手动选择</w:t>
            </w:r>
          </w:p>
        </w:tc>
        <w:tc>
          <w:tcPr>
            <w:tcW w:w="1429" w:type="dxa"/>
          </w:tcPr>
          <w:p w14:paraId="20FF19D7" w14:textId="77777777" w:rsidR="000829C4" w:rsidRDefault="00000000">
            <w:pPr>
              <w:jc w:val="center"/>
            </w:pPr>
            <w:r>
              <w:rPr>
                <w:rFonts w:hint="eastAsia"/>
              </w:rPr>
              <w:t>否</w:t>
            </w:r>
          </w:p>
        </w:tc>
        <w:tc>
          <w:tcPr>
            <w:tcW w:w="3330" w:type="dxa"/>
          </w:tcPr>
          <w:p w14:paraId="758F0AEB" w14:textId="77777777" w:rsidR="000829C4" w:rsidRDefault="00000000">
            <w:r>
              <w:rPr>
                <w:rFonts w:hint="eastAsia"/>
              </w:rPr>
              <w:t>参照会计月份</w:t>
            </w:r>
          </w:p>
        </w:tc>
      </w:tr>
    </w:tbl>
    <w:p w14:paraId="00AA17C7" w14:textId="77777777" w:rsidR="000829C4" w:rsidRDefault="00000000">
      <w:r>
        <w:rPr>
          <w:rFonts w:hint="eastAsia"/>
        </w:rPr>
        <w:t>新增卡片字段：</w:t>
      </w:r>
    </w:p>
    <w:tbl>
      <w:tblPr>
        <w:tblStyle w:val="ab"/>
        <w:tblW w:w="0" w:type="auto"/>
        <w:tblLook w:val="04A0" w:firstRow="1" w:lastRow="0" w:firstColumn="1" w:lastColumn="0" w:noHBand="0" w:noVBand="1"/>
      </w:tblPr>
      <w:tblGrid>
        <w:gridCol w:w="1503"/>
        <w:gridCol w:w="1115"/>
        <w:gridCol w:w="1056"/>
        <w:gridCol w:w="1379"/>
        <w:gridCol w:w="3243"/>
      </w:tblGrid>
      <w:tr w:rsidR="000829C4" w14:paraId="209F212A" w14:textId="77777777">
        <w:tc>
          <w:tcPr>
            <w:tcW w:w="1561" w:type="dxa"/>
            <w:shd w:val="clear" w:color="auto" w:fill="DEEBF6" w:themeFill="accent1" w:themeFillTint="32"/>
          </w:tcPr>
          <w:p w14:paraId="185EE27F"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0B23D445"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78930789"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3B94F843"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5D04EA58" w14:textId="77777777" w:rsidR="000829C4" w:rsidRDefault="00000000">
            <w:pPr>
              <w:jc w:val="center"/>
              <w:rPr>
                <w:b/>
                <w:bCs/>
              </w:rPr>
            </w:pPr>
            <w:r>
              <w:rPr>
                <w:rFonts w:hint="eastAsia"/>
                <w:b/>
                <w:bCs/>
              </w:rPr>
              <w:t>备注</w:t>
            </w:r>
          </w:p>
        </w:tc>
      </w:tr>
      <w:tr w:rsidR="000829C4" w14:paraId="3307E726" w14:textId="77777777">
        <w:tc>
          <w:tcPr>
            <w:tcW w:w="1561" w:type="dxa"/>
          </w:tcPr>
          <w:p w14:paraId="13C81104" w14:textId="77777777" w:rsidR="000829C4" w:rsidRDefault="00000000">
            <w:r>
              <w:rPr>
                <w:rFonts w:hint="eastAsia"/>
              </w:rPr>
              <w:t>单据编号</w:t>
            </w:r>
          </w:p>
        </w:tc>
        <w:tc>
          <w:tcPr>
            <w:tcW w:w="1110" w:type="dxa"/>
          </w:tcPr>
          <w:p w14:paraId="7D41883D" w14:textId="77777777" w:rsidR="000829C4" w:rsidRDefault="00000000">
            <w:pPr>
              <w:jc w:val="center"/>
            </w:pPr>
            <w:r>
              <w:rPr>
                <w:rFonts w:hint="eastAsia"/>
              </w:rPr>
              <w:t>字符</w:t>
            </w:r>
          </w:p>
        </w:tc>
        <w:tc>
          <w:tcPr>
            <w:tcW w:w="1089" w:type="dxa"/>
          </w:tcPr>
          <w:p w14:paraId="5614786E" w14:textId="77777777" w:rsidR="000829C4" w:rsidRDefault="00000000">
            <w:pPr>
              <w:jc w:val="center"/>
            </w:pPr>
            <w:r>
              <w:rPr>
                <w:rFonts w:hint="eastAsia"/>
              </w:rPr>
              <w:t>自动生成</w:t>
            </w:r>
          </w:p>
        </w:tc>
        <w:tc>
          <w:tcPr>
            <w:tcW w:w="1429" w:type="dxa"/>
          </w:tcPr>
          <w:p w14:paraId="6A5CFFEE" w14:textId="77777777" w:rsidR="000829C4" w:rsidRDefault="00000000">
            <w:pPr>
              <w:jc w:val="center"/>
            </w:pPr>
            <w:r>
              <w:rPr>
                <w:rFonts w:hint="eastAsia"/>
              </w:rPr>
              <w:t>是</w:t>
            </w:r>
          </w:p>
        </w:tc>
        <w:tc>
          <w:tcPr>
            <w:tcW w:w="3330" w:type="dxa"/>
          </w:tcPr>
          <w:p w14:paraId="0CD343DA" w14:textId="77777777" w:rsidR="000829C4" w:rsidRDefault="00000000">
            <w:pPr>
              <w:widowControl/>
              <w:jc w:val="left"/>
            </w:pPr>
            <w:r>
              <w:rPr>
                <w:rFonts w:hint="eastAsia"/>
              </w:rPr>
              <w:t>自动生成，编码规则为</w:t>
            </w:r>
            <w:r>
              <w:rPr>
                <w:rFonts w:hint="eastAsia"/>
              </w:rPr>
              <w:t>CLGZSWS</w:t>
            </w:r>
          </w:p>
          <w:p w14:paraId="1FDEB560" w14:textId="77777777" w:rsidR="000829C4" w:rsidRDefault="00000000">
            <w:pPr>
              <w:widowControl/>
              <w:jc w:val="left"/>
            </w:pPr>
            <w:r>
              <w:rPr>
                <w:rFonts w:ascii="Times New Roman" w:eastAsia="楷体" w:hint="eastAsia"/>
              </w:rPr>
              <w:lastRenderedPageBreak/>
              <w:t>+</w:t>
            </w:r>
            <w:r>
              <w:rPr>
                <w:rFonts w:hint="eastAsia"/>
              </w:rPr>
              <w:t>日期</w:t>
            </w:r>
            <w:r>
              <w:rPr>
                <w:rFonts w:hint="eastAsia"/>
              </w:rPr>
              <w:t>+</w:t>
            </w:r>
            <w:r>
              <w:rPr>
                <w:rFonts w:hint="eastAsia"/>
              </w:rPr>
              <w:t>序号，如</w:t>
            </w:r>
            <w:r>
              <w:rPr>
                <w:rFonts w:hint="eastAsia"/>
              </w:rPr>
              <w:t>CLGZSWS</w:t>
            </w:r>
          </w:p>
          <w:p w14:paraId="3DE0D9AD" w14:textId="77777777" w:rsidR="000829C4" w:rsidRDefault="00000000">
            <w:pPr>
              <w:widowControl/>
              <w:jc w:val="left"/>
            </w:pPr>
            <w:r>
              <w:rPr>
                <w:rFonts w:hint="eastAsia"/>
              </w:rPr>
              <w:t>2021011300001</w:t>
            </w:r>
          </w:p>
          <w:p w14:paraId="760B855B"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33F661A6" w14:textId="77777777">
        <w:tc>
          <w:tcPr>
            <w:tcW w:w="1561" w:type="dxa"/>
          </w:tcPr>
          <w:p w14:paraId="513B76A5" w14:textId="77777777" w:rsidR="000829C4" w:rsidRDefault="00000000">
            <w:r>
              <w:rPr>
                <w:rFonts w:hint="eastAsia"/>
              </w:rPr>
              <w:lastRenderedPageBreak/>
              <w:t>纳税主体</w:t>
            </w:r>
          </w:p>
        </w:tc>
        <w:tc>
          <w:tcPr>
            <w:tcW w:w="1110" w:type="dxa"/>
          </w:tcPr>
          <w:p w14:paraId="7143699C" w14:textId="77777777" w:rsidR="000829C4" w:rsidRDefault="00000000">
            <w:pPr>
              <w:jc w:val="center"/>
            </w:pPr>
            <w:r>
              <w:rPr>
                <w:rFonts w:hint="eastAsia"/>
              </w:rPr>
              <w:t>参照</w:t>
            </w:r>
          </w:p>
        </w:tc>
        <w:tc>
          <w:tcPr>
            <w:tcW w:w="1089" w:type="dxa"/>
          </w:tcPr>
          <w:p w14:paraId="4237856D" w14:textId="77777777" w:rsidR="000829C4" w:rsidRDefault="00000000">
            <w:pPr>
              <w:jc w:val="center"/>
            </w:pPr>
            <w:r>
              <w:rPr>
                <w:rFonts w:hint="eastAsia"/>
              </w:rPr>
              <w:t>手动选择</w:t>
            </w:r>
          </w:p>
        </w:tc>
        <w:tc>
          <w:tcPr>
            <w:tcW w:w="1429" w:type="dxa"/>
          </w:tcPr>
          <w:p w14:paraId="670674E5" w14:textId="77777777" w:rsidR="000829C4" w:rsidRDefault="00000000">
            <w:pPr>
              <w:jc w:val="center"/>
            </w:pPr>
            <w:r>
              <w:rPr>
                <w:rFonts w:hint="eastAsia"/>
              </w:rPr>
              <w:t>是</w:t>
            </w:r>
          </w:p>
        </w:tc>
        <w:tc>
          <w:tcPr>
            <w:tcW w:w="3330" w:type="dxa"/>
          </w:tcPr>
          <w:p w14:paraId="7DBF6E46" w14:textId="77777777" w:rsidR="000829C4" w:rsidRDefault="00000000">
            <w:r>
              <w:rPr>
                <w:rFonts w:hint="eastAsia"/>
              </w:rPr>
              <w:t>参照纳税主体档案，增加用户权限</w:t>
            </w:r>
          </w:p>
        </w:tc>
      </w:tr>
      <w:tr w:rsidR="000829C4" w14:paraId="0CF410FB" w14:textId="77777777">
        <w:tc>
          <w:tcPr>
            <w:tcW w:w="1561" w:type="dxa"/>
          </w:tcPr>
          <w:p w14:paraId="0E0CFEA4" w14:textId="77777777" w:rsidR="000829C4" w:rsidRDefault="00000000">
            <w:r>
              <w:rPr>
                <w:rFonts w:hint="eastAsia"/>
              </w:rPr>
              <w:t>纳税年度</w:t>
            </w:r>
          </w:p>
        </w:tc>
        <w:tc>
          <w:tcPr>
            <w:tcW w:w="1110" w:type="dxa"/>
          </w:tcPr>
          <w:p w14:paraId="23918B2F" w14:textId="77777777" w:rsidR="000829C4" w:rsidRDefault="00000000">
            <w:pPr>
              <w:jc w:val="center"/>
            </w:pPr>
            <w:r>
              <w:rPr>
                <w:rFonts w:hint="eastAsia"/>
              </w:rPr>
              <w:t>参照</w:t>
            </w:r>
          </w:p>
        </w:tc>
        <w:tc>
          <w:tcPr>
            <w:tcW w:w="1089" w:type="dxa"/>
          </w:tcPr>
          <w:p w14:paraId="219546FE" w14:textId="77777777" w:rsidR="000829C4" w:rsidRDefault="00000000">
            <w:pPr>
              <w:jc w:val="center"/>
            </w:pPr>
            <w:r>
              <w:rPr>
                <w:rFonts w:hint="eastAsia"/>
              </w:rPr>
              <w:t>手动选择</w:t>
            </w:r>
          </w:p>
        </w:tc>
        <w:tc>
          <w:tcPr>
            <w:tcW w:w="1429" w:type="dxa"/>
          </w:tcPr>
          <w:p w14:paraId="76D14B99" w14:textId="77777777" w:rsidR="000829C4" w:rsidRDefault="00000000">
            <w:pPr>
              <w:jc w:val="center"/>
            </w:pPr>
            <w:r>
              <w:rPr>
                <w:rFonts w:hint="eastAsia"/>
              </w:rPr>
              <w:t>是</w:t>
            </w:r>
          </w:p>
        </w:tc>
        <w:tc>
          <w:tcPr>
            <w:tcW w:w="3330" w:type="dxa"/>
          </w:tcPr>
          <w:p w14:paraId="564E17CE" w14:textId="77777777" w:rsidR="000829C4" w:rsidRDefault="00000000">
            <w:r>
              <w:rPr>
                <w:rFonts w:hint="eastAsia"/>
              </w:rPr>
              <w:t>参照会计年度档案</w:t>
            </w:r>
          </w:p>
        </w:tc>
      </w:tr>
      <w:tr w:rsidR="000829C4" w14:paraId="059B7EBC" w14:textId="77777777">
        <w:tc>
          <w:tcPr>
            <w:tcW w:w="1561" w:type="dxa"/>
          </w:tcPr>
          <w:p w14:paraId="0A3C2A2E" w14:textId="77777777" w:rsidR="000829C4" w:rsidRDefault="00000000">
            <w:r>
              <w:rPr>
                <w:rFonts w:hint="eastAsia"/>
              </w:rPr>
              <w:t>纳税期间</w:t>
            </w:r>
          </w:p>
        </w:tc>
        <w:tc>
          <w:tcPr>
            <w:tcW w:w="1110" w:type="dxa"/>
          </w:tcPr>
          <w:p w14:paraId="412AD4A4" w14:textId="77777777" w:rsidR="000829C4" w:rsidRDefault="00000000">
            <w:pPr>
              <w:jc w:val="center"/>
            </w:pPr>
            <w:r>
              <w:rPr>
                <w:rFonts w:hint="eastAsia"/>
              </w:rPr>
              <w:t>参照</w:t>
            </w:r>
          </w:p>
        </w:tc>
        <w:tc>
          <w:tcPr>
            <w:tcW w:w="1089" w:type="dxa"/>
          </w:tcPr>
          <w:p w14:paraId="232C7EAE" w14:textId="77777777" w:rsidR="000829C4" w:rsidRDefault="00000000">
            <w:pPr>
              <w:jc w:val="center"/>
            </w:pPr>
            <w:r>
              <w:rPr>
                <w:rFonts w:hint="eastAsia"/>
              </w:rPr>
              <w:t>手动选择</w:t>
            </w:r>
          </w:p>
        </w:tc>
        <w:tc>
          <w:tcPr>
            <w:tcW w:w="1429" w:type="dxa"/>
          </w:tcPr>
          <w:p w14:paraId="7D04B0A6" w14:textId="77777777" w:rsidR="000829C4" w:rsidRDefault="00000000">
            <w:pPr>
              <w:jc w:val="center"/>
            </w:pPr>
            <w:r>
              <w:rPr>
                <w:rFonts w:hint="eastAsia"/>
              </w:rPr>
              <w:t>是</w:t>
            </w:r>
          </w:p>
        </w:tc>
        <w:tc>
          <w:tcPr>
            <w:tcW w:w="3330" w:type="dxa"/>
          </w:tcPr>
          <w:p w14:paraId="37F9CF89" w14:textId="77777777" w:rsidR="000829C4" w:rsidRDefault="00000000">
            <w:r>
              <w:rPr>
                <w:rFonts w:hint="eastAsia"/>
              </w:rPr>
              <w:t>参照所选纳税主体对应车辆购置税的当前已选纳税年度下税务日历的申报日历</w:t>
            </w:r>
          </w:p>
        </w:tc>
      </w:tr>
      <w:tr w:rsidR="000829C4" w14:paraId="42241E61" w14:textId="77777777">
        <w:tc>
          <w:tcPr>
            <w:tcW w:w="1561" w:type="dxa"/>
          </w:tcPr>
          <w:p w14:paraId="39599C1C" w14:textId="77777777" w:rsidR="000829C4" w:rsidRDefault="00000000">
            <w:r>
              <w:rPr>
                <w:rFonts w:hint="eastAsia"/>
              </w:rPr>
              <w:t>车辆识别号</w:t>
            </w:r>
          </w:p>
        </w:tc>
        <w:tc>
          <w:tcPr>
            <w:tcW w:w="1110" w:type="dxa"/>
          </w:tcPr>
          <w:p w14:paraId="3DC69F49" w14:textId="77777777" w:rsidR="000829C4" w:rsidRDefault="00000000">
            <w:pPr>
              <w:jc w:val="center"/>
            </w:pPr>
            <w:r>
              <w:rPr>
                <w:rFonts w:hint="eastAsia"/>
              </w:rPr>
              <w:t>字符（</w:t>
            </w:r>
            <w:r>
              <w:rPr>
                <w:rFonts w:hint="eastAsia"/>
              </w:rPr>
              <w:t>100</w:t>
            </w:r>
            <w:r>
              <w:rPr>
                <w:rFonts w:hint="eastAsia"/>
              </w:rPr>
              <w:t>）</w:t>
            </w:r>
          </w:p>
        </w:tc>
        <w:tc>
          <w:tcPr>
            <w:tcW w:w="1089" w:type="dxa"/>
          </w:tcPr>
          <w:p w14:paraId="07D98771" w14:textId="77777777" w:rsidR="000829C4" w:rsidRDefault="00000000">
            <w:pPr>
              <w:jc w:val="center"/>
            </w:pPr>
            <w:r>
              <w:rPr>
                <w:rFonts w:hint="eastAsia"/>
              </w:rPr>
              <w:t>手工录入</w:t>
            </w:r>
          </w:p>
        </w:tc>
        <w:tc>
          <w:tcPr>
            <w:tcW w:w="1429" w:type="dxa"/>
          </w:tcPr>
          <w:p w14:paraId="3F2DBE50" w14:textId="77777777" w:rsidR="000829C4" w:rsidRDefault="00000000">
            <w:pPr>
              <w:jc w:val="center"/>
            </w:pPr>
            <w:r>
              <w:rPr>
                <w:rFonts w:hint="eastAsia"/>
              </w:rPr>
              <w:t>是</w:t>
            </w:r>
          </w:p>
        </w:tc>
        <w:tc>
          <w:tcPr>
            <w:tcW w:w="3330" w:type="dxa"/>
          </w:tcPr>
          <w:p w14:paraId="58EAC8BF" w14:textId="77777777" w:rsidR="000829C4" w:rsidRDefault="000829C4"/>
        </w:tc>
      </w:tr>
      <w:tr w:rsidR="000829C4" w14:paraId="23FC7B02" w14:textId="77777777">
        <w:tc>
          <w:tcPr>
            <w:tcW w:w="1561" w:type="dxa"/>
          </w:tcPr>
          <w:p w14:paraId="7EAE44A7" w14:textId="77777777" w:rsidR="000829C4" w:rsidRDefault="00000000">
            <w:r>
              <w:rPr>
                <w:rFonts w:hint="eastAsia"/>
              </w:rPr>
              <w:t>发动机号码</w:t>
            </w:r>
          </w:p>
        </w:tc>
        <w:tc>
          <w:tcPr>
            <w:tcW w:w="1110" w:type="dxa"/>
          </w:tcPr>
          <w:p w14:paraId="7E8CBD90" w14:textId="77777777" w:rsidR="000829C4" w:rsidRDefault="00000000">
            <w:pPr>
              <w:jc w:val="center"/>
            </w:pPr>
            <w:r>
              <w:rPr>
                <w:rFonts w:hint="eastAsia"/>
              </w:rPr>
              <w:t>字符（</w:t>
            </w:r>
            <w:r>
              <w:rPr>
                <w:rFonts w:hint="eastAsia"/>
              </w:rPr>
              <w:t>100</w:t>
            </w:r>
            <w:r>
              <w:rPr>
                <w:rFonts w:hint="eastAsia"/>
              </w:rPr>
              <w:t>）</w:t>
            </w:r>
          </w:p>
        </w:tc>
        <w:tc>
          <w:tcPr>
            <w:tcW w:w="1089" w:type="dxa"/>
          </w:tcPr>
          <w:p w14:paraId="78514A1A" w14:textId="77777777" w:rsidR="000829C4" w:rsidRDefault="00000000">
            <w:pPr>
              <w:jc w:val="center"/>
            </w:pPr>
            <w:r>
              <w:rPr>
                <w:rFonts w:hint="eastAsia"/>
              </w:rPr>
              <w:t>手工录入</w:t>
            </w:r>
          </w:p>
        </w:tc>
        <w:tc>
          <w:tcPr>
            <w:tcW w:w="1429" w:type="dxa"/>
          </w:tcPr>
          <w:p w14:paraId="6194ACF9" w14:textId="77777777" w:rsidR="000829C4" w:rsidRDefault="00000000">
            <w:pPr>
              <w:jc w:val="center"/>
            </w:pPr>
            <w:r>
              <w:rPr>
                <w:rFonts w:hint="eastAsia"/>
              </w:rPr>
              <w:t>是</w:t>
            </w:r>
          </w:p>
        </w:tc>
        <w:tc>
          <w:tcPr>
            <w:tcW w:w="3330" w:type="dxa"/>
          </w:tcPr>
          <w:p w14:paraId="1FBCAB18" w14:textId="77777777" w:rsidR="000829C4" w:rsidRDefault="000829C4"/>
        </w:tc>
      </w:tr>
      <w:tr w:rsidR="000829C4" w14:paraId="41A680B8" w14:textId="77777777">
        <w:tc>
          <w:tcPr>
            <w:tcW w:w="1561" w:type="dxa"/>
          </w:tcPr>
          <w:p w14:paraId="2807B38D" w14:textId="77777777" w:rsidR="000829C4" w:rsidRDefault="00000000">
            <w:r>
              <w:rPr>
                <w:rFonts w:hint="eastAsia"/>
              </w:rPr>
              <w:t>购置日期</w:t>
            </w:r>
          </w:p>
        </w:tc>
        <w:tc>
          <w:tcPr>
            <w:tcW w:w="1110" w:type="dxa"/>
          </w:tcPr>
          <w:p w14:paraId="4A7FE810" w14:textId="77777777" w:rsidR="000829C4" w:rsidRDefault="00000000">
            <w:pPr>
              <w:jc w:val="center"/>
            </w:pPr>
            <w:r>
              <w:rPr>
                <w:rFonts w:hint="eastAsia"/>
              </w:rPr>
              <w:t>日历控件</w:t>
            </w:r>
          </w:p>
        </w:tc>
        <w:tc>
          <w:tcPr>
            <w:tcW w:w="1089" w:type="dxa"/>
          </w:tcPr>
          <w:p w14:paraId="27F67E5D" w14:textId="77777777" w:rsidR="000829C4" w:rsidRDefault="00000000">
            <w:pPr>
              <w:jc w:val="center"/>
            </w:pPr>
            <w:r>
              <w:rPr>
                <w:rFonts w:hint="eastAsia"/>
              </w:rPr>
              <w:t>手动选择</w:t>
            </w:r>
          </w:p>
        </w:tc>
        <w:tc>
          <w:tcPr>
            <w:tcW w:w="1429" w:type="dxa"/>
          </w:tcPr>
          <w:p w14:paraId="365A7361" w14:textId="77777777" w:rsidR="000829C4" w:rsidRDefault="00000000">
            <w:pPr>
              <w:jc w:val="center"/>
            </w:pPr>
            <w:r>
              <w:rPr>
                <w:rFonts w:hint="eastAsia"/>
              </w:rPr>
              <w:t>是</w:t>
            </w:r>
          </w:p>
        </w:tc>
        <w:tc>
          <w:tcPr>
            <w:tcW w:w="3330" w:type="dxa"/>
          </w:tcPr>
          <w:p w14:paraId="47090F8D" w14:textId="77777777" w:rsidR="000829C4" w:rsidRDefault="000829C4"/>
        </w:tc>
      </w:tr>
      <w:tr w:rsidR="000829C4" w14:paraId="62461828" w14:textId="77777777">
        <w:tc>
          <w:tcPr>
            <w:tcW w:w="1561" w:type="dxa"/>
          </w:tcPr>
          <w:p w14:paraId="2BA4ED49" w14:textId="77777777" w:rsidR="000829C4" w:rsidRDefault="00000000">
            <w:r>
              <w:rPr>
                <w:rFonts w:hint="eastAsia"/>
              </w:rPr>
              <w:t>实缴税额</w:t>
            </w:r>
          </w:p>
        </w:tc>
        <w:tc>
          <w:tcPr>
            <w:tcW w:w="1110" w:type="dxa"/>
          </w:tcPr>
          <w:p w14:paraId="712FC635" w14:textId="77777777" w:rsidR="000829C4" w:rsidRDefault="00000000">
            <w:pPr>
              <w:jc w:val="center"/>
            </w:pPr>
            <w:r>
              <w:rPr>
                <w:rFonts w:hint="eastAsia"/>
              </w:rPr>
              <w:t>数值（</w:t>
            </w:r>
            <w:r>
              <w:rPr>
                <w:rFonts w:hint="eastAsia"/>
              </w:rPr>
              <w:t>30,10</w:t>
            </w:r>
            <w:r>
              <w:rPr>
                <w:rFonts w:hint="eastAsia"/>
              </w:rPr>
              <w:t>）</w:t>
            </w:r>
          </w:p>
        </w:tc>
        <w:tc>
          <w:tcPr>
            <w:tcW w:w="1089" w:type="dxa"/>
          </w:tcPr>
          <w:p w14:paraId="50D3E467" w14:textId="77777777" w:rsidR="000829C4" w:rsidRDefault="00000000">
            <w:pPr>
              <w:jc w:val="center"/>
            </w:pPr>
            <w:r>
              <w:rPr>
                <w:rFonts w:hint="eastAsia"/>
              </w:rPr>
              <w:t>手工录入</w:t>
            </w:r>
          </w:p>
        </w:tc>
        <w:tc>
          <w:tcPr>
            <w:tcW w:w="1429" w:type="dxa"/>
          </w:tcPr>
          <w:p w14:paraId="6BEE14B6" w14:textId="77777777" w:rsidR="000829C4" w:rsidRDefault="00000000">
            <w:pPr>
              <w:jc w:val="center"/>
            </w:pPr>
            <w:r>
              <w:rPr>
                <w:rFonts w:hint="eastAsia"/>
              </w:rPr>
              <w:t>是</w:t>
            </w:r>
          </w:p>
        </w:tc>
        <w:tc>
          <w:tcPr>
            <w:tcW w:w="3330" w:type="dxa"/>
          </w:tcPr>
          <w:p w14:paraId="279D8D65" w14:textId="77777777" w:rsidR="000829C4" w:rsidRDefault="000829C4"/>
        </w:tc>
      </w:tr>
      <w:tr w:rsidR="000829C4" w14:paraId="080E85FC" w14:textId="77777777">
        <w:tc>
          <w:tcPr>
            <w:tcW w:w="1561" w:type="dxa"/>
          </w:tcPr>
          <w:p w14:paraId="3619A6C6" w14:textId="77777777" w:rsidR="000829C4" w:rsidRDefault="00000000">
            <w:r>
              <w:rPr>
                <w:rFonts w:hint="eastAsia"/>
              </w:rPr>
              <w:t>完税凭证号</w:t>
            </w:r>
          </w:p>
        </w:tc>
        <w:tc>
          <w:tcPr>
            <w:tcW w:w="1110" w:type="dxa"/>
          </w:tcPr>
          <w:p w14:paraId="111FD785" w14:textId="77777777" w:rsidR="000829C4" w:rsidRDefault="00000000">
            <w:pPr>
              <w:jc w:val="center"/>
            </w:pPr>
            <w:r>
              <w:rPr>
                <w:rFonts w:hint="eastAsia"/>
              </w:rPr>
              <w:t>字符（</w:t>
            </w:r>
            <w:r>
              <w:rPr>
                <w:rFonts w:hint="eastAsia"/>
              </w:rPr>
              <w:t>100</w:t>
            </w:r>
            <w:r>
              <w:rPr>
                <w:rFonts w:hint="eastAsia"/>
              </w:rPr>
              <w:t>）</w:t>
            </w:r>
          </w:p>
        </w:tc>
        <w:tc>
          <w:tcPr>
            <w:tcW w:w="1089" w:type="dxa"/>
          </w:tcPr>
          <w:p w14:paraId="0D9BB7C6" w14:textId="77777777" w:rsidR="000829C4" w:rsidRDefault="00000000">
            <w:pPr>
              <w:jc w:val="center"/>
            </w:pPr>
            <w:r>
              <w:rPr>
                <w:rFonts w:hint="eastAsia"/>
              </w:rPr>
              <w:t>手工录入</w:t>
            </w:r>
          </w:p>
        </w:tc>
        <w:tc>
          <w:tcPr>
            <w:tcW w:w="1429" w:type="dxa"/>
          </w:tcPr>
          <w:p w14:paraId="29E5F216" w14:textId="77777777" w:rsidR="000829C4" w:rsidRDefault="00000000">
            <w:pPr>
              <w:jc w:val="center"/>
            </w:pPr>
            <w:r>
              <w:rPr>
                <w:rFonts w:hint="eastAsia"/>
              </w:rPr>
              <w:t>否</w:t>
            </w:r>
          </w:p>
        </w:tc>
        <w:tc>
          <w:tcPr>
            <w:tcW w:w="3330" w:type="dxa"/>
          </w:tcPr>
          <w:p w14:paraId="7584F095" w14:textId="77777777" w:rsidR="000829C4" w:rsidRDefault="000829C4"/>
        </w:tc>
      </w:tr>
      <w:tr w:rsidR="000829C4" w14:paraId="191ACADB" w14:textId="77777777">
        <w:tc>
          <w:tcPr>
            <w:tcW w:w="1561" w:type="dxa"/>
          </w:tcPr>
          <w:p w14:paraId="3036BFC8" w14:textId="77777777" w:rsidR="000829C4" w:rsidRDefault="00000000">
            <w:r>
              <w:rPr>
                <w:rFonts w:hint="eastAsia"/>
              </w:rPr>
              <w:t>完税日期</w:t>
            </w:r>
          </w:p>
        </w:tc>
        <w:tc>
          <w:tcPr>
            <w:tcW w:w="1110" w:type="dxa"/>
          </w:tcPr>
          <w:p w14:paraId="3F682E14" w14:textId="77777777" w:rsidR="000829C4" w:rsidRDefault="00000000">
            <w:pPr>
              <w:jc w:val="center"/>
            </w:pPr>
            <w:r>
              <w:rPr>
                <w:rFonts w:hint="eastAsia"/>
              </w:rPr>
              <w:t>日历控件</w:t>
            </w:r>
          </w:p>
        </w:tc>
        <w:tc>
          <w:tcPr>
            <w:tcW w:w="1089" w:type="dxa"/>
          </w:tcPr>
          <w:p w14:paraId="1ABC879D" w14:textId="77777777" w:rsidR="000829C4" w:rsidRDefault="00000000">
            <w:pPr>
              <w:jc w:val="center"/>
            </w:pPr>
            <w:r>
              <w:rPr>
                <w:rFonts w:hint="eastAsia"/>
              </w:rPr>
              <w:t>手动选择</w:t>
            </w:r>
          </w:p>
        </w:tc>
        <w:tc>
          <w:tcPr>
            <w:tcW w:w="1429" w:type="dxa"/>
          </w:tcPr>
          <w:p w14:paraId="4DAB5D6A" w14:textId="77777777" w:rsidR="000829C4" w:rsidRDefault="00000000">
            <w:pPr>
              <w:jc w:val="center"/>
            </w:pPr>
            <w:r>
              <w:rPr>
                <w:rFonts w:hint="eastAsia"/>
              </w:rPr>
              <w:t>否</w:t>
            </w:r>
          </w:p>
        </w:tc>
        <w:tc>
          <w:tcPr>
            <w:tcW w:w="3330" w:type="dxa"/>
          </w:tcPr>
          <w:p w14:paraId="422B7B02" w14:textId="77777777" w:rsidR="000829C4" w:rsidRDefault="000829C4"/>
        </w:tc>
      </w:tr>
      <w:tr w:rsidR="000829C4" w14:paraId="1AFBC736" w14:textId="77777777">
        <w:tc>
          <w:tcPr>
            <w:tcW w:w="1561" w:type="dxa"/>
          </w:tcPr>
          <w:p w14:paraId="33E4DFD8" w14:textId="77777777" w:rsidR="000829C4" w:rsidRDefault="00000000">
            <w:r>
              <w:rPr>
                <w:rFonts w:hint="eastAsia"/>
              </w:rPr>
              <w:t>备注</w:t>
            </w:r>
          </w:p>
        </w:tc>
        <w:tc>
          <w:tcPr>
            <w:tcW w:w="1110" w:type="dxa"/>
          </w:tcPr>
          <w:p w14:paraId="6E6C225B" w14:textId="77777777" w:rsidR="000829C4" w:rsidRDefault="00000000">
            <w:pPr>
              <w:jc w:val="center"/>
            </w:pPr>
            <w:r>
              <w:rPr>
                <w:rFonts w:hint="eastAsia"/>
              </w:rPr>
              <w:t>字符（</w:t>
            </w:r>
            <w:r>
              <w:rPr>
                <w:rFonts w:hint="eastAsia"/>
              </w:rPr>
              <w:t>500</w:t>
            </w:r>
            <w:r>
              <w:rPr>
                <w:rFonts w:hint="eastAsia"/>
              </w:rPr>
              <w:t>）</w:t>
            </w:r>
          </w:p>
        </w:tc>
        <w:tc>
          <w:tcPr>
            <w:tcW w:w="1089" w:type="dxa"/>
          </w:tcPr>
          <w:p w14:paraId="456EE270" w14:textId="77777777" w:rsidR="000829C4" w:rsidRDefault="00000000">
            <w:pPr>
              <w:jc w:val="center"/>
            </w:pPr>
            <w:r>
              <w:rPr>
                <w:rFonts w:hint="eastAsia"/>
              </w:rPr>
              <w:t>手工录入</w:t>
            </w:r>
          </w:p>
        </w:tc>
        <w:tc>
          <w:tcPr>
            <w:tcW w:w="1429" w:type="dxa"/>
          </w:tcPr>
          <w:p w14:paraId="49F1B363" w14:textId="77777777" w:rsidR="000829C4" w:rsidRDefault="00000000">
            <w:pPr>
              <w:jc w:val="center"/>
            </w:pPr>
            <w:r>
              <w:rPr>
                <w:rFonts w:hint="eastAsia"/>
              </w:rPr>
              <w:t>否</w:t>
            </w:r>
          </w:p>
        </w:tc>
        <w:tc>
          <w:tcPr>
            <w:tcW w:w="3330" w:type="dxa"/>
          </w:tcPr>
          <w:p w14:paraId="587BA87E" w14:textId="77777777" w:rsidR="000829C4" w:rsidRDefault="000829C4"/>
        </w:tc>
      </w:tr>
    </w:tbl>
    <w:p w14:paraId="48162980" w14:textId="77777777" w:rsidR="000829C4" w:rsidRDefault="00000000">
      <w:pPr>
        <w:pStyle w:val="4"/>
      </w:pPr>
      <w:r>
        <w:rPr>
          <w:rFonts w:hint="eastAsia"/>
        </w:rPr>
        <w:t>业务处理</w:t>
      </w:r>
    </w:p>
    <w:p w14:paraId="1542E6E6" w14:textId="77777777" w:rsidR="000829C4" w:rsidRDefault="00000000">
      <w:pPr>
        <w:pStyle w:val="5"/>
      </w:pPr>
      <w:r>
        <w:rPr>
          <w:rFonts w:hint="eastAsia"/>
        </w:rPr>
        <w:t>业务说明与流程</w:t>
      </w:r>
    </w:p>
    <w:p w14:paraId="42A0BF66" w14:textId="77777777" w:rsidR="000829C4" w:rsidRDefault="00000000">
      <w:r>
        <w:rPr>
          <w:rFonts w:hint="eastAsia"/>
        </w:rPr>
        <w:t>1</w:t>
      </w:r>
      <w:r>
        <w:rPr>
          <w:rFonts w:hint="eastAsia"/>
        </w:rPr>
        <w:t>、车辆购置税完税后，通过本功能录入完税信息。</w:t>
      </w:r>
    </w:p>
    <w:p w14:paraId="2BDB8E96" w14:textId="77777777" w:rsidR="000829C4" w:rsidRDefault="000829C4"/>
    <w:p w14:paraId="20F9E4DD" w14:textId="77777777" w:rsidR="000829C4" w:rsidRDefault="00000000">
      <w:pPr>
        <w:pStyle w:val="5"/>
      </w:pPr>
      <w:r>
        <w:rPr>
          <w:rFonts w:hint="eastAsia"/>
        </w:rPr>
        <w:lastRenderedPageBreak/>
        <w:t>功能按钮</w:t>
      </w:r>
    </w:p>
    <w:p w14:paraId="2DCDB9FE" w14:textId="77777777" w:rsidR="000829C4" w:rsidRDefault="00000000">
      <w:r>
        <w:rPr>
          <w:rFonts w:hint="eastAsia"/>
        </w:rPr>
        <w:t>列表按钮：</w:t>
      </w:r>
    </w:p>
    <w:p w14:paraId="48651898" w14:textId="77777777" w:rsidR="000829C4" w:rsidRDefault="00000000">
      <w:pPr>
        <w:numPr>
          <w:ilvl w:val="0"/>
          <w:numId w:val="168"/>
        </w:numPr>
      </w:pPr>
      <w:r>
        <w:rPr>
          <w:rFonts w:hint="eastAsia"/>
        </w:rPr>
        <w:t>【新增】：弹出卡片界面，新增一笔数据；</w:t>
      </w:r>
    </w:p>
    <w:p w14:paraId="696D5875" w14:textId="77777777" w:rsidR="000829C4" w:rsidRDefault="00000000">
      <w:pPr>
        <w:numPr>
          <w:ilvl w:val="0"/>
          <w:numId w:val="168"/>
        </w:numPr>
      </w:pPr>
      <w:r>
        <w:rPr>
          <w:rFonts w:hint="eastAsia"/>
        </w:rPr>
        <w:t>【修改】：修改所选保存状态的数据；</w:t>
      </w:r>
    </w:p>
    <w:p w14:paraId="22E76728" w14:textId="77777777" w:rsidR="000829C4" w:rsidRDefault="00000000">
      <w:pPr>
        <w:numPr>
          <w:ilvl w:val="0"/>
          <w:numId w:val="168"/>
        </w:numPr>
      </w:pPr>
      <w:r>
        <w:rPr>
          <w:rFonts w:hint="eastAsia"/>
        </w:rPr>
        <w:t>【删除】：删除所选保存状态的数据；</w:t>
      </w:r>
    </w:p>
    <w:p w14:paraId="226D3D87" w14:textId="77777777" w:rsidR="000829C4" w:rsidRDefault="00000000">
      <w:pPr>
        <w:numPr>
          <w:ilvl w:val="0"/>
          <w:numId w:val="168"/>
        </w:numPr>
      </w:pPr>
      <w:r>
        <w:rPr>
          <w:rFonts w:hint="eastAsia"/>
        </w:rPr>
        <w:t>【提交】：提交保存状态的数据；</w:t>
      </w:r>
    </w:p>
    <w:p w14:paraId="53DE2F45" w14:textId="77777777" w:rsidR="000829C4" w:rsidRDefault="00000000">
      <w:pPr>
        <w:numPr>
          <w:ilvl w:val="0"/>
          <w:numId w:val="168"/>
        </w:numPr>
      </w:pPr>
      <w:r>
        <w:rPr>
          <w:rFonts w:hint="eastAsia"/>
        </w:rPr>
        <w:t>【审批】：审批。</w:t>
      </w:r>
    </w:p>
    <w:p w14:paraId="0DC851FF" w14:textId="77777777" w:rsidR="000829C4" w:rsidRDefault="00000000">
      <w:pPr>
        <w:numPr>
          <w:ilvl w:val="0"/>
          <w:numId w:val="168"/>
        </w:numPr>
      </w:pPr>
      <w:r>
        <w:rPr>
          <w:rFonts w:hint="eastAsia"/>
        </w:rPr>
        <w:t>【弃审】：弃审。</w:t>
      </w:r>
    </w:p>
    <w:p w14:paraId="58FE54A3" w14:textId="77777777" w:rsidR="000829C4" w:rsidRDefault="00000000">
      <w:r>
        <w:rPr>
          <w:rFonts w:hint="eastAsia"/>
        </w:rPr>
        <w:t>卡片按钮：</w:t>
      </w:r>
    </w:p>
    <w:p w14:paraId="3001E97A" w14:textId="77777777" w:rsidR="000829C4" w:rsidRDefault="00000000">
      <w:pPr>
        <w:numPr>
          <w:ilvl w:val="0"/>
          <w:numId w:val="169"/>
        </w:numPr>
      </w:pPr>
      <w:r>
        <w:rPr>
          <w:rFonts w:hint="eastAsia"/>
        </w:rPr>
        <w:t>【取消】：编辑状态显示；取消修改或新增的内容；</w:t>
      </w:r>
    </w:p>
    <w:p w14:paraId="5466B540" w14:textId="77777777" w:rsidR="000829C4" w:rsidRDefault="00000000">
      <w:pPr>
        <w:numPr>
          <w:ilvl w:val="0"/>
          <w:numId w:val="169"/>
        </w:numPr>
      </w:pPr>
      <w:r>
        <w:rPr>
          <w:rFonts w:hint="eastAsia"/>
        </w:rPr>
        <w:t>【保存】：编辑状态显示；保存修改或新增的内容；</w:t>
      </w:r>
    </w:p>
    <w:p w14:paraId="0344407B" w14:textId="77777777" w:rsidR="000829C4" w:rsidRDefault="00000000">
      <w:pPr>
        <w:numPr>
          <w:ilvl w:val="0"/>
          <w:numId w:val="169"/>
        </w:numPr>
      </w:pPr>
      <w:r>
        <w:rPr>
          <w:rFonts w:hint="eastAsia"/>
        </w:rPr>
        <w:t>【关闭】：查看状态显示，点击后关闭界面。</w:t>
      </w:r>
    </w:p>
    <w:p w14:paraId="6C6A5532" w14:textId="77777777" w:rsidR="000829C4" w:rsidRDefault="000829C4"/>
    <w:p w14:paraId="465346F1" w14:textId="77777777" w:rsidR="000829C4" w:rsidRDefault="00000000">
      <w:pPr>
        <w:pStyle w:val="5"/>
      </w:pPr>
      <w:r>
        <w:rPr>
          <w:rFonts w:hint="eastAsia"/>
        </w:rPr>
        <w:t>算法说明</w:t>
      </w:r>
    </w:p>
    <w:p w14:paraId="03D56BFD" w14:textId="77777777" w:rsidR="000829C4" w:rsidRDefault="00000000">
      <w:r>
        <w:rPr>
          <w:rFonts w:hint="eastAsia"/>
        </w:rPr>
        <w:t>无。</w:t>
      </w:r>
    </w:p>
    <w:p w14:paraId="2D9C739F" w14:textId="77777777" w:rsidR="000829C4" w:rsidRDefault="00000000">
      <w:pPr>
        <w:pStyle w:val="5"/>
      </w:pPr>
      <w:r>
        <w:rPr>
          <w:rFonts w:hint="eastAsia"/>
        </w:rPr>
        <w:t>逻辑校验</w:t>
      </w:r>
    </w:p>
    <w:p w14:paraId="660C62C4" w14:textId="77777777" w:rsidR="000829C4" w:rsidRDefault="00000000">
      <w:pPr>
        <w:numPr>
          <w:ilvl w:val="0"/>
          <w:numId w:val="170"/>
        </w:numPr>
      </w:pPr>
      <w:r>
        <w:rPr>
          <w:rFonts w:hint="eastAsia"/>
        </w:rPr>
        <w:t>同一机构、同一纳税期间下，车辆识别号不能重复，否则保存时提示“所选机构当前纳税期间下已存在该车辆识别号的完税信息”；</w:t>
      </w:r>
    </w:p>
    <w:p w14:paraId="0435E867" w14:textId="77777777" w:rsidR="000829C4" w:rsidRDefault="00000000">
      <w:pPr>
        <w:numPr>
          <w:ilvl w:val="0"/>
          <w:numId w:val="170"/>
        </w:numPr>
      </w:pPr>
      <w:r>
        <w:rPr>
          <w:rFonts w:hint="eastAsia"/>
        </w:rPr>
        <w:t>同一机构、同一纳税期间下，发动机号码不能重复，否则保存时提示“所选机构当前纳税期间下已存在该发动机号码的完税信息”；</w:t>
      </w:r>
    </w:p>
    <w:p w14:paraId="232159D0" w14:textId="77777777" w:rsidR="000829C4" w:rsidRDefault="00000000">
      <w:pPr>
        <w:numPr>
          <w:ilvl w:val="0"/>
          <w:numId w:val="170"/>
        </w:numPr>
      </w:pPr>
      <w:r>
        <w:rPr>
          <w:rFonts w:hint="eastAsia"/>
        </w:rPr>
        <w:t>如车辆识别号和发动机号码都重复，保存时提示“所选机构当前纳税期间下已存在该车辆识别号和发动机号码的完税信息”；</w:t>
      </w:r>
    </w:p>
    <w:p w14:paraId="517F4259" w14:textId="77777777" w:rsidR="000829C4" w:rsidRDefault="00000000">
      <w:pPr>
        <w:numPr>
          <w:ilvl w:val="0"/>
          <w:numId w:val="170"/>
        </w:numPr>
      </w:pPr>
      <w:r>
        <w:rPr>
          <w:rFonts w:hint="eastAsia"/>
        </w:rPr>
        <w:t>导入车辆购置税完税</w:t>
      </w:r>
      <w:r>
        <w:rPr>
          <w:rFonts w:hint="eastAsia"/>
        </w:rPr>
        <w:t>excel</w:t>
      </w:r>
      <w:r>
        <w:rPr>
          <w:rFonts w:hint="eastAsia"/>
        </w:rPr>
        <w:t>数据时，需要做</w:t>
      </w:r>
      <w:r>
        <w:rPr>
          <w:rFonts w:hint="eastAsia"/>
        </w:rPr>
        <w:t>excel</w:t>
      </w:r>
      <w:r>
        <w:rPr>
          <w:rFonts w:hint="eastAsia"/>
        </w:rPr>
        <w:t>文件中车辆识别号和发动机号唯一性校验，如文件中存在重复数据，则提示“导入失败，文件中存在重复的车辆完税信息。重复行数为第</w:t>
      </w:r>
      <w:r>
        <w:rPr>
          <w:rFonts w:hint="eastAsia"/>
        </w:rPr>
        <w:t>xx</w:t>
      </w:r>
      <w:r>
        <w:rPr>
          <w:rFonts w:hint="eastAsia"/>
        </w:rPr>
        <w:t>和第</w:t>
      </w:r>
      <w:r>
        <w:rPr>
          <w:rFonts w:hint="eastAsia"/>
        </w:rPr>
        <w:t>aa</w:t>
      </w:r>
      <w:r>
        <w:rPr>
          <w:rFonts w:hint="eastAsia"/>
        </w:rPr>
        <w:t>、</w:t>
      </w:r>
      <w:r>
        <w:rPr>
          <w:rFonts w:hint="eastAsia"/>
        </w:rPr>
        <w:t>bb</w:t>
      </w:r>
      <w:r>
        <w:rPr>
          <w:rFonts w:hint="eastAsia"/>
        </w:rPr>
        <w:t>行，第</w:t>
      </w:r>
      <w:proofErr w:type="spellStart"/>
      <w:r>
        <w:rPr>
          <w:rFonts w:hint="eastAsia"/>
        </w:rPr>
        <w:t>yy</w:t>
      </w:r>
      <w:proofErr w:type="spellEnd"/>
      <w:r>
        <w:rPr>
          <w:rFonts w:hint="eastAsia"/>
        </w:rPr>
        <w:t>和第</w:t>
      </w:r>
      <w:r>
        <w:rPr>
          <w:rFonts w:hint="eastAsia"/>
        </w:rPr>
        <w:t>cc</w:t>
      </w:r>
      <w:r>
        <w:rPr>
          <w:rFonts w:hint="eastAsia"/>
        </w:rPr>
        <w:t>、</w:t>
      </w:r>
      <w:r>
        <w:rPr>
          <w:rFonts w:hint="eastAsia"/>
        </w:rPr>
        <w:t>dd</w:t>
      </w:r>
      <w:r>
        <w:rPr>
          <w:rFonts w:hint="eastAsia"/>
        </w:rPr>
        <w:t>行”；</w:t>
      </w:r>
    </w:p>
    <w:p w14:paraId="1A213C9B" w14:textId="77777777" w:rsidR="000829C4" w:rsidRDefault="00000000">
      <w:pPr>
        <w:numPr>
          <w:ilvl w:val="0"/>
          <w:numId w:val="170"/>
        </w:numPr>
      </w:pPr>
      <w:r>
        <w:rPr>
          <w:rFonts w:hint="eastAsia"/>
        </w:rPr>
        <w:lastRenderedPageBreak/>
        <w:t>导入车辆购置税完税</w:t>
      </w:r>
      <w:r>
        <w:rPr>
          <w:rFonts w:hint="eastAsia"/>
        </w:rPr>
        <w:t>excel</w:t>
      </w:r>
      <w:r>
        <w:rPr>
          <w:rFonts w:hint="eastAsia"/>
        </w:rPr>
        <w:t>数据时，还需与系统内已存在的数据校验，如系统中已存在同一机构、同一纳税期间的车辆的完税数据时，提示“导入失败，导入的第</w:t>
      </w:r>
      <w:r>
        <w:rPr>
          <w:rFonts w:hint="eastAsia"/>
        </w:rPr>
        <w:t>xx</w:t>
      </w:r>
      <w:r>
        <w:rPr>
          <w:rFonts w:hint="eastAsia"/>
        </w:rPr>
        <w:t>、</w:t>
      </w:r>
      <w:proofErr w:type="spellStart"/>
      <w:r>
        <w:rPr>
          <w:rFonts w:hint="eastAsia"/>
        </w:rPr>
        <w:t>yy</w:t>
      </w:r>
      <w:proofErr w:type="spellEnd"/>
      <w:r>
        <w:rPr>
          <w:rFonts w:hint="eastAsia"/>
        </w:rPr>
        <w:t>条数据，已存在车辆的完税信息”</w:t>
      </w:r>
    </w:p>
    <w:p w14:paraId="081ECBD9" w14:textId="77777777" w:rsidR="000829C4" w:rsidRDefault="00000000">
      <w:pPr>
        <w:pStyle w:val="4"/>
      </w:pPr>
      <w:r>
        <w:rPr>
          <w:rFonts w:hint="eastAsia"/>
        </w:rPr>
        <w:t>输出</w:t>
      </w:r>
    </w:p>
    <w:p w14:paraId="207EE687" w14:textId="77777777" w:rsidR="000829C4" w:rsidRDefault="00000000">
      <w:r>
        <w:rPr>
          <w:rFonts w:hint="eastAsia"/>
        </w:rPr>
        <w:t>无。</w:t>
      </w:r>
    </w:p>
    <w:p w14:paraId="3F5E8057" w14:textId="77777777" w:rsidR="000829C4" w:rsidRDefault="000829C4"/>
    <w:p w14:paraId="276E6565" w14:textId="77777777" w:rsidR="000829C4" w:rsidRDefault="000829C4"/>
    <w:p w14:paraId="51349AB9" w14:textId="77777777" w:rsidR="000829C4" w:rsidRDefault="00000000">
      <w:pPr>
        <w:pStyle w:val="2"/>
      </w:pPr>
      <w:bookmarkStart w:id="201" w:name="_Toc6840"/>
      <w:bookmarkStart w:id="202" w:name="_Toc2089794189"/>
      <w:bookmarkStart w:id="203" w:name="_Toc20568"/>
      <w:r>
        <w:rPr>
          <w:rFonts w:hint="eastAsia"/>
        </w:rPr>
        <w:t>契税</w:t>
      </w:r>
      <w:bookmarkEnd w:id="201"/>
      <w:bookmarkEnd w:id="202"/>
      <w:bookmarkEnd w:id="203"/>
    </w:p>
    <w:p w14:paraId="6A208C89" w14:textId="77777777" w:rsidR="000829C4" w:rsidRDefault="00000000">
      <w:pPr>
        <w:pStyle w:val="3"/>
      </w:pPr>
      <w:bookmarkStart w:id="204" w:name="_Toc1075887838"/>
      <w:bookmarkStart w:id="205" w:name="_Toc23721"/>
      <w:bookmarkStart w:id="206" w:name="_Toc9876"/>
      <w:r>
        <w:rPr>
          <w:rFonts w:hint="eastAsia"/>
        </w:rPr>
        <w:t>契税完税</w:t>
      </w:r>
      <w:bookmarkEnd w:id="204"/>
      <w:bookmarkEnd w:id="205"/>
      <w:bookmarkEnd w:id="206"/>
    </w:p>
    <w:p w14:paraId="7DBC6218" w14:textId="77777777" w:rsidR="000829C4" w:rsidRDefault="00000000">
      <w:pPr>
        <w:pStyle w:val="4"/>
      </w:pPr>
      <w:r>
        <w:rPr>
          <w:rFonts w:hint="eastAsia"/>
        </w:rPr>
        <w:t>功能描述</w:t>
      </w:r>
    </w:p>
    <w:p w14:paraId="3F0C3C5D" w14:textId="77777777" w:rsidR="000829C4" w:rsidRDefault="00000000">
      <w:r>
        <w:rPr>
          <w:rFonts w:hint="eastAsia"/>
        </w:rPr>
        <w:t>本功能为契税完税信息录入。</w:t>
      </w:r>
    </w:p>
    <w:p w14:paraId="5374892F" w14:textId="77777777" w:rsidR="000829C4" w:rsidRDefault="00000000">
      <w:pPr>
        <w:pStyle w:val="4"/>
      </w:pPr>
      <w:r>
        <w:rPr>
          <w:rFonts w:hint="eastAsia"/>
        </w:rPr>
        <w:t>原型界面</w:t>
      </w:r>
    </w:p>
    <w:p w14:paraId="38BFC244" w14:textId="77777777" w:rsidR="000829C4" w:rsidRDefault="00000000">
      <w:r>
        <w:rPr>
          <w:rFonts w:hint="eastAsia"/>
        </w:rPr>
        <w:t>列表界面：</w:t>
      </w:r>
    </w:p>
    <w:p w14:paraId="2F8C7DA6" w14:textId="77777777" w:rsidR="000829C4" w:rsidRDefault="00000000">
      <w:r>
        <w:rPr>
          <w:noProof/>
        </w:rPr>
        <w:drawing>
          <wp:inline distT="0" distB="0" distL="114300" distR="114300" wp14:anchorId="1011531B" wp14:editId="03ADFA98">
            <wp:extent cx="5264150" cy="2468880"/>
            <wp:effectExtent l="12700" t="12700" r="31750" b="33020"/>
            <wp:docPr id="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
                    <pic:cNvPicPr>
                      <a:picLocks noChangeAspect="1"/>
                    </pic:cNvPicPr>
                  </pic:nvPicPr>
                  <pic:blipFill>
                    <a:blip r:embed="rId131"/>
                    <a:stretch>
                      <a:fillRect/>
                    </a:stretch>
                  </pic:blipFill>
                  <pic:spPr>
                    <a:xfrm>
                      <a:off x="0" y="0"/>
                      <a:ext cx="5264150" cy="2468880"/>
                    </a:xfrm>
                    <a:prstGeom prst="rect">
                      <a:avLst/>
                    </a:prstGeom>
                    <a:noFill/>
                    <a:ln>
                      <a:solidFill>
                        <a:schemeClr val="tx1"/>
                      </a:solidFill>
                    </a:ln>
                  </pic:spPr>
                </pic:pic>
              </a:graphicData>
            </a:graphic>
          </wp:inline>
        </w:drawing>
      </w:r>
    </w:p>
    <w:p w14:paraId="3BBD2611" w14:textId="77777777" w:rsidR="000829C4" w:rsidRDefault="00000000">
      <w:r>
        <w:rPr>
          <w:rFonts w:hint="eastAsia"/>
        </w:rPr>
        <w:t>卡片界面：</w:t>
      </w:r>
    </w:p>
    <w:p w14:paraId="626A2F11" w14:textId="77777777" w:rsidR="000829C4" w:rsidRDefault="00000000">
      <w:r>
        <w:rPr>
          <w:noProof/>
        </w:rPr>
        <w:lastRenderedPageBreak/>
        <w:drawing>
          <wp:inline distT="0" distB="0" distL="114300" distR="114300" wp14:anchorId="44734D25" wp14:editId="16635990">
            <wp:extent cx="5263515" cy="2251710"/>
            <wp:effectExtent l="12700" t="12700" r="32385" b="21590"/>
            <wp:docPr id="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
                    <pic:cNvPicPr>
                      <a:picLocks noChangeAspect="1"/>
                    </pic:cNvPicPr>
                  </pic:nvPicPr>
                  <pic:blipFill>
                    <a:blip r:embed="rId132"/>
                    <a:stretch>
                      <a:fillRect/>
                    </a:stretch>
                  </pic:blipFill>
                  <pic:spPr>
                    <a:xfrm>
                      <a:off x="0" y="0"/>
                      <a:ext cx="5263515" cy="2251710"/>
                    </a:xfrm>
                    <a:prstGeom prst="rect">
                      <a:avLst/>
                    </a:prstGeom>
                    <a:noFill/>
                    <a:ln>
                      <a:solidFill>
                        <a:schemeClr val="tx1"/>
                      </a:solidFill>
                    </a:ln>
                  </pic:spPr>
                </pic:pic>
              </a:graphicData>
            </a:graphic>
          </wp:inline>
        </w:drawing>
      </w:r>
    </w:p>
    <w:p w14:paraId="1E9C97AA" w14:textId="77777777" w:rsidR="000829C4" w:rsidRDefault="00000000">
      <w:pPr>
        <w:pStyle w:val="4"/>
      </w:pPr>
      <w:r>
        <w:rPr>
          <w:rFonts w:hint="eastAsia"/>
        </w:rPr>
        <w:t>输入列表</w:t>
      </w:r>
    </w:p>
    <w:p w14:paraId="78730B3A"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48B79B39" w14:textId="77777777">
        <w:tc>
          <w:tcPr>
            <w:tcW w:w="1561" w:type="dxa"/>
            <w:shd w:val="clear" w:color="auto" w:fill="DEEBF6" w:themeFill="accent1" w:themeFillTint="32"/>
          </w:tcPr>
          <w:p w14:paraId="7082B24B"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60FEDBC2"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2C418CB3"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9BF8618"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7388231A" w14:textId="77777777" w:rsidR="000829C4" w:rsidRDefault="00000000">
            <w:pPr>
              <w:jc w:val="center"/>
              <w:rPr>
                <w:b/>
                <w:bCs/>
              </w:rPr>
            </w:pPr>
            <w:r>
              <w:rPr>
                <w:rFonts w:hint="eastAsia"/>
                <w:b/>
                <w:bCs/>
              </w:rPr>
              <w:t>备注</w:t>
            </w:r>
          </w:p>
        </w:tc>
      </w:tr>
      <w:tr w:rsidR="000829C4" w14:paraId="6B025B69" w14:textId="77777777">
        <w:tc>
          <w:tcPr>
            <w:tcW w:w="1561" w:type="dxa"/>
          </w:tcPr>
          <w:p w14:paraId="46CAC06F" w14:textId="77777777" w:rsidR="000829C4" w:rsidRDefault="00000000">
            <w:r>
              <w:rPr>
                <w:rFonts w:hint="eastAsia"/>
              </w:rPr>
              <w:t>纳税主体</w:t>
            </w:r>
          </w:p>
        </w:tc>
        <w:tc>
          <w:tcPr>
            <w:tcW w:w="1110" w:type="dxa"/>
          </w:tcPr>
          <w:p w14:paraId="6B453D49" w14:textId="77777777" w:rsidR="000829C4" w:rsidRDefault="00000000">
            <w:pPr>
              <w:jc w:val="center"/>
            </w:pPr>
            <w:r>
              <w:rPr>
                <w:rFonts w:hint="eastAsia"/>
              </w:rPr>
              <w:t>参照</w:t>
            </w:r>
          </w:p>
        </w:tc>
        <w:tc>
          <w:tcPr>
            <w:tcW w:w="1089" w:type="dxa"/>
          </w:tcPr>
          <w:p w14:paraId="5A4D06FD" w14:textId="77777777" w:rsidR="000829C4" w:rsidRDefault="00000000">
            <w:pPr>
              <w:jc w:val="center"/>
            </w:pPr>
            <w:r>
              <w:rPr>
                <w:rFonts w:hint="eastAsia"/>
              </w:rPr>
              <w:t>手动选择</w:t>
            </w:r>
          </w:p>
        </w:tc>
        <w:tc>
          <w:tcPr>
            <w:tcW w:w="1429" w:type="dxa"/>
          </w:tcPr>
          <w:p w14:paraId="58120049" w14:textId="77777777" w:rsidR="000829C4" w:rsidRDefault="00000000">
            <w:pPr>
              <w:jc w:val="center"/>
            </w:pPr>
            <w:r>
              <w:rPr>
                <w:rFonts w:hint="eastAsia"/>
              </w:rPr>
              <w:t>否</w:t>
            </w:r>
          </w:p>
        </w:tc>
        <w:tc>
          <w:tcPr>
            <w:tcW w:w="3330" w:type="dxa"/>
          </w:tcPr>
          <w:p w14:paraId="45A1CB55" w14:textId="77777777" w:rsidR="000829C4" w:rsidRDefault="00000000">
            <w:r>
              <w:rPr>
                <w:rFonts w:hint="eastAsia"/>
              </w:rPr>
              <w:t>参契税对应的纳税主体，增加用户权限</w:t>
            </w:r>
          </w:p>
        </w:tc>
      </w:tr>
      <w:tr w:rsidR="000829C4" w14:paraId="44B5AD31" w14:textId="77777777">
        <w:tc>
          <w:tcPr>
            <w:tcW w:w="1561" w:type="dxa"/>
          </w:tcPr>
          <w:p w14:paraId="5479BBB0" w14:textId="77777777" w:rsidR="000829C4" w:rsidRDefault="00000000">
            <w:r>
              <w:rPr>
                <w:rFonts w:hint="eastAsia"/>
              </w:rPr>
              <w:t>纳税期间</w:t>
            </w:r>
          </w:p>
        </w:tc>
        <w:tc>
          <w:tcPr>
            <w:tcW w:w="1110" w:type="dxa"/>
          </w:tcPr>
          <w:p w14:paraId="5D22222E" w14:textId="77777777" w:rsidR="000829C4" w:rsidRDefault="00000000">
            <w:pPr>
              <w:jc w:val="center"/>
            </w:pPr>
            <w:r>
              <w:rPr>
                <w:rFonts w:hint="eastAsia"/>
              </w:rPr>
              <w:t>参照</w:t>
            </w:r>
          </w:p>
        </w:tc>
        <w:tc>
          <w:tcPr>
            <w:tcW w:w="1089" w:type="dxa"/>
          </w:tcPr>
          <w:p w14:paraId="0186375A" w14:textId="77777777" w:rsidR="000829C4" w:rsidRDefault="00000000">
            <w:pPr>
              <w:jc w:val="center"/>
            </w:pPr>
            <w:r>
              <w:rPr>
                <w:rFonts w:hint="eastAsia"/>
              </w:rPr>
              <w:t>手动选择</w:t>
            </w:r>
          </w:p>
        </w:tc>
        <w:tc>
          <w:tcPr>
            <w:tcW w:w="1429" w:type="dxa"/>
          </w:tcPr>
          <w:p w14:paraId="150615BF" w14:textId="77777777" w:rsidR="000829C4" w:rsidRDefault="00000000">
            <w:pPr>
              <w:jc w:val="center"/>
            </w:pPr>
            <w:r>
              <w:rPr>
                <w:rFonts w:hint="eastAsia"/>
              </w:rPr>
              <w:t>否</w:t>
            </w:r>
          </w:p>
        </w:tc>
        <w:tc>
          <w:tcPr>
            <w:tcW w:w="3330" w:type="dxa"/>
          </w:tcPr>
          <w:p w14:paraId="257CEDA6" w14:textId="77777777" w:rsidR="000829C4" w:rsidRDefault="00000000">
            <w:r>
              <w:rPr>
                <w:rFonts w:hint="eastAsia"/>
              </w:rPr>
              <w:t>参照会计月份</w:t>
            </w:r>
          </w:p>
        </w:tc>
      </w:tr>
    </w:tbl>
    <w:p w14:paraId="08C2159F" w14:textId="77777777" w:rsidR="000829C4" w:rsidRDefault="00000000">
      <w:r>
        <w:rPr>
          <w:rFonts w:hint="eastAsia"/>
        </w:rPr>
        <w:t>新增卡片字段</w:t>
      </w:r>
      <w:r>
        <w:rPr>
          <w:rFonts w:hint="eastAsia"/>
        </w:rPr>
        <w:t>:</w:t>
      </w:r>
    </w:p>
    <w:tbl>
      <w:tblPr>
        <w:tblStyle w:val="ab"/>
        <w:tblW w:w="0" w:type="auto"/>
        <w:tblLook w:val="04A0" w:firstRow="1" w:lastRow="0" w:firstColumn="1" w:lastColumn="0" w:noHBand="0" w:noVBand="1"/>
      </w:tblPr>
      <w:tblGrid>
        <w:gridCol w:w="1503"/>
        <w:gridCol w:w="1115"/>
        <w:gridCol w:w="1056"/>
        <w:gridCol w:w="1379"/>
        <w:gridCol w:w="3243"/>
      </w:tblGrid>
      <w:tr w:rsidR="000829C4" w14:paraId="31CF074F" w14:textId="77777777">
        <w:tc>
          <w:tcPr>
            <w:tcW w:w="1561" w:type="dxa"/>
            <w:shd w:val="clear" w:color="auto" w:fill="DEEBF6" w:themeFill="accent1" w:themeFillTint="32"/>
          </w:tcPr>
          <w:p w14:paraId="18C42445"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37B024B0"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7B7C418F"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8EC120B"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437D1D04" w14:textId="77777777" w:rsidR="000829C4" w:rsidRDefault="00000000">
            <w:pPr>
              <w:jc w:val="center"/>
              <w:rPr>
                <w:b/>
                <w:bCs/>
              </w:rPr>
            </w:pPr>
            <w:r>
              <w:rPr>
                <w:rFonts w:hint="eastAsia"/>
                <w:b/>
                <w:bCs/>
              </w:rPr>
              <w:t>备注</w:t>
            </w:r>
          </w:p>
        </w:tc>
      </w:tr>
      <w:tr w:rsidR="000829C4" w14:paraId="3FAB772F" w14:textId="77777777">
        <w:tc>
          <w:tcPr>
            <w:tcW w:w="1561" w:type="dxa"/>
          </w:tcPr>
          <w:p w14:paraId="6E5827E8" w14:textId="77777777" w:rsidR="000829C4" w:rsidRDefault="00000000">
            <w:r>
              <w:rPr>
                <w:rFonts w:hint="eastAsia"/>
              </w:rPr>
              <w:t>单据编号</w:t>
            </w:r>
          </w:p>
        </w:tc>
        <w:tc>
          <w:tcPr>
            <w:tcW w:w="1110" w:type="dxa"/>
          </w:tcPr>
          <w:p w14:paraId="46FFD0B0" w14:textId="77777777" w:rsidR="000829C4" w:rsidRDefault="00000000">
            <w:pPr>
              <w:jc w:val="center"/>
            </w:pPr>
            <w:r>
              <w:rPr>
                <w:rFonts w:hint="eastAsia"/>
              </w:rPr>
              <w:t>字符</w:t>
            </w:r>
          </w:p>
        </w:tc>
        <w:tc>
          <w:tcPr>
            <w:tcW w:w="1089" w:type="dxa"/>
          </w:tcPr>
          <w:p w14:paraId="5EF5CEDF" w14:textId="77777777" w:rsidR="000829C4" w:rsidRDefault="00000000">
            <w:pPr>
              <w:jc w:val="center"/>
            </w:pPr>
            <w:r>
              <w:rPr>
                <w:rFonts w:hint="eastAsia"/>
              </w:rPr>
              <w:t>自动生成</w:t>
            </w:r>
          </w:p>
        </w:tc>
        <w:tc>
          <w:tcPr>
            <w:tcW w:w="1429" w:type="dxa"/>
          </w:tcPr>
          <w:p w14:paraId="170E202C" w14:textId="77777777" w:rsidR="000829C4" w:rsidRDefault="00000000">
            <w:pPr>
              <w:jc w:val="center"/>
            </w:pPr>
            <w:r>
              <w:rPr>
                <w:rFonts w:hint="eastAsia"/>
              </w:rPr>
              <w:t>是</w:t>
            </w:r>
          </w:p>
        </w:tc>
        <w:tc>
          <w:tcPr>
            <w:tcW w:w="3330" w:type="dxa"/>
          </w:tcPr>
          <w:p w14:paraId="13F505B0" w14:textId="77777777" w:rsidR="000829C4" w:rsidRDefault="00000000">
            <w:pPr>
              <w:widowControl/>
              <w:jc w:val="left"/>
            </w:pPr>
            <w:r>
              <w:rPr>
                <w:rFonts w:hint="eastAsia"/>
              </w:rPr>
              <w:t>自动生成，编码规则为</w:t>
            </w:r>
            <w:r>
              <w:rPr>
                <w:rFonts w:hint="eastAsia"/>
              </w:rPr>
              <w:t>QSWS</w:t>
            </w:r>
          </w:p>
          <w:p w14:paraId="39E7F247" w14:textId="77777777" w:rsidR="000829C4" w:rsidRDefault="00000000">
            <w:pPr>
              <w:widowControl/>
              <w:jc w:val="left"/>
            </w:pPr>
            <w:r>
              <w:rPr>
                <w:rFonts w:ascii="Times New Roman" w:eastAsia="楷体" w:hint="eastAsia"/>
              </w:rPr>
              <w:t>+</w:t>
            </w:r>
            <w:r>
              <w:rPr>
                <w:rFonts w:hint="eastAsia"/>
              </w:rPr>
              <w:t>日期</w:t>
            </w:r>
            <w:r>
              <w:rPr>
                <w:rFonts w:hint="eastAsia"/>
              </w:rPr>
              <w:t>+</w:t>
            </w:r>
            <w:r>
              <w:rPr>
                <w:rFonts w:hint="eastAsia"/>
              </w:rPr>
              <w:t>序号，如</w:t>
            </w:r>
            <w:r>
              <w:rPr>
                <w:rFonts w:hint="eastAsia"/>
              </w:rPr>
              <w:t>QSWS</w:t>
            </w:r>
          </w:p>
          <w:p w14:paraId="12465042" w14:textId="77777777" w:rsidR="000829C4" w:rsidRDefault="00000000">
            <w:pPr>
              <w:widowControl/>
              <w:jc w:val="left"/>
            </w:pPr>
            <w:r>
              <w:rPr>
                <w:rFonts w:hint="eastAsia"/>
              </w:rPr>
              <w:t>2021011300001</w:t>
            </w:r>
          </w:p>
          <w:p w14:paraId="2E81ABE0"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47DC9062" w14:textId="77777777">
        <w:tc>
          <w:tcPr>
            <w:tcW w:w="1561" w:type="dxa"/>
          </w:tcPr>
          <w:p w14:paraId="30081281" w14:textId="77777777" w:rsidR="000829C4" w:rsidRDefault="00000000">
            <w:r>
              <w:rPr>
                <w:rFonts w:hint="eastAsia"/>
              </w:rPr>
              <w:t>纳税主体</w:t>
            </w:r>
          </w:p>
        </w:tc>
        <w:tc>
          <w:tcPr>
            <w:tcW w:w="1110" w:type="dxa"/>
          </w:tcPr>
          <w:p w14:paraId="40BA9CD4" w14:textId="77777777" w:rsidR="000829C4" w:rsidRDefault="00000000">
            <w:pPr>
              <w:jc w:val="center"/>
            </w:pPr>
            <w:r>
              <w:rPr>
                <w:rFonts w:hint="eastAsia"/>
              </w:rPr>
              <w:t>参照</w:t>
            </w:r>
          </w:p>
        </w:tc>
        <w:tc>
          <w:tcPr>
            <w:tcW w:w="1089" w:type="dxa"/>
          </w:tcPr>
          <w:p w14:paraId="521F532C" w14:textId="77777777" w:rsidR="000829C4" w:rsidRDefault="00000000">
            <w:pPr>
              <w:jc w:val="center"/>
            </w:pPr>
            <w:r>
              <w:rPr>
                <w:rFonts w:hint="eastAsia"/>
              </w:rPr>
              <w:t>手动选择</w:t>
            </w:r>
          </w:p>
        </w:tc>
        <w:tc>
          <w:tcPr>
            <w:tcW w:w="1429" w:type="dxa"/>
          </w:tcPr>
          <w:p w14:paraId="16C696E1" w14:textId="77777777" w:rsidR="000829C4" w:rsidRDefault="00000000">
            <w:pPr>
              <w:jc w:val="center"/>
            </w:pPr>
            <w:r>
              <w:rPr>
                <w:rFonts w:hint="eastAsia"/>
              </w:rPr>
              <w:t>是</w:t>
            </w:r>
          </w:p>
        </w:tc>
        <w:tc>
          <w:tcPr>
            <w:tcW w:w="3330" w:type="dxa"/>
          </w:tcPr>
          <w:p w14:paraId="5B96EBAF" w14:textId="77777777" w:rsidR="000829C4" w:rsidRDefault="00000000">
            <w:r>
              <w:rPr>
                <w:rFonts w:hint="eastAsia"/>
              </w:rPr>
              <w:t>参照契税对应的纳税主体，增加用户权限</w:t>
            </w:r>
          </w:p>
        </w:tc>
      </w:tr>
      <w:tr w:rsidR="000829C4" w14:paraId="0A1AE296" w14:textId="77777777">
        <w:tc>
          <w:tcPr>
            <w:tcW w:w="1561" w:type="dxa"/>
          </w:tcPr>
          <w:p w14:paraId="739BEA72" w14:textId="77777777" w:rsidR="000829C4" w:rsidRDefault="00000000">
            <w:r>
              <w:rPr>
                <w:rFonts w:hint="eastAsia"/>
              </w:rPr>
              <w:t>纳税年度</w:t>
            </w:r>
          </w:p>
        </w:tc>
        <w:tc>
          <w:tcPr>
            <w:tcW w:w="1110" w:type="dxa"/>
          </w:tcPr>
          <w:p w14:paraId="3F7E185E" w14:textId="77777777" w:rsidR="000829C4" w:rsidRDefault="00000000">
            <w:pPr>
              <w:jc w:val="center"/>
            </w:pPr>
            <w:r>
              <w:rPr>
                <w:rFonts w:hint="eastAsia"/>
              </w:rPr>
              <w:t>参照</w:t>
            </w:r>
          </w:p>
        </w:tc>
        <w:tc>
          <w:tcPr>
            <w:tcW w:w="1089" w:type="dxa"/>
          </w:tcPr>
          <w:p w14:paraId="637998DA" w14:textId="77777777" w:rsidR="000829C4" w:rsidRDefault="00000000">
            <w:pPr>
              <w:jc w:val="center"/>
            </w:pPr>
            <w:r>
              <w:rPr>
                <w:rFonts w:hint="eastAsia"/>
              </w:rPr>
              <w:t>手动选择</w:t>
            </w:r>
          </w:p>
        </w:tc>
        <w:tc>
          <w:tcPr>
            <w:tcW w:w="1429" w:type="dxa"/>
          </w:tcPr>
          <w:p w14:paraId="4AE9C0B5" w14:textId="77777777" w:rsidR="000829C4" w:rsidRDefault="00000000">
            <w:pPr>
              <w:jc w:val="center"/>
            </w:pPr>
            <w:r>
              <w:rPr>
                <w:rFonts w:hint="eastAsia"/>
              </w:rPr>
              <w:t>是</w:t>
            </w:r>
          </w:p>
        </w:tc>
        <w:tc>
          <w:tcPr>
            <w:tcW w:w="3330" w:type="dxa"/>
          </w:tcPr>
          <w:p w14:paraId="0492AD9C" w14:textId="77777777" w:rsidR="000829C4" w:rsidRDefault="00000000">
            <w:r>
              <w:rPr>
                <w:rFonts w:hint="eastAsia"/>
              </w:rPr>
              <w:t>参照所选纳税主体契税的税务日历年度</w:t>
            </w:r>
          </w:p>
        </w:tc>
      </w:tr>
      <w:tr w:rsidR="000829C4" w14:paraId="3B78FAEC" w14:textId="77777777">
        <w:tc>
          <w:tcPr>
            <w:tcW w:w="1561" w:type="dxa"/>
          </w:tcPr>
          <w:p w14:paraId="44734EB6" w14:textId="77777777" w:rsidR="000829C4" w:rsidRDefault="00000000">
            <w:r>
              <w:rPr>
                <w:rFonts w:hint="eastAsia"/>
              </w:rPr>
              <w:t>纳税期间</w:t>
            </w:r>
          </w:p>
        </w:tc>
        <w:tc>
          <w:tcPr>
            <w:tcW w:w="1110" w:type="dxa"/>
          </w:tcPr>
          <w:p w14:paraId="169F7B21" w14:textId="77777777" w:rsidR="000829C4" w:rsidRDefault="00000000">
            <w:pPr>
              <w:jc w:val="center"/>
            </w:pPr>
            <w:r>
              <w:rPr>
                <w:rFonts w:hint="eastAsia"/>
              </w:rPr>
              <w:t>参照</w:t>
            </w:r>
          </w:p>
        </w:tc>
        <w:tc>
          <w:tcPr>
            <w:tcW w:w="1089" w:type="dxa"/>
          </w:tcPr>
          <w:p w14:paraId="7F4360C0" w14:textId="77777777" w:rsidR="000829C4" w:rsidRDefault="00000000">
            <w:pPr>
              <w:jc w:val="center"/>
            </w:pPr>
            <w:r>
              <w:rPr>
                <w:rFonts w:hint="eastAsia"/>
              </w:rPr>
              <w:t>手动选择</w:t>
            </w:r>
          </w:p>
        </w:tc>
        <w:tc>
          <w:tcPr>
            <w:tcW w:w="1429" w:type="dxa"/>
          </w:tcPr>
          <w:p w14:paraId="56E395B1" w14:textId="77777777" w:rsidR="000829C4" w:rsidRDefault="00000000">
            <w:pPr>
              <w:jc w:val="center"/>
            </w:pPr>
            <w:r>
              <w:rPr>
                <w:rFonts w:hint="eastAsia"/>
              </w:rPr>
              <w:t>是</w:t>
            </w:r>
          </w:p>
        </w:tc>
        <w:tc>
          <w:tcPr>
            <w:tcW w:w="3330" w:type="dxa"/>
          </w:tcPr>
          <w:p w14:paraId="73F28F86" w14:textId="77777777" w:rsidR="000829C4" w:rsidRDefault="00000000">
            <w:r>
              <w:rPr>
                <w:rFonts w:hint="eastAsia"/>
              </w:rPr>
              <w:t>参照所选纳税主体对应契税的当前已选纳税年度下税务日历的申</w:t>
            </w:r>
            <w:r>
              <w:rPr>
                <w:rFonts w:hint="eastAsia"/>
              </w:rPr>
              <w:lastRenderedPageBreak/>
              <w:t>报日历</w:t>
            </w:r>
          </w:p>
        </w:tc>
      </w:tr>
      <w:tr w:rsidR="000829C4" w14:paraId="653D1868" w14:textId="77777777">
        <w:tc>
          <w:tcPr>
            <w:tcW w:w="1561" w:type="dxa"/>
          </w:tcPr>
          <w:p w14:paraId="2B3EF14C" w14:textId="77777777" w:rsidR="000829C4" w:rsidRDefault="00000000">
            <w:r>
              <w:rPr>
                <w:rFonts w:hint="eastAsia"/>
              </w:rPr>
              <w:lastRenderedPageBreak/>
              <w:t>权属转移对象类型</w:t>
            </w:r>
          </w:p>
        </w:tc>
        <w:tc>
          <w:tcPr>
            <w:tcW w:w="1110" w:type="dxa"/>
          </w:tcPr>
          <w:p w14:paraId="28BBC7FA" w14:textId="77777777" w:rsidR="000829C4" w:rsidRDefault="00000000">
            <w:pPr>
              <w:jc w:val="center"/>
            </w:pPr>
            <w:r>
              <w:rPr>
                <w:rFonts w:hint="eastAsia"/>
              </w:rPr>
              <w:t>枚举</w:t>
            </w:r>
          </w:p>
        </w:tc>
        <w:tc>
          <w:tcPr>
            <w:tcW w:w="1089" w:type="dxa"/>
          </w:tcPr>
          <w:p w14:paraId="46F393B8" w14:textId="77777777" w:rsidR="000829C4" w:rsidRDefault="00000000">
            <w:pPr>
              <w:jc w:val="center"/>
            </w:pPr>
            <w:r>
              <w:rPr>
                <w:rFonts w:hint="eastAsia"/>
              </w:rPr>
              <w:t>手动选择</w:t>
            </w:r>
          </w:p>
        </w:tc>
        <w:tc>
          <w:tcPr>
            <w:tcW w:w="1429" w:type="dxa"/>
          </w:tcPr>
          <w:p w14:paraId="0976C1C7" w14:textId="77777777" w:rsidR="000829C4" w:rsidRDefault="00000000">
            <w:pPr>
              <w:jc w:val="center"/>
            </w:pPr>
            <w:r>
              <w:rPr>
                <w:rFonts w:hint="eastAsia"/>
              </w:rPr>
              <w:t>是</w:t>
            </w:r>
          </w:p>
        </w:tc>
        <w:tc>
          <w:tcPr>
            <w:tcW w:w="3330" w:type="dxa"/>
          </w:tcPr>
          <w:p w14:paraId="2BF4B128" w14:textId="77777777" w:rsidR="000829C4" w:rsidRDefault="00000000">
            <w:r>
              <w:rPr>
                <w:rFonts w:hint="eastAsia"/>
              </w:rPr>
              <w:t>土地</w:t>
            </w:r>
            <w:r>
              <w:rPr>
                <w:rFonts w:hint="eastAsia"/>
              </w:rPr>
              <w:t>/</w:t>
            </w:r>
            <w:r>
              <w:rPr>
                <w:rFonts w:hint="eastAsia"/>
              </w:rPr>
              <w:t>房屋，单选</w:t>
            </w:r>
          </w:p>
        </w:tc>
      </w:tr>
      <w:tr w:rsidR="000829C4" w14:paraId="2E7E03CE" w14:textId="77777777">
        <w:tc>
          <w:tcPr>
            <w:tcW w:w="1561" w:type="dxa"/>
          </w:tcPr>
          <w:p w14:paraId="73DE358E" w14:textId="77777777" w:rsidR="000829C4" w:rsidRDefault="00000000">
            <w:r>
              <w:rPr>
                <w:rFonts w:hint="eastAsia"/>
              </w:rPr>
              <w:t>坐落地址</w:t>
            </w:r>
          </w:p>
        </w:tc>
        <w:tc>
          <w:tcPr>
            <w:tcW w:w="1110" w:type="dxa"/>
          </w:tcPr>
          <w:p w14:paraId="2EB97861" w14:textId="77777777" w:rsidR="000829C4" w:rsidRDefault="00000000">
            <w:pPr>
              <w:jc w:val="center"/>
            </w:pPr>
            <w:r>
              <w:rPr>
                <w:rFonts w:hint="eastAsia"/>
              </w:rPr>
              <w:t>字符（</w:t>
            </w:r>
            <w:r>
              <w:rPr>
                <w:rFonts w:hint="eastAsia"/>
              </w:rPr>
              <w:t>200</w:t>
            </w:r>
            <w:r>
              <w:rPr>
                <w:rFonts w:hint="eastAsia"/>
              </w:rPr>
              <w:t>）</w:t>
            </w:r>
          </w:p>
        </w:tc>
        <w:tc>
          <w:tcPr>
            <w:tcW w:w="1089" w:type="dxa"/>
          </w:tcPr>
          <w:p w14:paraId="1C4BFB61" w14:textId="77777777" w:rsidR="000829C4" w:rsidRDefault="00000000">
            <w:pPr>
              <w:jc w:val="center"/>
            </w:pPr>
            <w:r>
              <w:rPr>
                <w:rFonts w:hint="eastAsia"/>
              </w:rPr>
              <w:t>手动选择</w:t>
            </w:r>
          </w:p>
        </w:tc>
        <w:tc>
          <w:tcPr>
            <w:tcW w:w="1429" w:type="dxa"/>
          </w:tcPr>
          <w:p w14:paraId="29F77F6C" w14:textId="77777777" w:rsidR="000829C4" w:rsidRDefault="00000000">
            <w:pPr>
              <w:jc w:val="center"/>
            </w:pPr>
            <w:r>
              <w:rPr>
                <w:rFonts w:hint="eastAsia"/>
              </w:rPr>
              <w:t>是</w:t>
            </w:r>
          </w:p>
        </w:tc>
        <w:tc>
          <w:tcPr>
            <w:tcW w:w="3330" w:type="dxa"/>
          </w:tcPr>
          <w:p w14:paraId="16E01B24" w14:textId="77777777" w:rsidR="000829C4" w:rsidRDefault="00000000">
            <w:r>
              <w:rPr>
                <w:rFonts w:hint="eastAsia"/>
              </w:rPr>
              <w:t>可编辑</w:t>
            </w:r>
          </w:p>
        </w:tc>
      </w:tr>
      <w:tr w:rsidR="000829C4" w14:paraId="3896FF58" w14:textId="77777777">
        <w:tc>
          <w:tcPr>
            <w:tcW w:w="1561" w:type="dxa"/>
          </w:tcPr>
          <w:p w14:paraId="3364B381" w14:textId="77777777" w:rsidR="000829C4" w:rsidRDefault="00000000">
            <w:r>
              <w:rPr>
                <w:rFonts w:hint="eastAsia"/>
              </w:rPr>
              <w:t>成交价格</w:t>
            </w:r>
          </w:p>
        </w:tc>
        <w:tc>
          <w:tcPr>
            <w:tcW w:w="1110" w:type="dxa"/>
          </w:tcPr>
          <w:p w14:paraId="39472226" w14:textId="77777777" w:rsidR="000829C4" w:rsidRDefault="00000000">
            <w:pPr>
              <w:jc w:val="center"/>
            </w:pPr>
            <w:r>
              <w:rPr>
                <w:rFonts w:hint="eastAsia"/>
              </w:rPr>
              <w:t>数值（</w:t>
            </w:r>
            <w:r>
              <w:rPr>
                <w:rFonts w:hint="eastAsia"/>
              </w:rPr>
              <w:t>30,10</w:t>
            </w:r>
            <w:r>
              <w:rPr>
                <w:rFonts w:hint="eastAsia"/>
              </w:rPr>
              <w:t>）</w:t>
            </w:r>
          </w:p>
        </w:tc>
        <w:tc>
          <w:tcPr>
            <w:tcW w:w="1089" w:type="dxa"/>
          </w:tcPr>
          <w:p w14:paraId="78F5CDD0" w14:textId="77777777" w:rsidR="000829C4" w:rsidRDefault="00000000">
            <w:pPr>
              <w:jc w:val="center"/>
            </w:pPr>
            <w:r>
              <w:rPr>
                <w:rFonts w:hint="eastAsia"/>
              </w:rPr>
              <w:t>手工录入</w:t>
            </w:r>
          </w:p>
        </w:tc>
        <w:tc>
          <w:tcPr>
            <w:tcW w:w="1429" w:type="dxa"/>
          </w:tcPr>
          <w:p w14:paraId="08E5A5BE" w14:textId="77777777" w:rsidR="000829C4" w:rsidRDefault="00000000">
            <w:pPr>
              <w:jc w:val="center"/>
            </w:pPr>
            <w:r>
              <w:rPr>
                <w:rFonts w:hint="eastAsia"/>
              </w:rPr>
              <w:t>是</w:t>
            </w:r>
          </w:p>
        </w:tc>
        <w:tc>
          <w:tcPr>
            <w:tcW w:w="3330" w:type="dxa"/>
          </w:tcPr>
          <w:p w14:paraId="6D142331" w14:textId="77777777" w:rsidR="000829C4" w:rsidRDefault="00000000">
            <w:r>
              <w:rPr>
                <w:rFonts w:hint="eastAsia"/>
              </w:rPr>
              <w:t>千分位显示，保留</w:t>
            </w:r>
            <w:r>
              <w:rPr>
                <w:rFonts w:hint="eastAsia"/>
              </w:rPr>
              <w:t>2</w:t>
            </w:r>
            <w:r>
              <w:rPr>
                <w:rFonts w:hint="eastAsia"/>
              </w:rPr>
              <w:t>位小数，≥</w:t>
            </w:r>
            <w:r>
              <w:rPr>
                <w:rFonts w:hint="eastAsia"/>
              </w:rPr>
              <w:t>0</w:t>
            </w:r>
          </w:p>
        </w:tc>
      </w:tr>
      <w:tr w:rsidR="000829C4" w14:paraId="096B5EC5" w14:textId="77777777">
        <w:tc>
          <w:tcPr>
            <w:tcW w:w="1561" w:type="dxa"/>
          </w:tcPr>
          <w:p w14:paraId="13CEA638" w14:textId="77777777" w:rsidR="000829C4" w:rsidRDefault="00000000">
            <w:r>
              <w:rPr>
                <w:rFonts w:hint="eastAsia"/>
              </w:rPr>
              <w:t>实缴税额</w:t>
            </w:r>
          </w:p>
        </w:tc>
        <w:tc>
          <w:tcPr>
            <w:tcW w:w="1110" w:type="dxa"/>
          </w:tcPr>
          <w:p w14:paraId="79CB5E40" w14:textId="77777777" w:rsidR="000829C4" w:rsidRDefault="00000000">
            <w:pPr>
              <w:jc w:val="center"/>
            </w:pPr>
            <w:r>
              <w:rPr>
                <w:rFonts w:hint="eastAsia"/>
              </w:rPr>
              <w:t>数值（</w:t>
            </w:r>
            <w:r>
              <w:rPr>
                <w:rFonts w:hint="eastAsia"/>
              </w:rPr>
              <w:t>30,10</w:t>
            </w:r>
            <w:r>
              <w:rPr>
                <w:rFonts w:hint="eastAsia"/>
              </w:rPr>
              <w:t>）</w:t>
            </w:r>
          </w:p>
        </w:tc>
        <w:tc>
          <w:tcPr>
            <w:tcW w:w="1089" w:type="dxa"/>
          </w:tcPr>
          <w:p w14:paraId="09EBA807" w14:textId="77777777" w:rsidR="000829C4" w:rsidRDefault="00000000">
            <w:pPr>
              <w:jc w:val="center"/>
            </w:pPr>
            <w:r>
              <w:rPr>
                <w:rFonts w:hint="eastAsia"/>
              </w:rPr>
              <w:t>手工录入</w:t>
            </w:r>
          </w:p>
        </w:tc>
        <w:tc>
          <w:tcPr>
            <w:tcW w:w="1429" w:type="dxa"/>
          </w:tcPr>
          <w:p w14:paraId="3099C1E0" w14:textId="77777777" w:rsidR="000829C4" w:rsidRDefault="00000000">
            <w:pPr>
              <w:jc w:val="center"/>
            </w:pPr>
            <w:r>
              <w:rPr>
                <w:rFonts w:hint="eastAsia"/>
              </w:rPr>
              <w:t>是</w:t>
            </w:r>
          </w:p>
        </w:tc>
        <w:tc>
          <w:tcPr>
            <w:tcW w:w="3330" w:type="dxa"/>
          </w:tcPr>
          <w:p w14:paraId="15AF8419" w14:textId="77777777" w:rsidR="000829C4" w:rsidRDefault="00000000">
            <w:r>
              <w:rPr>
                <w:rFonts w:hint="eastAsia"/>
              </w:rPr>
              <w:t>默认</w:t>
            </w:r>
            <w:r>
              <w:rPr>
                <w:rFonts w:hint="eastAsia"/>
              </w:rPr>
              <w:t>=</w:t>
            </w:r>
            <w:r>
              <w:rPr>
                <w:rFonts w:hint="eastAsia"/>
              </w:rPr>
              <w:t>申报税额</w:t>
            </w:r>
            <w:r>
              <w:rPr>
                <w:rFonts w:hint="eastAsia"/>
              </w:rPr>
              <w:t>-</w:t>
            </w:r>
            <w:r>
              <w:rPr>
                <w:rFonts w:hint="eastAsia"/>
              </w:rPr>
              <w:t>减免税额，可编辑。千分位显示，保留</w:t>
            </w:r>
            <w:r>
              <w:rPr>
                <w:rFonts w:hint="eastAsia"/>
              </w:rPr>
              <w:t>2</w:t>
            </w:r>
            <w:r>
              <w:rPr>
                <w:rFonts w:hint="eastAsia"/>
              </w:rPr>
              <w:t>位小数</w:t>
            </w:r>
          </w:p>
        </w:tc>
      </w:tr>
      <w:tr w:rsidR="000829C4" w14:paraId="19CD7C5A" w14:textId="77777777">
        <w:tc>
          <w:tcPr>
            <w:tcW w:w="1561" w:type="dxa"/>
          </w:tcPr>
          <w:p w14:paraId="771F5B11" w14:textId="77777777" w:rsidR="000829C4" w:rsidRDefault="00000000">
            <w:r>
              <w:rPr>
                <w:rFonts w:hint="eastAsia"/>
              </w:rPr>
              <w:t>完税凭证号</w:t>
            </w:r>
          </w:p>
        </w:tc>
        <w:tc>
          <w:tcPr>
            <w:tcW w:w="1110" w:type="dxa"/>
          </w:tcPr>
          <w:p w14:paraId="08F5A187" w14:textId="77777777" w:rsidR="000829C4" w:rsidRDefault="00000000">
            <w:pPr>
              <w:jc w:val="center"/>
            </w:pPr>
            <w:r>
              <w:rPr>
                <w:rFonts w:hint="eastAsia"/>
              </w:rPr>
              <w:t>字符（</w:t>
            </w:r>
            <w:r>
              <w:rPr>
                <w:rFonts w:hint="eastAsia"/>
              </w:rPr>
              <w:t>200</w:t>
            </w:r>
            <w:r>
              <w:rPr>
                <w:rFonts w:hint="eastAsia"/>
              </w:rPr>
              <w:t>）</w:t>
            </w:r>
          </w:p>
        </w:tc>
        <w:tc>
          <w:tcPr>
            <w:tcW w:w="1089" w:type="dxa"/>
          </w:tcPr>
          <w:p w14:paraId="52425F61" w14:textId="77777777" w:rsidR="000829C4" w:rsidRDefault="00000000">
            <w:pPr>
              <w:jc w:val="center"/>
            </w:pPr>
            <w:r>
              <w:rPr>
                <w:rFonts w:hint="eastAsia"/>
              </w:rPr>
              <w:t>手工录入</w:t>
            </w:r>
          </w:p>
        </w:tc>
        <w:tc>
          <w:tcPr>
            <w:tcW w:w="1429" w:type="dxa"/>
          </w:tcPr>
          <w:p w14:paraId="5751F3F0" w14:textId="77777777" w:rsidR="000829C4" w:rsidRDefault="00000000">
            <w:pPr>
              <w:jc w:val="center"/>
            </w:pPr>
            <w:r>
              <w:rPr>
                <w:rFonts w:hint="eastAsia"/>
              </w:rPr>
              <w:t>否</w:t>
            </w:r>
          </w:p>
        </w:tc>
        <w:tc>
          <w:tcPr>
            <w:tcW w:w="3330" w:type="dxa"/>
          </w:tcPr>
          <w:p w14:paraId="7E082702" w14:textId="77777777" w:rsidR="000829C4" w:rsidRDefault="000829C4"/>
        </w:tc>
      </w:tr>
      <w:tr w:rsidR="000829C4" w14:paraId="0E2E4D90" w14:textId="77777777">
        <w:tc>
          <w:tcPr>
            <w:tcW w:w="1561" w:type="dxa"/>
          </w:tcPr>
          <w:p w14:paraId="7B284FA6" w14:textId="77777777" w:rsidR="000829C4" w:rsidRDefault="00000000">
            <w:r>
              <w:rPr>
                <w:rFonts w:hint="eastAsia"/>
              </w:rPr>
              <w:t>完税日期</w:t>
            </w:r>
          </w:p>
        </w:tc>
        <w:tc>
          <w:tcPr>
            <w:tcW w:w="1110" w:type="dxa"/>
          </w:tcPr>
          <w:p w14:paraId="54849408" w14:textId="77777777" w:rsidR="000829C4" w:rsidRDefault="00000000">
            <w:pPr>
              <w:jc w:val="center"/>
            </w:pPr>
            <w:r>
              <w:rPr>
                <w:rFonts w:hint="eastAsia"/>
              </w:rPr>
              <w:t>日历控件</w:t>
            </w:r>
          </w:p>
        </w:tc>
        <w:tc>
          <w:tcPr>
            <w:tcW w:w="1089" w:type="dxa"/>
          </w:tcPr>
          <w:p w14:paraId="7D2FD324" w14:textId="77777777" w:rsidR="000829C4" w:rsidRDefault="00000000">
            <w:pPr>
              <w:jc w:val="center"/>
            </w:pPr>
            <w:r>
              <w:rPr>
                <w:rFonts w:hint="eastAsia"/>
              </w:rPr>
              <w:t>手动选择</w:t>
            </w:r>
          </w:p>
        </w:tc>
        <w:tc>
          <w:tcPr>
            <w:tcW w:w="1429" w:type="dxa"/>
          </w:tcPr>
          <w:p w14:paraId="2EC3FCEC" w14:textId="77777777" w:rsidR="000829C4" w:rsidRDefault="00000000">
            <w:pPr>
              <w:jc w:val="center"/>
            </w:pPr>
            <w:r>
              <w:rPr>
                <w:rFonts w:hint="eastAsia"/>
              </w:rPr>
              <w:t>否</w:t>
            </w:r>
          </w:p>
        </w:tc>
        <w:tc>
          <w:tcPr>
            <w:tcW w:w="3330" w:type="dxa"/>
          </w:tcPr>
          <w:p w14:paraId="2FCAB27E" w14:textId="77777777" w:rsidR="000829C4" w:rsidRDefault="000829C4"/>
        </w:tc>
      </w:tr>
      <w:tr w:rsidR="000829C4" w14:paraId="527692FF" w14:textId="77777777">
        <w:tc>
          <w:tcPr>
            <w:tcW w:w="1561" w:type="dxa"/>
          </w:tcPr>
          <w:p w14:paraId="21625339" w14:textId="77777777" w:rsidR="000829C4" w:rsidRDefault="00000000">
            <w:r>
              <w:rPr>
                <w:rFonts w:hint="eastAsia"/>
              </w:rPr>
              <w:t>备注</w:t>
            </w:r>
          </w:p>
        </w:tc>
        <w:tc>
          <w:tcPr>
            <w:tcW w:w="1110" w:type="dxa"/>
          </w:tcPr>
          <w:p w14:paraId="541F773D" w14:textId="77777777" w:rsidR="000829C4" w:rsidRDefault="00000000">
            <w:pPr>
              <w:jc w:val="center"/>
            </w:pPr>
            <w:r>
              <w:rPr>
                <w:rFonts w:hint="eastAsia"/>
              </w:rPr>
              <w:t>字符（</w:t>
            </w:r>
            <w:r>
              <w:rPr>
                <w:rFonts w:hint="eastAsia"/>
              </w:rPr>
              <w:t>500</w:t>
            </w:r>
            <w:r>
              <w:rPr>
                <w:rFonts w:hint="eastAsia"/>
              </w:rPr>
              <w:t>）</w:t>
            </w:r>
          </w:p>
        </w:tc>
        <w:tc>
          <w:tcPr>
            <w:tcW w:w="1089" w:type="dxa"/>
          </w:tcPr>
          <w:p w14:paraId="562E4E94" w14:textId="77777777" w:rsidR="000829C4" w:rsidRDefault="00000000">
            <w:pPr>
              <w:jc w:val="center"/>
            </w:pPr>
            <w:r>
              <w:rPr>
                <w:rFonts w:hint="eastAsia"/>
              </w:rPr>
              <w:t>手工录入</w:t>
            </w:r>
          </w:p>
        </w:tc>
        <w:tc>
          <w:tcPr>
            <w:tcW w:w="1429" w:type="dxa"/>
          </w:tcPr>
          <w:p w14:paraId="4989616D" w14:textId="77777777" w:rsidR="000829C4" w:rsidRDefault="00000000">
            <w:pPr>
              <w:jc w:val="center"/>
            </w:pPr>
            <w:r>
              <w:rPr>
                <w:rFonts w:hint="eastAsia"/>
              </w:rPr>
              <w:t>否</w:t>
            </w:r>
          </w:p>
        </w:tc>
        <w:tc>
          <w:tcPr>
            <w:tcW w:w="3330" w:type="dxa"/>
          </w:tcPr>
          <w:p w14:paraId="366B6E63" w14:textId="77777777" w:rsidR="000829C4" w:rsidRDefault="000829C4"/>
        </w:tc>
      </w:tr>
    </w:tbl>
    <w:p w14:paraId="29F221F8" w14:textId="77777777" w:rsidR="000829C4" w:rsidRDefault="00000000">
      <w:pPr>
        <w:pStyle w:val="4"/>
      </w:pPr>
      <w:r>
        <w:rPr>
          <w:rFonts w:hint="eastAsia"/>
        </w:rPr>
        <w:t>业务处理</w:t>
      </w:r>
    </w:p>
    <w:p w14:paraId="490DFF0F" w14:textId="77777777" w:rsidR="000829C4" w:rsidRDefault="00000000">
      <w:pPr>
        <w:pStyle w:val="5"/>
      </w:pPr>
      <w:r>
        <w:rPr>
          <w:rFonts w:hint="eastAsia"/>
        </w:rPr>
        <w:t>业务说明与流程</w:t>
      </w:r>
    </w:p>
    <w:p w14:paraId="38FEC5BB" w14:textId="77777777" w:rsidR="000829C4" w:rsidRDefault="00000000">
      <w:r>
        <w:rPr>
          <w:rFonts w:hint="eastAsia"/>
        </w:rPr>
        <w:t>1</w:t>
      </w:r>
      <w:r>
        <w:rPr>
          <w:rFonts w:hint="eastAsia"/>
        </w:rPr>
        <w:t>、契税完税后，通过本功能录入完税信息。</w:t>
      </w:r>
    </w:p>
    <w:p w14:paraId="20F46443" w14:textId="77777777" w:rsidR="000829C4" w:rsidRDefault="00000000">
      <w:pPr>
        <w:pStyle w:val="5"/>
      </w:pPr>
      <w:r>
        <w:rPr>
          <w:rFonts w:hint="eastAsia"/>
        </w:rPr>
        <w:t>功能按钮</w:t>
      </w:r>
    </w:p>
    <w:p w14:paraId="5AB72333" w14:textId="77777777" w:rsidR="000829C4" w:rsidRDefault="00000000">
      <w:r>
        <w:rPr>
          <w:rFonts w:hint="eastAsia"/>
        </w:rPr>
        <w:t>列表按钮：</w:t>
      </w:r>
    </w:p>
    <w:p w14:paraId="3ECE3298" w14:textId="77777777" w:rsidR="000829C4" w:rsidRDefault="00000000">
      <w:pPr>
        <w:numPr>
          <w:ilvl w:val="0"/>
          <w:numId w:val="171"/>
        </w:numPr>
      </w:pPr>
      <w:r>
        <w:rPr>
          <w:rFonts w:hint="eastAsia"/>
        </w:rPr>
        <w:t>【新增】：弹出卡片界面，新增一笔数据；</w:t>
      </w:r>
    </w:p>
    <w:p w14:paraId="0777CD9C" w14:textId="77777777" w:rsidR="000829C4" w:rsidRDefault="00000000">
      <w:pPr>
        <w:numPr>
          <w:ilvl w:val="0"/>
          <w:numId w:val="171"/>
        </w:numPr>
      </w:pPr>
      <w:r>
        <w:rPr>
          <w:rFonts w:hint="eastAsia"/>
        </w:rPr>
        <w:t>【修改】：修改所选保存状态的数据；</w:t>
      </w:r>
    </w:p>
    <w:p w14:paraId="1A178BBA" w14:textId="77777777" w:rsidR="000829C4" w:rsidRDefault="00000000">
      <w:pPr>
        <w:numPr>
          <w:ilvl w:val="0"/>
          <w:numId w:val="171"/>
        </w:numPr>
      </w:pPr>
      <w:r>
        <w:rPr>
          <w:rFonts w:hint="eastAsia"/>
        </w:rPr>
        <w:t>【删除】：删除所选保存状态的数据；</w:t>
      </w:r>
    </w:p>
    <w:p w14:paraId="14581EF0" w14:textId="77777777" w:rsidR="000829C4" w:rsidRDefault="00000000">
      <w:pPr>
        <w:numPr>
          <w:ilvl w:val="0"/>
          <w:numId w:val="171"/>
        </w:numPr>
      </w:pPr>
      <w:r>
        <w:rPr>
          <w:rFonts w:hint="eastAsia"/>
        </w:rPr>
        <w:t>【提交】：提交保存状态的数据；</w:t>
      </w:r>
    </w:p>
    <w:p w14:paraId="13A791CA" w14:textId="77777777" w:rsidR="000829C4" w:rsidRDefault="00000000">
      <w:pPr>
        <w:numPr>
          <w:ilvl w:val="0"/>
          <w:numId w:val="171"/>
        </w:numPr>
      </w:pPr>
      <w:r>
        <w:rPr>
          <w:rFonts w:hint="eastAsia"/>
        </w:rPr>
        <w:t>【审批】：审批。</w:t>
      </w:r>
    </w:p>
    <w:p w14:paraId="1E90B97E" w14:textId="77777777" w:rsidR="000829C4" w:rsidRDefault="00000000">
      <w:pPr>
        <w:numPr>
          <w:ilvl w:val="0"/>
          <w:numId w:val="171"/>
        </w:numPr>
      </w:pPr>
      <w:r>
        <w:rPr>
          <w:rFonts w:hint="eastAsia"/>
        </w:rPr>
        <w:t>【弃审】：弃审。</w:t>
      </w:r>
    </w:p>
    <w:p w14:paraId="3128D8B6" w14:textId="77777777" w:rsidR="000829C4" w:rsidRDefault="00000000">
      <w:r>
        <w:rPr>
          <w:rFonts w:hint="eastAsia"/>
        </w:rPr>
        <w:lastRenderedPageBreak/>
        <w:t>卡片按钮：</w:t>
      </w:r>
    </w:p>
    <w:p w14:paraId="070E91F7" w14:textId="77777777" w:rsidR="000829C4" w:rsidRDefault="00000000">
      <w:pPr>
        <w:numPr>
          <w:ilvl w:val="0"/>
          <w:numId w:val="172"/>
        </w:numPr>
      </w:pPr>
      <w:r>
        <w:rPr>
          <w:rFonts w:hint="eastAsia"/>
        </w:rPr>
        <w:t>【取消】：编辑状态显示；取消修改或新增的内容；</w:t>
      </w:r>
    </w:p>
    <w:p w14:paraId="55026E05" w14:textId="77777777" w:rsidR="000829C4" w:rsidRDefault="00000000">
      <w:pPr>
        <w:numPr>
          <w:ilvl w:val="0"/>
          <w:numId w:val="172"/>
        </w:numPr>
      </w:pPr>
      <w:r>
        <w:rPr>
          <w:rFonts w:hint="eastAsia"/>
        </w:rPr>
        <w:t>【保存】：编辑状态显示；保存修改或新增的内容；</w:t>
      </w:r>
    </w:p>
    <w:p w14:paraId="5943A5FC" w14:textId="77777777" w:rsidR="000829C4" w:rsidRDefault="00000000">
      <w:pPr>
        <w:numPr>
          <w:ilvl w:val="0"/>
          <w:numId w:val="172"/>
        </w:numPr>
      </w:pPr>
      <w:r>
        <w:rPr>
          <w:rFonts w:hint="eastAsia"/>
        </w:rPr>
        <w:t>【关闭】：查看状态显示，点击后关闭界面。</w:t>
      </w:r>
    </w:p>
    <w:p w14:paraId="13438B2B" w14:textId="77777777" w:rsidR="000829C4" w:rsidRDefault="00000000">
      <w:pPr>
        <w:pStyle w:val="5"/>
      </w:pPr>
      <w:r>
        <w:rPr>
          <w:rFonts w:hint="eastAsia"/>
        </w:rPr>
        <w:t>算法说明</w:t>
      </w:r>
    </w:p>
    <w:p w14:paraId="213EA333" w14:textId="77777777" w:rsidR="000829C4" w:rsidRDefault="00000000">
      <w:r>
        <w:rPr>
          <w:rFonts w:hint="eastAsia"/>
        </w:rPr>
        <w:t>无。</w:t>
      </w:r>
    </w:p>
    <w:p w14:paraId="7B07A64D" w14:textId="77777777" w:rsidR="000829C4" w:rsidRDefault="00000000">
      <w:pPr>
        <w:pStyle w:val="5"/>
      </w:pPr>
      <w:r>
        <w:rPr>
          <w:rFonts w:hint="eastAsia"/>
        </w:rPr>
        <w:t>逻辑校验</w:t>
      </w:r>
    </w:p>
    <w:p w14:paraId="6F83E2D0" w14:textId="77777777" w:rsidR="000829C4" w:rsidRDefault="00000000">
      <w:r>
        <w:rPr>
          <w:rFonts w:hint="eastAsia"/>
        </w:rPr>
        <w:t>无。</w:t>
      </w:r>
    </w:p>
    <w:p w14:paraId="31A135BB" w14:textId="77777777" w:rsidR="000829C4" w:rsidRDefault="00000000">
      <w:pPr>
        <w:pStyle w:val="4"/>
      </w:pPr>
      <w:r>
        <w:rPr>
          <w:rFonts w:hint="eastAsia"/>
        </w:rPr>
        <w:t>输出</w:t>
      </w:r>
    </w:p>
    <w:p w14:paraId="10971DA1" w14:textId="77777777" w:rsidR="000829C4" w:rsidRDefault="00000000">
      <w:r>
        <w:rPr>
          <w:rFonts w:hint="eastAsia"/>
        </w:rPr>
        <w:t>无。</w:t>
      </w:r>
    </w:p>
    <w:p w14:paraId="10586309" w14:textId="77777777" w:rsidR="000829C4" w:rsidRDefault="000829C4"/>
    <w:p w14:paraId="29DC16EE" w14:textId="77777777" w:rsidR="000829C4" w:rsidRDefault="000829C4"/>
    <w:p w14:paraId="7B6866F3" w14:textId="77777777" w:rsidR="000829C4" w:rsidRDefault="00000000">
      <w:pPr>
        <w:pStyle w:val="2"/>
      </w:pPr>
      <w:bookmarkStart w:id="207" w:name="_Toc634585526"/>
      <w:r>
        <w:rPr>
          <w:rFonts w:hint="eastAsia"/>
        </w:rPr>
        <w:t>其他税种</w:t>
      </w:r>
      <w:bookmarkEnd w:id="190"/>
      <w:bookmarkEnd w:id="191"/>
      <w:bookmarkEnd w:id="207"/>
    </w:p>
    <w:p w14:paraId="6F4264D9" w14:textId="77777777" w:rsidR="000829C4" w:rsidRDefault="00000000">
      <w:pPr>
        <w:pStyle w:val="3"/>
      </w:pPr>
      <w:bookmarkStart w:id="208" w:name="_Toc1075144480"/>
      <w:bookmarkStart w:id="209" w:name="_Toc14403"/>
      <w:bookmarkStart w:id="210" w:name="_Toc16422"/>
      <w:r>
        <w:rPr>
          <w:rFonts w:hint="eastAsia"/>
        </w:rPr>
        <w:t>其他税完税</w:t>
      </w:r>
      <w:bookmarkEnd w:id="208"/>
    </w:p>
    <w:p w14:paraId="6123BA50" w14:textId="77777777" w:rsidR="000829C4" w:rsidRDefault="00000000">
      <w:pPr>
        <w:pStyle w:val="4"/>
      </w:pPr>
      <w:r>
        <w:rPr>
          <w:rFonts w:hint="eastAsia"/>
        </w:rPr>
        <w:t>功能描述</w:t>
      </w:r>
      <w:bookmarkEnd w:id="209"/>
      <w:bookmarkEnd w:id="210"/>
    </w:p>
    <w:p w14:paraId="32AF750B" w14:textId="77777777" w:rsidR="000829C4" w:rsidRDefault="00000000">
      <w:r>
        <w:rPr>
          <w:rFonts w:hint="eastAsia"/>
        </w:rPr>
        <w:t>本功能为车船税、车辆购置税、契税、环境保护税等小税种的完税信息统一录入功能。</w:t>
      </w:r>
    </w:p>
    <w:p w14:paraId="1029E2A4" w14:textId="77777777" w:rsidR="000829C4" w:rsidRDefault="00000000">
      <w:pPr>
        <w:pStyle w:val="4"/>
      </w:pPr>
      <w:bookmarkStart w:id="211" w:name="_Toc22199"/>
      <w:bookmarkStart w:id="212" w:name="_Toc26250"/>
      <w:bookmarkStart w:id="213" w:name="_Toc10998"/>
      <w:bookmarkStart w:id="214" w:name="_Toc12703"/>
      <w:r>
        <w:rPr>
          <w:rFonts w:hint="eastAsia"/>
        </w:rPr>
        <w:t>原型界面</w:t>
      </w:r>
      <w:bookmarkEnd w:id="211"/>
      <w:bookmarkEnd w:id="212"/>
    </w:p>
    <w:p w14:paraId="31E87789" w14:textId="77777777" w:rsidR="000829C4" w:rsidRDefault="00000000">
      <w:r>
        <w:rPr>
          <w:rFonts w:hint="eastAsia"/>
        </w:rPr>
        <w:t>列表界面：</w:t>
      </w:r>
    </w:p>
    <w:p w14:paraId="3E3E80F6" w14:textId="77777777" w:rsidR="000829C4" w:rsidRDefault="00000000">
      <w:r>
        <w:rPr>
          <w:noProof/>
        </w:rPr>
        <w:lastRenderedPageBreak/>
        <w:drawing>
          <wp:inline distT="0" distB="0" distL="114300" distR="114300" wp14:anchorId="7C6FA9F9" wp14:editId="62D8AC4B">
            <wp:extent cx="5264150" cy="2452370"/>
            <wp:effectExtent l="0" t="0" r="19050" b="11430"/>
            <wp:docPr id="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8"/>
                    <pic:cNvPicPr>
                      <a:picLocks noChangeAspect="1"/>
                    </pic:cNvPicPr>
                  </pic:nvPicPr>
                  <pic:blipFill>
                    <a:blip r:embed="rId133"/>
                    <a:stretch>
                      <a:fillRect/>
                    </a:stretch>
                  </pic:blipFill>
                  <pic:spPr>
                    <a:xfrm>
                      <a:off x="0" y="0"/>
                      <a:ext cx="5264150" cy="2452370"/>
                    </a:xfrm>
                    <a:prstGeom prst="rect">
                      <a:avLst/>
                    </a:prstGeom>
                    <a:noFill/>
                    <a:ln>
                      <a:noFill/>
                    </a:ln>
                  </pic:spPr>
                </pic:pic>
              </a:graphicData>
            </a:graphic>
          </wp:inline>
        </w:drawing>
      </w:r>
    </w:p>
    <w:p w14:paraId="7EE62E10" w14:textId="77777777" w:rsidR="000829C4" w:rsidRDefault="00000000">
      <w:r>
        <w:rPr>
          <w:rFonts w:hint="eastAsia"/>
        </w:rPr>
        <w:t>新增选择税种界面：</w:t>
      </w:r>
    </w:p>
    <w:p w14:paraId="5F820DB4" w14:textId="77777777" w:rsidR="000829C4" w:rsidRDefault="00000000">
      <w:r>
        <w:rPr>
          <w:noProof/>
        </w:rPr>
        <w:drawing>
          <wp:inline distT="0" distB="0" distL="114300" distR="114300" wp14:anchorId="2D569662" wp14:editId="6DD3FEF9">
            <wp:extent cx="3838575" cy="1381125"/>
            <wp:effectExtent l="0" t="0" r="22225" b="15875"/>
            <wp:docPr id="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9"/>
                    <pic:cNvPicPr>
                      <a:picLocks noChangeAspect="1"/>
                    </pic:cNvPicPr>
                  </pic:nvPicPr>
                  <pic:blipFill>
                    <a:blip r:embed="rId134"/>
                    <a:stretch>
                      <a:fillRect/>
                    </a:stretch>
                  </pic:blipFill>
                  <pic:spPr>
                    <a:xfrm>
                      <a:off x="0" y="0"/>
                      <a:ext cx="3838575" cy="1381125"/>
                    </a:xfrm>
                    <a:prstGeom prst="rect">
                      <a:avLst/>
                    </a:prstGeom>
                    <a:noFill/>
                    <a:ln>
                      <a:noFill/>
                    </a:ln>
                  </pic:spPr>
                </pic:pic>
              </a:graphicData>
            </a:graphic>
          </wp:inline>
        </w:drawing>
      </w:r>
    </w:p>
    <w:p w14:paraId="1B548FD4" w14:textId="77777777" w:rsidR="000829C4" w:rsidRDefault="00000000">
      <w:pPr>
        <w:pStyle w:val="4"/>
      </w:pPr>
      <w:r>
        <w:rPr>
          <w:rFonts w:hint="eastAsia"/>
        </w:rPr>
        <w:t>输入列表</w:t>
      </w:r>
      <w:bookmarkEnd w:id="213"/>
      <w:bookmarkEnd w:id="214"/>
    </w:p>
    <w:p w14:paraId="161E7EE7"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52964F8E" w14:textId="77777777">
        <w:tc>
          <w:tcPr>
            <w:tcW w:w="1561" w:type="dxa"/>
            <w:shd w:val="clear" w:color="auto" w:fill="DEEBF6" w:themeFill="accent1" w:themeFillTint="32"/>
          </w:tcPr>
          <w:p w14:paraId="2AF710F4"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63521A7C"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5FCEE993"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1FE3A723"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7B8FB16B" w14:textId="77777777" w:rsidR="000829C4" w:rsidRDefault="00000000">
            <w:pPr>
              <w:jc w:val="center"/>
              <w:rPr>
                <w:b/>
                <w:bCs/>
              </w:rPr>
            </w:pPr>
            <w:r>
              <w:rPr>
                <w:rFonts w:hint="eastAsia"/>
                <w:b/>
                <w:bCs/>
              </w:rPr>
              <w:t>备注</w:t>
            </w:r>
          </w:p>
        </w:tc>
      </w:tr>
      <w:tr w:rsidR="000829C4" w14:paraId="70DB3311" w14:textId="77777777">
        <w:tc>
          <w:tcPr>
            <w:tcW w:w="1561" w:type="dxa"/>
          </w:tcPr>
          <w:p w14:paraId="6B76D3D3" w14:textId="77777777" w:rsidR="000829C4" w:rsidRDefault="00000000">
            <w:r>
              <w:rPr>
                <w:rFonts w:hint="eastAsia"/>
              </w:rPr>
              <w:t>税种</w:t>
            </w:r>
          </w:p>
        </w:tc>
        <w:tc>
          <w:tcPr>
            <w:tcW w:w="1110" w:type="dxa"/>
          </w:tcPr>
          <w:p w14:paraId="48A92C4E" w14:textId="77777777" w:rsidR="000829C4" w:rsidRDefault="00000000">
            <w:pPr>
              <w:jc w:val="center"/>
            </w:pPr>
            <w:r>
              <w:rPr>
                <w:rFonts w:hint="eastAsia"/>
              </w:rPr>
              <w:t>枚举</w:t>
            </w:r>
          </w:p>
        </w:tc>
        <w:tc>
          <w:tcPr>
            <w:tcW w:w="1089" w:type="dxa"/>
          </w:tcPr>
          <w:p w14:paraId="1D15807C" w14:textId="77777777" w:rsidR="000829C4" w:rsidRDefault="00000000">
            <w:pPr>
              <w:jc w:val="center"/>
            </w:pPr>
            <w:r>
              <w:rPr>
                <w:rFonts w:hint="eastAsia"/>
              </w:rPr>
              <w:t>手动选择</w:t>
            </w:r>
          </w:p>
        </w:tc>
        <w:tc>
          <w:tcPr>
            <w:tcW w:w="1429" w:type="dxa"/>
          </w:tcPr>
          <w:p w14:paraId="5CEEC7D9" w14:textId="77777777" w:rsidR="000829C4" w:rsidRDefault="00000000">
            <w:pPr>
              <w:jc w:val="center"/>
            </w:pPr>
            <w:r>
              <w:rPr>
                <w:rFonts w:hint="eastAsia"/>
              </w:rPr>
              <w:t>否</w:t>
            </w:r>
          </w:p>
        </w:tc>
        <w:tc>
          <w:tcPr>
            <w:tcW w:w="3330" w:type="dxa"/>
          </w:tcPr>
          <w:p w14:paraId="4F75AF84" w14:textId="77777777" w:rsidR="000829C4" w:rsidRDefault="00000000">
            <w:r>
              <w:rPr>
                <w:rFonts w:hint="eastAsia"/>
              </w:rPr>
              <w:t>参照小税种档案，车船税、车辆购置税、契税</w:t>
            </w:r>
          </w:p>
        </w:tc>
      </w:tr>
      <w:tr w:rsidR="000829C4" w14:paraId="755AB3E2" w14:textId="77777777">
        <w:tc>
          <w:tcPr>
            <w:tcW w:w="1561" w:type="dxa"/>
          </w:tcPr>
          <w:p w14:paraId="24430465" w14:textId="77777777" w:rsidR="000829C4" w:rsidRDefault="00000000">
            <w:r>
              <w:rPr>
                <w:rFonts w:hint="eastAsia"/>
              </w:rPr>
              <w:t>纳税主体</w:t>
            </w:r>
          </w:p>
        </w:tc>
        <w:tc>
          <w:tcPr>
            <w:tcW w:w="1110" w:type="dxa"/>
          </w:tcPr>
          <w:p w14:paraId="3A0C5BDA" w14:textId="77777777" w:rsidR="000829C4" w:rsidRDefault="00000000">
            <w:pPr>
              <w:jc w:val="center"/>
            </w:pPr>
            <w:r>
              <w:rPr>
                <w:rFonts w:hint="eastAsia"/>
              </w:rPr>
              <w:t>参照</w:t>
            </w:r>
          </w:p>
        </w:tc>
        <w:tc>
          <w:tcPr>
            <w:tcW w:w="1089" w:type="dxa"/>
          </w:tcPr>
          <w:p w14:paraId="072C86C7" w14:textId="77777777" w:rsidR="000829C4" w:rsidRDefault="00000000">
            <w:pPr>
              <w:jc w:val="center"/>
            </w:pPr>
            <w:r>
              <w:rPr>
                <w:rFonts w:hint="eastAsia"/>
              </w:rPr>
              <w:t>手动选择</w:t>
            </w:r>
          </w:p>
        </w:tc>
        <w:tc>
          <w:tcPr>
            <w:tcW w:w="1429" w:type="dxa"/>
          </w:tcPr>
          <w:p w14:paraId="523B25D5" w14:textId="77777777" w:rsidR="000829C4" w:rsidRDefault="00000000">
            <w:pPr>
              <w:jc w:val="center"/>
            </w:pPr>
            <w:r>
              <w:rPr>
                <w:rFonts w:hint="eastAsia"/>
              </w:rPr>
              <w:t>否</w:t>
            </w:r>
          </w:p>
        </w:tc>
        <w:tc>
          <w:tcPr>
            <w:tcW w:w="3330" w:type="dxa"/>
          </w:tcPr>
          <w:p w14:paraId="4227364B" w14:textId="77777777" w:rsidR="000829C4" w:rsidRDefault="00000000">
            <w:r>
              <w:rPr>
                <w:rFonts w:hint="eastAsia"/>
              </w:rPr>
              <w:t>参照纳税主体，增加用户权限</w:t>
            </w:r>
          </w:p>
        </w:tc>
      </w:tr>
      <w:tr w:rsidR="000829C4" w14:paraId="4D3443A9" w14:textId="77777777">
        <w:tc>
          <w:tcPr>
            <w:tcW w:w="1561" w:type="dxa"/>
          </w:tcPr>
          <w:p w14:paraId="33B3E0BC" w14:textId="77777777" w:rsidR="000829C4" w:rsidRDefault="00000000">
            <w:r>
              <w:rPr>
                <w:rFonts w:hint="eastAsia"/>
              </w:rPr>
              <w:t>纳税期间</w:t>
            </w:r>
          </w:p>
        </w:tc>
        <w:tc>
          <w:tcPr>
            <w:tcW w:w="1110" w:type="dxa"/>
          </w:tcPr>
          <w:p w14:paraId="16C15B0D" w14:textId="77777777" w:rsidR="000829C4" w:rsidRDefault="00000000">
            <w:pPr>
              <w:jc w:val="center"/>
            </w:pPr>
            <w:r>
              <w:rPr>
                <w:rFonts w:hint="eastAsia"/>
              </w:rPr>
              <w:t>参照</w:t>
            </w:r>
          </w:p>
        </w:tc>
        <w:tc>
          <w:tcPr>
            <w:tcW w:w="1089" w:type="dxa"/>
          </w:tcPr>
          <w:p w14:paraId="12CEB188" w14:textId="77777777" w:rsidR="000829C4" w:rsidRDefault="00000000">
            <w:pPr>
              <w:jc w:val="center"/>
            </w:pPr>
            <w:r>
              <w:rPr>
                <w:rFonts w:hint="eastAsia"/>
              </w:rPr>
              <w:t>手动选择</w:t>
            </w:r>
          </w:p>
        </w:tc>
        <w:tc>
          <w:tcPr>
            <w:tcW w:w="1429" w:type="dxa"/>
          </w:tcPr>
          <w:p w14:paraId="1E7D5D8A" w14:textId="77777777" w:rsidR="000829C4" w:rsidRDefault="00000000">
            <w:pPr>
              <w:jc w:val="center"/>
            </w:pPr>
            <w:r>
              <w:rPr>
                <w:rFonts w:hint="eastAsia"/>
              </w:rPr>
              <w:t>否</w:t>
            </w:r>
          </w:p>
        </w:tc>
        <w:tc>
          <w:tcPr>
            <w:tcW w:w="3330" w:type="dxa"/>
          </w:tcPr>
          <w:p w14:paraId="4A7A3446" w14:textId="77777777" w:rsidR="000829C4" w:rsidRDefault="00000000">
            <w:r>
              <w:rPr>
                <w:rFonts w:hint="eastAsia"/>
              </w:rPr>
              <w:t>参照会计月份</w:t>
            </w:r>
          </w:p>
        </w:tc>
      </w:tr>
    </w:tbl>
    <w:p w14:paraId="69148940" w14:textId="77777777" w:rsidR="000829C4" w:rsidRDefault="00000000">
      <w:r>
        <w:rPr>
          <w:rFonts w:hint="eastAsia"/>
        </w:rPr>
        <w:t>新增</w:t>
      </w:r>
      <w:r>
        <w:t>-</w:t>
      </w:r>
      <w:r>
        <w:rPr>
          <w:rFonts w:hint="eastAsia"/>
        </w:rPr>
        <w:t>选择税种卡片：</w:t>
      </w:r>
    </w:p>
    <w:tbl>
      <w:tblPr>
        <w:tblStyle w:val="ab"/>
        <w:tblW w:w="0" w:type="auto"/>
        <w:tblLook w:val="04A0" w:firstRow="1" w:lastRow="0" w:firstColumn="1" w:lastColumn="0" w:noHBand="0" w:noVBand="1"/>
      </w:tblPr>
      <w:tblGrid>
        <w:gridCol w:w="1520"/>
        <w:gridCol w:w="1085"/>
        <w:gridCol w:w="1065"/>
        <w:gridCol w:w="1393"/>
        <w:gridCol w:w="3233"/>
      </w:tblGrid>
      <w:tr w:rsidR="000829C4" w14:paraId="53DEFC74" w14:textId="77777777">
        <w:tc>
          <w:tcPr>
            <w:tcW w:w="1561" w:type="dxa"/>
            <w:shd w:val="clear" w:color="auto" w:fill="DEEBF6" w:themeFill="accent1" w:themeFillTint="32"/>
          </w:tcPr>
          <w:p w14:paraId="53E25ACE"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2DC262A9"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154FAE5C"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2CE0C568"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4601F348" w14:textId="77777777" w:rsidR="000829C4" w:rsidRDefault="00000000">
            <w:pPr>
              <w:jc w:val="center"/>
              <w:rPr>
                <w:b/>
                <w:bCs/>
              </w:rPr>
            </w:pPr>
            <w:r>
              <w:rPr>
                <w:rFonts w:hint="eastAsia"/>
                <w:b/>
                <w:bCs/>
              </w:rPr>
              <w:t>备注</w:t>
            </w:r>
          </w:p>
        </w:tc>
      </w:tr>
      <w:tr w:rsidR="000829C4" w14:paraId="3A2B7907" w14:textId="77777777">
        <w:tc>
          <w:tcPr>
            <w:tcW w:w="1561" w:type="dxa"/>
          </w:tcPr>
          <w:p w14:paraId="2C87CC2D" w14:textId="77777777" w:rsidR="000829C4" w:rsidRDefault="00000000">
            <w:r>
              <w:rPr>
                <w:rFonts w:hint="eastAsia"/>
              </w:rPr>
              <w:t>税种</w:t>
            </w:r>
          </w:p>
        </w:tc>
        <w:tc>
          <w:tcPr>
            <w:tcW w:w="1110" w:type="dxa"/>
          </w:tcPr>
          <w:p w14:paraId="70B0B29C" w14:textId="77777777" w:rsidR="000829C4" w:rsidRDefault="00000000">
            <w:r>
              <w:rPr>
                <w:rFonts w:hint="eastAsia"/>
              </w:rPr>
              <w:t>枚举</w:t>
            </w:r>
          </w:p>
        </w:tc>
        <w:tc>
          <w:tcPr>
            <w:tcW w:w="1089" w:type="dxa"/>
          </w:tcPr>
          <w:p w14:paraId="45C109D3" w14:textId="77777777" w:rsidR="000829C4" w:rsidRDefault="00000000">
            <w:r>
              <w:rPr>
                <w:rFonts w:hint="eastAsia"/>
              </w:rPr>
              <w:t>手动选择</w:t>
            </w:r>
          </w:p>
        </w:tc>
        <w:tc>
          <w:tcPr>
            <w:tcW w:w="1429" w:type="dxa"/>
          </w:tcPr>
          <w:p w14:paraId="19A2C6EF" w14:textId="77777777" w:rsidR="000829C4" w:rsidRDefault="00000000">
            <w:r>
              <w:rPr>
                <w:rFonts w:hint="eastAsia"/>
              </w:rPr>
              <w:t>是</w:t>
            </w:r>
          </w:p>
        </w:tc>
        <w:tc>
          <w:tcPr>
            <w:tcW w:w="3330" w:type="dxa"/>
          </w:tcPr>
          <w:p w14:paraId="14B68C27" w14:textId="77777777" w:rsidR="000829C4" w:rsidRDefault="00000000">
            <w:r>
              <w:rPr>
                <w:rFonts w:hint="eastAsia"/>
              </w:rPr>
              <w:t>参照小税种档案，车船税、车辆购置税、契税</w:t>
            </w:r>
          </w:p>
        </w:tc>
      </w:tr>
    </w:tbl>
    <w:p w14:paraId="30CED89C" w14:textId="77777777" w:rsidR="000829C4" w:rsidRDefault="000829C4"/>
    <w:p w14:paraId="0A58B510" w14:textId="77777777" w:rsidR="000829C4" w:rsidRDefault="00000000">
      <w:r>
        <w:rPr>
          <w:rFonts w:hint="eastAsia"/>
        </w:rPr>
        <w:t>列表字段：</w:t>
      </w:r>
    </w:p>
    <w:tbl>
      <w:tblPr>
        <w:tblStyle w:val="ab"/>
        <w:tblW w:w="0" w:type="auto"/>
        <w:tblLook w:val="04A0" w:firstRow="1" w:lastRow="0" w:firstColumn="1" w:lastColumn="0" w:noHBand="0" w:noVBand="1"/>
      </w:tblPr>
      <w:tblGrid>
        <w:gridCol w:w="1506"/>
        <w:gridCol w:w="1077"/>
        <w:gridCol w:w="1057"/>
        <w:gridCol w:w="1380"/>
        <w:gridCol w:w="3276"/>
      </w:tblGrid>
      <w:tr w:rsidR="000829C4" w14:paraId="3A576C4A" w14:textId="77777777">
        <w:tc>
          <w:tcPr>
            <w:tcW w:w="1561" w:type="dxa"/>
            <w:shd w:val="clear" w:color="auto" w:fill="DEEBF6" w:themeFill="accent1" w:themeFillTint="32"/>
          </w:tcPr>
          <w:p w14:paraId="0826D8DE" w14:textId="77777777" w:rsidR="000829C4" w:rsidRDefault="00000000">
            <w:pPr>
              <w:jc w:val="center"/>
              <w:rPr>
                <w:b/>
                <w:bCs/>
              </w:rPr>
            </w:pPr>
            <w:r>
              <w:rPr>
                <w:rFonts w:hint="eastAsia"/>
                <w:b/>
                <w:bCs/>
              </w:rPr>
              <w:lastRenderedPageBreak/>
              <w:t>字段名称</w:t>
            </w:r>
          </w:p>
        </w:tc>
        <w:tc>
          <w:tcPr>
            <w:tcW w:w="1110" w:type="dxa"/>
            <w:shd w:val="clear" w:color="auto" w:fill="DEEBF6" w:themeFill="accent1" w:themeFillTint="32"/>
          </w:tcPr>
          <w:p w14:paraId="555A7D03"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0B7AB70E"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7DCD5B30"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4A304F1A" w14:textId="77777777" w:rsidR="000829C4" w:rsidRDefault="00000000">
            <w:pPr>
              <w:jc w:val="center"/>
              <w:rPr>
                <w:b/>
                <w:bCs/>
              </w:rPr>
            </w:pPr>
            <w:r>
              <w:rPr>
                <w:rFonts w:hint="eastAsia"/>
                <w:b/>
                <w:bCs/>
              </w:rPr>
              <w:t>备注</w:t>
            </w:r>
          </w:p>
        </w:tc>
      </w:tr>
      <w:tr w:rsidR="000829C4" w14:paraId="5CD06C82" w14:textId="77777777">
        <w:tc>
          <w:tcPr>
            <w:tcW w:w="1561" w:type="dxa"/>
          </w:tcPr>
          <w:p w14:paraId="46E2368A" w14:textId="77777777" w:rsidR="000829C4" w:rsidRDefault="00000000">
            <w:r>
              <w:rPr>
                <w:rFonts w:hint="eastAsia"/>
              </w:rPr>
              <w:t>单据编号</w:t>
            </w:r>
          </w:p>
        </w:tc>
        <w:tc>
          <w:tcPr>
            <w:tcW w:w="1110" w:type="dxa"/>
          </w:tcPr>
          <w:p w14:paraId="6F5315EF" w14:textId="77777777" w:rsidR="000829C4" w:rsidRDefault="00000000">
            <w:pPr>
              <w:jc w:val="center"/>
            </w:pPr>
            <w:r>
              <w:rPr>
                <w:rFonts w:hint="eastAsia"/>
              </w:rPr>
              <w:t>字符</w:t>
            </w:r>
          </w:p>
        </w:tc>
        <w:tc>
          <w:tcPr>
            <w:tcW w:w="1089" w:type="dxa"/>
          </w:tcPr>
          <w:p w14:paraId="617D6ECE" w14:textId="77777777" w:rsidR="000829C4" w:rsidRDefault="00000000">
            <w:pPr>
              <w:jc w:val="center"/>
            </w:pPr>
            <w:r>
              <w:rPr>
                <w:rFonts w:hint="eastAsia"/>
              </w:rPr>
              <w:t>自动生成</w:t>
            </w:r>
          </w:p>
        </w:tc>
        <w:tc>
          <w:tcPr>
            <w:tcW w:w="1429" w:type="dxa"/>
          </w:tcPr>
          <w:p w14:paraId="2410ADC7" w14:textId="77777777" w:rsidR="000829C4" w:rsidRDefault="00000000">
            <w:pPr>
              <w:jc w:val="center"/>
            </w:pPr>
            <w:r>
              <w:rPr>
                <w:rFonts w:hint="eastAsia"/>
              </w:rPr>
              <w:t>是</w:t>
            </w:r>
          </w:p>
        </w:tc>
        <w:tc>
          <w:tcPr>
            <w:tcW w:w="3330" w:type="dxa"/>
          </w:tcPr>
          <w:p w14:paraId="2EE77613" w14:textId="77777777" w:rsidR="000829C4" w:rsidRDefault="00000000">
            <w:pPr>
              <w:widowControl/>
              <w:jc w:val="left"/>
            </w:pPr>
            <w:r>
              <w:rPr>
                <w:rFonts w:hint="eastAsia"/>
              </w:rPr>
              <w:t>自动生成，编码规则为</w:t>
            </w:r>
            <w:r>
              <w:rPr>
                <w:rFonts w:hint="eastAsia"/>
              </w:rPr>
              <w:t>QTSWS</w:t>
            </w:r>
          </w:p>
          <w:p w14:paraId="00A97506" w14:textId="77777777" w:rsidR="000829C4" w:rsidRDefault="00000000">
            <w:pPr>
              <w:widowControl/>
              <w:jc w:val="left"/>
            </w:pPr>
            <w:r>
              <w:rPr>
                <w:rFonts w:ascii="Times New Roman" w:eastAsia="楷体" w:hint="eastAsia"/>
              </w:rPr>
              <w:t>+</w:t>
            </w:r>
            <w:r>
              <w:rPr>
                <w:rFonts w:hint="eastAsia"/>
              </w:rPr>
              <w:t>日期</w:t>
            </w:r>
            <w:r>
              <w:rPr>
                <w:rFonts w:hint="eastAsia"/>
              </w:rPr>
              <w:t>+</w:t>
            </w:r>
            <w:r>
              <w:rPr>
                <w:rFonts w:hint="eastAsia"/>
              </w:rPr>
              <w:t>序号，如</w:t>
            </w:r>
            <w:r>
              <w:rPr>
                <w:rFonts w:hint="eastAsia"/>
              </w:rPr>
              <w:t>QTSWS2021011300001</w:t>
            </w:r>
          </w:p>
          <w:p w14:paraId="7FFB0A8B"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5E837D37" w14:textId="77777777">
        <w:tc>
          <w:tcPr>
            <w:tcW w:w="1561" w:type="dxa"/>
          </w:tcPr>
          <w:p w14:paraId="42DF9FE7" w14:textId="77777777" w:rsidR="000829C4" w:rsidRDefault="00000000">
            <w:r>
              <w:rPr>
                <w:rFonts w:hint="eastAsia"/>
              </w:rPr>
              <w:t>纳税主体</w:t>
            </w:r>
          </w:p>
        </w:tc>
        <w:tc>
          <w:tcPr>
            <w:tcW w:w="1110" w:type="dxa"/>
          </w:tcPr>
          <w:p w14:paraId="1806313E" w14:textId="77777777" w:rsidR="000829C4" w:rsidRDefault="00000000">
            <w:pPr>
              <w:jc w:val="center"/>
            </w:pPr>
            <w:r>
              <w:rPr>
                <w:rFonts w:hint="eastAsia"/>
              </w:rPr>
              <w:t>字符</w:t>
            </w:r>
          </w:p>
        </w:tc>
        <w:tc>
          <w:tcPr>
            <w:tcW w:w="1089" w:type="dxa"/>
          </w:tcPr>
          <w:p w14:paraId="409BE693" w14:textId="77777777" w:rsidR="000829C4" w:rsidRDefault="00000000">
            <w:pPr>
              <w:jc w:val="center"/>
            </w:pPr>
            <w:r>
              <w:rPr>
                <w:rFonts w:hint="eastAsia"/>
              </w:rPr>
              <w:t>自动带出</w:t>
            </w:r>
          </w:p>
        </w:tc>
        <w:tc>
          <w:tcPr>
            <w:tcW w:w="1429" w:type="dxa"/>
          </w:tcPr>
          <w:p w14:paraId="37E96115" w14:textId="77777777" w:rsidR="000829C4" w:rsidRDefault="00000000">
            <w:pPr>
              <w:jc w:val="center"/>
            </w:pPr>
            <w:r>
              <w:rPr>
                <w:rFonts w:hint="eastAsia"/>
              </w:rPr>
              <w:t>是</w:t>
            </w:r>
          </w:p>
        </w:tc>
        <w:tc>
          <w:tcPr>
            <w:tcW w:w="3330" w:type="dxa"/>
          </w:tcPr>
          <w:p w14:paraId="0F3E27A4" w14:textId="77777777" w:rsidR="000829C4" w:rsidRDefault="000829C4"/>
        </w:tc>
      </w:tr>
      <w:tr w:rsidR="000829C4" w14:paraId="464CC2C6" w14:textId="77777777">
        <w:tc>
          <w:tcPr>
            <w:tcW w:w="1561" w:type="dxa"/>
          </w:tcPr>
          <w:p w14:paraId="7567A17C" w14:textId="77777777" w:rsidR="000829C4" w:rsidRDefault="00000000">
            <w:r>
              <w:rPr>
                <w:rFonts w:hint="eastAsia"/>
              </w:rPr>
              <w:t>纳税期间</w:t>
            </w:r>
          </w:p>
        </w:tc>
        <w:tc>
          <w:tcPr>
            <w:tcW w:w="1110" w:type="dxa"/>
          </w:tcPr>
          <w:p w14:paraId="23AB1194" w14:textId="77777777" w:rsidR="000829C4" w:rsidRDefault="00000000">
            <w:pPr>
              <w:jc w:val="center"/>
            </w:pPr>
            <w:r>
              <w:rPr>
                <w:rFonts w:hint="eastAsia"/>
              </w:rPr>
              <w:t>字符</w:t>
            </w:r>
          </w:p>
        </w:tc>
        <w:tc>
          <w:tcPr>
            <w:tcW w:w="1089" w:type="dxa"/>
          </w:tcPr>
          <w:p w14:paraId="74CE143C" w14:textId="77777777" w:rsidR="000829C4" w:rsidRDefault="00000000">
            <w:pPr>
              <w:jc w:val="center"/>
            </w:pPr>
            <w:r>
              <w:rPr>
                <w:rFonts w:hint="eastAsia"/>
              </w:rPr>
              <w:t>自动带出</w:t>
            </w:r>
          </w:p>
        </w:tc>
        <w:tc>
          <w:tcPr>
            <w:tcW w:w="1429" w:type="dxa"/>
          </w:tcPr>
          <w:p w14:paraId="20EB27DA" w14:textId="77777777" w:rsidR="000829C4" w:rsidRDefault="00000000">
            <w:pPr>
              <w:jc w:val="center"/>
            </w:pPr>
            <w:r>
              <w:rPr>
                <w:rFonts w:hint="eastAsia"/>
              </w:rPr>
              <w:t>是</w:t>
            </w:r>
          </w:p>
        </w:tc>
        <w:tc>
          <w:tcPr>
            <w:tcW w:w="3330" w:type="dxa"/>
          </w:tcPr>
          <w:p w14:paraId="786498F4" w14:textId="77777777" w:rsidR="000829C4" w:rsidRDefault="000829C4"/>
        </w:tc>
      </w:tr>
      <w:tr w:rsidR="000829C4" w14:paraId="03F5DEA5" w14:textId="77777777">
        <w:tc>
          <w:tcPr>
            <w:tcW w:w="1561" w:type="dxa"/>
          </w:tcPr>
          <w:p w14:paraId="09D902C5" w14:textId="77777777" w:rsidR="000829C4" w:rsidRDefault="00000000">
            <w:r>
              <w:rPr>
                <w:rFonts w:hint="eastAsia"/>
              </w:rPr>
              <w:t>税种</w:t>
            </w:r>
          </w:p>
        </w:tc>
        <w:tc>
          <w:tcPr>
            <w:tcW w:w="1110" w:type="dxa"/>
          </w:tcPr>
          <w:p w14:paraId="654BF510" w14:textId="77777777" w:rsidR="000829C4" w:rsidRDefault="00000000">
            <w:pPr>
              <w:jc w:val="center"/>
            </w:pPr>
            <w:r>
              <w:rPr>
                <w:rFonts w:hint="eastAsia"/>
              </w:rPr>
              <w:t>字符</w:t>
            </w:r>
          </w:p>
        </w:tc>
        <w:tc>
          <w:tcPr>
            <w:tcW w:w="1089" w:type="dxa"/>
          </w:tcPr>
          <w:p w14:paraId="2E055B2D" w14:textId="77777777" w:rsidR="000829C4" w:rsidRDefault="00000000">
            <w:pPr>
              <w:jc w:val="center"/>
            </w:pPr>
            <w:r>
              <w:rPr>
                <w:rFonts w:hint="eastAsia"/>
              </w:rPr>
              <w:t>自动带出</w:t>
            </w:r>
          </w:p>
        </w:tc>
        <w:tc>
          <w:tcPr>
            <w:tcW w:w="1429" w:type="dxa"/>
          </w:tcPr>
          <w:p w14:paraId="1E87AA90" w14:textId="77777777" w:rsidR="000829C4" w:rsidRDefault="00000000">
            <w:pPr>
              <w:jc w:val="center"/>
            </w:pPr>
            <w:r>
              <w:rPr>
                <w:rFonts w:hint="eastAsia"/>
              </w:rPr>
              <w:t>是</w:t>
            </w:r>
          </w:p>
        </w:tc>
        <w:tc>
          <w:tcPr>
            <w:tcW w:w="3330" w:type="dxa"/>
          </w:tcPr>
          <w:p w14:paraId="55A7084A" w14:textId="77777777" w:rsidR="000829C4" w:rsidRDefault="000829C4"/>
        </w:tc>
      </w:tr>
      <w:tr w:rsidR="000829C4" w14:paraId="4E6FCE83" w14:textId="77777777">
        <w:tc>
          <w:tcPr>
            <w:tcW w:w="1561" w:type="dxa"/>
          </w:tcPr>
          <w:p w14:paraId="0A6B18AA" w14:textId="77777777" w:rsidR="000829C4" w:rsidRDefault="00000000">
            <w:r>
              <w:rPr>
                <w:rFonts w:hint="eastAsia"/>
              </w:rPr>
              <w:t>应纳税额</w:t>
            </w:r>
          </w:p>
        </w:tc>
        <w:tc>
          <w:tcPr>
            <w:tcW w:w="1110" w:type="dxa"/>
          </w:tcPr>
          <w:p w14:paraId="499DF87D" w14:textId="77777777" w:rsidR="000829C4" w:rsidRDefault="00000000">
            <w:pPr>
              <w:jc w:val="center"/>
            </w:pPr>
            <w:r>
              <w:rPr>
                <w:rFonts w:hint="eastAsia"/>
              </w:rPr>
              <w:t>数值</w:t>
            </w:r>
          </w:p>
        </w:tc>
        <w:tc>
          <w:tcPr>
            <w:tcW w:w="1089" w:type="dxa"/>
          </w:tcPr>
          <w:p w14:paraId="4C52BF3B" w14:textId="77777777" w:rsidR="000829C4" w:rsidRDefault="00000000">
            <w:pPr>
              <w:jc w:val="center"/>
            </w:pPr>
            <w:r>
              <w:rPr>
                <w:rFonts w:hint="eastAsia"/>
              </w:rPr>
              <w:t>自动带出</w:t>
            </w:r>
          </w:p>
        </w:tc>
        <w:tc>
          <w:tcPr>
            <w:tcW w:w="1429" w:type="dxa"/>
          </w:tcPr>
          <w:p w14:paraId="1D7F22E3" w14:textId="77777777" w:rsidR="000829C4" w:rsidRDefault="00000000">
            <w:pPr>
              <w:jc w:val="center"/>
            </w:pPr>
            <w:r>
              <w:rPr>
                <w:rFonts w:hint="eastAsia"/>
              </w:rPr>
              <w:t>否</w:t>
            </w:r>
          </w:p>
        </w:tc>
        <w:tc>
          <w:tcPr>
            <w:tcW w:w="3330" w:type="dxa"/>
          </w:tcPr>
          <w:p w14:paraId="316A19E2" w14:textId="77777777" w:rsidR="000829C4" w:rsidRDefault="00000000">
            <w:r>
              <w:rPr>
                <w:rFonts w:hint="eastAsia"/>
              </w:rPr>
              <w:t>千分位显示，保留</w:t>
            </w:r>
            <w:r>
              <w:rPr>
                <w:rFonts w:hint="eastAsia"/>
              </w:rPr>
              <w:t>2</w:t>
            </w:r>
            <w:r>
              <w:rPr>
                <w:rFonts w:hint="eastAsia"/>
              </w:rPr>
              <w:t>位小数</w:t>
            </w:r>
          </w:p>
        </w:tc>
      </w:tr>
      <w:tr w:rsidR="000829C4" w14:paraId="492A9F06" w14:textId="77777777">
        <w:tc>
          <w:tcPr>
            <w:tcW w:w="1561" w:type="dxa"/>
          </w:tcPr>
          <w:p w14:paraId="32526882" w14:textId="77777777" w:rsidR="000829C4" w:rsidRDefault="00000000">
            <w:r>
              <w:rPr>
                <w:rFonts w:hint="eastAsia"/>
              </w:rPr>
              <w:t>实纳税额</w:t>
            </w:r>
          </w:p>
        </w:tc>
        <w:tc>
          <w:tcPr>
            <w:tcW w:w="1110" w:type="dxa"/>
          </w:tcPr>
          <w:p w14:paraId="1E8012CE" w14:textId="77777777" w:rsidR="000829C4" w:rsidRDefault="00000000">
            <w:pPr>
              <w:jc w:val="center"/>
            </w:pPr>
            <w:r>
              <w:rPr>
                <w:rFonts w:hint="eastAsia"/>
              </w:rPr>
              <w:t>数值</w:t>
            </w:r>
          </w:p>
        </w:tc>
        <w:tc>
          <w:tcPr>
            <w:tcW w:w="1089" w:type="dxa"/>
          </w:tcPr>
          <w:p w14:paraId="325E1891" w14:textId="77777777" w:rsidR="000829C4" w:rsidRDefault="00000000">
            <w:pPr>
              <w:jc w:val="center"/>
            </w:pPr>
            <w:r>
              <w:rPr>
                <w:rFonts w:hint="eastAsia"/>
              </w:rPr>
              <w:t>自动带出</w:t>
            </w:r>
          </w:p>
        </w:tc>
        <w:tc>
          <w:tcPr>
            <w:tcW w:w="1429" w:type="dxa"/>
          </w:tcPr>
          <w:p w14:paraId="5EE14133" w14:textId="77777777" w:rsidR="000829C4" w:rsidRDefault="00000000">
            <w:pPr>
              <w:jc w:val="center"/>
            </w:pPr>
            <w:r>
              <w:rPr>
                <w:rFonts w:hint="eastAsia"/>
              </w:rPr>
              <w:t>是</w:t>
            </w:r>
          </w:p>
        </w:tc>
        <w:tc>
          <w:tcPr>
            <w:tcW w:w="3330" w:type="dxa"/>
          </w:tcPr>
          <w:p w14:paraId="028F2928" w14:textId="77777777" w:rsidR="000829C4" w:rsidRDefault="00000000">
            <w:r>
              <w:rPr>
                <w:rFonts w:hint="eastAsia"/>
              </w:rPr>
              <w:t>千分位显示，保留</w:t>
            </w:r>
            <w:r>
              <w:rPr>
                <w:rFonts w:hint="eastAsia"/>
              </w:rPr>
              <w:t>2</w:t>
            </w:r>
            <w:r>
              <w:rPr>
                <w:rFonts w:hint="eastAsia"/>
              </w:rPr>
              <w:t>位小数</w:t>
            </w:r>
          </w:p>
        </w:tc>
      </w:tr>
      <w:tr w:rsidR="000829C4" w14:paraId="0CF2D93D" w14:textId="77777777">
        <w:tc>
          <w:tcPr>
            <w:tcW w:w="1561" w:type="dxa"/>
          </w:tcPr>
          <w:p w14:paraId="03238B91" w14:textId="77777777" w:rsidR="000829C4" w:rsidRDefault="00000000">
            <w:r>
              <w:rPr>
                <w:rFonts w:hint="eastAsia"/>
              </w:rPr>
              <w:t>完税凭证号</w:t>
            </w:r>
          </w:p>
        </w:tc>
        <w:tc>
          <w:tcPr>
            <w:tcW w:w="1110" w:type="dxa"/>
          </w:tcPr>
          <w:p w14:paraId="05ADF0C1" w14:textId="77777777" w:rsidR="000829C4" w:rsidRDefault="00000000">
            <w:pPr>
              <w:jc w:val="center"/>
            </w:pPr>
            <w:r>
              <w:rPr>
                <w:rFonts w:hint="eastAsia"/>
              </w:rPr>
              <w:t>字符</w:t>
            </w:r>
          </w:p>
        </w:tc>
        <w:tc>
          <w:tcPr>
            <w:tcW w:w="1089" w:type="dxa"/>
          </w:tcPr>
          <w:p w14:paraId="7CF9BCA2" w14:textId="77777777" w:rsidR="000829C4" w:rsidRDefault="00000000">
            <w:pPr>
              <w:jc w:val="center"/>
            </w:pPr>
            <w:r>
              <w:rPr>
                <w:rFonts w:hint="eastAsia"/>
              </w:rPr>
              <w:t>自动带出</w:t>
            </w:r>
          </w:p>
        </w:tc>
        <w:tc>
          <w:tcPr>
            <w:tcW w:w="1429" w:type="dxa"/>
          </w:tcPr>
          <w:p w14:paraId="13C67D3E" w14:textId="77777777" w:rsidR="000829C4" w:rsidRDefault="00000000">
            <w:pPr>
              <w:jc w:val="center"/>
            </w:pPr>
            <w:r>
              <w:rPr>
                <w:rFonts w:hint="eastAsia"/>
              </w:rPr>
              <w:t>否</w:t>
            </w:r>
          </w:p>
        </w:tc>
        <w:tc>
          <w:tcPr>
            <w:tcW w:w="3330" w:type="dxa"/>
          </w:tcPr>
          <w:p w14:paraId="40BF7B88" w14:textId="77777777" w:rsidR="000829C4" w:rsidRDefault="000829C4"/>
        </w:tc>
      </w:tr>
      <w:tr w:rsidR="000829C4" w14:paraId="1133B557" w14:textId="77777777">
        <w:tc>
          <w:tcPr>
            <w:tcW w:w="1561" w:type="dxa"/>
          </w:tcPr>
          <w:p w14:paraId="5B84C1EA" w14:textId="77777777" w:rsidR="000829C4" w:rsidRDefault="00000000">
            <w:r>
              <w:rPr>
                <w:rFonts w:hint="eastAsia"/>
              </w:rPr>
              <w:t>办税员</w:t>
            </w:r>
          </w:p>
        </w:tc>
        <w:tc>
          <w:tcPr>
            <w:tcW w:w="1110" w:type="dxa"/>
          </w:tcPr>
          <w:p w14:paraId="0F101629" w14:textId="77777777" w:rsidR="000829C4" w:rsidRDefault="00000000">
            <w:pPr>
              <w:jc w:val="center"/>
            </w:pPr>
            <w:r>
              <w:rPr>
                <w:rFonts w:hint="eastAsia"/>
              </w:rPr>
              <w:t>字符</w:t>
            </w:r>
          </w:p>
        </w:tc>
        <w:tc>
          <w:tcPr>
            <w:tcW w:w="1089" w:type="dxa"/>
          </w:tcPr>
          <w:p w14:paraId="772EE8CD" w14:textId="77777777" w:rsidR="000829C4" w:rsidRDefault="00000000">
            <w:pPr>
              <w:jc w:val="center"/>
            </w:pPr>
            <w:r>
              <w:rPr>
                <w:rFonts w:hint="eastAsia"/>
              </w:rPr>
              <w:t>自动带出</w:t>
            </w:r>
          </w:p>
        </w:tc>
        <w:tc>
          <w:tcPr>
            <w:tcW w:w="1429" w:type="dxa"/>
          </w:tcPr>
          <w:p w14:paraId="5DA5EC5E" w14:textId="77777777" w:rsidR="000829C4" w:rsidRDefault="00000000">
            <w:pPr>
              <w:jc w:val="center"/>
            </w:pPr>
            <w:r>
              <w:rPr>
                <w:rFonts w:hint="eastAsia"/>
              </w:rPr>
              <w:t>否</w:t>
            </w:r>
          </w:p>
        </w:tc>
        <w:tc>
          <w:tcPr>
            <w:tcW w:w="3330" w:type="dxa"/>
          </w:tcPr>
          <w:p w14:paraId="4169C191" w14:textId="77777777" w:rsidR="000829C4" w:rsidRDefault="000829C4"/>
        </w:tc>
      </w:tr>
      <w:tr w:rsidR="000829C4" w14:paraId="37174FE8" w14:textId="77777777">
        <w:tc>
          <w:tcPr>
            <w:tcW w:w="1561" w:type="dxa"/>
          </w:tcPr>
          <w:p w14:paraId="07C08008" w14:textId="77777777" w:rsidR="000829C4" w:rsidRDefault="00000000">
            <w:r>
              <w:rPr>
                <w:rFonts w:hint="eastAsia"/>
              </w:rPr>
              <w:t>完税日期</w:t>
            </w:r>
          </w:p>
        </w:tc>
        <w:tc>
          <w:tcPr>
            <w:tcW w:w="1110" w:type="dxa"/>
          </w:tcPr>
          <w:p w14:paraId="7EFC79EF" w14:textId="77777777" w:rsidR="000829C4" w:rsidRDefault="00000000">
            <w:pPr>
              <w:jc w:val="center"/>
            </w:pPr>
            <w:r>
              <w:rPr>
                <w:rFonts w:hint="eastAsia"/>
              </w:rPr>
              <w:t>字符</w:t>
            </w:r>
          </w:p>
        </w:tc>
        <w:tc>
          <w:tcPr>
            <w:tcW w:w="1089" w:type="dxa"/>
          </w:tcPr>
          <w:p w14:paraId="36DECD85" w14:textId="77777777" w:rsidR="000829C4" w:rsidRDefault="00000000">
            <w:pPr>
              <w:jc w:val="center"/>
            </w:pPr>
            <w:r>
              <w:rPr>
                <w:rFonts w:hint="eastAsia"/>
              </w:rPr>
              <w:t>自动带出</w:t>
            </w:r>
          </w:p>
        </w:tc>
        <w:tc>
          <w:tcPr>
            <w:tcW w:w="1429" w:type="dxa"/>
          </w:tcPr>
          <w:p w14:paraId="1C7F3F5C" w14:textId="77777777" w:rsidR="000829C4" w:rsidRDefault="00000000">
            <w:pPr>
              <w:jc w:val="center"/>
            </w:pPr>
            <w:r>
              <w:rPr>
                <w:rFonts w:hint="eastAsia"/>
              </w:rPr>
              <w:t>否</w:t>
            </w:r>
          </w:p>
        </w:tc>
        <w:tc>
          <w:tcPr>
            <w:tcW w:w="3330" w:type="dxa"/>
          </w:tcPr>
          <w:p w14:paraId="58AE704E" w14:textId="77777777" w:rsidR="000829C4" w:rsidRDefault="000829C4"/>
        </w:tc>
      </w:tr>
      <w:tr w:rsidR="000829C4" w14:paraId="4BCBC737" w14:textId="77777777">
        <w:tc>
          <w:tcPr>
            <w:tcW w:w="1561" w:type="dxa"/>
          </w:tcPr>
          <w:p w14:paraId="14613C85" w14:textId="77777777" w:rsidR="000829C4" w:rsidRDefault="00000000">
            <w:r>
              <w:rPr>
                <w:rFonts w:hint="eastAsia"/>
              </w:rPr>
              <w:t>单据状态</w:t>
            </w:r>
          </w:p>
        </w:tc>
        <w:tc>
          <w:tcPr>
            <w:tcW w:w="1110" w:type="dxa"/>
          </w:tcPr>
          <w:p w14:paraId="715B677F" w14:textId="77777777" w:rsidR="000829C4" w:rsidRDefault="00000000">
            <w:pPr>
              <w:jc w:val="center"/>
            </w:pPr>
            <w:r>
              <w:rPr>
                <w:rFonts w:hint="eastAsia"/>
              </w:rPr>
              <w:t>字符</w:t>
            </w:r>
          </w:p>
        </w:tc>
        <w:tc>
          <w:tcPr>
            <w:tcW w:w="1089" w:type="dxa"/>
          </w:tcPr>
          <w:p w14:paraId="5A9E6148" w14:textId="77777777" w:rsidR="000829C4" w:rsidRDefault="00000000">
            <w:pPr>
              <w:jc w:val="center"/>
            </w:pPr>
            <w:r>
              <w:rPr>
                <w:rFonts w:hint="eastAsia"/>
              </w:rPr>
              <w:t>自动带出</w:t>
            </w:r>
          </w:p>
        </w:tc>
        <w:tc>
          <w:tcPr>
            <w:tcW w:w="1429" w:type="dxa"/>
          </w:tcPr>
          <w:p w14:paraId="0906E199" w14:textId="77777777" w:rsidR="000829C4" w:rsidRDefault="00000000">
            <w:pPr>
              <w:jc w:val="center"/>
            </w:pPr>
            <w:r>
              <w:rPr>
                <w:rFonts w:hint="eastAsia"/>
              </w:rPr>
              <w:t>是</w:t>
            </w:r>
          </w:p>
        </w:tc>
        <w:tc>
          <w:tcPr>
            <w:tcW w:w="3330" w:type="dxa"/>
          </w:tcPr>
          <w:p w14:paraId="68096746" w14:textId="77777777" w:rsidR="000829C4" w:rsidRDefault="000829C4"/>
        </w:tc>
      </w:tr>
    </w:tbl>
    <w:p w14:paraId="63A65A33" w14:textId="77777777" w:rsidR="000829C4" w:rsidRDefault="00000000">
      <w:pPr>
        <w:pStyle w:val="4"/>
      </w:pPr>
      <w:bookmarkStart w:id="215" w:name="_Toc2996"/>
      <w:bookmarkStart w:id="216" w:name="_Toc8917"/>
      <w:r>
        <w:rPr>
          <w:rFonts w:hint="eastAsia"/>
        </w:rPr>
        <w:t>业务处理</w:t>
      </w:r>
      <w:bookmarkEnd w:id="215"/>
      <w:bookmarkEnd w:id="216"/>
    </w:p>
    <w:p w14:paraId="7FDF52D4" w14:textId="77777777" w:rsidR="000829C4" w:rsidRDefault="00000000">
      <w:pPr>
        <w:pStyle w:val="5"/>
      </w:pPr>
      <w:r>
        <w:rPr>
          <w:rFonts w:hint="eastAsia"/>
        </w:rPr>
        <w:t>业务说明与流程</w:t>
      </w:r>
    </w:p>
    <w:p w14:paraId="35799C55" w14:textId="77777777" w:rsidR="000829C4" w:rsidRDefault="00000000">
      <w:r>
        <w:rPr>
          <w:rFonts w:hint="eastAsia"/>
        </w:rPr>
        <w:t>1</w:t>
      </w:r>
      <w:r>
        <w:rPr>
          <w:rFonts w:hint="eastAsia"/>
        </w:rPr>
        <w:t>、车船税等小税种完税后，通过本功能录入完税信息；</w:t>
      </w:r>
    </w:p>
    <w:p w14:paraId="156F3289" w14:textId="77777777" w:rsidR="000829C4" w:rsidRDefault="00000000">
      <w:pPr>
        <w:pStyle w:val="5"/>
      </w:pPr>
      <w:r>
        <w:rPr>
          <w:rFonts w:hint="eastAsia"/>
        </w:rPr>
        <w:t>功能按钮</w:t>
      </w:r>
    </w:p>
    <w:p w14:paraId="65F27A73" w14:textId="77777777" w:rsidR="000829C4" w:rsidRDefault="00000000">
      <w:r>
        <w:rPr>
          <w:rFonts w:hint="eastAsia"/>
        </w:rPr>
        <w:t>列表按钮：</w:t>
      </w:r>
    </w:p>
    <w:p w14:paraId="22506EF6" w14:textId="77777777" w:rsidR="000829C4" w:rsidRDefault="00000000">
      <w:pPr>
        <w:numPr>
          <w:ilvl w:val="0"/>
          <w:numId w:val="173"/>
        </w:numPr>
      </w:pPr>
      <w:r>
        <w:rPr>
          <w:rFonts w:hint="eastAsia"/>
        </w:rPr>
        <w:t>【新增】：弹出税种选择界面，选择税种并确定后弹出对应的卡片界面；</w:t>
      </w:r>
    </w:p>
    <w:p w14:paraId="02BD9D67" w14:textId="77777777" w:rsidR="000829C4" w:rsidRDefault="00000000">
      <w:pPr>
        <w:numPr>
          <w:ilvl w:val="0"/>
          <w:numId w:val="173"/>
        </w:numPr>
      </w:pPr>
      <w:r>
        <w:rPr>
          <w:rFonts w:hint="eastAsia"/>
        </w:rPr>
        <w:t>【修改】：修改所选保存状态的数据；</w:t>
      </w:r>
    </w:p>
    <w:p w14:paraId="3F4C1737" w14:textId="77777777" w:rsidR="000829C4" w:rsidRDefault="00000000">
      <w:pPr>
        <w:numPr>
          <w:ilvl w:val="0"/>
          <w:numId w:val="173"/>
        </w:numPr>
      </w:pPr>
      <w:r>
        <w:rPr>
          <w:rFonts w:hint="eastAsia"/>
        </w:rPr>
        <w:t>【删除】：删除所选保存状态的数据；</w:t>
      </w:r>
    </w:p>
    <w:p w14:paraId="6523658F" w14:textId="77777777" w:rsidR="000829C4" w:rsidRDefault="00000000">
      <w:pPr>
        <w:numPr>
          <w:ilvl w:val="0"/>
          <w:numId w:val="173"/>
        </w:numPr>
      </w:pPr>
      <w:r>
        <w:rPr>
          <w:rFonts w:hint="eastAsia"/>
        </w:rPr>
        <w:t>【提交】：提交保存状态的数据；</w:t>
      </w:r>
    </w:p>
    <w:p w14:paraId="19FC01DB" w14:textId="77777777" w:rsidR="000829C4" w:rsidRDefault="00000000">
      <w:pPr>
        <w:numPr>
          <w:ilvl w:val="0"/>
          <w:numId w:val="173"/>
        </w:numPr>
      </w:pPr>
      <w:r>
        <w:rPr>
          <w:rFonts w:hint="eastAsia"/>
        </w:rPr>
        <w:lastRenderedPageBreak/>
        <w:t>【审批】：审批。</w:t>
      </w:r>
    </w:p>
    <w:p w14:paraId="73DFFF67" w14:textId="77777777" w:rsidR="000829C4" w:rsidRDefault="00000000">
      <w:pPr>
        <w:numPr>
          <w:ilvl w:val="0"/>
          <w:numId w:val="173"/>
        </w:numPr>
      </w:pPr>
      <w:r>
        <w:rPr>
          <w:rFonts w:hint="eastAsia"/>
        </w:rPr>
        <w:t>【弃审】：弃审。</w:t>
      </w:r>
    </w:p>
    <w:p w14:paraId="7356123E" w14:textId="77777777" w:rsidR="000829C4" w:rsidRDefault="00000000">
      <w:pPr>
        <w:numPr>
          <w:ilvl w:val="0"/>
          <w:numId w:val="173"/>
        </w:numPr>
      </w:pPr>
      <w:r>
        <w:rPr>
          <w:rFonts w:hint="eastAsia"/>
        </w:rPr>
        <w:t>【查询】：根据查询条件查询显示数据。</w:t>
      </w:r>
    </w:p>
    <w:p w14:paraId="4806D03B" w14:textId="77777777" w:rsidR="000829C4" w:rsidRDefault="000829C4"/>
    <w:p w14:paraId="486F3D14" w14:textId="77777777" w:rsidR="000829C4" w:rsidRDefault="00000000">
      <w:pPr>
        <w:pStyle w:val="5"/>
      </w:pPr>
      <w:r>
        <w:rPr>
          <w:rFonts w:hint="eastAsia"/>
        </w:rPr>
        <w:t>算法说明</w:t>
      </w:r>
    </w:p>
    <w:p w14:paraId="6E86F357" w14:textId="77777777" w:rsidR="000829C4" w:rsidRDefault="00000000">
      <w:r>
        <w:rPr>
          <w:rFonts w:hint="eastAsia"/>
        </w:rPr>
        <w:t>1</w:t>
      </w:r>
      <w:r>
        <w:rPr>
          <w:rFonts w:hint="eastAsia"/>
        </w:rPr>
        <w:t>、新增时，选择税种并点击确定后，弹出对应的卡片界面，录入相关信息；</w:t>
      </w:r>
    </w:p>
    <w:p w14:paraId="4A3250F5" w14:textId="77777777" w:rsidR="000829C4" w:rsidRDefault="000829C4"/>
    <w:p w14:paraId="0758A6B1" w14:textId="77777777" w:rsidR="000829C4" w:rsidRDefault="00000000">
      <w:pPr>
        <w:pStyle w:val="5"/>
      </w:pPr>
      <w:r>
        <w:rPr>
          <w:rFonts w:hint="eastAsia"/>
        </w:rPr>
        <w:t>逻辑校验</w:t>
      </w:r>
    </w:p>
    <w:p w14:paraId="6EFF860D" w14:textId="77777777" w:rsidR="000829C4" w:rsidRDefault="00000000">
      <w:pPr>
        <w:pStyle w:val="4"/>
      </w:pPr>
      <w:bookmarkStart w:id="217" w:name="_Toc28837"/>
      <w:bookmarkStart w:id="218" w:name="_Toc32646"/>
      <w:r>
        <w:rPr>
          <w:rFonts w:hint="eastAsia"/>
        </w:rPr>
        <w:t>输出</w:t>
      </w:r>
      <w:bookmarkEnd w:id="217"/>
      <w:bookmarkEnd w:id="218"/>
    </w:p>
    <w:p w14:paraId="5BC691F0" w14:textId="77777777" w:rsidR="000829C4" w:rsidRDefault="00000000">
      <w:pPr>
        <w:pStyle w:val="3"/>
      </w:pPr>
      <w:bookmarkStart w:id="219" w:name="_Toc1025869502"/>
      <w:r>
        <w:rPr>
          <w:rFonts w:hint="eastAsia"/>
        </w:rPr>
        <w:t>水利建设基金申报</w:t>
      </w:r>
      <w:bookmarkEnd w:id="219"/>
    </w:p>
    <w:p w14:paraId="6BD98FB5" w14:textId="77777777" w:rsidR="000829C4" w:rsidRDefault="00000000">
      <w:pPr>
        <w:pStyle w:val="4"/>
      </w:pPr>
      <w:r>
        <w:rPr>
          <w:rFonts w:hint="eastAsia"/>
        </w:rPr>
        <w:t>功能描述</w:t>
      </w:r>
    </w:p>
    <w:p w14:paraId="146B05B2" w14:textId="77777777" w:rsidR="000829C4" w:rsidRDefault="00000000">
      <w:pPr>
        <w:ind w:firstLineChars="200" w:firstLine="420"/>
      </w:pPr>
      <w:r>
        <w:rPr>
          <w:rFonts w:hint="eastAsia"/>
        </w:rPr>
        <w:t>本功能为水利建设基金的计算及完税功能。完税确认后生成实缴税费单据</w:t>
      </w:r>
      <w:proofErr w:type="gramStart"/>
      <w:r>
        <w:rPr>
          <w:rFonts w:hint="eastAsia"/>
        </w:rPr>
        <w:t>至统一</w:t>
      </w:r>
      <w:proofErr w:type="gramEnd"/>
      <w:r>
        <w:rPr>
          <w:rFonts w:hint="eastAsia"/>
        </w:rPr>
        <w:t>税费台账中，可推送至账务系统做账务处理。</w:t>
      </w:r>
    </w:p>
    <w:p w14:paraId="68C649B7" w14:textId="77777777" w:rsidR="000829C4" w:rsidRDefault="00000000">
      <w:pPr>
        <w:pStyle w:val="4"/>
      </w:pPr>
      <w:r>
        <w:rPr>
          <w:rFonts w:hint="eastAsia"/>
        </w:rPr>
        <w:t>原型界面</w:t>
      </w:r>
    </w:p>
    <w:p w14:paraId="1A06D955" w14:textId="77777777" w:rsidR="000829C4" w:rsidRDefault="00000000">
      <w:r>
        <w:rPr>
          <w:rFonts w:hint="eastAsia"/>
        </w:rPr>
        <w:t>列表：</w:t>
      </w:r>
    </w:p>
    <w:p w14:paraId="13CC6248" w14:textId="77777777" w:rsidR="000829C4" w:rsidRDefault="00000000">
      <w:r>
        <w:rPr>
          <w:noProof/>
        </w:rPr>
        <w:drawing>
          <wp:inline distT="0" distB="0" distL="114300" distR="114300" wp14:anchorId="78E97A55" wp14:editId="30071407">
            <wp:extent cx="5059680" cy="2106930"/>
            <wp:effectExtent l="12700" t="12700" r="33020" b="1397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35"/>
                    <a:srcRect l="2195" t="3411" r="1712" b="3045"/>
                    <a:stretch>
                      <a:fillRect/>
                    </a:stretch>
                  </pic:blipFill>
                  <pic:spPr>
                    <a:xfrm>
                      <a:off x="0" y="0"/>
                      <a:ext cx="5059680" cy="2106930"/>
                    </a:xfrm>
                    <a:prstGeom prst="rect">
                      <a:avLst/>
                    </a:prstGeom>
                    <a:noFill/>
                    <a:ln>
                      <a:solidFill>
                        <a:schemeClr val="tx1"/>
                      </a:solidFill>
                    </a:ln>
                  </pic:spPr>
                </pic:pic>
              </a:graphicData>
            </a:graphic>
          </wp:inline>
        </w:drawing>
      </w:r>
    </w:p>
    <w:p w14:paraId="22E313D0" w14:textId="77777777" w:rsidR="000829C4" w:rsidRDefault="00000000">
      <w:r>
        <w:rPr>
          <w:rFonts w:hint="eastAsia"/>
        </w:rPr>
        <w:lastRenderedPageBreak/>
        <w:t>新增卡片：</w:t>
      </w:r>
    </w:p>
    <w:p w14:paraId="7C7BDA1E" w14:textId="77777777" w:rsidR="000829C4" w:rsidRDefault="00000000">
      <w:r>
        <w:rPr>
          <w:noProof/>
        </w:rPr>
        <w:drawing>
          <wp:inline distT="0" distB="0" distL="114300" distR="114300" wp14:anchorId="1A9821D8" wp14:editId="59571204">
            <wp:extent cx="4687570" cy="2406015"/>
            <wp:effectExtent l="0" t="0" r="11430" b="698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136"/>
                    <a:srcRect l="7696" t="7890" r="3396" b="9073"/>
                    <a:stretch>
                      <a:fillRect/>
                    </a:stretch>
                  </pic:blipFill>
                  <pic:spPr>
                    <a:xfrm>
                      <a:off x="0" y="0"/>
                      <a:ext cx="4687570" cy="2406015"/>
                    </a:xfrm>
                    <a:prstGeom prst="rect">
                      <a:avLst/>
                    </a:prstGeom>
                    <a:noFill/>
                    <a:ln>
                      <a:noFill/>
                    </a:ln>
                  </pic:spPr>
                </pic:pic>
              </a:graphicData>
            </a:graphic>
          </wp:inline>
        </w:drawing>
      </w:r>
    </w:p>
    <w:p w14:paraId="366B9CA5" w14:textId="77777777" w:rsidR="000829C4" w:rsidRDefault="00000000">
      <w:r>
        <w:rPr>
          <w:rFonts w:hint="eastAsia"/>
        </w:rPr>
        <w:t>申报任务：</w:t>
      </w:r>
    </w:p>
    <w:p w14:paraId="59654792" w14:textId="77777777" w:rsidR="000829C4" w:rsidRDefault="00000000">
      <w:r>
        <w:rPr>
          <w:noProof/>
        </w:rPr>
        <w:drawing>
          <wp:inline distT="0" distB="0" distL="114300" distR="114300" wp14:anchorId="7C5B0648" wp14:editId="4B0CE866">
            <wp:extent cx="5197475" cy="2124075"/>
            <wp:effectExtent l="12700" t="12700" r="22225" b="2222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37"/>
                    <a:srcRect l="302" t="2725" r="965" b="3315"/>
                    <a:stretch>
                      <a:fillRect/>
                    </a:stretch>
                  </pic:blipFill>
                  <pic:spPr>
                    <a:xfrm>
                      <a:off x="0" y="0"/>
                      <a:ext cx="5197475" cy="2124075"/>
                    </a:xfrm>
                    <a:prstGeom prst="rect">
                      <a:avLst/>
                    </a:prstGeom>
                    <a:noFill/>
                    <a:ln>
                      <a:solidFill>
                        <a:schemeClr val="tx1"/>
                      </a:solidFill>
                    </a:ln>
                  </pic:spPr>
                </pic:pic>
              </a:graphicData>
            </a:graphic>
          </wp:inline>
        </w:drawing>
      </w:r>
    </w:p>
    <w:p w14:paraId="1D779FE1" w14:textId="77777777" w:rsidR="000829C4" w:rsidRDefault="00000000">
      <w:r>
        <w:rPr>
          <w:rFonts w:hint="eastAsia"/>
        </w:rPr>
        <w:t>税费台账：</w:t>
      </w:r>
    </w:p>
    <w:p w14:paraId="113D4D8A" w14:textId="77777777" w:rsidR="000829C4" w:rsidRDefault="00000000">
      <w:r>
        <w:rPr>
          <w:noProof/>
        </w:rPr>
        <w:drawing>
          <wp:inline distT="0" distB="0" distL="114300" distR="114300" wp14:anchorId="493C6ECA" wp14:editId="2E731E24">
            <wp:extent cx="5270500" cy="982345"/>
            <wp:effectExtent l="0" t="0" r="12700" b="825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38"/>
                    <a:stretch>
                      <a:fillRect/>
                    </a:stretch>
                  </pic:blipFill>
                  <pic:spPr>
                    <a:xfrm>
                      <a:off x="0" y="0"/>
                      <a:ext cx="5270500" cy="982345"/>
                    </a:xfrm>
                    <a:prstGeom prst="rect">
                      <a:avLst/>
                    </a:prstGeom>
                    <a:noFill/>
                    <a:ln>
                      <a:noFill/>
                    </a:ln>
                  </pic:spPr>
                </pic:pic>
              </a:graphicData>
            </a:graphic>
          </wp:inline>
        </w:drawing>
      </w:r>
    </w:p>
    <w:p w14:paraId="77D44F97" w14:textId="77777777" w:rsidR="000829C4" w:rsidRDefault="00000000">
      <w:pPr>
        <w:pStyle w:val="4"/>
      </w:pPr>
      <w:r>
        <w:rPr>
          <w:rFonts w:hint="eastAsia"/>
        </w:rPr>
        <w:t>输入列表</w:t>
      </w:r>
    </w:p>
    <w:p w14:paraId="26FE575B"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2EB7B76A" w14:textId="77777777">
        <w:tc>
          <w:tcPr>
            <w:tcW w:w="1561" w:type="dxa"/>
            <w:shd w:val="clear" w:color="auto" w:fill="DEEBF6" w:themeFill="accent1" w:themeFillTint="32"/>
          </w:tcPr>
          <w:p w14:paraId="066A0F82"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2DE1B2B6" w14:textId="77777777" w:rsidR="000829C4" w:rsidRDefault="00000000">
            <w:pPr>
              <w:rPr>
                <w:b/>
                <w:bCs/>
              </w:rPr>
            </w:pPr>
            <w:r>
              <w:rPr>
                <w:rFonts w:hint="eastAsia"/>
                <w:b/>
                <w:bCs/>
              </w:rPr>
              <w:t>字段类型</w:t>
            </w:r>
          </w:p>
        </w:tc>
        <w:tc>
          <w:tcPr>
            <w:tcW w:w="1089" w:type="dxa"/>
            <w:shd w:val="clear" w:color="auto" w:fill="DEEBF6" w:themeFill="accent1" w:themeFillTint="32"/>
          </w:tcPr>
          <w:p w14:paraId="4691CAB5"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21A4C61"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25F12225" w14:textId="77777777" w:rsidR="000829C4" w:rsidRDefault="00000000">
            <w:pPr>
              <w:jc w:val="center"/>
              <w:rPr>
                <w:b/>
                <w:bCs/>
              </w:rPr>
            </w:pPr>
            <w:r>
              <w:rPr>
                <w:rFonts w:hint="eastAsia"/>
                <w:b/>
                <w:bCs/>
              </w:rPr>
              <w:t>备注</w:t>
            </w:r>
          </w:p>
        </w:tc>
      </w:tr>
      <w:tr w:rsidR="000829C4" w14:paraId="4C1A25CD" w14:textId="77777777">
        <w:tc>
          <w:tcPr>
            <w:tcW w:w="1561" w:type="dxa"/>
            <w:vAlign w:val="center"/>
          </w:tcPr>
          <w:p w14:paraId="59042C68" w14:textId="77777777" w:rsidR="000829C4" w:rsidRDefault="00000000">
            <w:pPr>
              <w:rPr>
                <w:rFonts w:ascii="Calibri" w:eastAsia="宋体" w:hAnsi="Calibri" w:cs="Times New Roman"/>
                <w:szCs w:val="21"/>
              </w:rPr>
            </w:pPr>
            <w:r>
              <w:rPr>
                <w:rFonts w:cs="Times New Roman" w:hint="eastAsia"/>
                <w:szCs w:val="21"/>
              </w:rPr>
              <w:t>纳税主体</w:t>
            </w:r>
          </w:p>
        </w:tc>
        <w:tc>
          <w:tcPr>
            <w:tcW w:w="1110" w:type="dxa"/>
            <w:vAlign w:val="center"/>
          </w:tcPr>
          <w:p w14:paraId="102875E4" w14:textId="77777777" w:rsidR="000829C4" w:rsidRDefault="00000000">
            <w:pPr>
              <w:jc w:val="center"/>
            </w:pPr>
            <w:r>
              <w:rPr>
                <w:rFonts w:ascii="宋体" w:eastAsia="宋体" w:hAnsi="宋体" w:cs="宋体" w:hint="eastAsia"/>
              </w:rPr>
              <w:t>参照</w:t>
            </w:r>
          </w:p>
        </w:tc>
        <w:tc>
          <w:tcPr>
            <w:tcW w:w="1089" w:type="dxa"/>
            <w:vAlign w:val="center"/>
          </w:tcPr>
          <w:p w14:paraId="7B3F52B6" w14:textId="77777777" w:rsidR="000829C4" w:rsidRDefault="00000000">
            <w:r>
              <w:rPr>
                <w:rFonts w:hint="eastAsia"/>
                <w:szCs w:val="21"/>
              </w:rPr>
              <w:t>手动选择</w:t>
            </w:r>
          </w:p>
        </w:tc>
        <w:tc>
          <w:tcPr>
            <w:tcW w:w="1429" w:type="dxa"/>
          </w:tcPr>
          <w:p w14:paraId="47551ABC" w14:textId="77777777" w:rsidR="000829C4" w:rsidRDefault="00000000">
            <w:pPr>
              <w:jc w:val="center"/>
            </w:pPr>
            <w:r>
              <w:rPr>
                <w:rFonts w:hint="eastAsia"/>
              </w:rPr>
              <w:t>否</w:t>
            </w:r>
          </w:p>
        </w:tc>
        <w:tc>
          <w:tcPr>
            <w:tcW w:w="3330" w:type="dxa"/>
            <w:vAlign w:val="center"/>
          </w:tcPr>
          <w:p w14:paraId="26EF79A3" w14:textId="77777777" w:rsidR="000829C4" w:rsidRDefault="00000000">
            <w:r>
              <w:rPr>
                <w:rFonts w:hint="eastAsia"/>
                <w:szCs w:val="21"/>
              </w:rPr>
              <w:t>参照纳税主体档案，增加权限</w:t>
            </w:r>
          </w:p>
        </w:tc>
      </w:tr>
      <w:tr w:rsidR="000829C4" w14:paraId="7B6157D0" w14:textId="77777777">
        <w:tc>
          <w:tcPr>
            <w:tcW w:w="1561" w:type="dxa"/>
            <w:vAlign w:val="center"/>
          </w:tcPr>
          <w:p w14:paraId="2228FD2B" w14:textId="77777777" w:rsidR="000829C4" w:rsidRDefault="00000000">
            <w:pPr>
              <w:rPr>
                <w:rFonts w:ascii="宋体" w:eastAsia="宋体" w:hAnsi="宋体" w:cs="Times New Roman" w:hint="eastAsia"/>
                <w:szCs w:val="21"/>
              </w:rPr>
            </w:pPr>
            <w:r>
              <w:rPr>
                <w:rFonts w:cs="Times New Roman" w:hint="eastAsia"/>
                <w:szCs w:val="21"/>
              </w:rPr>
              <w:t>纳税年度</w:t>
            </w:r>
          </w:p>
        </w:tc>
        <w:tc>
          <w:tcPr>
            <w:tcW w:w="1110" w:type="dxa"/>
            <w:vAlign w:val="center"/>
          </w:tcPr>
          <w:p w14:paraId="19853057" w14:textId="77777777" w:rsidR="000829C4" w:rsidRDefault="00000000">
            <w:pPr>
              <w:jc w:val="center"/>
            </w:pPr>
            <w:r>
              <w:rPr>
                <w:rFonts w:hint="eastAsia"/>
              </w:rPr>
              <w:t>年度控件</w:t>
            </w:r>
          </w:p>
        </w:tc>
        <w:tc>
          <w:tcPr>
            <w:tcW w:w="1089" w:type="dxa"/>
            <w:vAlign w:val="center"/>
          </w:tcPr>
          <w:p w14:paraId="259C4BA7" w14:textId="77777777" w:rsidR="000829C4" w:rsidRDefault="00000000">
            <w:r>
              <w:rPr>
                <w:rFonts w:hint="eastAsia"/>
                <w:szCs w:val="21"/>
              </w:rPr>
              <w:t>手动选择</w:t>
            </w:r>
          </w:p>
        </w:tc>
        <w:tc>
          <w:tcPr>
            <w:tcW w:w="1429" w:type="dxa"/>
          </w:tcPr>
          <w:p w14:paraId="780F1B88" w14:textId="77777777" w:rsidR="000829C4" w:rsidRDefault="00000000">
            <w:pPr>
              <w:jc w:val="center"/>
            </w:pPr>
            <w:r>
              <w:rPr>
                <w:rFonts w:hint="eastAsia"/>
              </w:rPr>
              <w:t>否</w:t>
            </w:r>
          </w:p>
        </w:tc>
        <w:tc>
          <w:tcPr>
            <w:tcW w:w="3330" w:type="dxa"/>
            <w:vAlign w:val="center"/>
          </w:tcPr>
          <w:p w14:paraId="76A036C0" w14:textId="77777777" w:rsidR="000829C4" w:rsidRDefault="00000000">
            <w:r>
              <w:rPr>
                <w:rFonts w:hint="eastAsia"/>
                <w:szCs w:val="21"/>
              </w:rPr>
              <w:t>年度日历组件</w:t>
            </w:r>
          </w:p>
        </w:tc>
      </w:tr>
      <w:tr w:rsidR="000829C4" w14:paraId="23386C33" w14:textId="77777777">
        <w:tc>
          <w:tcPr>
            <w:tcW w:w="1561" w:type="dxa"/>
            <w:vAlign w:val="center"/>
          </w:tcPr>
          <w:p w14:paraId="6072AE56" w14:textId="77777777" w:rsidR="000829C4" w:rsidRDefault="00000000">
            <w:pPr>
              <w:rPr>
                <w:rFonts w:ascii="宋体" w:eastAsia="宋体" w:hAnsi="宋体" w:cs="Times New Roman" w:hint="eastAsia"/>
                <w:szCs w:val="21"/>
              </w:rPr>
            </w:pPr>
            <w:r>
              <w:rPr>
                <w:rFonts w:cs="Times New Roman" w:hint="eastAsia"/>
                <w:szCs w:val="21"/>
              </w:rPr>
              <w:lastRenderedPageBreak/>
              <w:t>纳税期间</w:t>
            </w:r>
          </w:p>
        </w:tc>
        <w:tc>
          <w:tcPr>
            <w:tcW w:w="1110" w:type="dxa"/>
            <w:vAlign w:val="center"/>
          </w:tcPr>
          <w:p w14:paraId="2A97091D" w14:textId="77777777" w:rsidR="000829C4" w:rsidRDefault="00000000">
            <w:pPr>
              <w:jc w:val="center"/>
            </w:pPr>
            <w:r>
              <w:rPr>
                <w:rFonts w:cs="宋体" w:hint="eastAsia"/>
              </w:rPr>
              <w:t>参照</w:t>
            </w:r>
          </w:p>
        </w:tc>
        <w:tc>
          <w:tcPr>
            <w:tcW w:w="1089" w:type="dxa"/>
            <w:vAlign w:val="center"/>
          </w:tcPr>
          <w:p w14:paraId="7F455847" w14:textId="77777777" w:rsidR="000829C4" w:rsidRDefault="00000000">
            <w:r>
              <w:rPr>
                <w:rFonts w:hint="eastAsia"/>
                <w:szCs w:val="21"/>
              </w:rPr>
              <w:t>手动选择</w:t>
            </w:r>
          </w:p>
        </w:tc>
        <w:tc>
          <w:tcPr>
            <w:tcW w:w="1429" w:type="dxa"/>
          </w:tcPr>
          <w:p w14:paraId="22588538" w14:textId="77777777" w:rsidR="000829C4" w:rsidRDefault="00000000">
            <w:pPr>
              <w:jc w:val="center"/>
            </w:pPr>
            <w:r>
              <w:rPr>
                <w:rFonts w:hint="eastAsia"/>
              </w:rPr>
              <w:t>否</w:t>
            </w:r>
          </w:p>
        </w:tc>
        <w:tc>
          <w:tcPr>
            <w:tcW w:w="3330" w:type="dxa"/>
            <w:vAlign w:val="center"/>
          </w:tcPr>
          <w:p w14:paraId="38FB7EB3" w14:textId="77777777" w:rsidR="000829C4" w:rsidRDefault="00000000">
            <w:r>
              <w:rPr>
                <w:rFonts w:hint="eastAsia"/>
              </w:rPr>
              <w:t>参照所选纳税年度下、所选纳税主体的纳税期间。</w:t>
            </w:r>
          </w:p>
        </w:tc>
      </w:tr>
      <w:tr w:rsidR="000829C4" w14:paraId="44C9D22E" w14:textId="77777777">
        <w:tc>
          <w:tcPr>
            <w:tcW w:w="1561" w:type="dxa"/>
            <w:vAlign w:val="center"/>
          </w:tcPr>
          <w:p w14:paraId="469BABD5" w14:textId="77777777" w:rsidR="000829C4" w:rsidRDefault="00000000">
            <w:pPr>
              <w:rPr>
                <w:rFonts w:ascii="宋体" w:eastAsia="宋体" w:hAnsi="宋体" w:cs="Times New Roman" w:hint="eastAsia"/>
                <w:szCs w:val="21"/>
              </w:rPr>
            </w:pPr>
            <w:r>
              <w:rPr>
                <w:rFonts w:cs="Times New Roman" w:hint="eastAsia"/>
                <w:szCs w:val="21"/>
              </w:rPr>
              <w:t>申报状态</w:t>
            </w:r>
          </w:p>
        </w:tc>
        <w:tc>
          <w:tcPr>
            <w:tcW w:w="1110" w:type="dxa"/>
          </w:tcPr>
          <w:p w14:paraId="5D1BD2E8" w14:textId="77777777" w:rsidR="000829C4" w:rsidRDefault="00000000">
            <w:pPr>
              <w:jc w:val="center"/>
              <w:rPr>
                <w:rFonts w:cs="宋体"/>
              </w:rPr>
            </w:pPr>
            <w:r>
              <w:rPr>
                <w:rFonts w:cs="宋体" w:hint="eastAsia"/>
              </w:rPr>
              <w:t>枚举</w:t>
            </w:r>
          </w:p>
        </w:tc>
        <w:tc>
          <w:tcPr>
            <w:tcW w:w="1089" w:type="dxa"/>
          </w:tcPr>
          <w:p w14:paraId="0F7707E5" w14:textId="77777777" w:rsidR="000829C4" w:rsidRDefault="00000000">
            <w:pPr>
              <w:jc w:val="center"/>
              <w:rPr>
                <w:rFonts w:cs="宋体"/>
              </w:rPr>
            </w:pPr>
            <w:r>
              <w:rPr>
                <w:rFonts w:cs="宋体" w:hint="eastAsia"/>
              </w:rPr>
              <w:t>手动选择</w:t>
            </w:r>
          </w:p>
        </w:tc>
        <w:tc>
          <w:tcPr>
            <w:tcW w:w="1429" w:type="dxa"/>
          </w:tcPr>
          <w:p w14:paraId="64768819" w14:textId="77777777" w:rsidR="000829C4" w:rsidRDefault="00000000">
            <w:pPr>
              <w:jc w:val="center"/>
              <w:rPr>
                <w:rFonts w:cs="宋体"/>
              </w:rPr>
            </w:pPr>
            <w:r>
              <w:rPr>
                <w:rFonts w:cs="宋体" w:hint="eastAsia"/>
              </w:rPr>
              <w:t>否</w:t>
            </w:r>
          </w:p>
        </w:tc>
        <w:tc>
          <w:tcPr>
            <w:tcW w:w="3330" w:type="dxa"/>
            <w:vAlign w:val="center"/>
          </w:tcPr>
          <w:p w14:paraId="325011DB" w14:textId="77777777" w:rsidR="000829C4" w:rsidRDefault="00000000">
            <w:r>
              <w:rPr>
                <w:rFonts w:ascii="宋体" w:eastAsia="宋体" w:hAnsi="宋体" w:cs="Times New Roman"/>
                <w:szCs w:val="21"/>
              </w:rPr>
              <w:t>未制表</w:t>
            </w:r>
            <w:r>
              <w:rPr>
                <w:rFonts w:cs="Times New Roman" w:hint="eastAsia"/>
                <w:szCs w:val="21"/>
              </w:rPr>
              <w:t>/</w:t>
            </w:r>
            <w:r>
              <w:rPr>
                <w:rFonts w:ascii="宋体" w:eastAsia="宋体" w:hAnsi="宋体" w:cs="Times New Roman"/>
                <w:szCs w:val="21"/>
              </w:rPr>
              <w:t>已制表</w:t>
            </w:r>
            <w:r>
              <w:rPr>
                <w:rFonts w:cs="Times New Roman" w:hint="eastAsia"/>
                <w:szCs w:val="21"/>
              </w:rPr>
              <w:t>/</w:t>
            </w:r>
            <w:r>
              <w:rPr>
                <w:rFonts w:cs="Times New Roman" w:hint="eastAsia"/>
                <w:szCs w:val="21"/>
              </w:rPr>
              <w:t>已提交</w:t>
            </w:r>
            <w:r>
              <w:rPr>
                <w:rFonts w:cs="Times New Roman" w:hint="eastAsia"/>
                <w:szCs w:val="21"/>
              </w:rPr>
              <w:t>/</w:t>
            </w:r>
            <w:r>
              <w:rPr>
                <w:rFonts w:cs="Times New Roman" w:hint="eastAsia"/>
                <w:szCs w:val="21"/>
              </w:rPr>
              <w:t>已审批</w:t>
            </w:r>
            <w:r>
              <w:rPr>
                <w:rFonts w:cs="Times New Roman" w:hint="eastAsia"/>
                <w:szCs w:val="21"/>
              </w:rPr>
              <w:t>/</w:t>
            </w:r>
            <w:r>
              <w:rPr>
                <w:rFonts w:ascii="宋体" w:eastAsia="宋体" w:hAnsi="宋体" w:cs="Times New Roman"/>
                <w:szCs w:val="21"/>
              </w:rPr>
              <w:t>已完税</w:t>
            </w:r>
          </w:p>
        </w:tc>
      </w:tr>
    </w:tbl>
    <w:p w14:paraId="0D90FD77" w14:textId="77777777" w:rsidR="000829C4" w:rsidRDefault="00000000">
      <w:r>
        <w:rPr>
          <w:rFonts w:hint="eastAsia"/>
        </w:rPr>
        <w:t>主表字段：</w:t>
      </w:r>
    </w:p>
    <w:tbl>
      <w:tblPr>
        <w:tblStyle w:val="ab"/>
        <w:tblW w:w="0" w:type="auto"/>
        <w:tblLook w:val="04A0" w:firstRow="1" w:lastRow="0" w:firstColumn="1" w:lastColumn="0" w:noHBand="0" w:noVBand="1"/>
      </w:tblPr>
      <w:tblGrid>
        <w:gridCol w:w="1237"/>
        <w:gridCol w:w="1155"/>
        <w:gridCol w:w="1250"/>
        <w:gridCol w:w="1381"/>
        <w:gridCol w:w="3273"/>
      </w:tblGrid>
      <w:tr w:rsidR="000829C4" w14:paraId="7B315727" w14:textId="77777777">
        <w:tc>
          <w:tcPr>
            <w:tcW w:w="1278" w:type="dxa"/>
            <w:shd w:val="clear" w:color="auto" w:fill="DEEBF6" w:themeFill="accent1" w:themeFillTint="32"/>
          </w:tcPr>
          <w:p w14:paraId="0E586E0A" w14:textId="77777777" w:rsidR="000829C4" w:rsidRDefault="00000000">
            <w:pPr>
              <w:jc w:val="center"/>
              <w:rPr>
                <w:b/>
                <w:bCs/>
              </w:rPr>
            </w:pPr>
            <w:r>
              <w:rPr>
                <w:rFonts w:hint="eastAsia"/>
                <w:b/>
                <w:bCs/>
              </w:rPr>
              <w:t>字段名称</w:t>
            </w:r>
          </w:p>
        </w:tc>
        <w:tc>
          <w:tcPr>
            <w:tcW w:w="1191" w:type="dxa"/>
            <w:shd w:val="clear" w:color="auto" w:fill="DEEBF6" w:themeFill="accent1" w:themeFillTint="32"/>
          </w:tcPr>
          <w:p w14:paraId="718224C3" w14:textId="77777777" w:rsidR="000829C4" w:rsidRDefault="00000000">
            <w:pPr>
              <w:jc w:val="center"/>
              <w:rPr>
                <w:b/>
                <w:bCs/>
              </w:rPr>
            </w:pPr>
            <w:r>
              <w:rPr>
                <w:rFonts w:hint="eastAsia"/>
                <w:b/>
                <w:bCs/>
              </w:rPr>
              <w:t>字段类型</w:t>
            </w:r>
          </w:p>
        </w:tc>
        <w:tc>
          <w:tcPr>
            <w:tcW w:w="1291" w:type="dxa"/>
            <w:shd w:val="clear" w:color="auto" w:fill="DEEBF6" w:themeFill="accent1" w:themeFillTint="32"/>
          </w:tcPr>
          <w:p w14:paraId="28C93059"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49508233"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309FBD63" w14:textId="77777777" w:rsidR="000829C4" w:rsidRDefault="00000000">
            <w:pPr>
              <w:jc w:val="center"/>
              <w:rPr>
                <w:b/>
                <w:bCs/>
              </w:rPr>
            </w:pPr>
            <w:r>
              <w:rPr>
                <w:rFonts w:hint="eastAsia"/>
                <w:b/>
                <w:bCs/>
              </w:rPr>
              <w:t>备注</w:t>
            </w:r>
          </w:p>
        </w:tc>
      </w:tr>
      <w:tr w:rsidR="000829C4" w14:paraId="44A3AE6E" w14:textId="77777777">
        <w:tc>
          <w:tcPr>
            <w:tcW w:w="1278" w:type="dxa"/>
          </w:tcPr>
          <w:p w14:paraId="2EE96B5B" w14:textId="77777777" w:rsidR="000829C4" w:rsidRDefault="00000000">
            <w:r>
              <w:rPr>
                <w:rFonts w:hint="eastAsia"/>
              </w:rPr>
              <w:t>单据编号</w:t>
            </w:r>
          </w:p>
        </w:tc>
        <w:tc>
          <w:tcPr>
            <w:tcW w:w="1191" w:type="dxa"/>
          </w:tcPr>
          <w:p w14:paraId="4BC84305" w14:textId="77777777" w:rsidR="000829C4" w:rsidRDefault="00000000">
            <w:pPr>
              <w:jc w:val="center"/>
            </w:pPr>
            <w:r>
              <w:rPr>
                <w:rFonts w:hint="eastAsia"/>
              </w:rPr>
              <w:t>字符</w:t>
            </w:r>
          </w:p>
        </w:tc>
        <w:tc>
          <w:tcPr>
            <w:tcW w:w="1291" w:type="dxa"/>
          </w:tcPr>
          <w:p w14:paraId="5CC00329" w14:textId="77777777" w:rsidR="000829C4" w:rsidRDefault="00000000">
            <w:pPr>
              <w:jc w:val="center"/>
            </w:pPr>
            <w:r>
              <w:rPr>
                <w:rFonts w:hint="eastAsia"/>
              </w:rPr>
              <w:t>自动生成</w:t>
            </w:r>
          </w:p>
        </w:tc>
        <w:tc>
          <w:tcPr>
            <w:tcW w:w="1429" w:type="dxa"/>
          </w:tcPr>
          <w:p w14:paraId="4D462EC2" w14:textId="77777777" w:rsidR="000829C4" w:rsidRDefault="00000000">
            <w:pPr>
              <w:jc w:val="center"/>
            </w:pPr>
            <w:r>
              <w:rPr>
                <w:rFonts w:hint="eastAsia"/>
              </w:rPr>
              <w:t>是</w:t>
            </w:r>
          </w:p>
        </w:tc>
        <w:tc>
          <w:tcPr>
            <w:tcW w:w="3330" w:type="dxa"/>
          </w:tcPr>
          <w:p w14:paraId="187CB3C7" w14:textId="77777777" w:rsidR="000829C4" w:rsidRDefault="00000000">
            <w:pPr>
              <w:widowControl/>
              <w:jc w:val="left"/>
            </w:pPr>
            <w:r>
              <w:rPr>
                <w:rFonts w:hint="eastAsia"/>
              </w:rPr>
              <w:t>自动生成，编码规则为</w:t>
            </w:r>
            <w:r>
              <w:rPr>
                <w:rFonts w:hint="eastAsia"/>
              </w:rPr>
              <w:t>SLJJSB</w:t>
            </w:r>
          </w:p>
          <w:p w14:paraId="030990F8" w14:textId="77777777" w:rsidR="000829C4" w:rsidRDefault="00000000">
            <w:pPr>
              <w:widowControl/>
              <w:jc w:val="left"/>
            </w:pPr>
            <w:r>
              <w:rPr>
                <w:rFonts w:hint="eastAsia"/>
              </w:rPr>
              <w:t>+</w:t>
            </w:r>
            <w:r>
              <w:rPr>
                <w:rFonts w:hint="eastAsia"/>
              </w:rPr>
              <w:t>日期</w:t>
            </w:r>
            <w:r>
              <w:rPr>
                <w:rFonts w:hint="eastAsia"/>
              </w:rPr>
              <w:t>+</w:t>
            </w:r>
            <w:r>
              <w:rPr>
                <w:rFonts w:hint="eastAsia"/>
              </w:rPr>
              <w:t>序号，如</w:t>
            </w:r>
            <w:r>
              <w:rPr>
                <w:rFonts w:hint="eastAsia"/>
              </w:rPr>
              <w:t>SLJJSB2021011300001</w:t>
            </w:r>
          </w:p>
          <w:p w14:paraId="210B2C00"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58440546" w14:textId="77777777">
        <w:tc>
          <w:tcPr>
            <w:tcW w:w="1278" w:type="dxa"/>
          </w:tcPr>
          <w:p w14:paraId="566785CE" w14:textId="77777777" w:rsidR="000829C4" w:rsidRDefault="00000000">
            <w:r>
              <w:rPr>
                <w:rFonts w:hint="eastAsia"/>
              </w:rPr>
              <w:t>纳税主体</w:t>
            </w:r>
          </w:p>
        </w:tc>
        <w:tc>
          <w:tcPr>
            <w:tcW w:w="1191" w:type="dxa"/>
          </w:tcPr>
          <w:p w14:paraId="5C85137D" w14:textId="77777777" w:rsidR="000829C4" w:rsidRDefault="00000000">
            <w:pPr>
              <w:jc w:val="center"/>
            </w:pPr>
            <w:r>
              <w:rPr>
                <w:rFonts w:hint="eastAsia"/>
              </w:rPr>
              <w:t>参照</w:t>
            </w:r>
          </w:p>
        </w:tc>
        <w:tc>
          <w:tcPr>
            <w:tcW w:w="1291" w:type="dxa"/>
          </w:tcPr>
          <w:p w14:paraId="78499293" w14:textId="77777777" w:rsidR="000829C4" w:rsidRDefault="00000000">
            <w:pPr>
              <w:jc w:val="center"/>
            </w:pPr>
            <w:r>
              <w:rPr>
                <w:rFonts w:hint="eastAsia"/>
              </w:rPr>
              <w:t>手动选择</w:t>
            </w:r>
          </w:p>
        </w:tc>
        <w:tc>
          <w:tcPr>
            <w:tcW w:w="1429" w:type="dxa"/>
          </w:tcPr>
          <w:p w14:paraId="39890E62" w14:textId="77777777" w:rsidR="000829C4" w:rsidRDefault="00000000">
            <w:pPr>
              <w:jc w:val="center"/>
            </w:pPr>
            <w:r>
              <w:rPr>
                <w:rFonts w:hint="eastAsia"/>
              </w:rPr>
              <w:t>是</w:t>
            </w:r>
          </w:p>
        </w:tc>
        <w:tc>
          <w:tcPr>
            <w:tcW w:w="3330" w:type="dxa"/>
          </w:tcPr>
          <w:p w14:paraId="59F99E8A" w14:textId="77777777" w:rsidR="000829C4" w:rsidRDefault="00000000">
            <w:r>
              <w:rPr>
                <w:rFonts w:hint="eastAsia"/>
              </w:rPr>
              <w:t>参照纳税主体档案，过滤出税种核定信息中水利建设基金应税标识为</w:t>
            </w:r>
            <w:proofErr w:type="gramStart"/>
            <w:r>
              <w:rPr>
                <w:rFonts w:hint="eastAsia"/>
              </w:rPr>
              <w:t>勾选状态且业务</w:t>
            </w:r>
            <w:proofErr w:type="gramEnd"/>
            <w:r>
              <w:rPr>
                <w:rFonts w:hint="eastAsia"/>
              </w:rPr>
              <w:t>模式为“申报”或“计提</w:t>
            </w:r>
            <w:r>
              <w:rPr>
                <w:rFonts w:hint="eastAsia"/>
              </w:rPr>
              <w:t>+</w:t>
            </w:r>
            <w:r>
              <w:rPr>
                <w:rFonts w:hint="eastAsia"/>
              </w:rPr>
              <w:t>申报”</w:t>
            </w:r>
          </w:p>
        </w:tc>
      </w:tr>
      <w:tr w:rsidR="000829C4" w14:paraId="1067C558" w14:textId="77777777">
        <w:tc>
          <w:tcPr>
            <w:tcW w:w="1278" w:type="dxa"/>
          </w:tcPr>
          <w:p w14:paraId="448B32E9" w14:textId="77777777" w:rsidR="000829C4" w:rsidRDefault="00000000">
            <w:r>
              <w:rPr>
                <w:rFonts w:hint="eastAsia"/>
              </w:rPr>
              <w:t>纳税年度</w:t>
            </w:r>
          </w:p>
        </w:tc>
        <w:tc>
          <w:tcPr>
            <w:tcW w:w="1191" w:type="dxa"/>
          </w:tcPr>
          <w:p w14:paraId="2B2CDE60" w14:textId="77777777" w:rsidR="000829C4" w:rsidRDefault="00000000">
            <w:pPr>
              <w:jc w:val="center"/>
            </w:pPr>
            <w:r>
              <w:rPr>
                <w:rFonts w:hint="eastAsia"/>
              </w:rPr>
              <w:t>年度控件</w:t>
            </w:r>
          </w:p>
        </w:tc>
        <w:tc>
          <w:tcPr>
            <w:tcW w:w="1291" w:type="dxa"/>
          </w:tcPr>
          <w:p w14:paraId="735BD885" w14:textId="77777777" w:rsidR="000829C4" w:rsidRDefault="00000000">
            <w:pPr>
              <w:jc w:val="center"/>
            </w:pPr>
            <w:r>
              <w:rPr>
                <w:rFonts w:hint="eastAsia"/>
              </w:rPr>
              <w:t>手动选择</w:t>
            </w:r>
          </w:p>
        </w:tc>
        <w:tc>
          <w:tcPr>
            <w:tcW w:w="1429" w:type="dxa"/>
          </w:tcPr>
          <w:p w14:paraId="258E69BE" w14:textId="77777777" w:rsidR="000829C4" w:rsidRDefault="00000000">
            <w:pPr>
              <w:jc w:val="center"/>
            </w:pPr>
            <w:r>
              <w:rPr>
                <w:rFonts w:hint="eastAsia"/>
              </w:rPr>
              <w:t>是</w:t>
            </w:r>
          </w:p>
        </w:tc>
        <w:tc>
          <w:tcPr>
            <w:tcW w:w="3330" w:type="dxa"/>
          </w:tcPr>
          <w:p w14:paraId="637B6893" w14:textId="77777777" w:rsidR="000829C4" w:rsidRDefault="00000000">
            <w:r>
              <w:rPr>
                <w:rFonts w:hint="eastAsia"/>
                <w:szCs w:val="21"/>
              </w:rPr>
              <w:t>年度日历控件</w:t>
            </w:r>
          </w:p>
        </w:tc>
      </w:tr>
      <w:tr w:rsidR="000829C4" w14:paraId="20106939" w14:textId="77777777">
        <w:tc>
          <w:tcPr>
            <w:tcW w:w="1278" w:type="dxa"/>
          </w:tcPr>
          <w:p w14:paraId="780A70B2" w14:textId="77777777" w:rsidR="000829C4" w:rsidRDefault="00000000">
            <w:r>
              <w:rPr>
                <w:rFonts w:hint="eastAsia"/>
              </w:rPr>
              <w:t>纳税期间</w:t>
            </w:r>
          </w:p>
        </w:tc>
        <w:tc>
          <w:tcPr>
            <w:tcW w:w="1191" w:type="dxa"/>
          </w:tcPr>
          <w:p w14:paraId="4392518D" w14:textId="77777777" w:rsidR="000829C4" w:rsidRDefault="00000000">
            <w:pPr>
              <w:jc w:val="center"/>
            </w:pPr>
            <w:r>
              <w:rPr>
                <w:rFonts w:hint="eastAsia"/>
              </w:rPr>
              <w:t>参照</w:t>
            </w:r>
          </w:p>
        </w:tc>
        <w:tc>
          <w:tcPr>
            <w:tcW w:w="1291" w:type="dxa"/>
          </w:tcPr>
          <w:p w14:paraId="5F4F75D9" w14:textId="77777777" w:rsidR="000829C4" w:rsidRDefault="00000000">
            <w:pPr>
              <w:jc w:val="center"/>
            </w:pPr>
            <w:r>
              <w:rPr>
                <w:rFonts w:hint="eastAsia"/>
              </w:rPr>
              <w:t>手动选择</w:t>
            </w:r>
          </w:p>
        </w:tc>
        <w:tc>
          <w:tcPr>
            <w:tcW w:w="1429" w:type="dxa"/>
          </w:tcPr>
          <w:p w14:paraId="0668E7B1" w14:textId="77777777" w:rsidR="000829C4" w:rsidRDefault="00000000">
            <w:pPr>
              <w:jc w:val="center"/>
            </w:pPr>
            <w:r>
              <w:rPr>
                <w:rFonts w:hint="eastAsia"/>
              </w:rPr>
              <w:t>是</w:t>
            </w:r>
          </w:p>
        </w:tc>
        <w:tc>
          <w:tcPr>
            <w:tcW w:w="3330" w:type="dxa"/>
          </w:tcPr>
          <w:p w14:paraId="018D2D53" w14:textId="77777777" w:rsidR="000829C4" w:rsidRDefault="00000000">
            <w:r>
              <w:rPr>
                <w:rFonts w:hint="eastAsia"/>
              </w:rPr>
              <w:t>参照所选纳税年度下、所选纳税主体的纳税期间。</w:t>
            </w:r>
          </w:p>
        </w:tc>
      </w:tr>
      <w:tr w:rsidR="000829C4" w14:paraId="68ECF40C" w14:textId="77777777">
        <w:tc>
          <w:tcPr>
            <w:tcW w:w="1278" w:type="dxa"/>
          </w:tcPr>
          <w:p w14:paraId="30A17FA8" w14:textId="77777777" w:rsidR="000829C4" w:rsidRDefault="00000000">
            <w:r>
              <w:rPr>
                <w:rFonts w:hint="eastAsia"/>
              </w:rPr>
              <w:t>限缴日期</w:t>
            </w:r>
          </w:p>
        </w:tc>
        <w:tc>
          <w:tcPr>
            <w:tcW w:w="1191" w:type="dxa"/>
          </w:tcPr>
          <w:p w14:paraId="3EAB2E1B" w14:textId="77777777" w:rsidR="000829C4" w:rsidRDefault="00000000">
            <w:pPr>
              <w:jc w:val="center"/>
            </w:pPr>
            <w:r>
              <w:rPr>
                <w:rFonts w:hint="eastAsia"/>
              </w:rPr>
              <w:t>字符</w:t>
            </w:r>
          </w:p>
        </w:tc>
        <w:tc>
          <w:tcPr>
            <w:tcW w:w="1291" w:type="dxa"/>
          </w:tcPr>
          <w:p w14:paraId="48148A60" w14:textId="77777777" w:rsidR="000829C4" w:rsidRDefault="00000000">
            <w:pPr>
              <w:jc w:val="center"/>
            </w:pPr>
            <w:r>
              <w:rPr>
                <w:rFonts w:hint="eastAsia"/>
              </w:rPr>
              <w:t>自动带出</w:t>
            </w:r>
          </w:p>
        </w:tc>
        <w:tc>
          <w:tcPr>
            <w:tcW w:w="1429" w:type="dxa"/>
          </w:tcPr>
          <w:p w14:paraId="570D6ED3" w14:textId="77777777" w:rsidR="000829C4" w:rsidRDefault="00000000">
            <w:pPr>
              <w:jc w:val="center"/>
            </w:pPr>
            <w:r>
              <w:rPr>
                <w:rFonts w:hint="eastAsia"/>
              </w:rPr>
              <w:t>否</w:t>
            </w:r>
          </w:p>
        </w:tc>
        <w:tc>
          <w:tcPr>
            <w:tcW w:w="3330" w:type="dxa"/>
          </w:tcPr>
          <w:p w14:paraId="39616859" w14:textId="77777777" w:rsidR="000829C4" w:rsidRDefault="00000000">
            <w:r>
              <w:rPr>
                <w:rFonts w:hint="eastAsia"/>
              </w:rPr>
              <w:t>自动带出纳税期间对应的限缴日期。不可编辑</w:t>
            </w:r>
          </w:p>
        </w:tc>
      </w:tr>
      <w:tr w:rsidR="000829C4" w14:paraId="704B05E2" w14:textId="77777777">
        <w:tc>
          <w:tcPr>
            <w:tcW w:w="1278" w:type="dxa"/>
          </w:tcPr>
          <w:p w14:paraId="655B68C4" w14:textId="77777777" w:rsidR="000829C4" w:rsidRDefault="00000000">
            <w:r>
              <w:rPr>
                <w:rFonts w:hint="eastAsia"/>
              </w:rPr>
              <w:t>申报类型</w:t>
            </w:r>
          </w:p>
        </w:tc>
        <w:tc>
          <w:tcPr>
            <w:tcW w:w="1191" w:type="dxa"/>
          </w:tcPr>
          <w:p w14:paraId="7ECF236E" w14:textId="77777777" w:rsidR="000829C4" w:rsidRDefault="00000000">
            <w:pPr>
              <w:jc w:val="center"/>
            </w:pPr>
            <w:r>
              <w:rPr>
                <w:rFonts w:hint="eastAsia"/>
              </w:rPr>
              <w:t>枚举</w:t>
            </w:r>
          </w:p>
        </w:tc>
        <w:tc>
          <w:tcPr>
            <w:tcW w:w="1291" w:type="dxa"/>
          </w:tcPr>
          <w:p w14:paraId="6B8F394E" w14:textId="77777777" w:rsidR="000829C4" w:rsidRDefault="00000000">
            <w:pPr>
              <w:jc w:val="center"/>
            </w:pPr>
            <w:r>
              <w:rPr>
                <w:rFonts w:hint="eastAsia"/>
              </w:rPr>
              <w:t>手动选择</w:t>
            </w:r>
          </w:p>
        </w:tc>
        <w:tc>
          <w:tcPr>
            <w:tcW w:w="1429" w:type="dxa"/>
          </w:tcPr>
          <w:p w14:paraId="70965966" w14:textId="77777777" w:rsidR="000829C4" w:rsidRDefault="00000000">
            <w:pPr>
              <w:jc w:val="center"/>
            </w:pPr>
            <w:r>
              <w:rPr>
                <w:rFonts w:hint="eastAsia"/>
              </w:rPr>
              <w:t>是</w:t>
            </w:r>
          </w:p>
        </w:tc>
        <w:tc>
          <w:tcPr>
            <w:tcW w:w="3330" w:type="dxa"/>
          </w:tcPr>
          <w:p w14:paraId="52F085D4" w14:textId="77777777" w:rsidR="000829C4" w:rsidRDefault="00000000">
            <w:r>
              <w:rPr>
                <w:rFonts w:hint="eastAsia"/>
              </w:rPr>
              <w:t>正常申报</w:t>
            </w:r>
            <w:r>
              <w:rPr>
                <w:rFonts w:hint="eastAsia"/>
                <w:strike/>
              </w:rPr>
              <w:t>\</w:t>
            </w:r>
            <w:r>
              <w:rPr>
                <w:rFonts w:hint="eastAsia"/>
                <w:strike/>
              </w:rPr>
              <w:t>重申报</w:t>
            </w:r>
            <w:r>
              <w:rPr>
                <w:rFonts w:hint="eastAsia"/>
                <w:strike/>
              </w:rPr>
              <w:t>\</w:t>
            </w:r>
            <w:r>
              <w:rPr>
                <w:rFonts w:hint="eastAsia"/>
                <w:strike/>
              </w:rPr>
              <w:t>更正申报</w:t>
            </w:r>
          </w:p>
        </w:tc>
      </w:tr>
      <w:tr w:rsidR="000829C4" w14:paraId="00A2120C" w14:textId="77777777">
        <w:tc>
          <w:tcPr>
            <w:tcW w:w="1278" w:type="dxa"/>
          </w:tcPr>
          <w:p w14:paraId="092D9036" w14:textId="77777777" w:rsidR="000829C4" w:rsidRDefault="00000000">
            <w:r>
              <w:rPr>
                <w:rFonts w:hint="eastAsia"/>
              </w:rPr>
              <w:t>申报状态</w:t>
            </w:r>
          </w:p>
        </w:tc>
        <w:tc>
          <w:tcPr>
            <w:tcW w:w="1191" w:type="dxa"/>
          </w:tcPr>
          <w:p w14:paraId="34022AAE" w14:textId="77777777" w:rsidR="000829C4" w:rsidRDefault="00000000">
            <w:pPr>
              <w:jc w:val="center"/>
            </w:pPr>
            <w:r>
              <w:rPr>
                <w:rFonts w:hint="eastAsia"/>
              </w:rPr>
              <w:t>字符</w:t>
            </w:r>
          </w:p>
        </w:tc>
        <w:tc>
          <w:tcPr>
            <w:tcW w:w="1291" w:type="dxa"/>
          </w:tcPr>
          <w:p w14:paraId="522C1E7D" w14:textId="77777777" w:rsidR="000829C4" w:rsidRDefault="00000000">
            <w:pPr>
              <w:jc w:val="center"/>
            </w:pPr>
            <w:r>
              <w:rPr>
                <w:rFonts w:hint="eastAsia"/>
              </w:rPr>
              <w:t>自动带出</w:t>
            </w:r>
          </w:p>
        </w:tc>
        <w:tc>
          <w:tcPr>
            <w:tcW w:w="1429" w:type="dxa"/>
          </w:tcPr>
          <w:p w14:paraId="019A93FB" w14:textId="77777777" w:rsidR="000829C4" w:rsidRDefault="00000000">
            <w:pPr>
              <w:jc w:val="center"/>
            </w:pPr>
            <w:r>
              <w:rPr>
                <w:rFonts w:hint="eastAsia"/>
              </w:rPr>
              <w:t>否</w:t>
            </w:r>
          </w:p>
        </w:tc>
        <w:tc>
          <w:tcPr>
            <w:tcW w:w="3330" w:type="dxa"/>
          </w:tcPr>
          <w:p w14:paraId="222BAD3F" w14:textId="77777777" w:rsidR="000829C4" w:rsidRDefault="00000000">
            <w:r>
              <w:rPr>
                <w:rFonts w:hint="eastAsia"/>
              </w:rPr>
              <w:t>未制表</w:t>
            </w:r>
            <w:r>
              <w:rPr>
                <w:rFonts w:hint="eastAsia"/>
              </w:rPr>
              <w:t>/</w:t>
            </w:r>
            <w:r>
              <w:rPr>
                <w:rFonts w:hint="eastAsia"/>
              </w:rPr>
              <w:t>已制表</w:t>
            </w:r>
            <w:r>
              <w:rPr>
                <w:rFonts w:hint="eastAsia"/>
              </w:rPr>
              <w:t>/</w:t>
            </w:r>
            <w:r>
              <w:rPr>
                <w:rFonts w:hint="eastAsia"/>
              </w:rPr>
              <w:t>已完税，默认为初始状态“未制表”。不可编辑</w:t>
            </w:r>
          </w:p>
        </w:tc>
      </w:tr>
      <w:tr w:rsidR="000829C4" w14:paraId="6CC3B638" w14:textId="77777777">
        <w:tc>
          <w:tcPr>
            <w:tcW w:w="1278" w:type="dxa"/>
          </w:tcPr>
          <w:p w14:paraId="649B1243" w14:textId="77777777" w:rsidR="000829C4" w:rsidRDefault="00000000">
            <w:r>
              <w:rPr>
                <w:rFonts w:hint="eastAsia"/>
              </w:rPr>
              <w:t>申报日期</w:t>
            </w:r>
          </w:p>
        </w:tc>
        <w:tc>
          <w:tcPr>
            <w:tcW w:w="1191" w:type="dxa"/>
          </w:tcPr>
          <w:p w14:paraId="2C1889DE" w14:textId="77777777" w:rsidR="000829C4" w:rsidRDefault="00000000">
            <w:pPr>
              <w:jc w:val="center"/>
            </w:pPr>
            <w:r>
              <w:rPr>
                <w:rFonts w:hint="eastAsia"/>
              </w:rPr>
              <w:t>字符</w:t>
            </w:r>
          </w:p>
        </w:tc>
        <w:tc>
          <w:tcPr>
            <w:tcW w:w="1291" w:type="dxa"/>
          </w:tcPr>
          <w:p w14:paraId="446DD819" w14:textId="77777777" w:rsidR="000829C4" w:rsidRDefault="00000000">
            <w:pPr>
              <w:jc w:val="center"/>
            </w:pPr>
            <w:r>
              <w:rPr>
                <w:rFonts w:hint="eastAsia"/>
              </w:rPr>
              <w:t>自动带出</w:t>
            </w:r>
          </w:p>
        </w:tc>
        <w:tc>
          <w:tcPr>
            <w:tcW w:w="1429" w:type="dxa"/>
          </w:tcPr>
          <w:p w14:paraId="450817BD" w14:textId="77777777" w:rsidR="000829C4" w:rsidRDefault="00000000">
            <w:pPr>
              <w:jc w:val="center"/>
            </w:pPr>
            <w:r>
              <w:rPr>
                <w:rFonts w:hint="eastAsia"/>
              </w:rPr>
              <w:t>否</w:t>
            </w:r>
          </w:p>
        </w:tc>
        <w:tc>
          <w:tcPr>
            <w:tcW w:w="3330" w:type="dxa"/>
          </w:tcPr>
          <w:p w14:paraId="628393A3" w14:textId="77777777" w:rsidR="000829C4" w:rsidRDefault="00000000">
            <w:r>
              <w:rPr>
                <w:rFonts w:hint="eastAsia"/>
              </w:rPr>
              <w:t>完税确认的申报日期，不可编辑</w:t>
            </w:r>
          </w:p>
        </w:tc>
      </w:tr>
      <w:tr w:rsidR="000829C4" w14:paraId="4C170FD1" w14:textId="77777777">
        <w:tc>
          <w:tcPr>
            <w:tcW w:w="1278" w:type="dxa"/>
          </w:tcPr>
          <w:p w14:paraId="2B3272AA" w14:textId="77777777" w:rsidR="000829C4" w:rsidRDefault="00000000">
            <w:r>
              <w:rPr>
                <w:rFonts w:hint="eastAsia"/>
              </w:rPr>
              <w:t>申报金额</w:t>
            </w:r>
          </w:p>
        </w:tc>
        <w:tc>
          <w:tcPr>
            <w:tcW w:w="1191" w:type="dxa"/>
          </w:tcPr>
          <w:p w14:paraId="4965A206" w14:textId="77777777" w:rsidR="000829C4" w:rsidRDefault="00000000">
            <w:pPr>
              <w:jc w:val="center"/>
            </w:pPr>
            <w:r>
              <w:rPr>
                <w:rFonts w:hint="eastAsia"/>
              </w:rPr>
              <w:t>数值</w:t>
            </w:r>
          </w:p>
        </w:tc>
        <w:tc>
          <w:tcPr>
            <w:tcW w:w="1291" w:type="dxa"/>
          </w:tcPr>
          <w:p w14:paraId="5B0597D8" w14:textId="77777777" w:rsidR="000829C4" w:rsidRDefault="00000000">
            <w:pPr>
              <w:jc w:val="center"/>
            </w:pPr>
            <w:r>
              <w:rPr>
                <w:rFonts w:hint="eastAsia"/>
              </w:rPr>
              <w:t>自动带出</w:t>
            </w:r>
          </w:p>
        </w:tc>
        <w:tc>
          <w:tcPr>
            <w:tcW w:w="1429" w:type="dxa"/>
          </w:tcPr>
          <w:p w14:paraId="009F273E" w14:textId="77777777" w:rsidR="000829C4" w:rsidRDefault="00000000">
            <w:pPr>
              <w:jc w:val="center"/>
            </w:pPr>
            <w:r>
              <w:rPr>
                <w:rFonts w:hint="eastAsia"/>
              </w:rPr>
              <w:t>否</w:t>
            </w:r>
          </w:p>
        </w:tc>
        <w:tc>
          <w:tcPr>
            <w:tcW w:w="3330" w:type="dxa"/>
          </w:tcPr>
          <w:p w14:paraId="74B12CF8" w14:textId="77777777" w:rsidR="000829C4" w:rsidRDefault="00000000">
            <w:r>
              <w:rPr>
                <w:rFonts w:hint="eastAsia"/>
              </w:rPr>
              <w:t>完税确认的申报金额，不可编辑（仅后台存储，前台不显示）</w:t>
            </w:r>
          </w:p>
        </w:tc>
      </w:tr>
      <w:tr w:rsidR="000829C4" w14:paraId="7A0385E9" w14:textId="77777777">
        <w:tc>
          <w:tcPr>
            <w:tcW w:w="1278" w:type="dxa"/>
          </w:tcPr>
          <w:p w14:paraId="2BC6B5B2" w14:textId="77777777" w:rsidR="000829C4" w:rsidRDefault="00000000">
            <w:r>
              <w:rPr>
                <w:rFonts w:hint="eastAsia"/>
              </w:rPr>
              <w:t>实缴金额</w:t>
            </w:r>
          </w:p>
        </w:tc>
        <w:tc>
          <w:tcPr>
            <w:tcW w:w="1191" w:type="dxa"/>
          </w:tcPr>
          <w:p w14:paraId="01352F4E" w14:textId="77777777" w:rsidR="000829C4" w:rsidRDefault="00000000">
            <w:pPr>
              <w:jc w:val="center"/>
            </w:pPr>
            <w:r>
              <w:rPr>
                <w:rFonts w:hint="eastAsia"/>
              </w:rPr>
              <w:t>数值</w:t>
            </w:r>
          </w:p>
        </w:tc>
        <w:tc>
          <w:tcPr>
            <w:tcW w:w="1291" w:type="dxa"/>
          </w:tcPr>
          <w:p w14:paraId="70647B4E" w14:textId="77777777" w:rsidR="000829C4" w:rsidRDefault="00000000">
            <w:pPr>
              <w:jc w:val="center"/>
            </w:pPr>
            <w:r>
              <w:rPr>
                <w:rFonts w:hint="eastAsia"/>
              </w:rPr>
              <w:t>自动带出</w:t>
            </w:r>
          </w:p>
        </w:tc>
        <w:tc>
          <w:tcPr>
            <w:tcW w:w="1429" w:type="dxa"/>
          </w:tcPr>
          <w:p w14:paraId="59DB537A" w14:textId="77777777" w:rsidR="000829C4" w:rsidRDefault="00000000">
            <w:pPr>
              <w:jc w:val="center"/>
            </w:pPr>
            <w:r>
              <w:rPr>
                <w:rFonts w:hint="eastAsia"/>
              </w:rPr>
              <w:t>否</w:t>
            </w:r>
          </w:p>
        </w:tc>
        <w:tc>
          <w:tcPr>
            <w:tcW w:w="3330" w:type="dxa"/>
          </w:tcPr>
          <w:p w14:paraId="4E1E432A" w14:textId="77777777" w:rsidR="000829C4" w:rsidRDefault="00000000">
            <w:r>
              <w:rPr>
                <w:rFonts w:hint="eastAsia"/>
              </w:rPr>
              <w:t>完税确认的实缴金额，不可编辑</w:t>
            </w:r>
          </w:p>
        </w:tc>
      </w:tr>
      <w:tr w:rsidR="000829C4" w14:paraId="5586F27E" w14:textId="77777777">
        <w:tc>
          <w:tcPr>
            <w:tcW w:w="1278" w:type="dxa"/>
          </w:tcPr>
          <w:p w14:paraId="74352BCF" w14:textId="77777777" w:rsidR="000829C4" w:rsidRDefault="00000000">
            <w:r>
              <w:rPr>
                <w:rFonts w:hint="eastAsia"/>
              </w:rPr>
              <w:t>缴款日期</w:t>
            </w:r>
          </w:p>
        </w:tc>
        <w:tc>
          <w:tcPr>
            <w:tcW w:w="1191" w:type="dxa"/>
          </w:tcPr>
          <w:p w14:paraId="36DEA141" w14:textId="77777777" w:rsidR="000829C4" w:rsidRDefault="00000000">
            <w:pPr>
              <w:jc w:val="center"/>
            </w:pPr>
            <w:r>
              <w:rPr>
                <w:rFonts w:hint="eastAsia"/>
              </w:rPr>
              <w:t>字符</w:t>
            </w:r>
          </w:p>
        </w:tc>
        <w:tc>
          <w:tcPr>
            <w:tcW w:w="1291" w:type="dxa"/>
          </w:tcPr>
          <w:p w14:paraId="15DD1A99" w14:textId="77777777" w:rsidR="000829C4" w:rsidRDefault="00000000">
            <w:pPr>
              <w:jc w:val="center"/>
            </w:pPr>
            <w:r>
              <w:rPr>
                <w:rFonts w:hint="eastAsia"/>
              </w:rPr>
              <w:t>自动带出</w:t>
            </w:r>
          </w:p>
        </w:tc>
        <w:tc>
          <w:tcPr>
            <w:tcW w:w="1429" w:type="dxa"/>
          </w:tcPr>
          <w:p w14:paraId="5E522D35" w14:textId="77777777" w:rsidR="000829C4" w:rsidRDefault="00000000">
            <w:pPr>
              <w:jc w:val="center"/>
            </w:pPr>
            <w:r>
              <w:rPr>
                <w:rFonts w:hint="eastAsia"/>
              </w:rPr>
              <w:t>否</w:t>
            </w:r>
          </w:p>
        </w:tc>
        <w:tc>
          <w:tcPr>
            <w:tcW w:w="3330" w:type="dxa"/>
          </w:tcPr>
          <w:p w14:paraId="119D2AFD" w14:textId="77777777" w:rsidR="000829C4" w:rsidRDefault="00000000">
            <w:r>
              <w:rPr>
                <w:rFonts w:hint="eastAsia"/>
              </w:rPr>
              <w:t>完税确认的缴款日期，不可编辑</w:t>
            </w:r>
          </w:p>
        </w:tc>
      </w:tr>
      <w:tr w:rsidR="000829C4" w14:paraId="29545C63" w14:textId="77777777">
        <w:tc>
          <w:tcPr>
            <w:tcW w:w="1278" w:type="dxa"/>
          </w:tcPr>
          <w:p w14:paraId="3511A9A9" w14:textId="77777777" w:rsidR="000829C4" w:rsidRDefault="00000000">
            <w:r>
              <w:rPr>
                <w:rFonts w:hint="eastAsia"/>
              </w:rPr>
              <w:t>办税员</w:t>
            </w:r>
          </w:p>
        </w:tc>
        <w:tc>
          <w:tcPr>
            <w:tcW w:w="1191" w:type="dxa"/>
          </w:tcPr>
          <w:p w14:paraId="01A682BA" w14:textId="77777777" w:rsidR="000829C4" w:rsidRDefault="00000000">
            <w:pPr>
              <w:jc w:val="center"/>
            </w:pPr>
            <w:r>
              <w:rPr>
                <w:rFonts w:hint="eastAsia"/>
              </w:rPr>
              <w:t>字符</w:t>
            </w:r>
          </w:p>
        </w:tc>
        <w:tc>
          <w:tcPr>
            <w:tcW w:w="1291" w:type="dxa"/>
          </w:tcPr>
          <w:p w14:paraId="6BF1D43D" w14:textId="77777777" w:rsidR="000829C4" w:rsidRDefault="00000000">
            <w:pPr>
              <w:jc w:val="center"/>
            </w:pPr>
            <w:r>
              <w:rPr>
                <w:rFonts w:hint="eastAsia"/>
              </w:rPr>
              <w:t>自动带出</w:t>
            </w:r>
          </w:p>
        </w:tc>
        <w:tc>
          <w:tcPr>
            <w:tcW w:w="1429" w:type="dxa"/>
          </w:tcPr>
          <w:p w14:paraId="37680A9E" w14:textId="77777777" w:rsidR="000829C4" w:rsidRDefault="00000000">
            <w:pPr>
              <w:jc w:val="center"/>
            </w:pPr>
            <w:r>
              <w:rPr>
                <w:rFonts w:hint="eastAsia"/>
              </w:rPr>
              <w:t>否</w:t>
            </w:r>
          </w:p>
        </w:tc>
        <w:tc>
          <w:tcPr>
            <w:tcW w:w="3330" w:type="dxa"/>
          </w:tcPr>
          <w:p w14:paraId="2D6C2857" w14:textId="77777777" w:rsidR="000829C4" w:rsidRDefault="00000000">
            <w:r>
              <w:rPr>
                <w:rFonts w:hint="eastAsia"/>
              </w:rPr>
              <w:t>完税确认的办税员，不可编辑</w:t>
            </w:r>
          </w:p>
        </w:tc>
      </w:tr>
      <w:tr w:rsidR="000829C4" w14:paraId="4193B160" w14:textId="77777777">
        <w:tc>
          <w:tcPr>
            <w:tcW w:w="1278" w:type="dxa"/>
          </w:tcPr>
          <w:p w14:paraId="24690015" w14:textId="77777777" w:rsidR="000829C4" w:rsidRDefault="00000000">
            <w:r>
              <w:rPr>
                <w:rFonts w:hint="eastAsia"/>
              </w:rPr>
              <w:lastRenderedPageBreak/>
              <w:t>制单日期</w:t>
            </w:r>
          </w:p>
        </w:tc>
        <w:tc>
          <w:tcPr>
            <w:tcW w:w="1191" w:type="dxa"/>
          </w:tcPr>
          <w:p w14:paraId="6B34EF5B" w14:textId="77777777" w:rsidR="000829C4" w:rsidRDefault="00000000">
            <w:pPr>
              <w:jc w:val="center"/>
            </w:pPr>
            <w:r>
              <w:rPr>
                <w:rFonts w:hint="eastAsia"/>
              </w:rPr>
              <w:t>字符</w:t>
            </w:r>
          </w:p>
        </w:tc>
        <w:tc>
          <w:tcPr>
            <w:tcW w:w="1291" w:type="dxa"/>
          </w:tcPr>
          <w:p w14:paraId="68CF6C12" w14:textId="77777777" w:rsidR="000829C4" w:rsidRDefault="00000000">
            <w:pPr>
              <w:jc w:val="center"/>
            </w:pPr>
            <w:r>
              <w:rPr>
                <w:rFonts w:hint="eastAsia"/>
              </w:rPr>
              <w:t>自动带出</w:t>
            </w:r>
          </w:p>
        </w:tc>
        <w:tc>
          <w:tcPr>
            <w:tcW w:w="1429" w:type="dxa"/>
          </w:tcPr>
          <w:p w14:paraId="7871CBAC" w14:textId="77777777" w:rsidR="000829C4" w:rsidRDefault="00000000">
            <w:pPr>
              <w:jc w:val="center"/>
            </w:pPr>
            <w:r>
              <w:rPr>
                <w:rFonts w:hint="eastAsia"/>
              </w:rPr>
              <w:t>是</w:t>
            </w:r>
          </w:p>
        </w:tc>
        <w:tc>
          <w:tcPr>
            <w:tcW w:w="3330" w:type="dxa"/>
          </w:tcPr>
          <w:p w14:paraId="409F7D38" w14:textId="77777777" w:rsidR="000829C4" w:rsidRDefault="00000000">
            <w:r>
              <w:rPr>
                <w:rFonts w:hint="eastAsia"/>
              </w:rPr>
              <w:t>创建计税申报任务的系统日期</w:t>
            </w:r>
          </w:p>
        </w:tc>
      </w:tr>
    </w:tbl>
    <w:p w14:paraId="5A087628" w14:textId="77777777" w:rsidR="000829C4" w:rsidRDefault="00000000">
      <w:pPr>
        <w:pStyle w:val="4"/>
      </w:pPr>
      <w:r>
        <w:rPr>
          <w:rFonts w:hint="eastAsia"/>
        </w:rPr>
        <w:t>业务处理</w:t>
      </w:r>
    </w:p>
    <w:p w14:paraId="11A9C4E9" w14:textId="77777777" w:rsidR="000829C4" w:rsidRDefault="00000000">
      <w:pPr>
        <w:pStyle w:val="5"/>
      </w:pPr>
      <w:r>
        <w:rPr>
          <w:rFonts w:hint="eastAsia"/>
        </w:rPr>
        <w:t>业务说明与流程</w:t>
      </w:r>
    </w:p>
    <w:p w14:paraId="38F3D318" w14:textId="77777777" w:rsidR="000829C4" w:rsidRDefault="00000000">
      <w:pPr>
        <w:numPr>
          <w:ilvl w:val="0"/>
          <w:numId w:val="174"/>
        </w:numPr>
      </w:pPr>
      <w:r>
        <w:rPr>
          <w:rFonts w:hint="eastAsia"/>
        </w:rPr>
        <w:t>水利建设基金申报时，先建立申报任务；</w:t>
      </w:r>
    </w:p>
    <w:p w14:paraId="7CF61F40" w14:textId="77777777" w:rsidR="000829C4" w:rsidRDefault="00000000">
      <w:pPr>
        <w:numPr>
          <w:ilvl w:val="0"/>
          <w:numId w:val="174"/>
        </w:numPr>
      </w:pPr>
      <w:r>
        <w:rPr>
          <w:rFonts w:hint="eastAsia"/>
        </w:rPr>
        <w:t>根据税务公共的税务报表分配节点，显示制表的报表范围；</w:t>
      </w:r>
    </w:p>
    <w:p w14:paraId="0919CACC" w14:textId="77777777" w:rsidR="000829C4" w:rsidRDefault="00000000">
      <w:pPr>
        <w:numPr>
          <w:ilvl w:val="0"/>
          <w:numId w:val="174"/>
        </w:numPr>
      </w:pPr>
      <w:r>
        <w:rPr>
          <w:rFonts w:hint="eastAsia"/>
        </w:rPr>
        <w:t>完税后录入完税信息并完税确认；</w:t>
      </w:r>
    </w:p>
    <w:p w14:paraId="3D85A0FE" w14:textId="77777777" w:rsidR="000829C4" w:rsidRDefault="00000000">
      <w:pPr>
        <w:numPr>
          <w:ilvl w:val="0"/>
          <w:numId w:val="174"/>
        </w:numPr>
      </w:pPr>
      <w:r>
        <w:rPr>
          <w:rFonts w:hint="eastAsia"/>
        </w:rPr>
        <w:t>完税确认后生成税费台账数据，存入统一税费台账，可</w:t>
      </w:r>
      <w:proofErr w:type="gramStart"/>
      <w:r>
        <w:rPr>
          <w:rFonts w:hint="eastAsia"/>
        </w:rPr>
        <w:t>至统一</w:t>
      </w:r>
      <w:proofErr w:type="gramEnd"/>
      <w:r>
        <w:rPr>
          <w:rFonts w:hint="eastAsia"/>
        </w:rPr>
        <w:t>税费台账节点查看并操作推送，系统将税费台</w:t>
      </w:r>
      <w:proofErr w:type="gramStart"/>
      <w:r>
        <w:rPr>
          <w:rFonts w:hint="eastAsia"/>
        </w:rPr>
        <w:t>账信息</w:t>
      </w:r>
      <w:proofErr w:type="gramEnd"/>
      <w:r>
        <w:rPr>
          <w:rFonts w:hint="eastAsia"/>
        </w:rPr>
        <w:t>推送至报销模块，在报销模块进行账务处理；</w:t>
      </w:r>
    </w:p>
    <w:p w14:paraId="4A7E028B" w14:textId="77777777" w:rsidR="000829C4" w:rsidRDefault="00000000">
      <w:pPr>
        <w:numPr>
          <w:ilvl w:val="0"/>
          <w:numId w:val="174"/>
        </w:numPr>
      </w:pPr>
      <w:r>
        <w:rPr>
          <w:rFonts w:hint="eastAsia"/>
        </w:rPr>
        <w:t>申报的流程为准备</w:t>
      </w:r>
      <w:r>
        <w:rPr>
          <w:rFonts w:hint="eastAsia"/>
        </w:rPr>
        <w:t>-</w:t>
      </w:r>
      <w:r>
        <w:rPr>
          <w:rFonts w:hint="eastAsia"/>
        </w:rPr>
        <w:t>制表</w:t>
      </w:r>
      <w:r>
        <w:rPr>
          <w:rFonts w:hint="eastAsia"/>
        </w:rPr>
        <w:t>-</w:t>
      </w:r>
      <w:r>
        <w:rPr>
          <w:rFonts w:hint="eastAsia"/>
        </w:rPr>
        <w:t>审核</w:t>
      </w:r>
      <w:r>
        <w:rPr>
          <w:rFonts w:hint="eastAsia"/>
        </w:rPr>
        <w:t>-</w:t>
      </w:r>
      <w:r>
        <w:rPr>
          <w:rFonts w:hint="eastAsia"/>
        </w:rPr>
        <w:t>完税。</w:t>
      </w:r>
    </w:p>
    <w:p w14:paraId="5F347944" w14:textId="77777777" w:rsidR="000829C4" w:rsidRDefault="00000000">
      <w:pPr>
        <w:pStyle w:val="5"/>
      </w:pPr>
      <w:r>
        <w:rPr>
          <w:rFonts w:hint="eastAsia"/>
        </w:rPr>
        <w:t>功能按钮</w:t>
      </w:r>
    </w:p>
    <w:p w14:paraId="7B1D1FAF" w14:textId="77777777" w:rsidR="000829C4" w:rsidRDefault="00000000">
      <w:r>
        <w:rPr>
          <w:rFonts w:hint="eastAsia"/>
        </w:rPr>
        <w:t>列表按钮：</w:t>
      </w:r>
    </w:p>
    <w:p w14:paraId="275571B0" w14:textId="77777777" w:rsidR="000829C4" w:rsidRDefault="00000000">
      <w:pPr>
        <w:numPr>
          <w:ilvl w:val="0"/>
          <w:numId w:val="175"/>
        </w:numPr>
      </w:pPr>
      <w:r>
        <w:rPr>
          <w:rFonts w:hint="eastAsia"/>
        </w:rPr>
        <w:t>【新增】：点击该按钮，弹出任务卡片界面，录入信息；</w:t>
      </w:r>
    </w:p>
    <w:p w14:paraId="13F7432F" w14:textId="77777777" w:rsidR="000829C4" w:rsidRDefault="00000000">
      <w:pPr>
        <w:numPr>
          <w:ilvl w:val="0"/>
          <w:numId w:val="175"/>
        </w:numPr>
      </w:pPr>
      <w:r>
        <w:rPr>
          <w:rFonts w:hint="eastAsia"/>
        </w:rPr>
        <w:t>【修改】：如果申报状态不是未制表状态，则不能修改，提示“该任务已在执行中，不能修改，如需修改，请回退操作至未制表状态。”；</w:t>
      </w:r>
    </w:p>
    <w:p w14:paraId="0FD9182D" w14:textId="77777777" w:rsidR="000829C4" w:rsidRDefault="00000000">
      <w:pPr>
        <w:numPr>
          <w:ilvl w:val="0"/>
          <w:numId w:val="175"/>
        </w:numPr>
      </w:pPr>
      <w:r>
        <w:rPr>
          <w:rFonts w:hint="eastAsia"/>
        </w:rPr>
        <w:t>【提交】：如果申报状态为已制表，则该按钮可用，点击该按钮，提交单据至下一审批人；否则该按钮</w:t>
      </w:r>
      <w:proofErr w:type="gramStart"/>
      <w:r>
        <w:rPr>
          <w:rFonts w:hint="eastAsia"/>
        </w:rPr>
        <w:t>不</w:t>
      </w:r>
      <w:proofErr w:type="gramEnd"/>
      <w:r>
        <w:rPr>
          <w:rFonts w:hint="eastAsia"/>
        </w:rPr>
        <w:t>可用；</w:t>
      </w:r>
    </w:p>
    <w:p w14:paraId="16812F5F" w14:textId="77777777" w:rsidR="000829C4" w:rsidRDefault="00000000">
      <w:pPr>
        <w:numPr>
          <w:ilvl w:val="0"/>
          <w:numId w:val="175"/>
        </w:numPr>
      </w:pPr>
      <w:r>
        <w:rPr>
          <w:rFonts w:hint="eastAsia"/>
        </w:rPr>
        <w:t>【收回】：如果申报状态为已提交，则该按钮可用，点击该按钮，申报状态更新为已制表状态，否则该按钮</w:t>
      </w:r>
      <w:proofErr w:type="gramStart"/>
      <w:r>
        <w:rPr>
          <w:rFonts w:hint="eastAsia"/>
        </w:rPr>
        <w:t>不</w:t>
      </w:r>
      <w:proofErr w:type="gramEnd"/>
      <w:r>
        <w:rPr>
          <w:rFonts w:hint="eastAsia"/>
        </w:rPr>
        <w:t>可用；</w:t>
      </w:r>
    </w:p>
    <w:p w14:paraId="75030BC0" w14:textId="77777777" w:rsidR="000829C4" w:rsidRDefault="00000000">
      <w:pPr>
        <w:numPr>
          <w:ilvl w:val="0"/>
          <w:numId w:val="175"/>
        </w:numPr>
      </w:pPr>
      <w:r>
        <w:rPr>
          <w:rFonts w:hint="eastAsia"/>
        </w:rPr>
        <w:t>【删除】：如果申报状态不是未制表状态，则不能删除，提示“该任务已在执行中，不能删除，如需删除，请回退操作至未制表状态。”；</w:t>
      </w:r>
    </w:p>
    <w:p w14:paraId="10E6C674" w14:textId="77777777" w:rsidR="000829C4" w:rsidRDefault="00000000">
      <w:pPr>
        <w:numPr>
          <w:ilvl w:val="0"/>
          <w:numId w:val="175"/>
        </w:numPr>
      </w:pPr>
      <w:r>
        <w:rPr>
          <w:rFonts w:hint="eastAsia"/>
        </w:rPr>
        <w:t>【审批】：如果申报状态为已提交或审批中，则该按钮可用，点击审批，弹出审批意见框，如果维护了所得税的审阅内容，则需对审阅内容进行审阅，审阅后可进行审批处理；审批后申报状态更新为已审批，更新审批日期；</w:t>
      </w:r>
    </w:p>
    <w:p w14:paraId="005813CE" w14:textId="77777777" w:rsidR="000829C4" w:rsidRDefault="00000000">
      <w:pPr>
        <w:numPr>
          <w:ilvl w:val="0"/>
          <w:numId w:val="175"/>
        </w:numPr>
      </w:pPr>
      <w:r>
        <w:rPr>
          <w:rFonts w:hint="eastAsia"/>
        </w:rPr>
        <w:t>【弃审】：如果申报状态为已审批，则该按钮可用，点击该按钮，申报状态更新为已制表，审批日期清空；</w:t>
      </w:r>
    </w:p>
    <w:p w14:paraId="4DFC7A23" w14:textId="77777777" w:rsidR="000829C4" w:rsidRDefault="00000000">
      <w:pPr>
        <w:numPr>
          <w:ilvl w:val="0"/>
          <w:numId w:val="175"/>
        </w:numPr>
      </w:pPr>
      <w:r>
        <w:rPr>
          <w:rFonts w:hint="eastAsia"/>
        </w:rPr>
        <w:lastRenderedPageBreak/>
        <w:t>【查看】：点击该按钮，弹出任务详情框；</w:t>
      </w:r>
    </w:p>
    <w:p w14:paraId="69E66250" w14:textId="77777777" w:rsidR="000829C4" w:rsidRDefault="00000000">
      <w:pPr>
        <w:numPr>
          <w:ilvl w:val="0"/>
          <w:numId w:val="175"/>
        </w:numPr>
      </w:pPr>
      <w:r>
        <w:rPr>
          <w:rFonts w:hint="eastAsia"/>
        </w:rPr>
        <w:t>【执行】：点击该按钮，根据申报状态直接跳转至对应的执行界面；</w:t>
      </w:r>
    </w:p>
    <w:p w14:paraId="465677DF" w14:textId="77777777" w:rsidR="000829C4" w:rsidRDefault="00000000">
      <w:pPr>
        <w:numPr>
          <w:ilvl w:val="0"/>
          <w:numId w:val="175"/>
        </w:numPr>
      </w:pPr>
      <w:r>
        <w:rPr>
          <w:rFonts w:hint="eastAsia"/>
        </w:rPr>
        <w:t>【审批意见】：申报状态为已审批或已下发、已完税时，该按钮可用，点击该按钮，弹出审批意见框。</w:t>
      </w:r>
    </w:p>
    <w:p w14:paraId="7E41738F" w14:textId="77777777" w:rsidR="000829C4" w:rsidRDefault="00000000">
      <w:r>
        <w:rPr>
          <w:rFonts w:hint="eastAsia"/>
        </w:rPr>
        <w:t>准备界面：</w:t>
      </w:r>
    </w:p>
    <w:p w14:paraId="2FFB3514" w14:textId="77777777" w:rsidR="000829C4" w:rsidRDefault="00000000">
      <w:pPr>
        <w:numPr>
          <w:ilvl w:val="0"/>
          <w:numId w:val="176"/>
        </w:numPr>
      </w:pPr>
      <w:r>
        <w:rPr>
          <w:rFonts w:hint="eastAsia"/>
        </w:rPr>
        <w:t>【下一步】：点击该按钮，进入制表界面；</w:t>
      </w:r>
    </w:p>
    <w:p w14:paraId="53300B1E" w14:textId="77777777" w:rsidR="000829C4" w:rsidRDefault="00000000">
      <w:r>
        <w:rPr>
          <w:rFonts w:hint="eastAsia"/>
        </w:rPr>
        <w:t>制表界面：</w:t>
      </w:r>
    </w:p>
    <w:p w14:paraId="75276958" w14:textId="77777777" w:rsidR="000829C4" w:rsidRDefault="00000000">
      <w:pPr>
        <w:numPr>
          <w:ilvl w:val="0"/>
          <w:numId w:val="177"/>
        </w:numPr>
      </w:pPr>
      <w:r>
        <w:rPr>
          <w:rFonts w:hint="eastAsia"/>
        </w:rPr>
        <w:t>【制表】：如果申报状态为未制表，该按钮可用，否则</w:t>
      </w:r>
      <w:proofErr w:type="gramStart"/>
      <w:r>
        <w:rPr>
          <w:rFonts w:hint="eastAsia"/>
        </w:rPr>
        <w:t>不</w:t>
      </w:r>
      <w:proofErr w:type="gramEnd"/>
      <w:r>
        <w:rPr>
          <w:rFonts w:hint="eastAsia"/>
        </w:rPr>
        <w:t>可用；点击该按钮，计算所有的报表，计算完成后更新申报状态为“已制表”，制表日期为系统日期，界面自动刷新；</w:t>
      </w:r>
    </w:p>
    <w:p w14:paraId="040140F2" w14:textId="77777777" w:rsidR="000829C4" w:rsidRDefault="00000000">
      <w:pPr>
        <w:numPr>
          <w:ilvl w:val="0"/>
          <w:numId w:val="177"/>
        </w:numPr>
      </w:pPr>
      <w:r>
        <w:rPr>
          <w:rFonts w:hint="eastAsia"/>
        </w:rPr>
        <w:t>【取消制表】：如果制表状态为已制表，则该按钮可用，否则</w:t>
      </w:r>
      <w:proofErr w:type="gramStart"/>
      <w:r>
        <w:rPr>
          <w:rFonts w:hint="eastAsia"/>
        </w:rPr>
        <w:t>不</w:t>
      </w:r>
      <w:proofErr w:type="gramEnd"/>
      <w:r>
        <w:rPr>
          <w:rFonts w:hint="eastAsia"/>
        </w:rPr>
        <w:t>可用，点击该按钮，对所有的报表数据进行删除，取消制表完成后更新申报状态为未制表，清空制表日期，界面自动刷新；</w:t>
      </w:r>
    </w:p>
    <w:p w14:paraId="3F252DA6" w14:textId="77777777" w:rsidR="000829C4" w:rsidRDefault="00000000">
      <w:pPr>
        <w:numPr>
          <w:ilvl w:val="0"/>
          <w:numId w:val="177"/>
        </w:numPr>
      </w:pPr>
      <w:r>
        <w:rPr>
          <w:rFonts w:hint="eastAsia"/>
        </w:rPr>
        <w:t>【提交】：如果申报为已制表，则该按钮可用，否则</w:t>
      </w:r>
      <w:proofErr w:type="gramStart"/>
      <w:r>
        <w:rPr>
          <w:rFonts w:hint="eastAsia"/>
        </w:rPr>
        <w:t>不</w:t>
      </w:r>
      <w:proofErr w:type="gramEnd"/>
      <w:r>
        <w:rPr>
          <w:rFonts w:hint="eastAsia"/>
        </w:rPr>
        <w:t>可用；点击该按钮，将单据信息提交至下一审批人进行审批；</w:t>
      </w:r>
    </w:p>
    <w:p w14:paraId="105519D1" w14:textId="77777777" w:rsidR="000829C4" w:rsidRDefault="00000000">
      <w:pPr>
        <w:numPr>
          <w:ilvl w:val="0"/>
          <w:numId w:val="177"/>
        </w:numPr>
      </w:pPr>
      <w:r>
        <w:rPr>
          <w:rFonts w:hint="eastAsia"/>
        </w:rPr>
        <w:t>【上一步】：点击该按钮，返回准备界面；</w:t>
      </w:r>
    </w:p>
    <w:p w14:paraId="2BCC189B" w14:textId="77777777" w:rsidR="000829C4" w:rsidRDefault="00000000">
      <w:pPr>
        <w:numPr>
          <w:ilvl w:val="0"/>
          <w:numId w:val="177"/>
        </w:numPr>
      </w:pPr>
      <w:r>
        <w:rPr>
          <w:rFonts w:hint="eastAsia"/>
        </w:rPr>
        <w:t>【导出】：导出界面上的所有报表数据至</w:t>
      </w:r>
      <w:r>
        <w:rPr>
          <w:rFonts w:hint="eastAsia"/>
        </w:rPr>
        <w:t>EXCEL</w:t>
      </w:r>
      <w:r>
        <w:rPr>
          <w:rFonts w:hint="eastAsia"/>
        </w:rPr>
        <w:t>文件，文件名称与报表名称一致；如果未制表，则默认导出空表。</w:t>
      </w:r>
    </w:p>
    <w:p w14:paraId="4FD8B631" w14:textId="77777777" w:rsidR="000829C4" w:rsidRDefault="00000000">
      <w:r>
        <w:rPr>
          <w:rFonts w:hint="eastAsia"/>
        </w:rPr>
        <w:t>提交界面按钮：</w:t>
      </w:r>
    </w:p>
    <w:p w14:paraId="47D2655E" w14:textId="77777777" w:rsidR="000829C4" w:rsidRDefault="00000000">
      <w:pPr>
        <w:numPr>
          <w:ilvl w:val="0"/>
          <w:numId w:val="178"/>
        </w:numPr>
      </w:pPr>
      <w:r>
        <w:rPr>
          <w:rFonts w:hint="eastAsia"/>
        </w:rPr>
        <w:t>【收回】：同列表收回；</w:t>
      </w:r>
    </w:p>
    <w:p w14:paraId="6D87B2BE" w14:textId="77777777" w:rsidR="000829C4" w:rsidRDefault="00000000">
      <w:pPr>
        <w:numPr>
          <w:ilvl w:val="0"/>
          <w:numId w:val="178"/>
        </w:numPr>
      </w:pPr>
      <w:r>
        <w:rPr>
          <w:rFonts w:hint="eastAsia"/>
        </w:rPr>
        <w:t>【审核】：同列表审核；</w:t>
      </w:r>
    </w:p>
    <w:p w14:paraId="09E11CEF" w14:textId="77777777" w:rsidR="000829C4" w:rsidRDefault="00000000">
      <w:pPr>
        <w:numPr>
          <w:ilvl w:val="0"/>
          <w:numId w:val="178"/>
        </w:numPr>
      </w:pPr>
      <w:r>
        <w:rPr>
          <w:rFonts w:hint="eastAsia"/>
        </w:rPr>
        <w:t>【弃审】：同列表弃审；</w:t>
      </w:r>
    </w:p>
    <w:p w14:paraId="1C1FC4AF" w14:textId="77777777" w:rsidR="000829C4" w:rsidRDefault="00000000">
      <w:r>
        <w:rPr>
          <w:rFonts w:hint="eastAsia"/>
        </w:rPr>
        <w:t>完税按钮：</w:t>
      </w:r>
    </w:p>
    <w:p w14:paraId="09C92879" w14:textId="77777777" w:rsidR="000829C4" w:rsidRDefault="00000000">
      <w:pPr>
        <w:numPr>
          <w:ilvl w:val="0"/>
          <w:numId w:val="179"/>
        </w:numPr>
      </w:pPr>
      <w:r>
        <w:rPr>
          <w:rFonts w:hint="eastAsia"/>
        </w:rPr>
        <w:t>【确认】：录入申报日期、申报金额、缴纳日期、缴纳金额、办税员，并上</w:t>
      </w:r>
      <w:proofErr w:type="gramStart"/>
      <w:r>
        <w:rPr>
          <w:rFonts w:hint="eastAsia"/>
        </w:rPr>
        <w:t>传相关</w:t>
      </w:r>
      <w:proofErr w:type="gramEnd"/>
      <w:r>
        <w:rPr>
          <w:rFonts w:hint="eastAsia"/>
        </w:rPr>
        <w:t>附件后，点击该按钮，更新申报状态为已完税，生成税费台账数据；</w:t>
      </w:r>
    </w:p>
    <w:p w14:paraId="05225498" w14:textId="77777777" w:rsidR="000829C4" w:rsidRDefault="00000000">
      <w:pPr>
        <w:numPr>
          <w:ilvl w:val="0"/>
          <w:numId w:val="179"/>
        </w:numPr>
      </w:pPr>
      <w:r>
        <w:rPr>
          <w:rFonts w:hint="eastAsia"/>
        </w:rPr>
        <w:t>【取消】：</w:t>
      </w:r>
      <w:r>
        <w:rPr>
          <w:rFonts w:hint="eastAsia"/>
          <w:szCs w:val="21"/>
        </w:rPr>
        <w:t>申报状态为已完税时可用，否则</w:t>
      </w:r>
      <w:proofErr w:type="gramStart"/>
      <w:r>
        <w:rPr>
          <w:rFonts w:hint="eastAsia"/>
          <w:szCs w:val="21"/>
        </w:rPr>
        <w:t>不</w:t>
      </w:r>
      <w:proofErr w:type="gramEnd"/>
      <w:r>
        <w:rPr>
          <w:rFonts w:hint="eastAsia"/>
          <w:szCs w:val="21"/>
        </w:rPr>
        <w:t>可用，点击该按钮，更新申报状态为已审批，</w:t>
      </w:r>
      <w:r>
        <w:rPr>
          <w:rFonts w:hint="eastAsia"/>
        </w:rPr>
        <w:t>取消完税时根据单据编号查询税费台账，如果税费台账的推送状态为“未推送”，则删除对应的税费台账，如果税费台账的推送状态为已推送，则生成对应的</w:t>
      </w:r>
      <w:proofErr w:type="gramStart"/>
      <w:r>
        <w:rPr>
          <w:rFonts w:hint="eastAsia"/>
        </w:rPr>
        <w:t>红冲台账</w:t>
      </w:r>
      <w:proofErr w:type="gramEnd"/>
      <w:r>
        <w:rPr>
          <w:rFonts w:hint="eastAsia"/>
        </w:rPr>
        <w:t>，生成规则详见算法说明章节</w:t>
      </w:r>
      <w:r>
        <w:rPr>
          <w:rFonts w:hint="eastAsia"/>
          <w:szCs w:val="21"/>
        </w:rPr>
        <w:t>；</w:t>
      </w:r>
    </w:p>
    <w:p w14:paraId="11140C42" w14:textId="77777777" w:rsidR="000829C4" w:rsidRDefault="00000000">
      <w:pPr>
        <w:numPr>
          <w:ilvl w:val="0"/>
          <w:numId w:val="179"/>
        </w:numPr>
      </w:pPr>
      <w:r>
        <w:rPr>
          <w:rFonts w:hint="eastAsia"/>
        </w:rPr>
        <w:t>【上一步】：点击该按钮，跳转至下发界面。</w:t>
      </w:r>
    </w:p>
    <w:p w14:paraId="49270CED" w14:textId="77777777" w:rsidR="000829C4" w:rsidRDefault="00000000">
      <w:pPr>
        <w:numPr>
          <w:ilvl w:val="0"/>
          <w:numId w:val="179"/>
        </w:numPr>
      </w:pPr>
      <w:r>
        <w:rPr>
          <w:rFonts w:hint="eastAsia"/>
        </w:rPr>
        <w:t>【上传附件】：申报状态为已下发时可用，否则</w:t>
      </w:r>
      <w:proofErr w:type="gramStart"/>
      <w:r>
        <w:rPr>
          <w:rFonts w:hint="eastAsia"/>
        </w:rPr>
        <w:t>不</w:t>
      </w:r>
      <w:proofErr w:type="gramEnd"/>
      <w:r>
        <w:rPr>
          <w:rFonts w:hint="eastAsia"/>
        </w:rPr>
        <w:t>可用；点击该按钮，弹出附件选择框，</w:t>
      </w:r>
      <w:r>
        <w:rPr>
          <w:rFonts w:hint="eastAsia"/>
        </w:rPr>
        <w:lastRenderedPageBreak/>
        <w:t>选择附件后上传附件；</w:t>
      </w:r>
    </w:p>
    <w:p w14:paraId="7A27CED7" w14:textId="77777777" w:rsidR="000829C4" w:rsidRDefault="00000000">
      <w:pPr>
        <w:numPr>
          <w:ilvl w:val="0"/>
          <w:numId w:val="179"/>
        </w:numPr>
      </w:pPr>
      <w:r>
        <w:rPr>
          <w:rFonts w:hint="eastAsia"/>
        </w:rPr>
        <w:t>【删除附件】：申报状态为已下发时可用，否则</w:t>
      </w:r>
      <w:proofErr w:type="gramStart"/>
      <w:r>
        <w:rPr>
          <w:rFonts w:hint="eastAsia"/>
        </w:rPr>
        <w:t>不</w:t>
      </w:r>
      <w:proofErr w:type="gramEnd"/>
      <w:r>
        <w:rPr>
          <w:rFonts w:hint="eastAsia"/>
        </w:rPr>
        <w:t>可用；点击该按钮，删除对应的附件；</w:t>
      </w:r>
    </w:p>
    <w:p w14:paraId="6436F9C7" w14:textId="77777777" w:rsidR="000829C4" w:rsidRDefault="00000000">
      <w:pPr>
        <w:pStyle w:val="5"/>
      </w:pPr>
      <w:r>
        <w:rPr>
          <w:rFonts w:hint="eastAsia"/>
        </w:rPr>
        <w:t>算法说明</w:t>
      </w:r>
    </w:p>
    <w:p w14:paraId="2C1921E2" w14:textId="77777777" w:rsidR="000829C4" w:rsidRDefault="00000000">
      <w:pPr>
        <w:numPr>
          <w:ilvl w:val="1"/>
          <w:numId w:val="180"/>
        </w:numPr>
      </w:pPr>
      <w:r>
        <w:rPr>
          <w:rFonts w:hint="eastAsia"/>
        </w:rPr>
        <w:t>完税确认后，生成税费台账数据，存入统一税费台账，规则如下：</w:t>
      </w:r>
    </w:p>
    <w:tbl>
      <w:tblPr>
        <w:tblStyle w:val="ab"/>
        <w:tblW w:w="0" w:type="auto"/>
        <w:tblLook w:val="04A0" w:firstRow="1" w:lastRow="0" w:firstColumn="1" w:lastColumn="0" w:noHBand="0" w:noVBand="1"/>
      </w:tblPr>
      <w:tblGrid>
        <w:gridCol w:w="2588"/>
        <w:gridCol w:w="5708"/>
      </w:tblGrid>
      <w:tr w:rsidR="000829C4" w14:paraId="5C8E934A" w14:textId="77777777">
        <w:tc>
          <w:tcPr>
            <w:tcW w:w="2660" w:type="dxa"/>
            <w:shd w:val="clear" w:color="auto" w:fill="DEEBF6" w:themeFill="accent1" w:themeFillTint="32"/>
          </w:tcPr>
          <w:p w14:paraId="5B35A5BB" w14:textId="77777777" w:rsidR="000829C4" w:rsidRDefault="00000000">
            <w:pPr>
              <w:jc w:val="center"/>
              <w:rPr>
                <w:b/>
                <w:bCs/>
                <w:sz w:val="18"/>
                <w:szCs w:val="18"/>
              </w:rPr>
            </w:pPr>
            <w:r>
              <w:rPr>
                <w:rFonts w:hint="eastAsia"/>
                <w:b/>
                <w:bCs/>
                <w:sz w:val="18"/>
                <w:szCs w:val="18"/>
              </w:rPr>
              <w:t>字段名称</w:t>
            </w:r>
          </w:p>
        </w:tc>
        <w:tc>
          <w:tcPr>
            <w:tcW w:w="5862" w:type="dxa"/>
            <w:shd w:val="clear" w:color="auto" w:fill="DEEBF6" w:themeFill="accent1" w:themeFillTint="32"/>
          </w:tcPr>
          <w:p w14:paraId="3423CD7A" w14:textId="77777777" w:rsidR="000829C4" w:rsidRDefault="00000000">
            <w:pPr>
              <w:jc w:val="center"/>
              <w:rPr>
                <w:b/>
                <w:bCs/>
                <w:sz w:val="18"/>
                <w:szCs w:val="18"/>
              </w:rPr>
            </w:pPr>
            <w:r>
              <w:rPr>
                <w:rFonts w:hint="eastAsia"/>
                <w:b/>
                <w:bCs/>
                <w:sz w:val="18"/>
                <w:szCs w:val="18"/>
              </w:rPr>
              <w:t>规则</w:t>
            </w:r>
          </w:p>
        </w:tc>
      </w:tr>
      <w:tr w:rsidR="000829C4" w14:paraId="02AC661D" w14:textId="77777777">
        <w:tc>
          <w:tcPr>
            <w:tcW w:w="2660" w:type="dxa"/>
          </w:tcPr>
          <w:p w14:paraId="64B57325" w14:textId="77777777" w:rsidR="000829C4" w:rsidRDefault="00000000">
            <w:pPr>
              <w:rPr>
                <w:sz w:val="18"/>
                <w:szCs w:val="18"/>
              </w:rPr>
            </w:pPr>
            <w:r>
              <w:rPr>
                <w:rFonts w:hint="eastAsia"/>
                <w:sz w:val="18"/>
                <w:szCs w:val="18"/>
              </w:rPr>
              <w:t>机构</w:t>
            </w:r>
          </w:p>
        </w:tc>
        <w:tc>
          <w:tcPr>
            <w:tcW w:w="5862" w:type="dxa"/>
          </w:tcPr>
          <w:p w14:paraId="200F368C" w14:textId="77777777" w:rsidR="000829C4" w:rsidRDefault="00000000">
            <w:pPr>
              <w:rPr>
                <w:sz w:val="18"/>
                <w:szCs w:val="18"/>
              </w:rPr>
            </w:pPr>
            <w:r>
              <w:rPr>
                <w:rFonts w:hint="eastAsia"/>
                <w:sz w:val="18"/>
                <w:szCs w:val="18"/>
              </w:rPr>
              <w:t>纳税主体管理中水利建设基金税种核定信息的入账机构</w:t>
            </w:r>
          </w:p>
        </w:tc>
      </w:tr>
      <w:tr w:rsidR="000829C4" w14:paraId="609BC608" w14:textId="77777777">
        <w:tc>
          <w:tcPr>
            <w:tcW w:w="2660" w:type="dxa"/>
          </w:tcPr>
          <w:p w14:paraId="2AD6246D" w14:textId="77777777" w:rsidR="000829C4" w:rsidRDefault="00000000">
            <w:pPr>
              <w:rPr>
                <w:sz w:val="18"/>
                <w:szCs w:val="18"/>
              </w:rPr>
            </w:pPr>
            <w:r>
              <w:rPr>
                <w:rFonts w:hint="eastAsia"/>
                <w:sz w:val="18"/>
                <w:szCs w:val="18"/>
              </w:rPr>
              <w:t>纳税主体</w:t>
            </w:r>
          </w:p>
        </w:tc>
        <w:tc>
          <w:tcPr>
            <w:tcW w:w="5862" w:type="dxa"/>
          </w:tcPr>
          <w:p w14:paraId="744044C9" w14:textId="77777777" w:rsidR="000829C4" w:rsidRDefault="00000000">
            <w:pPr>
              <w:rPr>
                <w:sz w:val="18"/>
                <w:szCs w:val="18"/>
              </w:rPr>
            </w:pPr>
            <w:r>
              <w:rPr>
                <w:rFonts w:hint="eastAsia"/>
                <w:sz w:val="18"/>
                <w:szCs w:val="18"/>
              </w:rPr>
              <w:t>当前纳税主体</w:t>
            </w:r>
          </w:p>
        </w:tc>
      </w:tr>
      <w:tr w:rsidR="000829C4" w14:paraId="640729EA" w14:textId="77777777">
        <w:tc>
          <w:tcPr>
            <w:tcW w:w="2660" w:type="dxa"/>
          </w:tcPr>
          <w:p w14:paraId="53091A37" w14:textId="77777777" w:rsidR="000829C4" w:rsidRDefault="00000000">
            <w:pPr>
              <w:rPr>
                <w:sz w:val="18"/>
                <w:szCs w:val="18"/>
              </w:rPr>
            </w:pPr>
            <w:r>
              <w:rPr>
                <w:rFonts w:hint="eastAsia"/>
                <w:sz w:val="18"/>
                <w:szCs w:val="18"/>
              </w:rPr>
              <w:t>业务单据号</w:t>
            </w:r>
          </w:p>
        </w:tc>
        <w:tc>
          <w:tcPr>
            <w:tcW w:w="5862" w:type="dxa"/>
          </w:tcPr>
          <w:p w14:paraId="1F3F8CBE" w14:textId="77777777" w:rsidR="000829C4" w:rsidRDefault="00000000">
            <w:pPr>
              <w:rPr>
                <w:sz w:val="18"/>
                <w:szCs w:val="18"/>
              </w:rPr>
            </w:pPr>
            <w:r>
              <w:rPr>
                <w:rFonts w:hint="eastAsia"/>
                <w:sz w:val="18"/>
                <w:szCs w:val="18"/>
              </w:rPr>
              <w:t>取当前单据号</w:t>
            </w:r>
          </w:p>
        </w:tc>
      </w:tr>
      <w:tr w:rsidR="000829C4" w14:paraId="0968208A" w14:textId="77777777">
        <w:tc>
          <w:tcPr>
            <w:tcW w:w="2660" w:type="dxa"/>
          </w:tcPr>
          <w:p w14:paraId="01DFEE7F" w14:textId="77777777" w:rsidR="000829C4" w:rsidRDefault="00000000">
            <w:pPr>
              <w:rPr>
                <w:sz w:val="18"/>
                <w:szCs w:val="18"/>
              </w:rPr>
            </w:pPr>
            <w:r>
              <w:rPr>
                <w:rFonts w:hint="eastAsia"/>
                <w:sz w:val="18"/>
                <w:szCs w:val="18"/>
              </w:rPr>
              <w:t>业务流水号</w:t>
            </w:r>
          </w:p>
        </w:tc>
        <w:tc>
          <w:tcPr>
            <w:tcW w:w="5862" w:type="dxa"/>
          </w:tcPr>
          <w:p w14:paraId="06CD349D" w14:textId="77777777" w:rsidR="000829C4" w:rsidRDefault="00000000">
            <w:pPr>
              <w:rPr>
                <w:sz w:val="18"/>
                <w:szCs w:val="18"/>
              </w:rPr>
            </w:pPr>
            <w:r>
              <w:rPr>
                <w:rFonts w:hint="eastAsia"/>
                <w:sz w:val="18"/>
                <w:szCs w:val="18"/>
              </w:rPr>
              <w:t>单据号</w:t>
            </w:r>
            <w:r>
              <w:rPr>
                <w:rFonts w:hint="eastAsia"/>
                <w:sz w:val="18"/>
                <w:szCs w:val="18"/>
              </w:rPr>
              <w:t>+</w:t>
            </w:r>
            <w:r>
              <w:rPr>
                <w:rFonts w:hint="eastAsia"/>
                <w:sz w:val="18"/>
                <w:szCs w:val="18"/>
              </w:rPr>
              <w:t>四位序号，序号从</w:t>
            </w:r>
            <w:r>
              <w:rPr>
                <w:rFonts w:hint="eastAsia"/>
                <w:sz w:val="18"/>
                <w:szCs w:val="18"/>
              </w:rPr>
              <w:t>0001</w:t>
            </w:r>
            <w:r>
              <w:rPr>
                <w:rFonts w:hint="eastAsia"/>
                <w:sz w:val="18"/>
                <w:szCs w:val="18"/>
              </w:rPr>
              <w:t>开始编码，不可重复</w:t>
            </w:r>
          </w:p>
        </w:tc>
      </w:tr>
      <w:tr w:rsidR="000829C4" w14:paraId="30B9D0D7" w14:textId="77777777">
        <w:tc>
          <w:tcPr>
            <w:tcW w:w="2660" w:type="dxa"/>
          </w:tcPr>
          <w:p w14:paraId="7AB50CC3" w14:textId="77777777" w:rsidR="000829C4" w:rsidRDefault="00000000">
            <w:pPr>
              <w:rPr>
                <w:sz w:val="18"/>
                <w:szCs w:val="18"/>
              </w:rPr>
            </w:pPr>
            <w:r>
              <w:rPr>
                <w:rFonts w:hint="eastAsia"/>
                <w:sz w:val="18"/>
                <w:szCs w:val="18"/>
              </w:rPr>
              <w:t>年度</w:t>
            </w:r>
          </w:p>
        </w:tc>
        <w:tc>
          <w:tcPr>
            <w:tcW w:w="5862" w:type="dxa"/>
          </w:tcPr>
          <w:p w14:paraId="0EB78018" w14:textId="77777777" w:rsidR="000829C4" w:rsidRDefault="00000000">
            <w:pPr>
              <w:rPr>
                <w:sz w:val="18"/>
                <w:szCs w:val="18"/>
              </w:rPr>
            </w:pPr>
            <w:r>
              <w:rPr>
                <w:rFonts w:hint="eastAsia"/>
                <w:sz w:val="18"/>
                <w:szCs w:val="18"/>
              </w:rPr>
              <w:t>纳税年度，四位，如</w:t>
            </w:r>
            <w:r>
              <w:rPr>
                <w:rFonts w:hint="eastAsia"/>
                <w:sz w:val="18"/>
                <w:szCs w:val="18"/>
              </w:rPr>
              <w:t>2024</w:t>
            </w:r>
          </w:p>
        </w:tc>
      </w:tr>
      <w:tr w:rsidR="000829C4" w14:paraId="6306B525" w14:textId="77777777">
        <w:tc>
          <w:tcPr>
            <w:tcW w:w="2660" w:type="dxa"/>
          </w:tcPr>
          <w:p w14:paraId="638DA3D1" w14:textId="77777777" w:rsidR="000829C4" w:rsidRDefault="00000000">
            <w:pPr>
              <w:rPr>
                <w:sz w:val="18"/>
                <w:szCs w:val="18"/>
              </w:rPr>
            </w:pPr>
            <w:r>
              <w:rPr>
                <w:rFonts w:hint="eastAsia"/>
                <w:sz w:val="18"/>
                <w:szCs w:val="18"/>
              </w:rPr>
              <w:t>会计期间</w:t>
            </w:r>
          </w:p>
        </w:tc>
        <w:tc>
          <w:tcPr>
            <w:tcW w:w="5862" w:type="dxa"/>
          </w:tcPr>
          <w:p w14:paraId="4BD26F5A" w14:textId="77777777" w:rsidR="000829C4" w:rsidRDefault="00000000">
            <w:pPr>
              <w:rPr>
                <w:sz w:val="18"/>
                <w:szCs w:val="18"/>
              </w:rPr>
            </w:pPr>
            <w:r>
              <w:rPr>
                <w:rFonts w:hint="eastAsia"/>
                <w:sz w:val="18"/>
                <w:szCs w:val="18"/>
              </w:rPr>
              <w:t>取纳税期间编码</w:t>
            </w:r>
          </w:p>
        </w:tc>
      </w:tr>
      <w:tr w:rsidR="000829C4" w14:paraId="20E122B5" w14:textId="77777777">
        <w:tc>
          <w:tcPr>
            <w:tcW w:w="2660" w:type="dxa"/>
          </w:tcPr>
          <w:p w14:paraId="13604A66" w14:textId="77777777" w:rsidR="000829C4" w:rsidRDefault="00000000">
            <w:pPr>
              <w:rPr>
                <w:sz w:val="18"/>
                <w:szCs w:val="18"/>
              </w:rPr>
            </w:pPr>
            <w:r>
              <w:rPr>
                <w:rFonts w:hint="eastAsia"/>
                <w:sz w:val="18"/>
                <w:szCs w:val="18"/>
              </w:rPr>
              <w:t>期间开始日期</w:t>
            </w:r>
          </w:p>
        </w:tc>
        <w:tc>
          <w:tcPr>
            <w:tcW w:w="5862" w:type="dxa"/>
          </w:tcPr>
          <w:p w14:paraId="7012EB7E" w14:textId="77777777" w:rsidR="000829C4" w:rsidRDefault="00000000">
            <w:pPr>
              <w:rPr>
                <w:sz w:val="18"/>
                <w:szCs w:val="18"/>
              </w:rPr>
            </w:pPr>
            <w:r>
              <w:rPr>
                <w:rFonts w:hint="eastAsia"/>
                <w:sz w:val="18"/>
                <w:szCs w:val="18"/>
              </w:rPr>
              <w:t>取纳税期间的开始日期</w:t>
            </w:r>
          </w:p>
        </w:tc>
      </w:tr>
      <w:tr w:rsidR="000829C4" w14:paraId="753CA89A" w14:textId="77777777">
        <w:tc>
          <w:tcPr>
            <w:tcW w:w="2660" w:type="dxa"/>
          </w:tcPr>
          <w:p w14:paraId="77FD3CD0" w14:textId="77777777" w:rsidR="000829C4" w:rsidRDefault="00000000">
            <w:pPr>
              <w:rPr>
                <w:sz w:val="18"/>
                <w:szCs w:val="18"/>
              </w:rPr>
            </w:pPr>
            <w:r>
              <w:rPr>
                <w:rFonts w:hint="eastAsia"/>
                <w:sz w:val="18"/>
                <w:szCs w:val="18"/>
              </w:rPr>
              <w:t>期间截止日期</w:t>
            </w:r>
          </w:p>
        </w:tc>
        <w:tc>
          <w:tcPr>
            <w:tcW w:w="5862" w:type="dxa"/>
          </w:tcPr>
          <w:p w14:paraId="4912E735" w14:textId="77777777" w:rsidR="000829C4" w:rsidRDefault="00000000">
            <w:pPr>
              <w:rPr>
                <w:sz w:val="18"/>
                <w:szCs w:val="18"/>
              </w:rPr>
            </w:pPr>
            <w:r>
              <w:rPr>
                <w:rFonts w:hint="eastAsia"/>
                <w:sz w:val="18"/>
                <w:szCs w:val="18"/>
              </w:rPr>
              <w:t>取纳税期间的截止日期</w:t>
            </w:r>
          </w:p>
        </w:tc>
      </w:tr>
      <w:tr w:rsidR="000829C4" w14:paraId="72C4E54F" w14:textId="77777777">
        <w:tc>
          <w:tcPr>
            <w:tcW w:w="2660" w:type="dxa"/>
          </w:tcPr>
          <w:p w14:paraId="331D1FAC" w14:textId="77777777" w:rsidR="000829C4" w:rsidRDefault="00000000">
            <w:pPr>
              <w:rPr>
                <w:sz w:val="18"/>
                <w:szCs w:val="18"/>
              </w:rPr>
            </w:pPr>
            <w:r>
              <w:rPr>
                <w:rFonts w:hint="eastAsia"/>
                <w:sz w:val="18"/>
                <w:szCs w:val="18"/>
              </w:rPr>
              <w:t>业务类型</w:t>
            </w:r>
          </w:p>
        </w:tc>
        <w:tc>
          <w:tcPr>
            <w:tcW w:w="5862" w:type="dxa"/>
          </w:tcPr>
          <w:p w14:paraId="7F54C98B" w14:textId="77777777" w:rsidR="000829C4" w:rsidRDefault="00000000">
            <w:pPr>
              <w:rPr>
                <w:sz w:val="18"/>
                <w:szCs w:val="18"/>
              </w:rPr>
            </w:pPr>
            <w:r>
              <w:rPr>
                <w:rFonts w:hint="eastAsia"/>
                <w:sz w:val="18"/>
                <w:szCs w:val="18"/>
              </w:rPr>
              <w:t>默认水利建设基金申报，编码</w:t>
            </w:r>
            <w:r>
              <w:rPr>
                <w:rFonts w:hint="eastAsia"/>
                <w:sz w:val="18"/>
                <w:szCs w:val="18"/>
              </w:rPr>
              <w:t>TAX_SLJJSB</w:t>
            </w:r>
          </w:p>
        </w:tc>
      </w:tr>
      <w:tr w:rsidR="000829C4" w14:paraId="0C66972E" w14:textId="77777777">
        <w:tc>
          <w:tcPr>
            <w:tcW w:w="2660" w:type="dxa"/>
          </w:tcPr>
          <w:p w14:paraId="069E05CF" w14:textId="77777777" w:rsidR="000829C4" w:rsidRDefault="00000000">
            <w:pPr>
              <w:rPr>
                <w:sz w:val="18"/>
                <w:szCs w:val="18"/>
              </w:rPr>
            </w:pPr>
            <w:r>
              <w:rPr>
                <w:rFonts w:hint="eastAsia"/>
                <w:sz w:val="18"/>
                <w:szCs w:val="18"/>
              </w:rPr>
              <w:t>费用项目</w:t>
            </w:r>
          </w:p>
        </w:tc>
        <w:tc>
          <w:tcPr>
            <w:tcW w:w="5862" w:type="dxa"/>
          </w:tcPr>
          <w:p w14:paraId="77517E48" w14:textId="77777777" w:rsidR="000829C4" w:rsidRDefault="00000000">
            <w:pPr>
              <w:rPr>
                <w:sz w:val="18"/>
                <w:szCs w:val="18"/>
              </w:rPr>
            </w:pPr>
            <w:r>
              <w:rPr>
                <w:rFonts w:hint="eastAsia"/>
                <w:sz w:val="18"/>
                <w:szCs w:val="18"/>
              </w:rPr>
              <w:t>水利建设基金：</w:t>
            </w:r>
            <w:r>
              <w:rPr>
                <w:rFonts w:hint="eastAsia"/>
                <w:sz w:val="18"/>
                <w:szCs w:val="18"/>
              </w:rPr>
              <w:t>TAX_SLJSJJ</w:t>
            </w:r>
          </w:p>
        </w:tc>
      </w:tr>
      <w:tr w:rsidR="000829C4" w14:paraId="097743A2" w14:textId="77777777">
        <w:tc>
          <w:tcPr>
            <w:tcW w:w="2660" w:type="dxa"/>
          </w:tcPr>
          <w:p w14:paraId="56C27F79" w14:textId="77777777" w:rsidR="000829C4" w:rsidRDefault="00000000">
            <w:pPr>
              <w:rPr>
                <w:sz w:val="18"/>
                <w:szCs w:val="18"/>
              </w:rPr>
            </w:pPr>
            <w:r>
              <w:rPr>
                <w:rFonts w:hint="eastAsia"/>
                <w:sz w:val="18"/>
                <w:szCs w:val="18"/>
              </w:rPr>
              <w:t>费用类型</w:t>
            </w:r>
          </w:p>
        </w:tc>
        <w:tc>
          <w:tcPr>
            <w:tcW w:w="5862" w:type="dxa"/>
          </w:tcPr>
          <w:p w14:paraId="7EA134E5" w14:textId="77777777" w:rsidR="000829C4" w:rsidRDefault="00000000">
            <w:pPr>
              <w:rPr>
                <w:sz w:val="18"/>
                <w:szCs w:val="18"/>
              </w:rPr>
            </w:pPr>
            <w:r>
              <w:rPr>
                <w:rFonts w:hint="eastAsia"/>
                <w:sz w:val="18"/>
                <w:szCs w:val="18"/>
              </w:rPr>
              <w:t>空</w:t>
            </w:r>
          </w:p>
        </w:tc>
      </w:tr>
      <w:tr w:rsidR="000829C4" w14:paraId="46611EFD" w14:textId="77777777">
        <w:tc>
          <w:tcPr>
            <w:tcW w:w="2660" w:type="dxa"/>
          </w:tcPr>
          <w:p w14:paraId="3F6A5CDE" w14:textId="77777777" w:rsidR="000829C4" w:rsidRDefault="00000000">
            <w:pPr>
              <w:rPr>
                <w:sz w:val="18"/>
                <w:szCs w:val="18"/>
              </w:rPr>
            </w:pPr>
            <w:r>
              <w:rPr>
                <w:rFonts w:hint="eastAsia"/>
                <w:sz w:val="18"/>
                <w:szCs w:val="18"/>
              </w:rPr>
              <w:t>金额</w:t>
            </w:r>
          </w:p>
        </w:tc>
        <w:tc>
          <w:tcPr>
            <w:tcW w:w="5862" w:type="dxa"/>
          </w:tcPr>
          <w:p w14:paraId="6E798145" w14:textId="77777777" w:rsidR="000829C4" w:rsidRDefault="00000000">
            <w:pPr>
              <w:rPr>
                <w:sz w:val="18"/>
                <w:szCs w:val="18"/>
              </w:rPr>
            </w:pPr>
            <w:r>
              <w:rPr>
                <w:rFonts w:hint="eastAsia"/>
                <w:sz w:val="18"/>
                <w:szCs w:val="18"/>
              </w:rPr>
              <w:t>取实缴金额</w:t>
            </w:r>
          </w:p>
        </w:tc>
      </w:tr>
      <w:tr w:rsidR="000829C4" w14:paraId="3D659941" w14:textId="77777777">
        <w:tc>
          <w:tcPr>
            <w:tcW w:w="2660" w:type="dxa"/>
          </w:tcPr>
          <w:p w14:paraId="16EEB18B" w14:textId="77777777" w:rsidR="000829C4" w:rsidRDefault="00000000">
            <w:pPr>
              <w:rPr>
                <w:sz w:val="18"/>
                <w:szCs w:val="18"/>
              </w:rPr>
            </w:pPr>
            <w:proofErr w:type="gramStart"/>
            <w:r>
              <w:rPr>
                <w:rFonts w:hint="eastAsia"/>
                <w:sz w:val="18"/>
                <w:szCs w:val="18"/>
              </w:rPr>
              <w:t>冲正原流水号</w:t>
            </w:r>
            <w:proofErr w:type="gramEnd"/>
          </w:p>
        </w:tc>
        <w:tc>
          <w:tcPr>
            <w:tcW w:w="5862" w:type="dxa"/>
          </w:tcPr>
          <w:p w14:paraId="5E1DEEF8" w14:textId="77777777" w:rsidR="000829C4" w:rsidRDefault="00000000">
            <w:pPr>
              <w:rPr>
                <w:sz w:val="18"/>
                <w:szCs w:val="18"/>
              </w:rPr>
            </w:pPr>
            <w:r>
              <w:rPr>
                <w:rFonts w:hint="eastAsia"/>
                <w:sz w:val="18"/>
                <w:szCs w:val="18"/>
              </w:rPr>
              <w:t>空</w:t>
            </w:r>
          </w:p>
        </w:tc>
      </w:tr>
      <w:tr w:rsidR="000829C4" w14:paraId="67034A19" w14:textId="77777777">
        <w:tc>
          <w:tcPr>
            <w:tcW w:w="2660" w:type="dxa"/>
          </w:tcPr>
          <w:p w14:paraId="7DB5216F" w14:textId="77777777" w:rsidR="000829C4" w:rsidRDefault="00000000">
            <w:pPr>
              <w:rPr>
                <w:sz w:val="18"/>
                <w:szCs w:val="18"/>
              </w:rPr>
            </w:pPr>
            <w:r>
              <w:rPr>
                <w:rFonts w:hint="eastAsia"/>
                <w:sz w:val="18"/>
                <w:szCs w:val="18"/>
              </w:rPr>
              <w:t>入账日期</w:t>
            </w:r>
          </w:p>
        </w:tc>
        <w:tc>
          <w:tcPr>
            <w:tcW w:w="5862" w:type="dxa"/>
          </w:tcPr>
          <w:p w14:paraId="28D0A2D3" w14:textId="77777777" w:rsidR="000829C4" w:rsidRDefault="00000000">
            <w:pPr>
              <w:rPr>
                <w:sz w:val="18"/>
                <w:szCs w:val="18"/>
              </w:rPr>
            </w:pPr>
            <w:r>
              <w:rPr>
                <w:rFonts w:hint="eastAsia"/>
                <w:sz w:val="18"/>
                <w:szCs w:val="18"/>
              </w:rPr>
              <w:t>空</w:t>
            </w:r>
          </w:p>
        </w:tc>
      </w:tr>
      <w:tr w:rsidR="000829C4" w14:paraId="66273159" w14:textId="77777777">
        <w:tc>
          <w:tcPr>
            <w:tcW w:w="2660" w:type="dxa"/>
          </w:tcPr>
          <w:p w14:paraId="043E8BEF" w14:textId="77777777" w:rsidR="000829C4" w:rsidRDefault="00000000">
            <w:pPr>
              <w:rPr>
                <w:sz w:val="18"/>
                <w:szCs w:val="18"/>
              </w:rPr>
            </w:pPr>
            <w:r>
              <w:rPr>
                <w:rFonts w:hint="eastAsia"/>
                <w:sz w:val="18"/>
                <w:szCs w:val="18"/>
              </w:rPr>
              <w:t>推送状态</w:t>
            </w:r>
          </w:p>
        </w:tc>
        <w:tc>
          <w:tcPr>
            <w:tcW w:w="5862" w:type="dxa"/>
          </w:tcPr>
          <w:p w14:paraId="6E8B040C" w14:textId="77777777" w:rsidR="000829C4" w:rsidRDefault="00000000">
            <w:pPr>
              <w:rPr>
                <w:sz w:val="18"/>
                <w:szCs w:val="18"/>
              </w:rPr>
            </w:pPr>
            <w:r>
              <w:rPr>
                <w:rFonts w:hint="eastAsia"/>
                <w:sz w:val="18"/>
                <w:szCs w:val="18"/>
              </w:rPr>
              <w:t>默认“未推送”</w:t>
            </w:r>
          </w:p>
        </w:tc>
      </w:tr>
      <w:tr w:rsidR="000829C4" w14:paraId="588E6540" w14:textId="77777777">
        <w:tc>
          <w:tcPr>
            <w:tcW w:w="2660" w:type="dxa"/>
          </w:tcPr>
          <w:p w14:paraId="089D203E" w14:textId="77777777" w:rsidR="000829C4" w:rsidRDefault="00000000">
            <w:pPr>
              <w:rPr>
                <w:sz w:val="18"/>
                <w:szCs w:val="18"/>
              </w:rPr>
            </w:pPr>
            <w:r>
              <w:rPr>
                <w:rFonts w:hint="eastAsia"/>
                <w:sz w:val="18"/>
                <w:szCs w:val="18"/>
              </w:rPr>
              <w:t>推送日期</w:t>
            </w:r>
          </w:p>
        </w:tc>
        <w:tc>
          <w:tcPr>
            <w:tcW w:w="5862" w:type="dxa"/>
          </w:tcPr>
          <w:p w14:paraId="0EEA9623" w14:textId="77777777" w:rsidR="000829C4" w:rsidRDefault="00000000">
            <w:pPr>
              <w:rPr>
                <w:sz w:val="18"/>
                <w:szCs w:val="18"/>
              </w:rPr>
            </w:pPr>
            <w:r>
              <w:rPr>
                <w:rFonts w:hint="eastAsia"/>
                <w:sz w:val="18"/>
                <w:szCs w:val="18"/>
              </w:rPr>
              <w:t>空</w:t>
            </w:r>
          </w:p>
        </w:tc>
      </w:tr>
      <w:tr w:rsidR="000829C4" w14:paraId="3B78F6F4" w14:textId="77777777">
        <w:tc>
          <w:tcPr>
            <w:tcW w:w="2660" w:type="dxa"/>
          </w:tcPr>
          <w:p w14:paraId="69CF2C5A" w14:textId="77777777" w:rsidR="000829C4" w:rsidRDefault="00000000">
            <w:pPr>
              <w:rPr>
                <w:sz w:val="18"/>
                <w:szCs w:val="18"/>
              </w:rPr>
            </w:pPr>
            <w:r>
              <w:rPr>
                <w:rFonts w:hint="eastAsia"/>
                <w:sz w:val="18"/>
                <w:szCs w:val="18"/>
              </w:rPr>
              <w:t>时间戳</w:t>
            </w:r>
          </w:p>
        </w:tc>
        <w:tc>
          <w:tcPr>
            <w:tcW w:w="5862" w:type="dxa"/>
          </w:tcPr>
          <w:p w14:paraId="4BE56C4F" w14:textId="77777777" w:rsidR="000829C4" w:rsidRDefault="00000000">
            <w:pPr>
              <w:rPr>
                <w:sz w:val="18"/>
                <w:szCs w:val="18"/>
              </w:rPr>
            </w:pPr>
            <w:r>
              <w:rPr>
                <w:rFonts w:hint="eastAsia"/>
                <w:sz w:val="18"/>
                <w:szCs w:val="18"/>
              </w:rPr>
              <w:t>默认系统时间</w:t>
            </w:r>
          </w:p>
        </w:tc>
      </w:tr>
    </w:tbl>
    <w:p w14:paraId="2AA6C9D4" w14:textId="77777777" w:rsidR="000829C4" w:rsidRDefault="00000000">
      <w:pPr>
        <w:numPr>
          <w:ilvl w:val="1"/>
          <w:numId w:val="180"/>
        </w:numPr>
      </w:pPr>
      <w:r>
        <w:rPr>
          <w:rFonts w:hint="eastAsia"/>
        </w:rPr>
        <w:t>取消完税时根据单据编号查询税费台账，如果税费台账的推送状态为“未推送”，则删除对应的税费台账，如果税费台账的推送状态为已推送，则生成对应的</w:t>
      </w:r>
      <w:proofErr w:type="gramStart"/>
      <w:r>
        <w:rPr>
          <w:rFonts w:hint="eastAsia"/>
        </w:rPr>
        <w:t>红冲台账</w:t>
      </w:r>
      <w:proofErr w:type="gramEnd"/>
      <w:r>
        <w:rPr>
          <w:rFonts w:hint="eastAsia"/>
        </w:rPr>
        <w:t>，逻辑如下：</w:t>
      </w:r>
    </w:p>
    <w:tbl>
      <w:tblPr>
        <w:tblStyle w:val="ab"/>
        <w:tblW w:w="0" w:type="auto"/>
        <w:tblLook w:val="04A0" w:firstRow="1" w:lastRow="0" w:firstColumn="1" w:lastColumn="0" w:noHBand="0" w:noVBand="1"/>
      </w:tblPr>
      <w:tblGrid>
        <w:gridCol w:w="2592"/>
        <w:gridCol w:w="5704"/>
      </w:tblGrid>
      <w:tr w:rsidR="000829C4" w14:paraId="34CDE1A7" w14:textId="77777777">
        <w:tc>
          <w:tcPr>
            <w:tcW w:w="2660" w:type="dxa"/>
            <w:shd w:val="clear" w:color="auto" w:fill="DEEBF6" w:themeFill="accent1" w:themeFillTint="32"/>
          </w:tcPr>
          <w:p w14:paraId="5B99A607" w14:textId="77777777" w:rsidR="000829C4" w:rsidRDefault="00000000">
            <w:pPr>
              <w:jc w:val="center"/>
              <w:rPr>
                <w:b/>
                <w:bCs/>
                <w:sz w:val="18"/>
                <w:szCs w:val="18"/>
              </w:rPr>
            </w:pPr>
            <w:r>
              <w:rPr>
                <w:rFonts w:hint="eastAsia"/>
                <w:b/>
                <w:bCs/>
                <w:sz w:val="18"/>
                <w:szCs w:val="18"/>
              </w:rPr>
              <w:t>字段名称</w:t>
            </w:r>
          </w:p>
        </w:tc>
        <w:tc>
          <w:tcPr>
            <w:tcW w:w="5862" w:type="dxa"/>
            <w:shd w:val="clear" w:color="auto" w:fill="DEEBF6" w:themeFill="accent1" w:themeFillTint="32"/>
          </w:tcPr>
          <w:p w14:paraId="3083367B" w14:textId="77777777" w:rsidR="000829C4" w:rsidRDefault="00000000">
            <w:pPr>
              <w:jc w:val="center"/>
              <w:rPr>
                <w:b/>
                <w:bCs/>
                <w:sz w:val="18"/>
                <w:szCs w:val="18"/>
              </w:rPr>
            </w:pPr>
            <w:r>
              <w:rPr>
                <w:rFonts w:hint="eastAsia"/>
                <w:b/>
                <w:bCs/>
                <w:sz w:val="18"/>
                <w:szCs w:val="18"/>
              </w:rPr>
              <w:t>规则</w:t>
            </w:r>
          </w:p>
        </w:tc>
      </w:tr>
      <w:tr w:rsidR="000829C4" w14:paraId="2C5D0F0A" w14:textId="77777777">
        <w:tc>
          <w:tcPr>
            <w:tcW w:w="2660" w:type="dxa"/>
          </w:tcPr>
          <w:p w14:paraId="59569CC2" w14:textId="77777777" w:rsidR="000829C4" w:rsidRDefault="00000000">
            <w:pPr>
              <w:rPr>
                <w:sz w:val="18"/>
                <w:szCs w:val="18"/>
              </w:rPr>
            </w:pPr>
            <w:r>
              <w:rPr>
                <w:rFonts w:hint="eastAsia"/>
                <w:sz w:val="18"/>
                <w:szCs w:val="18"/>
              </w:rPr>
              <w:t>机构</w:t>
            </w:r>
          </w:p>
        </w:tc>
        <w:tc>
          <w:tcPr>
            <w:tcW w:w="5862" w:type="dxa"/>
            <w:vMerge w:val="restart"/>
          </w:tcPr>
          <w:p w14:paraId="6AC89730" w14:textId="77777777" w:rsidR="000829C4" w:rsidRDefault="00000000">
            <w:pPr>
              <w:rPr>
                <w:sz w:val="18"/>
                <w:szCs w:val="18"/>
              </w:rPr>
            </w:pPr>
            <w:r>
              <w:rPr>
                <w:rFonts w:hint="eastAsia"/>
                <w:sz w:val="18"/>
                <w:szCs w:val="18"/>
              </w:rPr>
              <w:t>与原税费台</w:t>
            </w:r>
            <w:proofErr w:type="gramStart"/>
            <w:r>
              <w:rPr>
                <w:rFonts w:hint="eastAsia"/>
                <w:sz w:val="18"/>
                <w:szCs w:val="18"/>
              </w:rPr>
              <w:t>账一致</w:t>
            </w:r>
            <w:proofErr w:type="gramEnd"/>
          </w:p>
        </w:tc>
      </w:tr>
      <w:tr w:rsidR="000829C4" w14:paraId="58DB0B2E" w14:textId="77777777">
        <w:tc>
          <w:tcPr>
            <w:tcW w:w="2660" w:type="dxa"/>
          </w:tcPr>
          <w:p w14:paraId="0916BD31" w14:textId="77777777" w:rsidR="000829C4" w:rsidRDefault="00000000">
            <w:pPr>
              <w:rPr>
                <w:sz w:val="18"/>
                <w:szCs w:val="18"/>
              </w:rPr>
            </w:pPr>
            <w:r>
              <w:rPr>
                <w:rFonts w:hint="eastAsia"/>
                <w:sz w:val="18"/>
                <w:szCs w:val="18"/>
              </w:rPr>
              <w:lastRenderedPageBreak/>
              <w:t>纳税主体</w:t>
            </w:r>
          </w:p>
        </w:tc>
        <w:tc>
          <w:tcPr>
            <w:tcW w:w="5862" w:type="dxa"/>
            <w:vMerge/>
          </w:tcPr>
          <w:p w14:paraId="4864AA03" w14:textId="77777777" w:rsidR="000829C4" w:rsidRDefault="000829C4">
            <w:pPr>
              <w:rPr>
                <w:sz w:val="18"/>
                <w:szCs w:val="18"/>
              </w:rPr>
            </w:pPr>
          </w:p>
        </w:tc>
      </w:tr>
      <w:tr w:rsidR="000829C4" w14:paraId="0760CC1D" w14:textId="77777777">
        <w:tc>
          <w:tcPr>
            <w:tcW w:w="2660" w:type="dxa"/>
          </w:tcPr>
          <w:p w14:paraId="6648D899" w14:textId="77777777" w:rsidR="000829C4" w:rsidRDefault="00000000">
            <w:pPr>
              <w:rPr>
                <w:sz w:val="18"/>
                <w:szCs w:val="18"/>
              </w:rPr>
            </w:pPr>
            <w:r>
              <w:rPr>
                <w:rFonts w:hint="eastAsia"/>
                <w:sz w:val="18"/>
                <w:szCs w:val="18"/>
              </w:rPr>
              <w:t>业务单据号</w:t>
            </w:r>
          </w:p>
        </w:tc>
        <w:tc>
          <w:tcPr>
            <w:tcW w:w="5862" w:type="dxa"/>
            <w:vMerge/>
          </w:tcPr>
          <w:p w14:paraId="13AA4D36" w14:textId="77777777" w:rsidR="000829C4" w:rsidRDefault="000829C4">
            <w:pPr>
              <w:rPr>
                <w:sz w:val="18"/>
                <w:szCs w:val="18"/>
              </w:rPr>
            </w:pPr>
          </w:p>
        </w:tc>
      </w:tr>
      <w:tr w:rsidR="000829C4" w14:paraId="34F155C4" w14:textId="77777777">
        <w:tc>
          <w:tcPr>
            <w:tcW w:w="2660" w:type="dxa"/>
          </w:tcPr>
          <w:p w14:paraId="2783308E" w14:textId="77777777" w:rsidR="000829C4" w:rsidRDefault="00000000">
            <w:pPr>
              <w:rPr>
                <w:sz w:val="18"/>
                <w:szCs w:val="18"/>
              </w:rPr>
            </w:pPr>
            <w:r>
              <w:rPr>
                <w:rFonts w:hint="eastAsia"/>
                <w:sz w:val="18"/>
                <w:szCs w:val="18"/>
              </w:rPr>
              <w:t>业务流水号</w:t>
            </w:r>
          </w:p>
        </w:tc>
        <w:tc>
          <w:tcPr>
            <w:tcW w:w="5862" w:type="dxa"/>
          </w:tcPr>
          <w:p w14:paraId="6EEA7E04" w14:textId="77777777" w:rsidR="000829C4" w:rsidRDefault="00000000">
            <w:pPr>
              <w:rPr>
                <w:sz w:val="18"/>
                <w:szCs w:val="18"/>
              </w:rPr>
            </w:pPr>
            <w:r>
              <w:rPr>
                <w:rFonts w:hint="eastAsia"/>
                <w:sz w:val="18"/>
                <w:szCs w:val="18"/>
              </w:rPr>
              <w:t>单据号</w:t>
            </w:r>
            <w:r>
              <w:rPr>
                <w:rFonts w:hint="eastAsia"/>
                <w:sz w:val="18"/>
                <w:szCs w:val="18"/>
              </w:rPr>
              <w:t>+</w:t>
            </w:r>
            <w:r>
              <w:rPr>
                <w:rFonts w:hint="eastAsia"/>
                <w:sz w:val="18"/>
                <w:szCs w:val="18"/>
              </w:rPr>
              <w:t>四位序号，序号从当前业务单据生成的最大业务流水号</w:t>
            </w:r>
            <w:r>
              <w:rPr>
                <w:rFonts w:hint="eastAsia"/>
                <w:sz w:val="18"/>
                <w:szCs w:val="18"/>
              </w:rPr>
              <w:t>+1</w:t>
            </w:r>
            <w:r>
              <w:rPr>
                <w:rFonts w:hint="eastAsia"/>
                <w:sz w:val="18"/>
                <w:szCs w:val="18"/>
              </w:rPr>
              <w:t>开始编码，</w:t>
            </w:r>
          </w:p>
        </w:tc>
      </w:tr>
      <w:tr w:rsidR="000829C4" w14:paraId="64046901" w14:textId="77777777">
        <w:tc>
          <w:tcPr>
            <w:tcW w:w="2660" w:type="dxa"/>
          </w:tcPr>
          <w:p w14:paraId="297412DA" w14:textId="77777777" w:rsidR="000829C4" w:rsidRDefault="00000000">
            <w:pPr>
              <w:rPr>
                <w:sz w:val="18"/>
                <w:szCs w:val="18"/>
              </w:rPr>
            </w:pPr>
            <w:r>
              <w:rPr>
                <w:rFonts w:hint="eastAsia"/>
                <w:sz w:val="18"/>
                <w:szCs w:val="18"/>
              </w:rPr>
              <w:t>年度</w:t>
            </w:r>
          </w:p>
        </w:tc>
        <w:tc>
          <w:tcPr>
            <w:tcW w:w="5862" w:type="dxa"/>
            <w:vMerge w:val="restart"/>
          </w:tcPr>
          <w:p w14:paraId="6503F615" w14:textId="77777777" w:rsidR="000829C4" w:rsidRDefault="00000000">
            <w:pPr>
              <w:rPr>
                <w:sz w:val="18"/>
                <w:szCs w:val="18"/>
              </w:rPr>
            </w:pPr>
            <w:r>
              <w:rPr>
                <w:rFonts w:hint="eastAsia"/>
                <w:sz w:val="18"/>
                <w:szCs w:val="18"/>
              </w:rPr>
              <w:t>与原税费台</w:t>
            </w:r>
            <w:proofErr w:type="gramStart"/>
            <w:r>
              <w:rPr>
                <w:rFonts w:hint="eastAsia"/>
                <w:sz w:val="18"/>
                <w:szCs w:val="18"/>
              </w:rPr>
              <w:t>账一致</w:t>
            </w:r>
            <w:proofErr w:type="gramEnd"/>
          </w:p>
        </w:tc>
      </w:tr>
      <w:tr w:rsidR="000829C4" w14:paraId="59190E2B" w14:textId="77777777">
        <w:tc>
          <w:tcPr>
            <w:tcW w:w="2660" w:type="dxa"/>
          </w:tcPr>
          <w:p w14:paraId="183D425A" w14:textId="77777777" w:rsidR="000829C4" w:rsidRDefault="00000000">
            <w:pPr>
              <w:rPr>
                <w:sz w:val="18"/>
                <w:szCs w:val="18"/>
              </w:rPr>
            </w:pPr>
            <w:r>
              <w:rPr>
                <w:rFonts w:hint="eastAsia"/>
                <w:sz w:val="18"/>
                <w:szCs w:val="18"/>
              </w:rPr>
              <w:t>会计期间</w:t>
            </w:r>
          </w:p>
        </w:tc>
        <w:tc>
          <w:tcPr>
            <w:tcW w:w="5862" w:type="dxa"/>
            <w:vMerge/>
          </w:tcPr>
          <w:p w14:paraId="01273B42" w14:textId="77777777" w:rsidR="000829C4" w:rsidRDefault="000829C4">
            <w:pPr>
              <w:rPr>
                <w:sz w:val="18"/>
                <w:szCs w:val="18"/>
              </w:rPr>
            </w:pPr>
          </w:p>
        </w:tc>
      </w:tr>
      <w:tr w:rsidR="000829C4" w14:paraId="37BD0CF7" w14:textId="77777777">
        <w:tc>
          <w:tcPr>
            <w:tcW w:w="2660" w:type="dxa"/>
          </w:tcPr>
          <w:p w14:paraId="3141747F" w14:textId="77777777" w:rsidR="000829C4" w:rsidRDefault="00000000">
            <w:pPr>
              <w:rPr>
                <w:sz w:val="18"/>
                <w:szCs w:val="18"/>
              </w:rPr>
            </w:pPr>
            <w:r>
              <w:rPr>
                <w:rFonts w:hint="eastAsia"/>
                <w:sz w:val="18"/>
                <w:szCs w:val="18"/>
              </w:rPr>
              <w:t>期间开始日期</w:t>
            </w:r>
          </w:p>
        </w:tc>
        <w:tc>
          <w:tcPr>
            <w:tcW w:w="5862" w:type="dxa"/>
            <w:vMerge/>
          </w:tcPr>
          <w:p w14:paraId="371EE828" w14:textId="77777777" w:rsidR="000829C4" w:rsidRDefault="000829C4">
            <w:pPr>
              <w:rPr>
                <w:sz w:val="18"/>
                <w:szCs w:val="18"/>
              </w:rPr>
            </w:pPr>
          </w:p>
        </w:tc>
      </w:tr>
      <w:tr w:rsidR="000829C4" w14:paraId="7A40F0F0" w14:textId="77777777">
        <w:tc>
          <w:tcPr>
            <w:tcW w:w="2660" w:type="dxa"/>
          </w:tcPr>
          <w:p w14:paraId="6AA72FAD" w14:textId="77777777" w:rsidR="000829C4" w:rsidRDefault="00000000">
            <w:pPr>
              <w:rPr>
                <w:sz w:val="18"/>
                <w:szCs w:val="18"/>
              </w:rPr>
            </w:pPr>
            <w:r>
              <w:rPr>
                <w:rFonts w:hint="eastAsia"/>
                <w:sz w:val="18"/>
                <w:szCs w:val="18"/>
              </w:rPr>
              <w:t>期间截止日期</w:t>
            </w:r>
          </w:p>
        </w:tc>
        <w:tc>
          <w:tcPr>
            <w:tcW w:w="5862" w:type="dxa"/>
            <w:vMerge/>
          </w:tcPr>
          <w:p w14:paraId="2ADCF8C9" w14:textId="77777777" w:rsidR="000829C4" w:rsidRDefault="000829C4">
            <w:pPr>
              <w:rPr>
                <w:sz w:val="18"/>
                <w:szCs w:val="18"/>
              </w:rPr>
            </w:pPr>
          </w:p>
        </w:tc>
      </w:tr>
      <w:tr w:rsidR="000829C4" w14:paraId="46F4F985" w14:textId="77777777">
        <w:tc>
          <w:tcPr>
            <w:tcW w:w="2660" w:type="dxa"/>
          </w:tcPr>
          <w:p w14:paraId="286810B0" w14:textId="77777777" w:rsidR="000829C4" w:rsidRDefault="00000000">
            <w:pPr>
              <w:rPr>
                <w:sz w:val="18"/>
                <w:szCs w:val="18"/>
              </w:rPr>
            </w:pPr>
            <w:r>
              <w:rPr>
                <w:rFonts w:hint="eastAsia"/>
                <w:sz w:val="18"/>
                <w:szCs w:val="18"/>
              </w:rPr>
              <w:t>业务类型</w:t>
            </w:r>
          </w:p>
        </w:tc>
        <w:tc>
          <w:tcPr>
            <w:tcW w:w="5862" w:type="dxa"/>
            <w:vMerge/>
          </w:tcPr>
          <w:p w14:paraId="3B550030" w14:textId="77777777" w:rsidR="000829C4" w:rsidRDefault="000829C4">
            <w:pPr>
              <w:rPr>
                <w:sz w:val="18"/>
                <w:szCs w:val="18"/>
              </w:rPr>
            </w:pPr>
          </w:p>
        </w:tc>
      </w:tr>
      <w:tr w:rsidR="000829C4" w14:paraId="3BA4ABEF" w14:textId="77777777">
        <w:tc>
          <w:tcPr>
            <w:tcW w:w="2660" w:type="dxa"/>
          </w:tcPr>
          <w:p w14:paraId="3F15331E" w14:textId="77777777" w:rsidR="000829C4" w:rsidRDefault="00000000">
            <w:pPr>
              <w:rPr>
                <w:sz w:val="18"/>
                <w:szCs w:val="18"/>
              </w:rPr>
            </w:pPr>
            <w:r>
              <w:rPr>
                <w:rFonts w:hint="eastAsia"/>
                <w:sz w:val="18"/>
                <w:szCs w:val="18"/>
              </w:rPr>
              <w:t>费用项目</w:t>
            </w:r>
          </w:p>
        </w:tc>
        <w:tc>
          <w:tcPr>
            <w:tcW w:w="5862" w:type="dxa"/>
            <w:vMerge/>
          </w:tcPr>
          <w:p w14:paraId="2B56CA89" w14:textId="77777777" w:rsidR="000829C4" w:rsidRDefault="000829C4">
            <w:pPr>
              <w:rPr>
                <w:sz w:val="18"/>
                <w:szCs w:val="18"/>
              </w:rPr>
            </w:pPr>
          </w:p>
        </w:tc>
      </w:tr>
      <w:tr w:rsidR="000829C4" w14:paraId="3097ED93" w14:textId="77777777">
        <w:tc>
          <w:tcPr>
            <w:tcW w:w="2660" w:type="dxa"/>
          </w:tcPr>
          <w:p w14:paraId="3764B236" w14:textId="77777777" w:rsidR="000829C4" w:rsidRDefault="00000000">
            <w:pPr>
              <w:rPr>
                <w:sz w:val="18"/>
                <w:szCs w:val="18"/>
              </w:rPr>
            </w:pPr>
            <w:r>
              <w:rPr>
                <w:rFonts w:hint="eastAsia"/>
                <w:sz w:val="18"/>
                <w:szCs w:val="18"/>
              </w:rPr>
              <w:t>费用类型</w:t>
            </w:r>
          </w:p>
        </w:tc>
        <w:tc>
          <w:tcPr>
            <w:tcW w:w="5862" w:type="dxa"/>
            <w:vMerge/>
          </w:tcPr>
          <w:p w14:paraId="2D1598E9" w14:textId="77777777" w:rsidR="000829C4" w:rsidRDefault="000829C4">
            <w:pPr>
              <w:rPr>
                <w:sz w:val="18"/>
                <w:szCs w:val="18"/>
              </w:rPr>
            </w:pPr>
          </w:p>
        </w:tc>
      </w:tr>
      <w:tr w:rsidR="000829C4" w14:paraId="6047B1AB" w14:textId="77777777">
        <w:tc>
          <w:tcPr>
            <w:tcW w:w="2660" w:type="dxa"/>
          </w:tcPr>
          <w:p w14:paraId="4F81EC74" w14:textId="77777777" w:rsidR="000829C4" w:rsidRDefault="00000000">
            <w:pPr>
              <w:rPr>
                <w:sz w:val="18"/>
                <w:szCs w:val="18"/>
              </w:rPr>
            </w:pPr>
            <w:r>
              <w:rPr>
                <w:rFonts w:hint="eastAsia"/>
                <w:sz w:val="18"/>
                <w:szCs w:val="18"/>
              </w:rPr>
              <w:t>金额</w:t>
            </w:r>
          </w:p>
        </w:tc>
        <w:tc>
          <w:tcPr>
            <w:tcW w:w="5862" w:type="dxa"/>
          </w:tcPr>
          <w:p w14:paraId="465905FE" w14:textId="77777777" w:rsidR="000829C4" w:rsidRDefault="00000000">
            <w:pPr>
              <w:rPr>
                <w:sz w:val="18"/>
                <w:szCs w:val="18"/>
              </w:rPr>
            </w:pPr>
            <w:r>
              <w:rPr>
                <w:rFonts w:hint="eastAsia"/>
                <w:sz w:val="18"/>
                <w:szCs w:val="18"/>
              </w:rPr>
              <w:t>原税费台账的金额</w:t>
            </w:r>
            <w:r>
              <w:rPr>
                <w:rFonts w:hint="eastAsia"/>
                <w:sz w:val="18"/>
                <w:szCs w:val="18"/>
              </w:rPr>
              <w:t>*(-1)</w:t>
            </w:r>
          </w:p>
        </w:tc>
      </w:tr>
      <w:tr w:rsidR="000829C4" w14:paraId="371A119E" w14:textId="77777777">
        <w:tc>
          <w:tcPr>
            <w:tcW w:w="2660" w:type="dxa"/>
          </w:tcPr>
          <w:p w14:paraId="3977E981" w14:textId="77777777" w:rsidR="000829C4" w:rsidRDefault="00000000">
            <w:pPr>
              <w:rPr>
                <w:sz w:val="18"/>
                <w:szCs w:val="18"/>
              </w:rPr>
            </w:pPr>
            <w:r>
              <w:rPr>
                <w:rFonts w:hint="eastAsia"/>
                <w:sz w:val="18"/>
                <w:szCs w:val="18"/>
              </w:rPr>
              <w:t>冲正标识</w:t>
            </w:r>
          </w:p>
        </w:tc>
        <w:tc>
          <w:tcPr>
            <w:tcW w:w="5862" w:type="dxa"/>
          </w:tcPr>
          <w:p w14:paraId="4845C16B" w14:textId="77777777" w:rsidR="000829C4" w:rsidRDefault="00000000">
            <w:pPr>
              <w:rPr>
                <w:sz w:val="18"/>
                <w:szCs w:val="18"/>
              </w:rPr>
            </w:pPr>
            <w:r>
              <w:rPr>
                <w:rFonts w:hint="eastAsia"/>
                <w:sz w:val="18"/>
                <w:szCs w:val="18"/>
              </w:rPr>
              <w:t>是</w:t>
            </w:r>
          </w:p>
        </w:tc>
      </w:tr>
      <w:tr w:rsidR="000829C4" w14:paraId="18B64A9E" w14:textId="77777777">
        <w:tc>
          <w:tcPr>
            <w:tcW w:w="2660" w:type="dxa"/>
          </w:tcPr>
          <w:p w14:paraId="7E22BBE0" w14:textId="77777777" w:rsidR="000829C4" w:rsidRDefault="00000000">
            <w:pPr>
              <w:rPr>
                <w:sz w:val="18"/>
                <w:szCs w:val="18"/>
              </w:rPr>
            </w:pPr>
            <w:proofErr w:type="gramStart"/>
            <w:r>
              <w:rPr>
                <w:rFonts w:hint="eastAsia"/>
                <w:sz w:val="18"/>
                <w:szCs w:val="18"/>
              </w:rPr>
              <w:t>冲正原日期</w:t>
            </w:r>
            <w:proofErr w:type="gramEnd"/>
          </w:p>
        </w:tc>
        <w:tc>
          <w:tcPr>
            <w:tcW w:w="5862" w:type="dxa"/>
          </w:tcPr>
          <w:p w14:paraId="158E8CA5" w14:textId="77777777" w:rsidR="000829C4" w:rsidRDefault="00000000">
            <w:pPr>
              <w:rPr>
                <w:sz w:val="18"/>
                <w:szCs w:val="18"/>
              </w:rPr>
            </w:pPr>
            <w:r>
              <w:rPr>
                <w:rFonts w:hint="eastAsia"/>
                <w:sz w:val="18"/>
                <w:szCs w:val="18"/>
              </w:rPr>
              <w:t>取原税费台账的入账日期</w:t>
            </w:r>
          </w:p>
        </w:tc>
      </w:tr>
      <w:tr w:rsidR="000829C4" w14:paraId="770E45EE" w14:textId="77777777">
        <w:tc>
          <w:tcPr>
            <w:tcW w:w="2660" w:type="dxa"/>
          </w:tcPr>
          <w:p w14:paraId="24595D7A" w14:textId="77777777" w:rsidR="000829C4" w:rsidRDefault="00000000">
            <w:pPr>
              <w:rPr>
                <w:sz w:val="18"/>
                <w:szCs w:val="18"/>
              </w:rPr>
            </w:pPr>
            <w:proofErr w:type="gramStart"/>
            <w:r>
              <w:rPr>
                <w:rFonts w:hint="eastAsia"/>
                <w:sz w:val="18"/>
                <w:szCs w:val="18"/>
              </w:rPr>
              <w:t>冲正原流水号</w:t>
            </w:r>
            <w:proofErr w:type="gramEnd"/>
          </w:p>
        </w:tc>
        <w:tc>
          <w:tcPr>
            <w:tcW w:w="5862" w:type="dxa"/>
          </w:tcPr>
          <w:p w14:paraId="1363CF24" w14:textId="77777777" w:rsidR="000829C4" w:rsidRDefault="00000000">
            <w:pPr>
              <w:rPr>
                <w:sz w:val="18"/>
                <w:szCs w:val="18"/>
              </w:rPr>
            </w:pPr>
            <w:r>
              <w:rPr>
                <w:rFonts w:hint="eastAsia"/>
                <w:sz w:val="18"/>
                <w:szCs w:val="18"/>
              </w:rPr>
              <w:t>取原税费台账的业务流水号</w:t>
            </w:r>
          </w:p>
        </w:tc>
      </w:tr>
      <w:tr w:rsidR="000829C4" w14:paraId="4B2D061D" w14:textId="77777777">
        <w:tc>
          <w:tcPr>
            <w:tcW w:w="2660" w:type="dxa"/>
          </w:tcPr>
          <w:p w14:paraId="799DC1F4" w14:textId="77777777" w:rsidR="000829C4" w:rsidRDefault="00000000">
            <w:pPr>
              <w:rPr>
                <w:sz w:val="18"/>
                <w:szCs w:val="18"/>
              </w:rPr>
            </w:pPr>
            <w:r>
              <w:rPr>
                <w:rFonts w:hint="eastAsia"/>
                <w:sz w:val="18"/>
                <w:szCs w:val="18"/>
              </w:rPr>
              <w:t>入账日期</w:t>
            </w:r>
          </w:p>
        </w:tc>
        <w:tc>
          <w:tcPr>
            <w:tcW w:w="5862" w:type="dxa"/>
          </w:tcPr>
          <w:p w14:paraId="3426AFA4" w14:textId="77777777" w:rsidR="000829C4" w:rsidRDefault="00000000">
            <w:pPr>
              <w:rPr>
                <w:sz w:val="18"/>
                <w:szCs w:val="18"/>
              </w:rPr>
            </w:pPr>
            <w:r>
              <w:rPr>
                <w:rFonts w:hint="eastAsia"/>
                <w:sz w:val="18"/>
                <w:szCs w:val="18"/>
              </w:rPr>
              <w:t>空</w:t>
            </w:r>
          </w:p>
        </w:tc>
      </w:tr>
      <w:tr w:rsidR="000829C4" w14:paraId="4D3AA51A" w14:textId="77777777">
        <w:tc>
          <w:tcPr>
            <w:tcW w:w="2660" w:type="dxa"/>
          </w:tcPr>
          <w:p w14:paraId="195050B8" w14:textId="77777777" w:rsidR="000829C4" w:rsidRDefault="00000000">
            <w:pPr>
              <w:rPr>
                <w:sz w:val="18"/>
                <w:szCs w:val="18"/>
              </w:rPr>
            </w:pPr>
            <w:r>
              <w:rPr>
                <w:rFonts w:hint="eastAsia"/>
                <w:sz w:val="18"/>
                <w:szCs w:val="18"/>
              </w:rPr>
              <w:t>推送状态</w:t>
            </w:r>
          </w:p>
        </w:tc>
        <w:tc>
          <w:tcPr>
            <w:tcW w:w="5862" w:type="dxa"/>
          </w:tcPr>
          <w:p w14:paraId="39354F94" w14:textId="77777777" w:rsidR="000829C4" w:rsidRDefault="00000000">
            <w:pPr>
              <w:rPr>
                <w:sz w:val="18"/>
                <w:szCs w:val="18"/>
              </w:rPr>
            </w:pPr>
            <w:r>
              <w:rPr>
                <w:rFonts w:hint="eastAsia"/>
                <w:sz w:val="18"/>
                <w:szCs w:val="18"/>
              </w:rPr>
              <w:t>默认“未推送”</w:t>
            </w:r>
          </w:p>
        </w:tc>
      </w:tr>
      <w:tr w:rsidR="000829C4" w14:paraId="194F0E70" w14:textId="77777777">
        <w:tc>
          <w:tcPr>
            <w:tcW w:w="2660" w:type="dxa"/>
          </w:tcPr>
          <w:p w14:paraId="5DDCA318" w14:textId="77777777" w:rsidR="000829C4" w:rsidRDefault="00000000">
            <w:pPr>
              <w:rPr>
                <w:sz w:val="18"/>
                <w:szCs w:val="18"/>
              </w:rPr>
            </w:pPr>
            <w:r>
              <w:rPr>
                <w:rFonts w:hint="eastAsia"/>
                <w:sz w:val="18"/>
                <w:szCs w:val="18"/>
              </w:rPr>
              <w:t>推送日期</w:t>
            </w:r>
          </w:p>
        </w:tc>
        <w:tc>
          <w:tcPr>
            <w:tcW w:w="5862" w:type="dxa"/>
          </w:tcPr>
          <w:p w14:paraId="7469C8F3" w14:textId="77777777" w:rsidR="000829C4" w:rsidRDefault="00000000">
            <w:pPr>
              <w:rPr>
                <w:sz w:val="18"/>
                <w:szCs w:val="18"/>
              </w:rPr>
            </w:pPr>
            <w:r>
              <w:rPr>
                <w:rFonts w:hint="eastAsia"/>
                <w:sz w:val="18"/>
                <w:szCs w:val="18"/>
              </w:rPr>
              <w:t>空</w:t>
            </w:r>
          </w:p>
        </w:tc>
      </w:tr>
      <w:tr w:rsidR="000829C4" w14:paraId="56B72EF1" w14:textId="77777777">
        <w:tc>
          <w:tcPr>
            <w:tcW w:w="2660" w:type="dxa"/>
          </w:tcPr>
          <w:p w14:paraId="08E9916B" w14:textId="77777777" w:rsidR="000829C4" w:rsidRDefault="00000000">
            <w:pPr>
              <w:rPr>
                <w:sz w:val="18"/>
                <w:szCs w:val="18"/>
              </w:rPr>
            </w:pPr>
            <w:r>
              <w:rPr>
                <w:rFonts w:hint="eastAsia"/>
                <w:sz w:val="18"/>
                <w:szCs w:val="18"/>
              </w:rPr>
              <w:t>时间戳</w:t>
            </w:r>
          </w:p>
        </w:tc>
        <w:tc>
          <w:tcPr>
            <w:tcW w:w="5862" w:type="dxa"/>
          </w:tcPr>
          <w:p w14:paraId="037C683A" w14:textId="77777777" w:rsidR="000829C4" w:rsidRDefault="00000000">
            <w:pPr>
              <w:rPr>
                <w:sz w:val="18"/>
                <w:szCs w:val="18"/>
              </w:rPr>
            </w:pPr>
            <w:r>
              <w:rPr>
                <w:rFonts w:hint="eastAsia"/>
                <w:sz w:val="18"/>
                <w:szCs w:val="18"/>
              </w:rPr>
              <w:t>默认系统时间</w:t>
            </w:r>
          </w:p>
        </w:tc>
      </w:tr>
    </w:tbl>
    <w:p w14:paraId="4C90C464" w14:textId="77777777" w:rsidR="000829C4" w:rsidRDefault="00000000">
      <w:pPr>
        <w:numPr>
          <w:ilvl w:val="1"/>
          <w:numId w:val="180"/>
        </w:numPr>
      </w:pPr>
      <w:r>
        <w:rPr>
          <w:rFonts w:hint="eastAsia"/>
        </w:rPr>
        <w:t>报表取数函数</w:t>
      </w:r>
      <w:r>
        <w:rPr>
          <w:rFonts w:hint="eastAsia"/>
          <w:color w:val="FF0000"/>
          <w:highlight w:val="yellow"/>
        </w:rPr>
        <w:t>（新增函数）</w:t>
      </w:r>
    </w:p>
    <w:tbl>
      <w:tblPr>
        <w:tblStyle w:val="ab"/>
        <w:tblW w:w="5275" w:type="pct"/>
        <w:tblLayout w:type="fixed"/>
        <w:tblLook w:val="04A0" w:firstRow="1" w:lastRow="0" w:firstColumn="1" w:lastColumn="0" w:noHBand="0" w:noVBand="1"/>
      </w:tblPr>
      <w:tblGrid>
        <w:gridCol w:w="1442"/>
        <w:gridCol w:w="1156"/>
        <w:gridCol w:w="1077"/>
        <w:gridCol w:w="1480"/>
        <w:gridCol w:w="714"/>
        <w:gridCol w:w="858"/>
        <w:gridCol w:w="2025"/>
      </w:tblGrid>
      <w:tr w:rsidR="000829C4" w14:paraId="427FC440" w14:textId="77777777">
        <w:tc>
          <w:tcPr>
            <w:tcW w:w="823" w:type="pct"/>
            <w:shd w:val="clear" w:color="auto" w:fill="DEEBF6" w:themeFill="accent1" w:themeFillTint="32"/>
            <w:vAlign w:val="center"/>
          </w:tcPr>
          <w:p w14:paraId="68CB1F4B" w14:textId="77777777" w:rsidR="000829C4" w:rsidRDefault="00000000">
            <w:pPr>
              <w:jc w:val="center"/>
              <w:rPr>
                <w:b/>
                <w:bCs/>
              </w:rPr>
            </w:pPr>
            <w:r>
              <w:rPr>
                <w:rFonts w:hint="eastAsia"/>
                <w:b/>
                <w:bCs/>
              </w:rPr>
              <w:t>函数编码</w:t>
            </w:r>
          </w:p>
        </w:tc>
        <w:tc>
          <w:tcPr>
            <w:tcW w:w="660" w:type="pct"/>
            <w:shd w:val="clear" w:color="auto" w:fill="DEEBF6" w:themeFill="accent1" w:themeFillTint="32"/>
            <w:vAlign w:val="center"/>
          </w:tcPr>
          <w:p w14:paraId="537C80D2" w14:textId="77777777" w:rsidR="000829C4" w:rsidRDefault="00000000">
            <w:pPr>
              <w:rPr>
                <w:b/>
                <w:bCs/>
              </w:rPr>
            </w:pPr>
            <w:r>
              <w:rPr>
                <w:rFonts w:hint="eastAsia"/>
                <w:b/>
                <w:bCs/>
              </w:rPr>
              <w:t>函数名称</w:t>
            </w:r>
          </w:p>
        </w:tc>
        <w:tc>
          <w:tcPr>
            <w:tcW w:w="615" w:type="pct"/>
            <w:shd w:val="clear" w:color="auto" w:fill="DEEBF6" w:themeFill="accent1" w:themeFillTint="32"/>
            <w:vAlign w:val="center"/>
          </w:tcPr>
          <w:p w14:paraId="6A66ECCD" w14:textId="77777777" w:rsidR="000829C4" w:rsidRDefault="00000000">
            <w:pPr>
              <w:jc w:val="center"/>
              <w:rPr>
                <w:b/>
                <w:bCs/>
              </w:rPr>
            </w:pPr>
            <w:r>
              <w:rPr>
                <w:rFonts w:hint="eastAsia"/>
                <w:b/>
                <w:bCs/>
              </w:rPr>
              <w:t>参数</w:t>
            </w:r>
          </w:p>
        </w:tc>
        <w:tc>
          <w:tcPr>
            <w:tcW w:w="845" w:type="pct"/>
            <w:shd w:val="clear" w:color="auto" w:fill="DEEBF6" w:themeFill="accent1" w:themeFillTint="32"/>
            <w:vAlign w:val="center"/>
          </w:tcPr>
          <w:p w14:paraId="09975FA0" w14:textId="77777777" w:rsidR="000829C4" w:rsidRDefault="00000000">
            <w:pPr>
              <w:jc w:val="center"/>
              <w:rPr>
                <w:b/>
                <w:bCs/>
              </w:rPr>
            </w:pPr>
            <w:r>
              <w:rPr>
                <w:rFonts w:hint="eastAsia"/>
                <w:b/>
                <w:bCs/>
              </w:rPr>
              <w:t>参数说明</w:t>
            </w:r>
          </w:p>
        </w:tc>
        <w:tc>
          <w:tcPr>
            <w:tcW w:w="408" w:type="pct"/>
            <w:shd w:val="clear" w:color="auto" w:fill="DEEBF6" w:themeFill="accent1" w:themeFillTint="32"/>
            <w:vAlign w:val="center"/>
          </w:tcPr>
          <w:p w14:paraId="0F3C26DD" w14:textId="77777777" w:rsidR="000829C4" w:rsidRDefault="00000000">
            <w:pPr>
              <w:jc w:val="center"/>
              <w:rPr>
                <w:b/>
                <w:bCs/>
              </w:rPr>
            </w:pPr>
            <w:r>
              <w:rPr>
                <w:rFonts w:hint="eastAsia"/>
                <w:b/>
                <w:bCs/>
              </w:rPr>
              <w:t>是否必录</w:t>
            </w:r>
          </w:p>
        </w:tc>
        <w:tc>
          <w:tcPr>
            <w:tcW w:w="490" w:type="pct"/>
            <w:shd w:val="clear" w:color="auto" w:fill="DEEBF6" w:themeFill="accent1" w:themeFillTint="32"/>
            <w:vAlign w:val="center"/>
          </w:tcPr>
          <w:p w14:paraId="11ABA66F" w14:textId="77777777" w:rsidR="000829C4" w:rsidRDefault="00000000">
            <w:pPr>
              <w:jc w:val="center"/>
              <w:rPr>
                <w:b/>
                <w:bCs/>
              </w:rPr>
            </w:pPr>
            <w:r>
              <w:rPr>
                <w:rFonts w:hint="eastAsia"/>
                <w:b/>
                <w:bCs/>
              </w:rPr>
              <w:t>返回值</w:t>
            </w:r>
          </w:p>
        </w:tc>
        <w:tc>
          <w:tcPr>
            <w:tcW w:w="1157" w:type="pct"/>
            <w:shd w:val="clear" w:color="auto" w:fill="DEEBF6" w:themeFill="accent1" w:themeFillTint="32"/>
            <w:vAlign w:val="center"/>
          </w:tcPr>
          <w:p w14:paraId="011CA201" w14:textId="77777777" w:rsidR="000829C4" w:rsidRDefault="00000000">
            <w:pPr>
              <w:jc w:val="center"/>
              <w:rPr>
                <w:b/>
                <w:bCs/>
              </w:rPr>
            </w:pPr>
            <w:r>
              <w:rPr>
                <w:rFonts w:hint="eastAsia"/>
                <w:b/>
                <w:bCs/>
              </w:rPr>
              <w:t>取数逻辑</w:t>
            </w:r>
          </w:p>
        </w:tc>
      </w:tr>
      <w:tr w:rsidR="000829C4" w14:paraId="7205FC2C" w14:textId="77777777">
        <w:tc>
          <w:tcPr>
            <w:tcW w:w="823" w:type="pct"/>
            <w:vAlign w:val="center"/>
          </w:tcPr>
          <w:p w14:paraId="3A989475" w14:textId="77777777" w:rsidR="000829C4" w:rsidRDefault="00000000">
            <w:proofErr w:type="spellStart"/>
            <w:r>
              <w:t>queryPaied</w:t>
            </w:r>
            <w:r>
              <w:rPr>
                <w:rFonts w:hint="eastAsia"/>
              </w:rPr>
              <w:t>WarterFund</w:t>
            </w:r>
            <w:proofErr w:type="spellEnd"/>
          </w:p>
        </w:tc>
        <w:tc>
          <w:tcPr>
            <w:tcW w:w="660" w:type="pct"/>
            <w:vAlign w:val="center"/>
          </w:tcPr>
          <w:p w14:paraId="0A841D35" w14:textId="77777777" w:rsidR="000829C4" w:rsidRDefault="00000000">
            <w:pPr>
              <w:jc w:val="left"/>
            </w:pPr>
            <w:r>
              <w:rPr>
                <w:rFonts w:hint="eastAsia"/>
              </w:rPr>
              <w:t>本年实际已缴纳水利建设基金</w:t>
            </w:r>
          </w:p>
        </w:tc>
        <w:tc>
          <w:tcPr>
            <w:tcW w:w="615" w:type="pct"/>
            <w:vAlign w:val="center"/>
          </w:tcPr>
          <w:p w14:paraId="09611F6C" w14:textId="77777777" w:rsidR="000829C4" w:rsidRDefault="00000000">
            <w:pPr>
              <w:jc w:val="left"/>
            </w:pPr>
            <w:r>
              <w:rPr>
                <w:rFonts w:hint="eastAsia"/>
              </w:rPr>
              <w:t>取值类型</w:t>
            </w:r>
          </w:p>
        </w:tc>
        <w:tc>
          <w:tcPr>
            <w:tcW w:w="845" w:type="pct"/>
            <w:vAlign w:val="center"/>
          </w:tcPr>
          <w:p w14:paraId="6DFF294E" w14:textId="77777777" w:rsidR="000829C4" w:rsidRDefault="00000000">
            <w:pPr>
              <w:jc w:val="left"/>
            </w:pPr>
            <w:r>
              <w:rPr>
                <w:rFonts w:hint="eastAsia"/>
              </w:rPr>
              <w:t>实缴金额</w:t>
            </w:r>
          </w:p>
        </w:tc>
        <w:tc>
          <w:tcPr>
            <w:tcW w:w="408" w:type="pct"/>
            <w:vAlign w:val="center"/>
          </w:tcPr>
          <w:p w14:paraId="70E08294" w14:textId="77777777" w:rsidR="000829C4" w:rsidRDefault="00000000">
            <w:pPr>
              <w:jc w:val="center"/>
            </w:pPr>
            <w:r>
              <w:rPr>
                <w:rFonts w:hint="eastAsia"/>
              </w:rPr>
              <w:t>是</w:t>
            </w:r>
          </w:p>
        </w:tc>
        <w:tc>
          <w:tcPr>
            <w:tcW w:w="490" w:type="pct"/>
            <w:vAlign w:val="center"/>
          </w:tcPr>
          <w:p w14:paraId="6FFE61AC" w14:textId="77777777" w:rsidR="000829C4" w:rsidRDefault="00000000">
            <w:pPr>
              <w:jc w:val="center"/>
            </w:pPr>
            <w:r>
              <w:rPr>
                <w:rFonts w:hint="eastAsia"/>
              </w:rPr>
              <w:t>数值</w:t>
            </w:r>
          </w:p>
        </w:tc>
        <w:tc>
          <w:tcPr>
            <w:tcW w:w="1157" w:type="pct"/>
            <w:vAlign w:val="center"/>
          </w:tcPr>
          <w:p w14:paraId="0CF5F1B5" w14:textId="77777777" w:rsidR="000829C4" w:rsidRDefault="00000000">
            <w:pPr>
              <w:jc w:val="left"/>
            </w:pPr>
            <w:r>
              <w:rPr>
                <w:rFonts w:hint="eastAsia"/>
              </w:rPr>
              <w:t>【数据源表】：水利建设基金申报</w:t>
            </w:r>
          </w:p>
          <w:p w14:paraId="524667B9" w14:textId="77777777" w:rsidR="000829C4" w:rsidRDefault="00000000">
            <w:pPr>
              <w:jc w:val="left"/>
            </w:pPr>
            <w:r>
              <w:rPr>
                <w:rFonts w:hint="eastAsia"/>
              </w:rPr>
              <w:t>【取数范围】：取该纳税主体纳税期间为当前纳税期间所在年度的</w:t>
            </w:r>
            <w:r>
              <w:rPr>
                <w:rFonts w:hint="eastAsia"/>
              </w:rPr>
              <w:t>1</w:t>
            </w:r>
            <w:r>
              <w:rPr>
                <w:rFonts w:hint="eastAsia"/>
              </w:rPr>
              <w:t>月</w:t>
            </w:r>
            <w:r>
              <w:rPr>
                <w:rFonts w:hint="eastAsia"/>
              </w:rPr>
              <w:t>1</w:t>
            </w:r>
            <w:r>
              <w:rPr>
                <w:rFonts w:hint="eastAsia"/>
              </w:rPr>
              <w:t>日至当前纳税期间开</w:t>
            </w:r>
            <w:r>
              <w:rPr>
                <w:rFonts w:hint="eastAsia"/>
              </w:rPr>
              <w:lastRenderedPageBreak/>
              <w:t>始日期内申报状态为已完税的计税申报任务，实缴金额合计。</w:t>
            </w:r>
          </w:p>
        </w:tc>
      </w:tr>
    </w:tbl>
    <w:p w14:paraId="6AA80743" w14:textId="77777777" w:rsidR="000829C4" w:rsidRDefault="000829C4"/>
    <w:p w14:paraId="4B2B891B" w14:textId="77777777" w:rsidR="000829C4" w:rsidRDefault="00000000">
      <w:pPr>
        <w:pStyle w:val="5"/>
      </w:pPr>
      <w:r>
        <w:rPr>
          <w:rFonts w:hint="eastAsia"/>
        </w:rPr>
        <w:t>逻辑处理</w:t>
      </w:r>
    </w:p>
    <w:p w14:paraId="60379CA2" w14:textId="77777777" w:rsidR="000829C4" w:rsidRDefault="00000000">
      <w:r>
        <w:rPr>
          <w:rFonts w:hint="eastAsia"/>
        </w:rPr>
        <w:t>1</w:t>
      </w:r>
      <w:r>
        <w:rPr>
          <w:rFonts w:hint="eastAsia"/>
        </w:rPr>
        <w:t>、保存时，纳税主体</w:t>
      </w:r>
      <w:r>
        <w:rPr>
          <w:rFonts w:hint="eastAsia"/>
        </w:rPr>
        <w:t>+</w:t>
      </w:r>
      <w:r>
        <w:rPr>
          <w:rFonts w:hint="eastAsia"/>
        </w:rPr>
        <w:t>纳税期间</w:t>
      </w:r>
      <w:r>
        <w:rPr>
          <w:rFonts w:hint="eastAsia"/>
        </w:rPr>
        <w:t>+</w:t>
      </w:r>
      <w:r>
        <w:rPr>
          <w:rFonts w:hint="eastAsia"/>
        </w:rPr>
        <w:t>申报类型不可重复，否则保存时提示“任务重复，请调整。”；</w:t>
      </w:r>
    </w:p>
    <w:p w14:paraId="5080EC29" w14:textId="77777777" w:rsidR="000829C4" w:rsidRDefault="00000000">
      <w:pPr>
        <w:pStyle w:val="4"/>
      </w:pPr>
      <w:r>
        <w:rPr>
          <w:rFonts w:hint="eastAsia"/>
        </w:rPr>
        <w:t>输出</w:t>
      </w:r>
    </w:p>
    <w:p w14:paraId="7CF0BDA7" w14:textId="77777777" w:rsidR="000829C4" w:rsidRDefault="00000000">
      <w:r>
        <w:object w:dxaOrig="2400" w:dyaOrig="2400" w14:anchorId="0403669C">
          <v:shape id="_x0000_i1026" type="#_x0000_t75" style="width:120.2pt;height:120.2pt" o:ole="">
            <v:imagedata r:id="rId138" o:title="oleimage"/>
          </v:shape>
          <o:OLEObject Type="Embed" ProgID="Excel.Sheet.12" ShapeID="_x0000_i1026" DrawAspect="Icon" ObjectID="_1845889004" r:id="rId139"/>
        </w:object>
      </w:r>
    </w:p>
    <w:p w14:paraId="15191DBD" w14:textId="77777777" w:rsidR="000829C4" w:rsidRDefault="00000000">
      <w:pPr>
        <w:pStyle w:val="4"/>
      </w:pPr>
      <w:r>
        <w:rPr>
          <w:rFonts w:hint="eastAsia"/>
        </w:rPr>
        <w:t>非功能性需求</w:t>
      </w:r>
    </w:p>
    <w:p w14:paraId="7F9696ED" w14:textId="77777777" w:rsidR="000829C4" w:rsidRDefault="00000000">
      <w:r>
        <w:rPr>
          <w:rFonts w:hint="eastAsia"/>
        </w:rPr>
        <w:t>无。</w:t>
      </w:r>
    </w:p>
    <w:p w14:paraId="17460638" w14:textId="77777777" w:rsidR="000829C4" w:rsidRDefault="00000000">
      <w:bookmarkStart w:id="220" w:name="_Toc30962"/>
      <w:bookmarkStart w:id="221" w:name="_Toc16408"/>
      <w:r>
        <w:rPr>
          <w:noProof/>
        </w:rPr>
        <w:drawing>
          <wp:inline distT="0" distB="0" distL="114300" distR="114300" wp14:anchorId="09050CE8" wp14:editId="21CCE8F7">
            <wp:extent cx="5273040" cy="2670175"/>
            <wp:effectExtent l="0" t="0" r="10160" b="22225"/>
            <wp:docPr id="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
                    <pic:cNvPicPr>
                      <a:picLocks noChangeAspect="1"/>
                    </pic:cNvPicPr>
                  </pic:nvPicPr>
                  <pic:blipFill>
                    <a:blip r:embed="rId140"/>
                    <a:stretch>
                      <a:fillRect/>
                    </a:stretch>
                  </pic:blipFill>
                  <pic:spPr>
                    <a:xfrm>
                      <a:off x="0" y="0"/>
                      <a:ext cx="5273040" cy="2670175"/>
                    </a:xfrm>
                    <a:prstGeom prst="rect">
                      <a:avLst/>
                    </a:prstGeom>
                    <a:noFill/>
                    <a:ln>
                      <a:noFill/>
                    </a:ln>
                  </pic:spPr>
                </pic:pic>
              </a:graphicData>
            </a:graphic>
          </wp:inline>
        </w:drawing>
      </w:r>
    </w:p>
    <w:p w14:paraId="746960CA" w14:textId="77777777" w:rsidR="000829C4" w:rsidRDefault="00000000">
      <w:r>
        <w:rPr>
          <w:rFonts w:hint="eastAsia"/>
        </w:rPr>
        <w:lastRenderedPageBreak/>
        <w:t>报表任务：</w:t>
      </w:r>
    </w:p>
    <w:p w14:paraId="09B32C68" w14:textId="77777777" w:rsidR="000829C4" w:rsidRDefault="00000000">
      <w:r>
        <w:rPr>
          <w:noProof/>
        </w:rPr>
        <w:drawing>
          <wp:inline distT="0" distB="0" distL="114300" distR="114300" wp14:anchorId="4D12068C" wp14:editId="47921940">
            <wp:extent cx="5207000" cy="2115185"/>
            <wp:effectExtent l="12700" t="12700" r="12700" b="31115"/>
            <wp:docPr id="1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6"/>
                    <pic:cNvPicPr>
                      <a:picLocks noChangeAspect="1"/>
                    </pic:cNvPicPr>
                  </pic:nvPicPr>
                  <pic:blipFill>
                    <a:blip r:embed="rId141"/>
                    <a:srcRect l="205" t="1850" r="833" b="1879"/>
                    <a:stretch>
                      <a:fillRect/>
                    </a:stretch>
                  </pic:blipFill>
                  <pic:spPr>
                    <a:xfrm>
                      <a:off x="0" y="0"/>
                      <a:ext cx="5207000" cy="2115185"/>
                    </a:xfrm>
                    <a:prstGeom prst="rect">
                      <a:avLst/>
                    </a:prstGeom>
                    <a:noFill/>
                    <a:ln>
                      <a:solidFill>
                        <a:schemeClr val="tx1">
                          <a:lumMod val="50000"/>
                          <a:lumOff val="50000"/>
                        </a:schemeClr>
                      </a:solidFill>
                    </a:ln>
                  </pic:spPr>
                </pic:pic>
              </a:graphicData>
            </a:graphic>
          </wp:inline>
        </w:drawing>
      </w:r>
    </w:p>
    <w:p w14:paraId="39BB518C" w14:textId="77777777" w:rsidR="000829C4" w:rsidRDefault="00000000">
      <w:r>
        <w:rPr>
          <w:rFonts w:hint="eastAsia"/>
        </w:rPr>
        <w:t>报送确认：</w:t>
      </w:r>
    </w:p>
    <w:p w14:paraId="62343170" w14:textId="77777777" w:rsidR="000829C4" w:rsidRDefault="00000000">
      <w:r>
        <w:rPr>
          <w:noProof/>
        </w:rPr>
        <w:drawing>
          <wp:inline distT="0" distB="0" distL="114300" distR="114300" wp14:anchorId="4ADF97C6" wp14:editId="7ECE5381">
            <wp:extent cx="5136515" cy="2323465"/>
            <wp:effectExtent l="12700" t="12700" r="32385" b="26035"/>
            <wp:docPr id="1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7"/>
                    <pic:cNvPicPr>
                      <a:picLocks noChangeAspect="1"/>
                    </pic:cNvPicPr>
                  </pic:nvPicPr>
                  <pic:blipFill>
                    <a:blip r:embed="rId142"/>
                    <a:srcRect l="205" t="2355" r="2278" b="1884"/>
                    <a:stretch>
                      <a:fillRect/>
                    </a:stretch>
                  </pic:blipFill>
                  <pic:spPr>
                    <a:xfrm>
                      <a:off x="0" y="0"/>
                      <a:ext cx="5136515" cy="2323465"/>
                    </a:xfrm>
                    <a:prstGeom prst="rect">
                      <a:avLst/>
                    </a:prstGeom>
                    <a:noFill/>
                    <a:ln>
                      <a:solidFill>
                        <a:schemeClr val="tx1">
                          <a:lumMod val="50000"/>
                          <a:lumOff val="50000"/>
                        </a:schemeClr>
                      </a:solidFill>
                    </a:ln>
                  </pic:spPr>
                </pic:pic>
              </a:graphicData>
            </a:graphic>
          </wp:inline>
        </w:drawing>
      </w:r>
    </w:p>
    <w:p w14:paraId="07597DC4" w14:textId="77777777" w:rsidR="000829C4" w:rsidRDefault="000829C4"/>
    <w:p w14:paraId="0F3A8725" w14:textId="77777777" w:rsidR="000829C4" w:rsidRDefault="00000000">
      <w:pPr>
        <w:pStyle w:val="4"/>
      </w:pPr>
      <w:r>
        <w:rPr>
          <w:rFonts w:hint="eastAsia"/>
        </w:rPr>
        <w:t>输入列表</w:t>
      </w:r>
    </w:p>
    <w:p w14:paraId="535F6018" w14:textId="77777777" w:rsidR="000829C4" w:rsidRDefault="00000000">
      <w:r>
        <w:rPr>
          <w:rFonts w:hint="eastAsia"/>
        </w:rPr>
        <w:t>查询条件：</w:t>
      </w:r>
    </w:p>
    <w:tbl>
      <w:tblPr>
        <w:tblStyle w:val="ab"/>
        <w:tblW w:w="0" w:type="auto"/>
        <w:tblLook w:val="04A0" w:firstRow="1" w:lastRow="0" w:firstColumn="1" w:lastColumn="0" w:noHBand="0" w:noVBand="1"/>
      </w:tblPr>
      <w:tblGrid>
        <w:gridCol w:w="1520"/>
        <w:gridCol w:w="1085"/>
        <w:gridCol w:w="1065"/>
        <w:gridCol w:w="1393"/>
        <w:gridCol w:w="3233"/>
      </w:tblGrid>
      <w:tr w:rsidR="000829C4" w14:paraId="37455E11" w14:textId="77777777">
        <w:tc>
          <w:tcPr>
            <w:tcW w:w="1561" w:type="dxa"/>
            <w:shd w:val="clear" w:color="auto" w:fill="DEEBF6" w:themeFill="accent1" w:themeFillTint="32"/>
          </w:tcPr>
          <w:p w14:paraId="0CF667C4" w14:textId="77777777" w:rsidR="000829C4" w:rsidRDefault="00000000">
            <w:pPr>
              <w:jc w:val="center"/>
              <w:rPr>
                <w:b/>
                <w:bCs/>
              </w:rPr>
            </w:pPr>
            <w:r>
              <w:rPr>
                <w:rFonts w:hint="eastAsia"/>
                <w:b/>
                <w:bCs/>
              </w:rPr>
              <w:t>字段名称</w:t>
            </w:r>
          </w:p>
        </w:tc>
        <w:tc>
          <w:tcPr>
            <w:tcW w:w="1110" w:type="dxa"/>
            <w:shd w:val="clear" w:color="auto" w:fill="DEEBF6" w:themeFill="accent1" w:themeFillTint="32"/>
          </w:tcPr>
          <w:p w14:paraId="63F78505" w14:textId="77777777" w:rsidR="000829C4" w:rsidRDefault="00000000">
            <w:pPr>
              <w:jc w:val="center"/>
              <w:rPr>
                <w:b/>
                <w:bCs/>
              </w:rPr>
            </w:pPr>
            <w:r>
              <w:rPr>
                <w:rFonts w:hint="eastAsia"/>
                <w:b/>
                <w:bCs/>
              </w:rPr>
              <w:t>字段类型</w:t>
            </w:r>
          </w:p>
        </w:tc>
        <w:tc>
          <w:tcPr>
            <w:tcW w:w="1089" w:type="dxa"/>
            <w:shd w:val="clear" w:color="auto" w:fill="DEEBF6" w:themeFill="accent1" w:themeFillTint="32"/>
          </w:tcPr>
          <w:p w14:paraId="29B70136"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CB639C6"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25D353DF" w14:textId="77777777" w:rsidR="000829C4" w:rsidRDefault="00000000">
            <w:pPr>
              <w:jc w:val="center"/>
              <w:rPr>
                <w:b/>
                <w:bCs/>
              </w:rPr>
            </w:pPr>
            <w:r>
              <w:rPr>
                <w:rFonts w:hint="eastAsia"/>
                <w:b/>
                <w:bCs/>
              </w:rPr>
              <w:t>备注</w:t>
            </w:r>
          </w:p>
        </w:tc>
      </w:tr>
      <w:tr w:rsidR="000829C4" w14:paraId="34264E36" w14:textId="77777777">
        <w:tc>
          <w:tcPr>
            <w:tcW w:w="1561" w:type="dxa"/>
            <w:vAlign w:val="center"/>
          </w:tcPr>
          <w:p w14:paraId="7B3673A9" w14:textId="77777777" w:rsidR="000829C4" w:rsidRDefault="00000000">
            <w:pPr>
              <w:rPr>
                <w:rFonts w:ascii="Calibri" w:eastAsia="宋体" w:hAnsi="Calibri" w:cs="Times New Roman"/>
                <w:szCs w:val="21"/>
              </w:rPr>
            </w:pPr>
            <w:r>
              <w:rPr>
                <w:rFonts w:cs="Times New Roman" w:hint="eastAsia"/>
                <w:szCs w:val="21"/>
              </w:rPr>
              <w:t>纳税主体</w:t>
            </w:r>
          </w:p>
        </w:tc>
        <w:tc>
          <w:tcPr>
            <w:tcW w:w="1110" w:type="dxa"/>
            <w:vAlign w:val="center"/>
          </w:tcPr>
          <w:p w14:paraId="73001127" w14:textId="77777777" w:rsidR="000829C4" w:rsidRDefault="00000000">
            <w:pPr>
              <w:jc w:val="center"/>
            </w:pPr>
            <w:r>
              <w:rPr>
                <w:rFonts w:ascii="宋体" w:eastAsia="宋体" w:hAnsi="宋体" w:cs="宋体" w:hint="eastAsia"/>
              </w:rPr>
              <w:t>参照</w:t>
            </w:r>
          </w:p>
        </w:tc>
        <w:tc>
          <w:tcPr>
            <w:tcW w:w="1089" w:type="dxa"/>
            <w:vAlign w:val="center"/>
          </w:tcPr>
          <w:p w14:paraId="649F019F" w14:textId="77777777" w:rsidR="000829C4" w:rsidRDefault="00000000">
            <w:r>
              <w:rPr>
                <w:rFonts w:hint="eastAsia"/>
                <w:szCs w:val="21"/>
              </w:rPr>
              <w:t>手动选择</w:t>
            </w:r>
          </w:p>
        </w:tc>
        <w:tc>
          <w:tcPr>
            <w:tcW w:w="1429" w:type="dxa"/>
          </w:tcPr>
          <w:p w14:paraId="430E25BA" w14:textId="77777777" w:rsidR="000829C4" w:rsidRDefault="00000000">
            <w:pPr>
              <w:jc w:val="center"/>
            </w:pPr>
            <w:r>
              <w:rPr>
                <w:rFonts w:hint="eastAsia"/>
              </w:rPr>
              <w:t>否</w:t>
            </w:r>
          </w:p>
        </w:tc>
        <w:tc>
          <w:tcPr>
            <w:tcW w:w="3330" w:type="dxa"/>
            <w:vAlign w:val="center"/>
          </w:tcPr>
          <w:p w14:paraId="10CA18CE" w14:textId="77777777" w:rsidR="000829C4" w:rsidRDefault="00000000">
            <w:r>
              <w:rPr>
                <w:rFonts w:hint="eastAsia"/>
                <w:szCs w:val="21"/>
              </w:rPr>
              <w:t>参照纳税主体档案，增加权限</w:t>
            </w:r>
          </w:p>
        </w:tc>
      </w:tr>
      <w:tr w:rsidR="000829C4" w14:paraId="3BBB31F6" w14:textId="77777777">
        <w:tc>
          <w:tcPr>
            <w:tcW w:w="1561" w:type="dxa"/>
            <w:vAlign w:val="center"/>
          </w:tcPr>
          <w:p w14:paraId="3C932A03" w14:textId="77777777" w:rsidR="000829C4" w:rsidRDefault="00000000">
            <w:pPr>
              <w:rPr>
                <w:rFonts w:ascii="宋体" w:eastAsia="宋体" w:hAnsi="宋体" w:cs="Times New Roman" w:hint="eastAsia"/>
                <w:szCs w:val="21"/>
              </w:rPr>
            </w:pPr>
            <w:r>
              <w:rPr>
                <w:rFonts w:cs="Times New Roman" w:hint="eastAsia"/>
                <w:szCs w:val="21"/>
              </w:rPr>
              <w:t>报送年度</w:t>
            </w:r>
          </w:p>
        </w:tc>
        <w:tc>
          <w:tcPr>
            <w:tcW w:w="1110" w:type="dxa"/>
            <w:vAlign w:val="center"/>
          </w:tcPr>
          <w:p w14:paraId="74BF77FF" w14:textId="77777777" w:rsidR="000829C4" w:rsidRDefault="00000000">
            <w:pPr>
              <w:jc w:val="center"/>
            </w:pPr>
            <w:r>
              <w:rPr>
                <w:rFonts w:hint="eastAsia"/>
              </w:rPr>
              <w:t>年度控件</w:t>
            </w:r>
          </w:p>
        </w:tc>
        <w:tc>
          <w:tcPr>
            <w:tcW w:w="1089" w:type="dxa"/>
            <w:vAlign w:val="center"/>
          </w:tcPr>
          <w:p w14:paraId="706B79B4" w14:textId="77777777" w:rsidR="000829C4" w:rsidRDefault="00000000">
            <w:r>
              <w:rPr>
                <w:rFonts w:hint="eastAsia"/>
                <w:szCs w:val="21"/>
              </w:rPr>
              <w:t>手动选择</w:t>
            </w:r>
          </w:p>
        </w:tc>
        <w:tc>
          <w:tcPr>
            <w:tcW w:w="1429" w:type="dxa"/>
          </w:tcPr>
          <w:p w14:paraId="6628E932" w14:textId="77777777" w:rsidR="000829C4" w:rsidRDefault="00000000">
            <w:pPr>
              <w:jc w:val="center"/>
            </w:pPr>
            <w:r>
              <w:rPr>
                <w:rFonts w:hint="eastAsia"/>
              </w:rPr>
              <w:t>否</w:t>
            </w:r>
          </w:p>
        </w:tc>
        <w:tc>
          <w:tcPr>
            <w:tcW w:w="3330" w:type="dxa"/>
            <w:vAlign w:val="center"/>
          </w:tcPr>
          <w:p w14:paraId="4A871847" w14:textId="77777777" w:rsidR="000829C4" w:rsidRDefault="00000000">
            <w:r>
              <w:rPr>
                <w:rFonts w:hint="eastAsia"/>
                <w:szCs w:val="21"/>
              </w:rPr>
              <w:t>年度日历组件</w:t>
            </w:r>
          </w:p>
        </w:tc>
      </w:tr>
      <w:tr w:rsidR="000829C4" w14:paraId="02E5DD3E" w14:textId="77777777">
        <w:tc>
          <w:tcPr>
            <w:tcW w:w="1561" w:type="dxa"/>
            <w:vAlign w:val="center"/>
          </w:tcPr>
          <w:p w14:paraId="17787FDD" w14:textId="77777777" w:rsidR="000829C4" w:rsidRDefault="00000000">
            <w:pPr>
              <w:rPr>
                <w:rFonts w:ascii="宋体" w:eastAsia="宋体" w:hAnsi="宋体" w:cs="Times New Roman" w:hint="eastAsia"/>
                <w:szCs w:val="21"/>
              </w:rPr>
            </w:pPr>
            <w:r>
              <w:rPr>
                <w:rFonts w:cs="Times New Roman" w:hint="eastAsia"/>
                <w:szCs w:val="21"/>
              </w:rPr>
              <w:t>报送期间</w:t>
            </w:r>
          </w:p>
        </w:tc>
        <w:tc>
          <w:tcPr>
            <w:tcW w:w="1110" w:type="dxa"/>
            <w:vAlign w:val="center"/>
          </w:tcPr>
          <w:p w14:paraId="04CDFE6E" w14:textId="77777777" w:rsidR="000829C4" w:rsidRDefault="00000000">
            <w:pPr>
              <w:jc w:val="center"/>
            </w:pPr>
            <w:r>
              <w:rPr>
                <w:rFonts w:cs="宋体" w:hint="eastAsia"/>
              </w:rPr>
              <w:t>参照</w:t>
            </w:r>
          </w:p>
        </w:tc>
        <w:tc>
          <w:tcPr>
            <w:tcW w:w="1089" w:type="dxa"/>
            <w:vAlign w:val="center"/>
          </w:tcPr>
          <w:p w14:paraId="6DA67DD4" w14:textId="77777777" w:rsidR="000829C4" w:rsidRDefault="00000000">
            <w:r>
              <w:rPr>
                <w:rFonts w:hint="eastAsia"/>
                <w:szCs w:val="21"/>
              </w:rPr>
              <w:t>手动选择</w:t>
            </w:r>
          </w:p>
        </w:tc>
        <w:tc>
          <w:tcPr>
            <w:tcW w:w="1429" w:type="dxa"/>
          </w:tcPr>
          <w:p w14:paraId="27360CE0" w14:textId="77777777" w:rsidR="000829C4" w:rsidRDefault="00000000">
            <w:pPr>
              <w:jc w:val="center"/>
            </w:pPr>
            <w:r>
              <w:rPr>
                <w:rFonts w:hint="eastAsia"/>
              </w:rPr>
              <w:t>否</w:t>
            </w:r>
          </w:p>
        </w:tc>
        <w:tc>
          <w:tcPr>
            <w:tcW w:w="3330" w:type="dxa"/>
            <w:vAlign w:val="center"/>
          </w:tcPr>
          <w:p w14:paraId="5F98C5B7" w14:textId="77777777" w:rsidR="000829C4" w:rsidRDefault="00000000">
            <w:r>
              <w:rPr>
                <w:rFonts w:hint="eastAsia"/>
              </w:rPr>
              <w:t>参照会计期间档案中所选年度下所有的月度期间。</w:t>
            </w:r>
          </w:p>
        </w:tc>
      </w:tr>
      <w:tr w:rsidR="000829C4" w14:paraId="58BD29B4" w14:textId="77777777">
        <w:tc>
          <w:tcPr>
            <w:tcW w:w="1561" w:type="dxa"/>
            <w:vAlign w:val="center"/>
          </w:tcPr>
          <w:p w14:paraId="47654C3E" w14:textId="77777777" w:rsidR="000829C4" w:rsidRDefault="00000000">
            <w:pPr>
              <w:rPr>
                <w:rFonts w:ascii="宋体" w:eastAsia="宋体" w:hAnsi="宋体" w:cs="Times New Roman" w:hint="eastAsia"/>
                <w:szCs w:val="21"/>
              </w:rPr>
            </w:pPr>
            <w:r>
              <w:rPr>
                <w:rFonts w:cs="Times New Roman" w:hint="eastAsia"/>
                <w:szCs w:val="21"/>
              </w:rPr>
              <w:t>报送状态</w:t>
            </w:r>
          </w:p>
        </w:tc>
        <w:tc>
          <w:tcPr>
            <w:tcW w:w="1110" w:type="dxa"/>
            <w:vAlign w:val="center"/>
          </w:tcPr>
          <w:p w14:paraId="142AD3A0" w14:textId="77777777" w:rsidR="000829C4" w:rsidRDefault="00000000">
            <w:pPr>
              <w:jc w:val="center"/>
            </w:pPr>
            <w:r>
              <w:rPr>
                <w:rFonts w:cs="宋体" w:hint="eastAsia"/>
              </w:rPr>
              <w:t>枚举</w:t>
            </w:r>
          </w:p>
        </w:tc>
        <w:tc>
          <w:tcPr>
            <w:tcW w:w="1089" w:type="dxa"/>
            <w:vAlign w:val="center"/>
          </w:tcPr>
          <w:p w14:paraId="4A055739" w14:textId="77777777" w:rsidR="000829C4" w:rsidRDefault="00000000">
            <w:r>
              <w:rPr>
                <w:rFonts w:hint="eastAsia"/>
                <w:szCs w:val="21"/>
              </w:rPr>
              <w:t>手动选择</w:t>
            </w:r>
          </w:p>
        </w:tc>
        <w:tc>
          <w:tcPr>
            <w:tcW w:w="1429" w:type="dxa"/>
          </w:tcPr>
          <w:p w14:paraId="49F00517" w14:textId="77777777" w:rsidR="000829C4" w:rsidRDefault="00000000">
            <w:pPr>
              <w:jc w:val="center"/>
            </w:pPr>
            <w:r>
              <w:rPr>
                <w:rFonts w:hint="eastAsia"/>
              </w:rPr>
              <w:t>否</w:t>
            </w:r>
          </w:p>
        </w:tc>
        <w:tc>
          <w:tcPr>
            <w:tcW w:w="3330" w:type="dxa"/>
            <w:vAlign w:val="center"/>
          </w:tcPr>
          <w:p w14:paraId="180025F7" w14:textId="77777777" w:rsidR="000829C4" w:rsidRDefault="00000000">
            <w:r>
              <w:rPr>
                <w:rFonts w:ascii="宋体" w:eastAsia="宋体" w:hAnsi="宋体" w:cs="Times New Roman"/>
                <w:szCs w:val="21"/>
              </w:rPr>
              <w:t>未制表</w:t>
            </w:r>
            <w:r>
              <w:rPr>
                <w:rFonts w:cs="Times New Roman" w:hint="eastAsia"/>
                <w:szCs w:val="21"/>
              </w:rPr>
              <w:t>/</w:t>
            </w:r>
            <w:r>
              <w:rPr>
                <w:rFonts w:ascii="宋体" w:eastAsia="宋体" w:hAnsi="宋体" w:cs="Times New Roman"/>
                <w:szCs w:val="21"/>
              </w:rPr>
              <w:t>已制表</w:t>
            </w:r>
            <w:r>
              <w:rPr>
                <w:rFonts w:cs="Times New Roman" w:hint="eastAsia"/>
                <w:szCs w:val="21"/>
              </w:rPr>
              <w:t>/</w:t>
            </w:r>
            <w:r>
              <w:rPr>
                <w:rFonts w:cs="Times New Roman" w:hint="eastAsia"/>
                <w:szCs w:val="21"/>
              </w:rPr>
              <w:t>已提交</w:t>
            </w:r>
            <w:r>
              <w:rPr>
                <w:rFonts w:cs="Times New Roman" w:hint="eastAsia"/>
                <w:szCs w:val="21"/>
              </w:rPr>
              <w:t>/</w:t>
            </w:r>
            <w:r>
              <w:rPr>
                <w:rFonts w:cs="Times New Roman" w:hint="eastAsia"/>
                <w:szCs w:val="21"/>
              </w:rPr>
              <w:t>已审批</w:t>
            </w:r>
            <w:r>
              <w:rPr>
                <w:rFonts w:cs="Times New Roman" w:hint="eastAsia"/>
                <w:szCs w:val="21"/>
              </w:rPr>
              <w:t>/</w:t>
            </w:r>
            <w:r>
              <w:rPr>
                <w:rFonts w:ascii="宋体" w:eastAsia="宋体" w:hAnsi="宋体" w:cs="Times New Roman"/>
                <w:szCs w:val="21"/>
              </w:rPr>
              <w:t>已</w:t>
            </w:r>
            <w:r>
              <w:rPr>
                <w:rFonts w:ascii="宋体" w:eastAsia="宋体" w:hAnsi="宋体" w:cs="Times New Roman" w:hint="eastAsia"/>
                <w:szCs w:val="21"/>
              </w:rPr>
              <w:t>报送</w:t>
            </w:r>
          </w:p>
        </w:tc>
      </w:tr>
    </w:tbl>
    <w:p w14:paraId="6BF5C856" w14:textId="77777777" w:rsidR="000829C4" w:rsidRDefault="00000000">
      <w:r>
        <w:rPr>
          <w:rFonts w:hint="eastAsia"/>
        </w:rPr>
        <w:t>主表：</w:t>
      </w:r>
    </w:p>
    <w:tbl>
      <w:tblPr>
        <w:tblStyle w:val="ab"/>
        <w:tblW w:w="0" w:type="auto"/>
        <w:tblLook w:val="04A0" w:firstRow="1" w:lastRow="0" w:firstColumn="1" w:lastColumn="0" w:noHBand="0" w:noVBand="1"/>
      </w:tblPr>
      <w:tblGrid>
        <w:gridCol w:w="1236"/>
        <w:gridCol w:w="1154"/>
        <w:gridCol w:w="1249"/>
        <w:gridCol w:w="1380"/>
        <w:gridCol w:w="3277"/>
      </w:tblGrid>
      <w:tr w:rsidR="000829C4" w14:paraId="7C372E95" w14:textId="77777777">
        <w:tc>
          <w:tcPr>
            <w:tcW w:w="1278" w:type="dxa"/>
            <w:shd w:val="clear" w:color="auto" w:fill="DEEBF6" w:themeFill="accent1" w:themeFillTint="32"/>
          </w:tcPr>
          <w:p w14:paraId="4F13854D" w14:textId="77777777" w:rsidR="000829C4" w:rsidRDefault="00000000">
            <w:pPr>
              <w:jc w:val="center"/>
              <w:rPr>
                <w:b/>
                <w:bCs/>
              </w:rPr>
            </w:pPr>
            <w:r>
              <w:rPr>
                <w:rFonts w:hint="eastAsia"/>
                <w:b/>
                <w:bCs/>
              </w:rPr>
              <w:lastRenderedPageBreak/>
              <w:t>字段名称</w:t>
            </w:r>
          </w:p>
        </w:tc>
        <w:tc>
          <w:tcPr>
            <w:tcW w:w="1191" w:type="dxa"/>
            <w:shd w:val="clear" w:color="auto" w:fill="DEEBF6" w:themeFill="accent1" w:themeFillTint="32"/>
          </w:tcPr>
          <w:p w14:paraId="3AEDB0C4" w14:textId="77777777" w:rsidR="000829C4" w:rsidRDefault="00000000">
            <w:pPr>
              <w:jc w:val="center"/>
              <w:rPr>
                <w:b/>
                <w:bCs/>
              </w:rPr>
            </w:pPr>
            <w:r>
              <w:rPr>
                <w:rFonts w:hint="eastAsia"/>
                <w:b/>
                <w:bCs/>
              </w:rPr>
              <w:t>字段类型</w:t>
            </w:r>
          </w:p>
        </w:tc>
        <w:tc>
          <w:tcPr>
            <w:tcW w:w="1291" w:type="dxa"/>
            <w:shd w:val="clear" w:color="auto" w:fill="DEEBF6" w:themeFill="accent1" w:themeFillTint="32"/>
          </w:tcPr>
          <w:p w14:paraId="4BA32838"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4D4ABE17"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476B58B7" w14:textId="77777777" w:rsidR="000829C4" w:rsidRDefault="00000000">
            <w:pPr>
              <w:jc w:val="center"/>
              <w:rPr>
                <w:b/>
                <w:bCs/>
              </w:rPr>
            </w:pPr>
            <w:r>
              <w:rPr>
                <w:rFonts w:hint="eastAsia"/>
                <w:b/>
                <w:bCs/>
              </w:rPr>
              <w:t>备注</w:t>
            </w:r>
          </w:p>
        </w:tc>
      </w:tr>
      <w:tr w:rsidR="000829C4" w14:paraId="02F0F1CF" w14:textId="77777777">
        <w:tc>
          <w:tcPr>
            <w:tcW w:w="1278" w:type="dxa"/>
          </w:tcPr>
          <w:p w14:paraId="6C02FC9E" w14:textId="77777777" w:rsidR="000829C4" w:rsidRDefault="00000000">
            <w:r>
              <w:rPr>
                <w:rFonts w:hint="eastAsia"/>
              </w:rPr>
              <w:t>单据编号</w:t>
            </w:r>
          </w:p>
        </w:tc>
        <w:tc>
          <w:tcPr>
            <w:tcW w:w="1191" w:type="dxa"/>
          </w:tcPr>
          <w:p w14:paraId="49A22838" w14:textId="77777777" w:rsidR="000829C4" w:rsidRDefault="00000000">
            <w:pPr>
              <w:jc w:val="center"/>
            </w:pPr>
            <w:r>
              <w:rPr>
                <w:rFonts w:hint="eastAsia"/>
              </w:rPr>
              <w:t>字符</w:t>
            </w:r>
          </w:p>
        </w:tc>
        <w:tc>
          <w:tcPr>
            <w:tcW w:w="1291" w:type="dxa"/>
          </w:tcPr>
          <w:p w14:paraId="6CEDB8B1" w14:textId="77777777" w:rsidR="000829C4" w:rsidRDefault="00000000">
            <w:pPr>
              <w:jc w:val="center"/>
            </w:pPr>
            <w:r>
              <w:rPr>
                <w:rFonts w:hint="eastAsia"/>
              </w:rPr>
              <w:t>自动生成</w:t>
            </w:r>
          </w:p>
        </w:tc>
        <w:tc>
          <w:tcPr>
            <w:tcW w:w="1429" w:type="dxa"/>
          </w:tcPr>
          <w:p w14:paraId="76D36206" w14:textId="77777777" w:rsidR="000829C4" w:rsidRDefault="00000000">
            <w:pPr>
              <w:jc w:val="center"/>
            </w:pPr>
            <w:r>
              <w:rPr>
                <w:rFonts w:hint="eastAsia"/>
              </w:rPr>
              <w:t>是</w:t>
            </w:r>
          </w:p>
        </w:tc>
        <w:tc>
          <w:tcPr>
            <w:tcW w:w="3330" w:type="dxa"/>
          </w:tcPr>
          <w:p w14:paraId="2664669C" w14:textId="77777777" w:rsidR="000829C4" w:rsidRDefault="00000000">
            <w:pPr>
              <w:widowControl/>
              <w:jc w:val="left"/>
            </w:pPr>
            <w:r>
              <w:rPr>
                <w:rFonts w:hint="eastAsia"/>
              </w:rPr>
              <w:t>自动生成，编码规则为</w:t>
            </w:r>
            <w:r>
              <w:rPr>
                <w:rFonts w:hint="eastAsia"/>
              </w:rPr>
              <w:t>ZDSYBB</w:t>
            </w:r>
          </w:p>
          <w:p w14:paraId="74C12DD5" w14:textId="77777777" w:rsidR="000829C4" w:rsidRDefault="00000000">
            <w:pPr>
              <w:widowControl/>
              <w:jc w:val="left"/>
            </w:pPr>
            <w:r>
              <w:rPr>
                <w:rFonts w:hint="eastAsia"/>
              </w:rPr>
              <w:t>+</w:t>
            </w:r>
            <w:r>
              <w:rPr>
                <w:rFonts w:hint="eastAsia"/>
              </w:rPr>
              <w:t>日期</w:t>
            </w:r>
            <w:r>
              <w:rPr>
                <w:rFonts w:hint="eastAsia"/>
              </w:rPr>
              <w:t>+</w:t>
            </w:r>
            <w:r>
              <w:rPr>
                <w:rFonts w:hint="eastAsia"/>
              </w:rPr>
              <w:t>序号，如</w:t>
            </w:r>
            <w:r>
              <w:rPr>
                <w:rFonts w:hint="eastAsia"/>
              </w:rPr>
              <w:t>ZDSYBB2021011300001</w:t>
            </w:r>
          </w:p>
          <w:p w14:paraId="3208494E" w14:textId="77777777" w:rsidR="000829C4" w:rsidRDefault="00000000">
            <w:r>
              <w:rPr>
                <w:rFonts w:hint="eastAsia"/>
              </w:rPr>
              <w:t>【管理中心】</w:t>
            </w:r>
            <w:r>
              <w:rPr>
                <w:rFonts w:hint="eastAsia"/>
              </w:rPr>
              <w:t>-</w:t>
            </w:r>
            <w:r>
              <w:rPr>
                <w:rFonts w:hint="eastAsia"/>
              </w:rPr>
              <w:t>【编码规则】</w:t>
            </w:r>
            <w:r>
              <w:rPr>
                <w:rFonts w:hint="eastAsia"/>
              </w:rPr>
              <w:t>-</w:t>
            </w:r>
            <w:r>
              <w:rPr>
                <w:rFonts w:hint="eastAsia"/>
              </w:rPr>
              <w:t>【编码规则定义】</w:t>
            </w:r>
          </w:p>
        </w:tc>
      </w:tr>
      <w:tr w:rsidR="000829C4" w14:paraId="7B176F3B" w14:textId="77777777">
        <w:tc>
          <w:tcPr>
            <w:tcW w:w="1278" w:type="dxa"/>
          </w:tcPr>
          <w:p w14:paraId="707935B6" w14:textId="77777777" w:rsidR="000829C4" w:rsidRDefault="00000000">
            <w:r>
              <w:rPr>
                <w:rFonts w:hint="eastAsia"/>
              </w:rPr>
              <w:t>纳税主体</w:t>
            </w:r>
          </w:p>
        </w:tc>
        <w:tc>
          <w:tcPr>
            <w:tcW w:w="1191" w:type="dxa"/>
          </w:tcPr>
          <w:p w14:paraId="750E8B11" w14:textId="77777777" w:rsidR="000829C4" w:rsidRDefault="00000000">
            <w:pPr>
              <w:jc w:val="center"/>
            </w:pPr>
            <w:r>
              <w:rPr>
                <w:rFonts w:hint="eastAsia"/>
              </w:rPr>
              <w:t>参照</w:t>
            </w:r>
          </w:p>
        </w:tc>
        <w:tc>
          <w:tcPr>
            <w:tcW w:w="1291" w:type="dxa"/>
          </w:tcPr>
          <w:p w14:paraId="49F9F6FF" w14:textId="77777777" w:rsidR="000829C4" w:rsidRDefault="00000000">
            <w:pPr>
              <w:jc w:val="center"/>
            </w:pPr>
            <w:r>
              <w:rPr>
                <w:rFonts w:hint="eastAsia"/>
              </w:rPr>
              <w:t>手动选择</w:t>
            </w:r>
          </w:p>
        </w:tc>
        <w:tc>
          <w:tcPr>
            <w:tcW w:w="1429" w:type="dxa"/>
          </w:tcPr>
          <w:p w14:paraId="15857D2A" w14:textId="77777777" w:rsidR="000829C4" w:rsidRDefault="00000000">
            <w:pPr>
              <w:jc w:val="center"/>
            </w:pPr>
            <w:r>
              <w:rPr>
                <w:rFonts w:hint="eastAsia"/>
              </w:rPr>
              <w:t>是</w:t>
            </w:r>
          </w:p>
        </w:tc>
        <w:tc>
          <w:tcPr>
            <w:tcW w:w="3330" w:type="dxa"/>
          </w:tcPr>
          <w:p w14:paraId="3D1F76A5" w14:textId="77777777" w:rsidR="000829C4" w:rsidRDefault="00000000">
            <w:r>
              <w:rPr>
                <w:rFonts w:hint="eastAsia"/>
              </w:rPr>
              <w:t>参照纳税主体档案，过滤出税种核定信息中企业所得税的缴纳方式为汇总</w:t>
            </w:r>
            <w:proofErr w:type="gramStart"/>
            <w:r>
              <w:rPr>
                <w:rFonts w:hint="eastAsia"/>
              </w:rPr>
              <w:t>缴纳总</w:t>
            </w:r>
            <w:proofErr w:type="gramEnd"/>
            <w:r>
              <w:rPr>
                <w:rFonts w:hint="eastAsia"/>
              </w:rPr>
              <w:t>机构的纳税主体</w:t>
            </w:r>
          </w:p>
        </w:tc>
      </w:tr>
      <w:tr w:rsidR="000829C4" w14:paraId="3E42F34F" w14:textId="77777777">
        <w:tc>
          <w:tcPr>
            <w:tcW w:w="1278" w:type="dxa"/>
          </w:tcPr>
          <w:p w14:paraId="4D131BBA" w14:textId="77777777" w:rsidR="000829C4" w:rsidRDefault="00000000">
            <w:r>
              <w:rPr>
                <w:rFonts w:hint="eastAsia"/>
              </w:rPr>
              <w:t>期间类型</w:t>
            </w:r>
          </w:p>
        </w:tc>
        <w:tc>
          <w:tcPr>
            <w:tcW w:w="1191" w:type="dxa"/>
          </w:tcPr>
          <w:p w14:paraId="711B7A9F" w14:textId="77777777" w:rsidR="000829C4" w:rsidRDefault="00000000">
            <w:pPr>
              <w:jc w:val="center"/>
            </w:pPr>
            <w:r>
              <w:rPr>
                <w:rFonts w:hint="eastAsia"/>
              </w:rPr>
              <w:t>枚举</w:t>
            </w:r>
          </w:p>
        </w:tc>
        <w:tc>
          <w:tcPr>
            <w:tcW w:w="1291" w:type="dxa"/>
          </w:tcPr>
          <w:p w14:paraId="463C0D9D" w14:textId="77777777" w:rsidR="000829C4" w:rsidRDefault="00000000">
            <w:pPr>
              <w:jc w:val="center"/>
            </w:pPr>
            <w:r>
              <w:rPr>
                <w:rFonts w:hint="eastAsia"/>
              </w:rPr>
              <w:t>手动选择</w:t>
            </w:r>
          </w:p>
        </w:tc>
        <w:tc>
          <w:tcPr>
            <w:tcW w:w="1429" w:type="dxa"/>
          </w:tcPr>
          <w:p w14:paraId="08E31096" w14:textId="77777777" w:rsidR="000829C4" w:rsidRDefault="00000000">
            <w:pPr>
              <w:jc w:val="center"/>
            </w:pPr>
            <w:r>
              <w:rPr>
                <w:rFonts w:hint="eastAsia"/>
              </w:rPr>
              <w:t>是</w:t>
            </w:r>
          </w:p>
        </w:tc>
        <w:tc>
          <w:tcPr>
            <w:tcW w:w="3330" w:type="dxa"/>
          </w:tcPr>
          <w:p w14:paraId="0A000816" w14:textId="77777777" w:rsidR="000829C4" w:rsidRDefault="00000000">
            <w:pPr>
              <w:rPr>
                <w:szCs w:val="21"/>
              </w:rPr>
            </w:pPr>
            <w:r>
              <w:rPr>
                <w:rFonts w:hint="eastAsia"/>
                <w:szCs w:val="21"/>
              </w:rPr>
              <w:t>单选，月度，默认为“月度”</w:t>
            </w:r>
          </w:p>
        </w:tc>
      </w:tr>
      <w:tr w:rsidR="000829C4" w14:paraId="7493BB5E" w14:textId="77777777">
        <w:tc>
          <w:tcPr>
            <w:tcW w:w="1278" w:type="dxa"/>
          </w:tcPr>
          <w:p w14:paraId="297CE3D5" w14:textId="77777777" w:rsidR="000829C4" w:rsidRDefault="00000000">
            <w:r>
              <w:rPr>
                <w:rFonts w:hint="eastAsia"/>
              </w:rPr>
              <w:t>报送年度</w:t>
            </w:r>
          </w:p>
        </w:tc>
        <w:tc>
          <w:tcPr>
            <w:tcW w:w="1191" w:type="dxa"/>
          </w:tcPr>
          <w:p w14:paraId="373D3CD1" w14:textId="77777777" w:rsidR="000829C4" w:rsidRDefault="00000000">
            <w:pPr>
              <w:jc w:val="center"/>
            </w:pPr>
            <w:r>
              <w:rPr>
                <w:rFonts w:hint="eastAsia"/>
              </w:rPr>
              <w:t>年度控件</w:t>
            </w:r>
          </w:p>
        </w:tc>
        <w:tc>
          <w:tcPr>
            <w:tcW w:w="1291" w:type="dxa"/>
          </w:tcPr>
          <w:p w14:paraId="435300FB" w14:textId="77777777" w:rsidR="000829C4" w:rsidRDefault="00000000">
            <w:pPr>
              <w:jc w:val="center"/>
            </w:pPr>
            <w:r>
              <w:rPr>
                <w:rFonts w:hint="eastAsia"/>
              </w:rPr>
              <w:t>手动选择</w:t>
            </w:r>
          </w:p>
        </w:tc>
        <w:tc>
          <w:tcPr>
            <w:tcW w:w="1429" w:type="dxa"/>
          </w:tcPr>
          <w:p w14:paraId="62597BF7" w14:textId="77777777" w:rsidR="000829C4" w:rsidRDefault="00000000">
            <w:pPr>
              <w:jc w:val="center"/>
            </w:pPr>
            <w:r>
              <w:rPr>
                <w:rFonts w:hint="eastAsia"/>
              </w:rPr>
              <w:t>是</w:t>
            </w:r>
          </w:p>
        </w:tc>
        <w:tc>
          <w:tcPr>
            <w:tcW w:w="3330" w:type="dxa"/>
          </w:tcPr>
          <w:p w14:paraId="1DF5AA52" w14:textId="77777777" w:rsidR="000829C4" w:rsidRDefault="00000000">
            <w:r>
              <w:rPr>
                <w:rFonts w:hint="eastAsia"/>
                <w:szCs w:val="21"/>
              </w:rPr>
              <w:t>年度日历组件</w:t>
            </w:r>
          </w:p>
        </w:tc>
      </w:tr>
      <w:tr w:rsidR="000829C4" w14:paraId="35069C98" w14:textId="77777777">
        <w:tc>
          <w:tcPr>
            <w:tcW w:w="1278" w:type="dxa"/>
          </w:tcPr>
          <w:p w14:paraId="6287EC19" w14:textId="77777777" w:rsidR="000829C4" w:rsidRDefault="00000000">
            <w:r>
              <w:rPr>
                <w:rFonts w:hint="eastAsia"/>
              </w:rPr>
              <w:t>报送期间</w:t>
            </w:r>
          </w:p>
        </w:tc>
        <w:tc>
          <w:tcPr>
            <w:tcW w:w="1191" w:type="dxa"/>
          </w:tcPr>
          <w:p w14:paraId="13796B1A" w14:textId="77777777" w:rsidR="000829C4" w:rsidRDefault="00000000">
            <w:pPr>
              <w:jc w:val="center"/>
            </w:pPr>
            <w:r>
              <w:rPr>
                <w:rFonts w:hint="eastAsia"/>
              </w:rPr>
              <w:t>参照</w:t>
            </w:r>
          </w:p>
        </w:tc>
        <w:tc>
          <w:tcPr>
            <w:tcW w:w="1291" w:type="dxa"/>
          </w:tcPr>
          <w:p w14:paraId="340E8D20" w14:textId="77777777" w:rsidR="000829C4" w:rsidRDefault="00000000">
            <w:pPr>
              <w:jc w:val="center"/>
            </w:pPr>
            <w:r>
              <w:rPr>
                <w:rFonts w:hint="eastAsia"/>
              </w:rPr>
              <w:t>手动选择</w:t>
            </w:r>
          </w:p>
        </w:tc>
        <w:tc>
          <w:tcPr>
            <w:tcW w:w="1429" w:type="dxa"/>
          </w:tcPr>
          <w:p w14:paraId="2D48E5CF" w14:textId="77777777" w:rsidR="000829C4" w:rsidRDefault="00000000">
            <w:pPr>
              <w:jc w:val="center"/>
            </w:pPr>
            <w:r>
              <w:rPr>
                <w:rFonts w:hint="eastAsia"/>
              </w:rPr>
              <w:t>是</w:t>
            </w:r>
          </w:p>
        </w:tc>
        <w:tc>
          <w:tcPr>
            <w:tcW w:w="3330" w:type="dxa"/>
          </w:tcPr>
          <w:p w14:paraId="60A5003A" w14:textId="77777777" w:rsidR="000829C4" w:rsidRDefault="00000000">
            <w:r>
              <w:rPr>
                <w:rFonts w:hint="eastAsia"/>
              </w:rPr>
              <w:t>参照会计期间档案中所选期间类型、所</w:t>
            </w:r>
            <w:proofErr w:type="gramStart"/>
            <w:r>
              <w:rPr>
                <w:rFonts w:hint="eastAsia"/>
              </w:rPr>
              <w:t>选报送</w:t>
            </w:r>
            <w:proofErr w:type="gramEnd"/>
            <w:r>
              <w:rPr>
                <w:rFonts w:hint="eastAsia"/>
              </w:rPr>
              <w:t>年度下的期间，即</w:t>
            </w:r>
            <w:proofErr w:type="gramStart"/>
            <w:r>
              <w:rPr>
                <w:rFonts w:hint="eastAsia"/>
              </w:rPr>
              <w:t>当期间</w:t>
            </w:r>
            <w:proofErr w:type="gramEnd"/>
            <w:r>
              <w:rPr>
                <w:rFonts w:hint="eastAsia"/>
              </w:rPr>
              <w:t>类型为“月度”时，报送期间可选所选年度下</w:t>
            </w:r>
            <w:r>
              <w:rPr>
                <w:rFonts w:hint="eastAsia"/>
              </w:rPr>
              <w:t>12</w:t>
            </w:r>
            <w:r>
              <w:rPr>
                <w:rFonts w:hint="eastAsia"/>
              </w:rPr>
              <w:t>个月度的期间。</w:t>
            </w:r>
          </w:p>
        </w:tc>
      </w:tr>
      <w:tr w:rsidR="000829C4" w14:paraId="7884ED52" w14:textId="77777777">
        <w:tc>
          <w:tcPr>
            <w:tcW w:w="1278" w:type="dxa"/>
          </w:tcPr>
          <w:p w14:paraId="59B23FCB" w14:textId="77777777" w:rsidR="000829C4" w:rsidRDefault="00000000">
            <w:r>
              <w:rPr>
                <w:rFonts w:hint="eastAsia"/>
              </w:rPr>
              <w:t>报送类型</w:t>
            </w:r>
          </w:p>
        </w:tc>
        <w:tc>
          <w:tcPr>
            <w:tcW w:w="1191" w:type="dxa"/>
          </w:tcPr>
          <w:p w14:paraId="26464103" w14:textId="77777777" w:rsidR="000829C4" w:rsidRDefault="00000000">
            <w:pPr>
              <w:jc w:val="center"/>
            </w:pPr>
            <w:r>
              <w:rPr>
                <w:rFonts w:hint="eastAsia"/>
              </w:rPr>
              <w:t>枚举</w:t>
            </w:r>
          </w:p>
        </w:tc>
        <w:tc>
          <w:tcPr>
            <w:tcW w:w="1291" w:type="dxa"/>
          </w:tcPr>
          <w:p w14:paraId="7038EA00" w14:textId="77777777" w:rsidR="000829C4" w:rsidRDefault="00000000">
            <w:pPr>
              <w:jc w:val="center"/>
            </w:pPr>
            <w:r>
              <w:rPr>
                <w:rFonts w:hint="eastAsia"/>
              </w:rPr>
              <w:t>手动选择</w:t>
            </w:r>
          </w:p>
        </w:tc>
        <w:tc>
          <w:tcPr>
            <w:tcW w:w="1429" w:type="dxa"/>
          </w:tcPr>
          <w:p w14:paraId="52760101" w14:textId="77777777" w:rsidR="000829C4" w:rsidRDefault="00000000">
            <w:pPr>
              <w:jc w:val="center"/>
            </w:pPr>
            <w:r>
              <w:rPr>
                <w:rFonts w:hint="eastAsia"/>
              </w:rPr>
              <w:t>是</w:t>
            </w:r>
          </w:p>
        </w:tc>
        <w:tc>
          <w:tcPr>
            <w:tcW w:w="3330" w:type="dxa"/>
          </w:tcPr>
          <w:p w14:paraId="141158B6" w14:textId="77777777" w:rsidR="000829C4" w:rsidRDefault="00000000">
            <w:r>
              <w:rPr>
                <w:rFonts w:hint="eastAsia"/>
              </w:rPr>
              <w:t>正常报送</w:t>
            </w:r>
            <w:r>
              <w:rPr>
                <w:rFonts w:hint="eastAsia"/>
              </w:rPr>
              <w:t>/</w:t>
            </w:r>
            <w:r>
              <w:rPr>
                <w:rFonts w:hint="eastAsia"/>
              </w:rPr>
              <w:t>重报送</w:t>
            </w:r>
            <w:r>
              <w:rPr>
                <w:rFonts w:hint="eastAsia"/>
              </w:rPr>
              <w:t>/</w:t>
            </w:r>
            <w:r>
              <w:rPr>
                <w:rFonts w:hint="eastAsia"/>
              </w:rPr>
              <w:t>更正报送</w:t>
            </w:r>
          </w:p>
        </w:tc>
      </w:tr>
      <w:tr w:rsidR="000829C4" w14:paraId="38142EA8" w14:textId="77777777">
        <w:tc>
          <w:tcPr>
            <w:tcW w:w="1278" w:type="dxa"/>
          </w:tcPr>
          <w:p w14:paraId="1E914D44" w14:textId="77777777" w:rsidR="000829C4" w:rsidRDefault="00000000">
            <w:r>
              <w:rPr>
                <w:rFonts w:hint="eastAsia"/>
              </w:rPr>
              <w:t>报送状态</w:t>
            </w:r>
          </w:p>
        </w:tc>
        <w:tc>
          <w:tcPr>
            <w:tcW w:w="1191" w:type="dxa"/>
          </w:tcPr>
          <w:p w14:paraId="474DE186" w14:textId="77777777" w:rsidR="000829C4" w:rsidRDefault="00000000">
            <w:pPr>
              <w:jc w:val="center"/>
            </w:pPr>
            <w:r>
              <w:rPr>
                <w:rFonts w:hint="eastAsia"/>
              </w:rPr>
              <w:t>字符</w:t>
            </w:r>
          </w:p>
        </w:tc>
        <w:tc>
          <w:tcPr>
            <w:tcW w:w="1291" w:type="dxa"/>
          </w:tcPr>
          <w:p w14:paraId="11D1B7E3" w14:textId="77777777" w:rsidR="000829C4" w:rsidRDefault="00000000">
            <w:pPr>
              <w:jc w:val="center"/>
            </w:pPr>
            <w:r>
              <w:rPr>
                <w:rFonts w:hint="eastAsia"/>
              </w:rPr>
              <w:t>自动带出</w:t>
            </w:r>
          </w:p>
        </w:tc>
        <w:tc>
          <w:tcPr>
            <w:tcW w:w="1429" w:type="dxa"/>
          </w:tcPr>
          <w:p w14:paraId="358829A7" w14:textId="77777777" w:rsidR="000829C4" w:rsidRDefault="00000000">
            <w:pPr>
              <w:jc w:val="center"/>
            </w:pPr>
            <w:r>
              <w:rPr>
                <w:rFonts w:hint="eastAsia"/>
              </w:rPr>
              <w:t>是</w:t>
            </w:r>
          </w:p>
        </w:tc>
        <w:tc>
          <w:tcPr>
            <w:tcW w:w="3330" w:type="dxa"/>
          </w:tcPr>
          <w:p w14:paraId="43B2A942" w14:textId="77777777" w:rsidR="000829C4" w:rsidRDefault="00000000">
            <w:r>
              <w:rPr>
                <w:rFonts w:ascii="宋体" w:eastAsia="宋体" w:hAnsi="宋体" w:cs="Times New Roman"/>
                <w:szCs w:val="21"/>
              </w:rPr>
              <w:t>未制表</w:t>
            </w:r>
            <w:r>
              <w:rPr>
                <w:rFonts w:cs="Times New Roman" w:hint="eastAsia"/>
                <w:szCs w:val="21"/>
              </w:rPr>
              <w:t>/</w:t>
            </w:r>
            <w:r>
              <w:rPr>
                <w:rFonts w:ascii="宋体" w:eastAsia="宋体" w:hAnsi="宋体" w:cs="Times New Roman"/>
                <w:szCs w:val="21"/>
              </w:rPr>
              <w:t>已制表</w:t>
            </w:r>
            <w:r>
              <w:rPr>
                <w:rFonts w:cs="Times New Roman" w:hint="eastAsia"/>
                <w:szCs w:val="21"/>
              </w:rPr>
              <w:t>/</w:t>
            </w:r>
            <w:r>
              <w:rPr>
                <w:rFonts w:cs="Times New Roman" w:hint="eastAsia"/>
                <w:szCs w:val="21"/>
              </w:rPr>
              <w:t>已提交</w:t>
            </w:r>
            <w:r>
              <w:rPr>
                <w:rFonts w:cs="Times New Roman" w:hint="eastAsia"/>
                <w:szCs w:val="21"/>
              </w:rPr>
              <w:t>/</w:t>
            </w:r>
            <w:r>
              <w:rPr>
                <w:rFonts w:cs="Times New Roman" w:hint="eastAsia"/>
                <w:szCs w:val="21"/>
              </w:rPr>
              <w:t>已审批</w:t>
            </w:r>
            <w:r>
              <w:rPr>
                <w:rFonts w:cs="Times New Roman" w:hint="eastAsia"/>
                <w:szCs w:val="21"/>
              </w:rPr>
              <w:t>/</w:t>
            </w:r>
            <w:r>
              <w:rPr>
                <w:rFonts w:ascii="宋体" w:eastAsia="宋体" w:hAnsi="宋体" w:cs="Times New Roman"/>
                <w:szCs w:val="21"/>
              </w:rPr>
              <w:t>已</w:t>
            </w:r>
            <w:r>
              <w:rPr>
                <w:rFonts w:ascii="宋体" w:eastAsia="宋体" w:hAnsi="宋体" w:cs="Times New Roman" w:hint="eastAsia"/>
                <w:szCs w:val="21"/>
              </w:rPr>
              <w:t>报送</w:t>
            </w:r>
            <w:r>
              <w:rPr>
                <w:rFonts w:hint="eastAsia"/>
              </w:rPr>
              <w:t>，默认为初始状态“未制表”。不可编辑。</w:t>
            </w:r>
          </w:p>
        </w:tc>
      </w:tr>
      <w:tr w:rsidR="000829C4" w14:paraId="1EC42757" w14:textId="77777777">
        <w:tc>
          <w:tcPr>
            <w:tcW w:w="1278" w:type="dxa"/>
          </w:tcPr>
          <w:p w14:paraId="794EA929" w14:textId="77777777" w:rsidR="000829C4" w:rsidRDefault="00000000">
            <w:r>
              <w:rPr>
                <w:rFonts w:hint="eastAsia"/>
              </w:rPr>
              <w:t>报送日期</w:t>
            </w:r>
          </w:p>
        </w:tc>
        <w:tc>
          <w:tcPr>
            <w:tcW w:w="1191" w:type="dxa"/>
          </w:tcPr>
          <w:p w14:paraId="59BC8AB2" w14:textId="77777777" w:rsidR="000829C4" w:rsidRDefault="00000000">
            <w:pPr>
              <w:jc w:val="center"/>
            </w:pPr>
            <w:r>
              <w:rPr>
                <w:rFonts w:hint="eastAsia"/>
              </w:rPr>
              <w:t>字符</w:t>
            </w:r>
          </w:p>
        </w:tc>
        <w:tc>
          <w:tcPr>
            <w:tcW w:w="1291" w:type="dxa"/>
          </w:tcPr>
          <w:p w14:paraId="3121B1CC" w14:textId="77777777" w:rsidR="000829C4" w:rsidRDefault="00000000">
            <w:pPr>
              <w:jc w:val="center"/>
            </w:pPr>
            <w:r>
              <w:rPr>
                <w:rFonts w:hint="eastAsia"/>
              </w:rPr>
              <w:t>自动带出</w:t>
            </w:r>
          </w:p>
        </w:tc>
        <w:tc>
          <w:tcPr>
            <w:tcW w:w="1429" w:type="dxa"/>
          </w:tcPr>
          <w:p w14:paraId="74AE9E7F" w14:textId="77777777" w:rsidR="000829C4" w:rsidRDefault="00000000">
            <w:pPr>
              <w:jc w:val="center"/>
            </w:pPr>
            <w:r>
              <w:rPr>
                <w:rFonts w:hint="eastAsia"/>
              </w:rPr>
              <w:t>否</w:t>
            </w:r>
          </w:p>
        </w:tc>
        <w:tc>
          <w:tcPr>
            <w:tcW w:w="3330" w:type="dxa"/>
          </w:tcPr>
          <w:p w14:paraId="6A036199" w14:textId="77777777" w:rsidR="000829C4" w:rsidRDefault="00000000">
            <w:r>
              <w:rPr>
                <w:rFonts w:hint="eastAsia"/>
              </w:rPr>
              <w:t>报送确认的报送日期，不可编辑</w:t>
            </w:r>
          </w:p>
        </w:tc>
      </w:tr>
      <w:tr w:rsidR="000829C4" w14:paraId="5870FEC5" w14:textId="77777777">
        <w:tc>
          <w:tcPr>
            <w:tcW w:w="1278" w:type="dxa"/>
          </w:tcPr>
          <w:p w14:paraId="6625F8A3" w14:textId="77777777" w:rsidR="000829C4" w:rsidRDefault="00000000">
            <w:r>
              <w:rPr>
                <w:rFonts w:hint="eastAsia"/>
              </w:rPr>
              <w:t>办税员</w:t>
            </w:r>
          </w:p>
        </w:tc>
        <w:tc>
          <w:tcPr>
            <w:tcW w:w="1191" w:type="dxa"/>
          </w:tcPr>
          <w:p w14:paraId="59C082B8" w14:textId="77777777" w:rsidR="000829C4" w:rsidRDefault="00000000">
            <w:pPr>
              <w:jc w:val="center"/>
            </w:pPr>
            <w:r>
              <w:rPr>
                <w:rFonts w:hint="eastAsia"/>
              </w:rPr>
              <w:t>字符</w:t>
            </w:r>
          </w:p>
        </w:tc>
        <w:tc>
          <w:tcPr>
            <w:tcW w:w="1291" w:type="dxa"/>
          </w:tcPr>
          <w:p w14:paraId="4963B033" w14:textId="77777777" w:rsidR="000829C4" w:rsidRDefault="00000000">
            <w:pPr>
              <w:jc w:val="center"/>
            </w:pPr>
            <w:r>
              <w:rPr>
                <w:rFonts w:hint="eastAsia"/>
              </w:rPr>
              <w:t>自动带出</w:t>
            </w:r>
          </w:p>
        </w:tc>
        <w:tc>
          <w:tcPr>
            <w:tcW w:w="1429" w:type="dxa"/>
          </w:tcPr>
          <w:p w14:paraId="106B68D3" w14:textId="77777777" w:rsidR="000829C4" w:rsidRDefault="00000000">
            <w:pPr>
              <w:jc w:val="center"/>
            </w:pPr>
            <w:r>
              <w:rPr>
                <w:rFonts w:hint="eastAsia"/>
              </w:rPr>
              <w:t>否</w:t>
            </w:r>
          </w:p>
        </w:tc>
        <w:tc>
          <w:tcPr>
            <w:tcW w:w="3330" w:type="dxa"/>
          </w:tcPr>
          <w:p w14:paraId="03A12765" w14:textId="77777777" w:rsidR="000829C4" w:rsidRDefault="00000000">
            <w:r>
              <w:rPr>
                <w:rFonts w:hint="eastAsia"/>
              </w:rPr>
              <w:t>报送确认的办税员，不可编辑</w:t>
            </w:r>
          </w:p>
        </w:tc>
      </w:tr>
      <w:tr w:rsidR="000829C4" w14:paraId="5AFF0CEF" w14:textId="77777777">
        <w:tc>
          <w:tcPr>
            <w:tcW w:w="1278" w:type="dxa"/>
          </w:tcPr>
          <w:p w14:paraId="01EAA46F" w14:textId="77777777" w:rsidR="000829C4" w:rsidRDefault="00000000">
            <w:r>
              <w:rPr>
                <w:rFonts w:hint="eastAsia"/>
              </w:rPr>
              <w:t>制单日期</w:t>
            </w:r>
          </w:p>
        </w:tc>
        <w:tc>
          <w:tcPr>
            <w:tcW w:w="1191" w:type="dxa"/>
          </w:tcPr>
          <w:p w14:paraId="21B2FA23" w14:textId="77777777" w:rsidR="000829C4" w:rsidRDefault="00000000">
            <w:pPr>
              <w:jc w:val="center"/>
            </w:pPr>
            <w:r>
              <w:rPr>
                <w:rFonts w:hint="eastAsia"/>
              </w:rPr>
              <w:t>字符</w:t>
            </w:r>
          </w:p>
        </w:tc>
        <w:tc>
          <w:tcPr>
            <w:tcW w:w="1291" w:type="dxa"/>
          </w:tcPr>
          <w:p w14:paraId="6A32D2F4" w14:textId="77777777" w:rsidR="000829C4" w:rsidRDefault="00000000">
            <w:pPr>
              <w:jc w:val="center"/>
            </w:pPr>
            <w:r>
              <w:rPr>
                <w:rFonts w:hint="eastAsia"/>
              </w:rPr>
              <w:t>自动带出</w:t>
            </w:r>
          </w:p>
        </w:tc>
        <w:tc>
          <w:tcPr>
            <w:tcW w:w="1429" w:type="dxa"/>
          </w:tcPr>
          <w:p w14:paraId="3AD3BB00" w14:textId="77777777" w:rsidR="000829C4" w:rsidRDefault="00000000">
            <w:pPr>
              <w:jc w:val="center"/>
            </w:pPr>
            <w:r>
              <w:rPr>
                <w:rFonts w:hint="eastAsia"/>
              </w:rPr>
              <w:t>是</w:t>
            </w:r>
          </w:p>
        </w:tc>
        <w:tc>
          <w:tcPr>
            <w:tcW w:w="3330" w:type="dxa"/>
          </w:tcPr>
          <w:p w14:paraId="67B9B91A" w14:textId="77777777" w:rsidR="000829C4" w:rsidRDefault="00000000">
            <w:r>
              <w:rPr>
                <w:rFonts w:hint="eastAsia"/>
              </w:rPr>
              <w:t>创建重点税源报表任务的系统日期</w:t>
            </w:r>
          </w:p>
        </w:tc>
      </w:tr>
    </w:tbl>
    <w:p w14:paraId="05A01BA6" w14:textId="77777777" w:rsidR="000829C4" w:rsidRDefault="00000000">
      <w:pPr>
        <w:pStyle w:val="4"/>
      </w:pPr>
      <w:r>
        <w:rPr>
          <w:rFonts w:hint="eastAsia"/>
        </w:rPr>
        <w:t>业务处理</w:t>
      </w:r>
    </w:p>
    <w:p w14:paraId="6A515537" w14:textId="77777777" w:rsidR="000829C4" w:rsidRDefault="00000000">
      <w:pPr>
        <w:pStyle w:val="5"/>
      </w:pPr>
      <w:r>
        <w:rPr>
          <w:rFonts w:hint="eastAsia"/>
        </w:rPr>
        <w:t>业务说明与流程</w:t>
      </w:r>
    </w:p>
    <w:p w14:paraId="4D3F1BBC" w14:textId="77777777" w:rsidR="000829C4" w:rsidRDefault="00000000">
      <w:pPr>
        <w:numPr>
          <w:ilvl w:val="0"/>
          <w:numId w:val="189"/>
        </w:numPr>
      </w:pPr>
      <w:r>
        <w:rPr>
          <w:rFonts w:hint="eastAsia"/>
        </w:rPr>
        <w:t>重点税源报表报送时，先建立报表任务，初始的报送状态为“未制表”；</w:t>
      </w:r>
    </w:p>
    <w:p w14:paraId="0917E5B3" w14:textId="77777777" w:rsidR="000829C4" w:rsidRDefault="00000000">
      <w:pPr>
        <w:numPr>
          <w:ilvl w:val="0"/>
          <w:numId w:val="189"/>
        </w:numPr>
      </w:pPr>
      <w:r>
        <w:rPr>
          <w:rFonts w:hint="eastAsia"/>
        </w:rPr>
        <w:lastRenderedPageBreak/>
        <w:t>准备阶段，根据税务公共的税务报表分配节点，显示制表的报表范围，调用业务事项类型为重点税源报表模板；</w:t>
      </w:r>
    </w:p>
    <w:p w14:paraId="74D3B4CE" w14:textId="77777777" w:rsidR="000829C4" w:rsidRDefault="00000000">
      <w:pPr>
        <w:numPr>
          <w:ilvl w:val="0"/>
          <w:numId w:val="189"/>
        </w:numPr>
      </w:pPr>
      <w:r>
        <w:rPr>
          <w:rFonts w:hint="eastAsia"/>
        </w:rPr>
        <w:t>制表计算后，已配置取数规则的单元格，自动计算出报表的数据结果，生成重点税源报表，点击后自动跳转至对应报表界面，可查询已计算的报表数据，支持手工调整；</w:t>
      </w:r>
    </w:p>
    <w:p w14:paraId="78CC2630" w14:textId="77777777" w:rsidR="000829C4" w:rsidRDefault="00000000">
      <w:pPr>
        <w:numPr>
          <w:ilvl w:val="0"/>
          <w:numId w:val="189"/>
        </w:numPr>
      </w:pPr>
      <w:r>
        <w:rPr>
          <w:rFonts w:hint="eastAsia"/>
        </w:rPr>
        <w:t>报表确认无误后，可提交审批，审批通过后，可报送至税局；</w:t>
      </w:r>
    </w:p>
    <w:p w14:paraId="4AE1FA3F" w14:textId="77777777" w:rsidR="000829C4" w:rsidRDefault="00000000">
      <w:pPr>
        <w:numPr>
          <w:ilvl w:val="0"/>
          <w:numId w:val="189"/>
        </w:numPr>
      </w:pPr>
      <w:r>
        <w:rPr>
          <w:rFonts w:hint="eastAsia"/>
        </w:rPr>
        <w:t>税局报送完成后，在税务系统中录入报送信息并报送确认；</w:t>
      </w:r>
    </w:p>
    <w:p w14:paraId="5A4A11A3" w14:textId="77777777" w:rsidR="000829C4" w:rsidRDefault="00000000">
      <w:pPr>
        <w:numPr>
          <w:ilvl w:val="0"/>
          <w:numId w:val="189"/>
        </w:numPr>
      </w:pPr>
      <w:r>
        <w:rPr>
          <w:rFonts w:hint="eastAsia"/>
        </w:rPr>
        <w:t>报表任务的流程为准备</w:t>
      </w:r>
      <w:r>
        <w:rPr>
          <w:rFonts w:hint="eastAsia"/>
        </w:rPr>
        <w:t>-</w:t>
      </w:r>
      <w:r>
        <w:rPr>
          <w:rFonts w:hint="eastAsia"/>
        </w:rPr>
        <w:t>制表</w:t>
      </w:r>
      <w:r>
        <w:rPr>
          <w:rFonts w:hint="eastAsia"/>
        </w:rPr>
        <w:t>-</w:t>
      </w:r>
      <w:r>
        <w:rPr>
          <w:rFonts w:hint="eastAsia"/>
        </w:rPr>
        <w:t>审核</w:t>
      </w:r>
      <w:r>
        <w:rPr>
          <w:rFonts w:hint="eastAsia"/>
        </w:rPr>
        <w:t>-</w:t>
      </w:r>
      <w:r>
        <w:rPr>
          <w:rFonts w:hint="eastAsia"/>
        </w:rPr>
        <w:t>报送。</w:t>
      </w:r>
    </w:p>
    <w:p w14:paraId="66937061" w14:textId="77777777" w:rsidR="000829C4" w:rsidRDefault="00000000">
      <w:pPr>
        <w:pStyle w:val="5"/>
      </w:pPr>
      <w:r>
        <w:rPr>
          <w:rFonts w:hint="eastAsia"/>
        </w:rPr>
        <w:t>功能按钮</w:t>
      </w:r>
    </w:p>
    <w:p w14:paraId="414B3518" w14:textId="77777777" w:rsidR="000829C4" w:rsidRDefault="00000000">
      <w:r>
        <w:rPr>
          <w:rFonts w:hint="eastAsia"/>
        </w:rPr>
        <w:t>列表按钮：</w:t>
      </w:r>
    </w:p>
    <w:p w14:paraId="7D40BD38" w14:textId="77777777" w:rsidR="000829C4" w:rsidRDefault="00000000">
      <w:pPr>
        <w:numPr>
          <w:ilvl w:val="0"/>
          <w:numId w:val="190"/>
        </w:numPr>
      </w:pPr>
      <w:r>
        <w:rPr>
          <w:rFonts w:hint="eastAsia"/>
        </w:rPr>
        <w:t>【新增】：点击该按钮，弹出任务卡片界面，录入信息；</w:t>
      </w:r>
    </w:p>
    <w:p w14:paraId="37A815F0" w14:textId="77777777" w:rsidR="000829C4" w:rsidRDefault="00000000">
      <w:pPr>
        <w:numPr>
          <w:ilvl w:val="0"/>
          <w:numId w:val="190"/>
        </w:numPr>
      </w:pPr>
      <w:r>
        <w:rPr>
          <w:rFonts w:hint="eastAsia"/>
        </w:rPr>
        <w:t>【修改】：如果报送状态不是未制表状态，则不能修改，提示“该任务已在执行中，不能修改，如需修改，请回退操作至未制表状态。”；</w:t>
      </w:r>
    </w:p>
    <w:p w14:paraId="465E771F" w14:textId="77777777" w:rsidR="000829C4" w:rsidRDefault="00000000">
      <w:pPr>
        <w:numPr>
          <w:ilvl w:val="0"/>
          <w:numId w:val="190"/>
        </w:numPr>
      </w:pPr>
      <w:r>
        <w:rPr>
          <w:rFonts w:hint="eastAsia"/>
        </w:rPr>
        <w:t>【提交】：如果报送状态为已制表，则该按钮可用，点击该按钮，提交单据至下一审批人；否则该按钮</w:t>
      </w:r>
      <w:proofErr w:type="gramStart"/>
      <w:r>
        <w:rPr>
          <w:rFonts w:hint="eastAsia"/>
        </w:rPr>
        <w:t>不</w:t>
      </w:r>
      <w:proofErr w:type="gramEnd"/>
      <w:r>
        <w:rPr>
          <w:rFonts w:hint="eastAsia"/>
        </w:rPr>
        <w:t>可用；</w:t>
      </w:r>
    </w:p>
    <w:p w14:paraId="310CBF6C" w14:textId="77777777" w:rsidR="000829C4" w:rsidRDefault="00000000">
      <w:pPr>
        <w:numPr>
          <w:ilvl w:val="0"/>
          <w:numId w:val="190"/>
        </w:numPr>
      </w:pPr>
      <w:r>
        <w:rPr>
          <w:rFonts w:hint="eastAsia"/>
        </w:rPr>
        <w:t>【收回】：如果报送状态为已提交，则该按钮可用，点击该按钮，报送状态更新为已制表状态，否则该按钮</w:t>
      </w:r>
      <w:proofErr w:type="gramStart"/>
      <w:r>
        <w:rPr>
          <w:rFonts w:hint="eastAsia"/>
        </w:rPr>
        <w:t>不</w:t>
      </w:r>
      <w:proofErr w:type="gramEnd"/>
      <w:r>
        <w:rPr>
          <w:rFonts w:hint="eastAsia"/>
        </w:rPr>
        <w:t>可用；</w:t>
      </w:r>
    </w:p>
    <w:p w14:paraId="51185FEF" w14:textId="77777777" w:rsidR="000829C4" w:rsidRDefault="00000000">
      <w:pPr>
        <w:numPr>
          <w:ilvl w:val="0"/>
          <w:numId w:val="190"/>
        </w:numPr>
      </w:pPr>
      <w:r>
        <w:rPr>
          <w:rFonts w:hint="eastAsia"/>
        </w:rPr>
        <w:t>【删除】：如果报送状态不是未制表状态，则不能删除，提示“该任务已在执行中，不能删除，如需删除，请回退操作至未制表状态。”；</w:t>
      </w:r>
    </w:p>
    <w:p w14:paraId="2F253B87" w14:textId="77777777" w:rsidR="000829C4" w:rsidRDefault="00000000">
      <w:pPr>
        <w:numPr>
          <w:ilvl w:val="0"/>
          <w:numId w:val="190"/>
        </w:numPr>
      </w:pPr>
      <w:r>
        <w:rPr>
          <w:rFonts w:hint="eastAsia"/>
        </w:rPr>
        <w:t>【审批】：如果报送状态为已提交或审批中，则该按钮可用，点击审批，弹出审批意见框，如果维护了审阅内容，则需对审阅内容进行审阅，审阅后可进行审批处理；审批后报送状态更新为已审批，更新审批日期；</w:t>
      </w:r>
    </w:p>
    <w:p w14:paraId="42696C81" w14:textId="77777777" w:rsidR="000829C4" w:rsidRDefault="00000000">
      <w:pPr>
        <w:numPr>
          <w:ilvl w:val="0"/>
          <w:numId w:val="190"/>
        </w:numPr>
      </w:pPr>
      <w:r>
        <w:rPr>
          <w:rFonts w:hint="eastAsia"/>
        </w:rPr>
        <w:t>【弃审】：如果报送状态为已审批，则该按钮可用，点击该按钮，报送状态更新为已制表，审批日期清空；</w:t>
      </w:r>
    </w:p>
    <w:p w14:paraId="61746F1F" w14:textId="77777777" w:rsidR="000829C4" w:rsidRDefault="00000000">
      <w:pPr>
        <w:numPr>
          <w:ilvl w:val="0"/>
          <w:numId w:val="190"/>
        </w:numPr>
      </w:pPr>
      <w:r>
        <w:rPr>
          <w:rFonts w:hint="eastAsia"/>
        </w:rPr>
        <w:t>【查看】：点击该按钮，弹出任务详情框；</w:t>
      </w:r>
    </w:p>
    <w:p w14:paraId="4AD7E56F" w14:textId="77777777" w:rsidR="000829C4" w:rsidRDefault="00000000">
      <w:pPr>
        <w:numPr>
          <w:ilvl w:val="0"/>
          <w:numId w:val="190"/>
        </w:numPr>
      </w:pPr>
      <w:r>
        <w:rPr>
          <w:rFonts w:hint="eastAsia"/>
        </w:rPr>
        <w:t>【执行】：点击该按钮，根据报送状态直接跳转至对应的执行界面；</w:t>
      </w:r>
    </w:p>
    <w:p w14:paraId="57899FC0" w14:textId="77777777" w:rsidR="000829C4" w:rsidRDefault="00000000">
      <w:pPr>
        <w:numPr>
          <w:ilvl w:val="0"/>
          <w:numId w:val="190"/>
        </w:numPr>
      </w:pPr>
      <w:r>
        <w:rPr>
          <w:rFonts w:hint="eastAsia"/>
        </w:rPr>
        <w:t>【审批意见】：申报状态为已审批或已报送时，该按钮可用，点击该按钮，弹出审批意见框。</w:t>
      </w:r>
    </w:p>
    <w:p w14:paraId="55C26D14" w14:textId="77777777" w:rsidR="000829C4" w:rsidRDefault="00000000">
      <w:r>
        <w:rPr>
          <w:rFonts w:hint="eastAsia"/>
        </w:rPr>
        <w:t>准备界面：</w:t>
      </w:r>
    </w:p>
    <w:p w14:paraId="1EDF7A6D" w14:textId="77777777" w:rsidR="000829C4" w:rsidRDefault="00000000">
      <w:pPr>
        <w:numPr>
          <w:ilvl w:val="0"/>
          <w:numId w:val="191"/>
        </w:numPr>
      </w:pPr>
      <w:r>
        <w:rPr>
          <w:rFonts w:hint="eastAsia"/>
        </w:rPr>
        <w:lastRenderedPageBreak/>
        <w:t>【下一步】：点击该按钮，进入制表界面；</w:t>
      </w:r>
    </w:p>
    <w:p w14:paraId="7E68591F" w14:textId="77777777" w:rsidR="000829C4" w:rsidRDefault="00000000">
      <w:r>
        <w:rPr>
          <w:rFonts w:hint="eastAsia"/>
        </w:rPr>
        <w:t>制表界面：</w:t>
      </w:r>
    </w:p>
    <w:p w14:paraId="042FFCF1" w14:textId="77777777" w:rsidR="000829C4" w:rsidRDefault="00000000">
      <w:pPr>
        <w:numPr>
          <w:ilvl w:val="0"/>
          <w:numId w:val="186"/>
        </w:numPr>
      </w:pPr>
      <w:r>
        <w:rPr>
          <w:rFonts w:hint="eastAsia"/>
        </w:rPr>
        <w:t>【制表】：如果报送状态为未制表，该按钮可用，否则</w:t>
      </w:r>
      <w:proofErr w:type="gramStart"/>
      <w:r>
        <w:rPr>
          <w:rFonts w:hint="eastAsia"/>
        </w:rPr>
        <w:t>不</w:t>
      </w:r>
      <w:proofErr w:type="gramEnd"/>
      <w:r>
        <w:rPr>
          <w:rFonts w:hint="eastAsia"/>
        </w:rPr>
        <w:t>可用；点击该按钮，计算所有的报表，计算完成后更新报送状态为“已制表”，制表日期为系统日期，界面自动刷新；</w:t>
      </w:r>
    </w:p>
    <w:p w14:paraId="400754A3" w14:textId="77777777" w:rsidR="000829C4" w:rsidRDefault="00000000">
      <w:pPr>
        <w:numPr>
          <w:ilvl w:val="0"/>
          <w:numId w:val="186"/>
        </w:numPr>
      </w:pPr>
      <w:r>
        <w:rPr>
          <w:rFonts w:hint="eastAsia"/>
        </w:rPr>
        <w:t>【取消制表】：如果制表状态为已制表，则该按钮可用，否则</w:t>
      </w:r>
      <w:proofErr w:type="gramStart"/>
      <w:r>
        <w:rPr>
          <w:rFonts w:hint="eastAsia"/>
        </w:rPr>
        <w:t>不</w:t>
      </w:r>
      <w:proofErr w:type="gramEnd"/>
      <w:r>
        <w:rPr>
          <w:rFonts w:hint="eastAsia"/>
        </w:rPr>
        <w:t>可用，点击该按钮，对所有的报表数据进行删除，取消制表完成后更新报送状态为未制表，清空制表日期，界面自动刷新；</w:t>
      </w:r>
    </w:p>
    <w:p w14:paraId="7446B5B2" w14:textId="77777777" w:rsidR="000829C4" w:rsidRDefault="00000000">
      <w:pPr>
        <w:numPr>
          <w:ilvl w:val="0"/>
          <w:numId w:val="186"/>
        </w:numPr>
      </w:pPr>
      <w:r>
        <w:rPr>
          <w:rFonts w:hint="eastAsia"/>
        </w:rPr>
        <w:t>【提交】：如果报送状态为已制表，则该按钮可用，否则</w:t>
      </w:r>
      <w:proofErr w:type="gramStart"/>
      <w:r>
        <w:rPr>
          <w:rFonts w:hint="eastAsia"/>
        </w:rPr>
        <w:t>不</w:t>
      </w:r>
      <w:proofErr w:type="gramEnd"/>
      <w:r>
        <w:rPr>
          <w:rFonts w:hint="eastAsia"/>
        </w:rPr>
        <w:t>可用；点击该按钮，将单据信息提交至下一审批人进行审批；</w:t>
      </w:r>
    </w:p>
    <w:p w14:paraId="57B56E9D" w14:textId="77777777" w:rsidR="000829C4" w:rsidRDefault="00000000">
      <w:pPr>
        <w:numPr>
          <w:ilvl w:val="0"/>
          <w:numId w:val="186"/>
        </w:numPr>
      </w:pPr>
      <w:r>
        <w:rPr>
          <w:rFonts w:hint="eastAsia"/>
        </w:rPr>
        <w:t>【上一步】：点击该按钮，返回准备界面；</w:t>
      </w:r>
    </w:p>
    <w:p w14:paraId="66616E1A" w14:textId="77777777" w:rsidR="000829C4" w:rsidRDefault="00000000">
      <w:pPr>
        <w:numPr>
          <w:ilvl w:val="0"/>
          <w:numId w:val="186"/>
        </w:numPr>
      </w:pPr>
      <w:r>
        <w:rPr>
          <w:rFonts w:hint="eastAsia"/>
        </w:rPr>
        <w:t>【导出】：导出界面上的所有报表数据至</w:t>
      </w:r>
      <w:r>
        <w:rPr>
          <w:rFonts w:hint="eastAsia"/>
        </w:rPr>
        <w:t>EXCEL</w:t>
      </w:r>
      <w:r>
        <w:rPr>
          <w:rFonts w:hint="eastAsia"/>
        </w:rPr>
        <w:t>文件，文件名称与报表名称一致；如果未制表，则默认导出报表模板。</w:t>
      </w:r>
    </w:p>
    <w:p w14:paraId="42C9B8F5" w14:textId="77777777" w:rsidR="000829C4" w:rsidRDefault="00000000">
      <w:r>
        <w:rPr>
          <w:rFonts w:hint="eastAsia"/>
        </w:rPr>
        <w:t>提交界面按钮：</w:t>
      </w:r>
    </w:p>
    <w:p w14:paraId="4FC95CDB" w14:textId="77777777" w:rsidR="000829C4" w:rsidRDefault="00000000">
      <w:pPr>
        <w:numPr>
          <w:ilvl w:val="0"/>
          <w:numId w:val="187"/>
        </w:numPr>
      </w:pPr>
      <w:r>
        <w:rPr>
          <w:rFonts w:hint="eastAsia"/>
        </w:rPr>
        <w:t>【收回】：同列表收回；</w:t>
      </w:r>
    </w:p>
    <w:p w14:paraId="7AFC0CD4" w14:textId="77777777" w:rsidR="000829C4" w:rsidRDefault="00000000">
      <w:pPr>
        <w:numPr>
          <w:ilvl w:val="0"/>
          <w:numId w:val="187"/>
        </w:numPr>
      </w:pPr>
      <w:r>
        <w:rPr>
          <w:rFonts w:hint="eastAsia"/>
        </w:rPr>
        <w:t>【审核】：同列表审核；</w:t>
      </w:r>
    </w:p>
    <w:p w14:paraId="328527F6" w14:textId="77777777" w:rsidR="000829C4" w:rsidRDefault="00000000">
      <w:pPr>
        <w:numPr>
          <w:ilvl w:val="0"/>
          <w:numId w:val="187"/>
        </w:numPr>
      </w:pPr>
      <w:r>
        <w:rPr>
          <w:rFonts w:hint="eastAsia"/>
        </w:rPr>
        <w:t>【弃审】：同列表弃审；</w:t>
      </w:r>
    </w:p>
    <w:p w14:paraId="395AE774" w14:textId="77777777" w:rsidR="000829C4" w:rsidRDefault="00000000">
      <w:r>
        <w:rPr>
          <w:rFonts w:hint="eastAsia"/>
        </w:rPr>
        <w:t>报送界面按钮：</w:t>
      </w:r>
    </w:p>
    <w:p w14:paraId="6F6E13DF" w14:textId="77777777" w:rsidR="000829C4" w:rsidRDefault="00000000">
      <w:pPr>
        <w:numPr>
          <w:ilvl w:val="0"/>
          <w:numId w:val="188"/>
        </w:numPr>
      </w:pPr>
      <w:r>
        <w:rPr>
          <w:rFonts w:hint="eastAsia"/>
        </w:rPr>
        <w:t>【确认】：录入报送日期、办税员，可上</w:t>
      </w:r>
      <w:proofErr w:type="gramStart"/>
      <w:r>
        <w:rPr>
          <w:rFonts w:hint="eastAsia"/>
        </w:rPr>
        <w:t>传相关</w:t>
      </w:r>
      <w:proofErr w:type="gramEnd"/>
      <w:r>
        <w:rPr>
          <w:rFonts w:hint="eastAsia"/>
        </w:rPr>
        <w:t>附件，点击该按钮，更新报送状态为已报送；</w:t>
      </w:r>
    </w:p>
    <w:p w14:paraId="6CFD3DD5" w14:textId="77777777" w:rsidR="000829C4" w:rsidRDefault="00000000">
      <w:pPr>
        <w:numPr>
          <w:ilvl w:val="0"/>
          <w:numId w:val="188"/>
        </w:numPr>
      </w:pPr>
      <w:r>
        <w:rPr>
          <w:rFonts w:hint="eastAsia"/>
        </w:rPr>
        <w:t>【取消】：报送</w:t>
      </w:r>
      <w:r>
        <w:rPr>
          <w:rFonts w:hint="eastAsia"/>
          <w:szCs w:val="21"/>
        </w:rPr>
        <w:t>状态为已报送时可用，否则</w:t>
      </w:r>
      <w:proofErr w:type="gramStart"/>
      <w:r>
        <w:rPr>
          <w:rFonts w:hint="eastAsia"/>
          <w:szCs w:val="21"/>
        </w:rPr>
        <w:t>不</w:t>
      </w:r>
      <w:proofErr w:type="gramEnd"/>
      <w:r>
        <w:rPr>
          <w:rFonts w:hint="eastAsia"/>
          <w:szCs w:val="21"/>
        </w:rPr>
        <w:t>可用，点击该按钮，更新报送状态为已审批；</w:t>
      </w:r>
    </w:p>
    <w:p w14:paraId="4A39FCE7" w14:textId="77777777" w:rsidR="000829C4" w:rsidRDefault="00000000">
      <w:pPr>
        <w:numPr>
          <w:ilvl w:val="0"/>
          <w:numId w:val="188"/>
        </w:numPr>
      </w:pPr>
      <w:r>
        <w:rPr>
          <w:rFonts w:hint="eastAsia"/>
        </w:rPr>
        <w:t>【上一步】：点击该按钮，跳转至审核界面。</w:t>
      </w:r>
    </w:p>
    <w:p w14:paraId="2DA812BE" w14:textId="77777777" w:rsidR="000829C4" w:rsidRDefault="00000000">
      <w:pPr>
        <w:numPr>
          <w:ilvl w:val="0"/>
          <w:numId w:val="188"/>
        </w:numPr>
      </w:pPr>
      <w:r>
        <w:rPr>
          <w:rFonts w:hint="eastAsia"/>
        </w:rPr>
        <w:t>【上传附件】：报送状态为已审批时可用，否则</w:t>
      </w:r>
      <w:proofErr w:type="gramStart"/>
      <w:r>
        <w:rPr>
          <w:rFonts w:hint="eastAsia"/>
        </w:rPr>
        <w:t>不</w:t>
      </w:r>
      <w:proofErr w:type="gramEnd"/>
      <w:r>
        <w:rPr>
          <w:rFonts w:hint="eastAsia"/>
        </w:rPr>
        <w:t>可用；点击该按钮，弹出附件选择框，选择附件后上传附件；</w:t>
      </w:r>
    </w:p>
    <w:p w14:paraId="23E3E149" w14:textId="77777777" w:rsidR="000829C4" w:rsidRDefault="00000000">
      <w:pPr>
        <w:numPr>
          <w:ilvl w:val="0"/>
          <w:numId w:val="188"/>
        </w:numPr>
      </w:pPr>
      <w:r>
        <w:rPr>
          <w:rFonts w:hint="eastAsia"/>
        </w:rPr>
        <w:t>【删除附件】：报送状态为已审批时可用，否则</w:t>
      </w:r>
      <w:proofErr w:type="gramStart"/>
      <w:r>
        <w:rPr>
          <w:rFonts w:hint="eastAsia"/>
        </w:rPr>
        <w:t>不</w:t>
      </w:r>
      <w:proofErr w:type="gramEnd"/>
      <w:r>
        <w:rPr>
          <w:rFonts w:hint="eastAsia"/>
        </w:rPr>
        <w:t>可用；点击该按钮，删除对应的附件；</w:t>
      </w:r>
    </w:p>
    <w:p w14:paraId="78467453" w14:textId="77777777" w:rsidR="000829C4" w:rsidRDefault="00000000">
      <w:pPr>
        <w:pStyle w:val="5"/>
      </w:pPr>
      <w:r>
        <w:rPr>
          <w:rFonts w:hint="eastAsia"/>
        </w:rPr>
        <w:t>算法说明</w:t>
      </w:r>
    </w:p>
    <w:p w14:paraId="41E986F1" w14:textId="77777777" w:rsidR="000829C4" w:rsidRDefault="00000000">
      <w:pPr>
        <w:ind w:left="420"/>
      </w:pPr>
      <w:r>
        <w:rPr>
          <w:rFonts w:hint="eastAsia"/>
        </w:rPr>
        <w:t>报表取数函数</w:t>
      </w:r>
      <w:r>
        <w:rPr>
          <w:rFonts w:hint="eastAsia"/>
          <w:color w:val="FF0000"/>
          <w:highlight w:val="yellow"/>
        </w:rPr>
        <w:t>（新增函数）</w:t>
      </w:r>
    </w:p>
    <w:tbl>
      <w:tblPr>
        <w:tblStyle w:val="ab"/>
        <w:tblW w:w="5275" w:type="pct"/>
        <w:tblLayout w:type="fixed"/>
        <w:tblLook w:val="04A0" w:firstRow="1" w:lastRow="0" w:firstColumn="1" w:lastColumn="0" w:noHBand="0" w:noVBand="1"/>
      </w:tblPr>
      <w:tblGrid>
        <w:gridCol w:w="1442"/>
        <w:gridCol w:w="1156"/>
        <w:gridCol w:w="1077"/>
        <w:gridCol w:w="1480"/>
        <w:gridCol w:w="714"/>
        <w:gridCol w:w="858"/>
        <w:gridCol w:w="2025"/>
      </w:tblGrid>
      <w:tr w:rsidR="000829C4" w14:paraId="06CC2BEC" w14:textId="77777777">
        <w:tc>
          <w:tcPr>
            <w:tcW w:w="823" w:type="pct"/>
            <w:shd w:val="clear" w:color="auto" w:fill="DEEBF6" w:themeFill="accent1" w:themeFillTint="32"/>
            <w:vAlign w:val="center"/>
          </w:tcPr>
          <w:p w14:paraId="36EAAFE1" w14:textId="77777777" w:rsidR="000829C4" w:rsidRDefault="00000000">
            <w:pPr>
              <w:jc w:val="center"/>
              <w:rPr>
                <w:b/>
                <w:bCs/>
              </w:rPr>
            </w:pPr>
            <w:r>
              <w:rPr>
                <w:rFonts w:hint="eastAsia"/>
                <w:b/>
                <w:bCs/>
              </w:rPr>
              <w:t>函数编码</w:t>
            </w:r>
          </w:p>
        </w:tc>
        <w:tc>
          <w:tcPr>
            <w:tcW w:w="660" w:type="pct"/>
            <w:shd w:val="clear" w:color="auto" w:fill="DEEBF6" w:themeFill="accent1" w:themeFillTint="32"/>
            <w:vAlign w:val="center"/>
          </w:tcPr>
          <w:p w14:paraId="646A2CE4" w14:textId="77777777" w:rsidR="000829C4" w:rsidRDefault="00000000">
            <w:pPr>
              <w:rPr>
                <w:b/>
                <w:bCs/>
              </w:rPr>
            </w:pPr>
            <w:r>
              <w:rPr>
                <w:rFonts w:hint="eastAsia"/>
                <w:b/>
                <w:bCs/>
              </w:rPr>
              <w:t>函数名称</w:t>
            </w:r>
          </w:p>
        </w:tc>
        <w:tc>
          <w:tcPr>
            <w:tcW w:w="615" w:type="pct"/>
            <w:shd w:val="clear" w:color="auto" w:fill="DEEBF6" w:themeFill="accent1" w:themeFillTint="32"/>
            <w:vAlign w:val="center"/>
          </w:tcPr>
          <w:p w14:paraId="58492515" w14:textId="77777777" w:rsidR="000829C4" w:rsidRDefault="00000000">
            <w:pPr>
              <w:jc w:val="center"/>
              <w:rPr>
                <w:b/>
                <w:bCs/>
              </w:rPr>
            </w:pPr>
            <w:r>
              <w:rPr>
                <w:rFonts w:hint="eastAsia"/>
                <w:b/>
                <w:bCs/>
              </w:rPr>
              <w:t>参数</w:t>
            </w:r>
          </w:p>
        </w:tc>
        <w:tc>
          <w:tcPr>
            <w:tcW w:w="845" w:type="pct"/>
            <w:shd w:val="clear" w:color="auto" w:fill="DEEBF6" w:themeFill="accent1" w:themeFillTint="32"/>
            <w:vAlign w:val="center"/>
          </w:tcPr>
          <w:p w14:paraId="092072F2" w14:textId="77777777" w:rsidR="000829C4" w:rsidRDefault="00000000">
            <w:pPr>
              <w:jc w:val="center"/>
              <w:rPr>
                <w:b/>
                <w:bCs/>
              </w:rPr>
            </w:pPr>
            <w:r>
              <w:rPr>
                <w:rFonts w:hint="eastAsia"/>
                <w:b/>
                <w:bCs/>
              </w:rPr>
              <w:t>参数说明</w:t>
            </w:r>
          </w:p>
        </w:tc>
        <w:tc>
          <w:tcPr>
            <w:tcW w:w="408" w:type="pct"/>
            <w:shd w:val="clear" w:color="auto" w:fill="DEEBF6" w:themeFill="accent1" w:themeFillTint="32"/>
            <w:vAlign w:val="center"/>
          </w:tcPr>
          <w:p w14:paraId="3CE65900" w14:textId="77777777" w:rsidR="000829C4" w:rsidRDefault="00000000">
            <w:pPr>
              <w:jc w:val="center"/>
              <w:rPr>
                <w:b/>
                <w:bCs/>
              </w:rPr>
            </w:pPr>
            <w:r>
              <w:rPr>
                <w:rFonts w:hint="eastAsia"/>
                <w:b/>
                <w:bCs/>
              </w:rPr>
              <w:t>是否必录</w:t>
            </w:r>
          </w:p>
        </w:tc>
        <w:tc>
          <w:tcPr>
            <w:tcW w:w="490" w:type="pct"/>
            <w:shd w:val="clear" w:color="auto" w:fill="DEEBF6" w:themeFill="accent1" w:themeFillTint="32"/>
            <w:vAlign w:val="center"/>
          </w:tcPr>
          <w:p w14:paraId="6BF1197B" w14:textId="77777777" w:rsidR="000829C4" w:rsidRDefault="00000000">
            <w:pPr>
              <w:jc w:val="center"/>
              <w:rPr>
                <w:b/>
                <w:bCs/>
              </w:rPr>
            </w:pPr>
            <w:r>
              <w:rPr>
                <w:rFonts w:hint="eastAsia"/>
                <w:b/>
                <w:bCs/>
              </w:rPr>
              <w:t>返回值</w:t>
            </w:r>
          </w:p>
        </w:tc>
        <w:tc>
          <w:tcPr>
            <w:tcW w:w="1157" w:type="pct"/>
            <w:shd w:val="clear" w:color="auto" w:fill="DEEBF6" w:themeFill="accent1" w:themeFillTint="32"/>
            <w:vAlign w:val="center"/>
          </w:tcPr>
          <w:p w14:paraId="1B6B84A3" w14:textId="77777777" w:rsidR="000829C4" w:rsidRDefault="00000000">
            <w:pPr>
              <w:jc w:val="center"/>
              <w:rPr>
                <w:b/>
                <w:bCs/>
              </w:rPr>
            </w:pPr>
            <w:r>
              <w:rPr>
                <w:rFonts w:hint="eastAsia"/>
                <w:b/>
                <w:bCs/>
              </w:rPr>
              <w:t>取数逻辑</w:t>
            </w:r>
          </w:p>
        </w:tc>
      </w:tr>
      <w:tr w:rsidR="000829C4" w14:paraId="6997E24B" w14:textId="77777777">
        <w:trPr>
          <w:trHeight w:val="936"/>
        </w:trPr>
        <w:tc>
          <w:tcPr>
            <w:tcW w:w="823" w:type="pct"/>
            <w:vMerge w:val="restart"/>
            <w:vAlign w:val="center"/>
          </w:tcPr>
          <w:p w14:paraId="61BDB3E1" w14:textId="77777777" w:rsidR="000829C4" w:rsidRDefault="00000000">
            <w:r>
              <w:rPr>
                <w:rFonts w:hint="eastAsia"/>
              </w:rPr>
              <w:lastRenderedPageBreak/>
              <w:t>SQXX</w:t>
            </w:r>
          </w:p>
        </w:tc>
        <w:tc>
          <w:tcPr>
            <w:tcW w:w="660" w:type="pct"/>
            <w:vMerge w:val="restart"/>
            <w:vAlign w:val="center"/>
          </w:tcPr>
          <w:p w14:paraId="45AAB2F4" w14:textId="77777777" w:rsidR="000829C4" w:rsidRDefault="00000000">
            <w:pPr>
              <w:jc w:val="left"/>
            </w:pPr>
            <w:r>
              <w:rPr>
                <w:rFonts w:hint="eastAsia"/>
              </w:rPr>
              <w:t>上期信息</w:t>
            </w:r>
          </w:p>
        </w:tc>
        <w:tc>
          <w:tcPr>
            <w:tcW w:w="615" w:type="pct"/>
            <w:vMerge w:val="restart"/>
            <w:vAlign w:val="center"/>
          </w:tcPr>
          <w:p w14:paraId="40A009EA" w14:textId="77777777" w:rsidR="000829C4" w:rsidRDefault="00000000">
            <w:pPr>
              <w:jc w:val="left"/>
            </w:pPr>
            <w:r>
              <w:rPr>
                <w:rFonts w:hint="eastAsia"/>
              </w:rPr>
              <w:t>取值类型</w:t>
            </w:r>
          </w:p>
        </w:tc>
        <w:tc>
          <w:tcPr>
            <w:tcW w:w="845" w:type="pct"/>
            <w:vAlign w:val="center"/>
          </w:tcPr>
          <w:p w14:paraId="56A93697" w14:textId="77777777" w:rsidR="000829C4" w:rsidRDefault="00000000">
            <w:pPr>
              <w:jc w:val="left"/>
            </w:pPr>
            <w:r>
              <w:rPr>
                <w:rFonts w:hint="eastAsia"/>
              </w:rPr>
              <w:t>报表编码</w:t>
            </w:r>
          </w:p>
        </w:tc>
        <w:tc>
          <w:tcPr>
            <w:tcW w:w="408" w:type="pct"/>
            <w:vAlign w:val="center"/>
          </w:tcPr>
          <w:p w14:paraId="34A01DDE" w14:textId="77777777" w:rsidR="000829C4" w:rsidRDefault="00000000">
            <w:pPr>
              <w:jc w:val="center"/>
            </w:pPr>
            <w:r>
              <w:rPr>
                <w:rFonts w:hint="eastAsia"/>
              </w:rPr>
              <w:t>是</w:t>
            </w:r>
          </w:p>
        </w:tc>
        <w:tc>
          <w:tcPr>
            <w:tcW w:w="490" w:type="pct"/>
            <w:vAlign w:val="center"/>
          </w:tcPr>
          <w:p w14:paraId="7DA68D69" w14:textId="77777777" w:rsidR="000829C4" w:rsidRDefault="00000000">
            <w:r>
              <w:rPr>
                <w:rFonts w:hint="eastAsia"/>
              </w:rPr>
              <w:t>字符</w:t>
            </w:r>
          </w:p>
        </w:tc>
        <w:tc>
          <w:tcPr>
            <w:tcW w:w="1157" w:type="pct"/>
            <w:vMerge w:val="restart"/>
            <w:vAlign w:val="center"/>
          </w:tcPr>
          <w:p w14:paraId="798BE516" w14:textId="77777777" w:rsidR="000829C4" w:rsidRDefault="00000000">
            <w:pPr>
              <w:jc w:val="left"/>
            </w:pPr>
            <w:r>
              <w:rPr>
                <w:rFonts w:hint="eastAsia"/>
              </w:rPr>
              <w:t>【数据源表】：应用报表取数所属的计税申报任务</w:t>
            </w:r>
            <w:r>
              <w:rPr>
                <w:rFonts w:hint="eastAsia"/>
              </w:rPr>
              <w:t>/</w:t>
            </w:r>
            <w:r>
              <w:rPr>
                <w:rFonts w:hint="eastAsia"/>
              </w:rPr>
              <w:t>报表任务的上期任务报表</w:t>
            </w:r>
          </w:p>
          <w:p w14:paraId="06E06539" w14:textId="77777777" w:rsidR="000829C4" w:rsidRDefault="00000000">
            <w:pPr>
              <w:jc w:val="left"/>
            </w:pPr>
            <w:r>
              <w:rPr>
                <w:rFonts w:hint="eastAsia"/>
              </w:rPr>
              <w:t>【取数逻辑】：查询当前计税申报任务</w:t>
            </w:r>
            <w:r>
              <w:rPr>
                <w:rFonts w:hint="eastAsia"/>
              </w:rPr>
              <w:t>/</w:t>
            </w:r>
            <w:r>
              <w:rPr>
                <w:rFonts w:hint="eastAsia"/>
              </w:rPr>
              <w:t>报表任务的上期任务中该报表的单元格坐标位置的值，返回值为文本型（</w:t>
            </w:r>
            <w:r>
              <w:rPr>
                <w:rFonts w:hint="eastAsia"/>
              </w:rPr>
              <w:t>SQSJ</w:t>
            </w:r>
            <w:r>
              <w:rPr>
                <w:rFonts w:hint="eastAsia"/>
              </w:rPr>
              <w:t>函数返回值为数值型）</w:t>
            </w:r>
          </w:p>
        </w:tc>
      </w:tr>
      <w:tr w:rsidR="000829C4" w14:paraId="7536BA09" w14:textId="77777777">
        <w:trPr>
          <w:trHeight w:val="936"/>
        </w:trPr>
        <w:tc>
          <w:tcPr>
            <w:tcW w:w="823" w:type="pct"/>
            <w:vMerge/>
            <w:vAlign w:val="center"/>
          </w:tcPr>
          <w:p w14:paraId="02D145FF" w14:textId="77777777" w:rsidR="000829C4" w:rsidRDefault="000829C4">
            <w:pPr>
              <w:jc w:val="left"/>
            </w:pPr>
          </w:p>
        </w:tc>
        <w:tc>
          <w:tcPr>
            <w:tcW w:w="660" w:type="pct"/>
            <w:vMerge/>
            <w:vAlign w:val="center"/>
          </w:tcPr>
          <w:p w14:paraId="3176E695" w14:textId="77777777" w:rsidR="000829C4" w:rsidRDefault="000829C4">
            <w:pPr>
              <w:jc w:val="left"/>
            </w:pPr>
          </w:p>
        </w:tc>
        <w:tc>
          <w:tcPr>
            <w:tcW w:w="615" w:type="pct"/>
            <w:vMerge/>
            <w:vAlign w:val="center"/>
          </w:tcPr>
          <w:p w14:paraId="3978BCA5" w14:textId="77777777" w:rsidR="000829C4" w:rsidRDefault="000829C4">
            <w:pPr>
              <w:jc w:val="left"/>
            </w:pPr>
          </w:p>
        </w:tc>
        <w:tc>
          <w:tcPr>
            <w:tcW w:w="845" w:type="pct"/>
            <w:vAlign w:val="center"/>
          </w:tcPr>
          <w:p w14:paraId="67E9E09A" w14:textId="77777777" w:rsidR="000829C4" w:rsidRDefault="00000000">
            <w:pPr>
              <w:jc w:val="left"/>
            </w:pPr>
            <w:r>
              <w:rPr>
                <w:rFonts w:hint="eastAsia"/>
              </w:rPr>
              <w:t>单元格坐标位置</w:t>
            </w:r>
          </w:p>
        </w:tc>
        <w:tc>
          <w:tcPr>
            <w:tcW w:w="408" w:type="pct"/>
            <w:vAlign w:val="center"/>
          </w:tcPr>
          <w:p w14:paraId="125A6BE9" w14:textId="77777777" w:rsidR="000829C4" w:rsidRDefault="00000000">
            <w:pPr>
              <w:jc w:val="center"/>
            </w:pPr>
            <w:r>
              <w:rPr>
                <w:rFonts w:hint="eastAsia"/>
              </w:rPr>
              <w:t>是</w:t>
            </w:r>
          </w:p>
        </w:tc>
        <w:tc>
          <w:tcPr>
            <w:tcW w:w="490" w:type="pct"/>
            <w:vAlign w:val="center"/>
          </w:tcPr>
          <w:p w14:paraId="31EA75B4" w14:textId="77777777" w:rsidR="000829C4" w:rsidRDefault="00000000">
            <w:r>
              <w:rPr>
                <w:rFonts w:hint="eastAsia"/>
              </w:rPr>
              <w:t>字符</w:t>
            </w:r>
          </w:p>
        </w:tc>
        <w:tc>
          <w:tcPr>
            <w:tcW w:w="1157" w:type="pct"/>
            <w:vMerge/>
            <w:vAlign w:val="center"/>
          </w:tcPr>
          <w:p w14:paraId="0AB24CBE" w14:textId="77777777" w:rsidR="000829C4" w:rsidRDefault="000829C4">
            <w:pPr>
              <w:jc w:val="left"/>
            </w:pPr>
          </w:p>
        </w:tc>
      </w:tr>
    </w:tbl>
    <w:p w14:paraId="4F8BE122" w14:textId="77777777" w:rsidR="000829C4" w:rsidRDefault="00000000">
      <w:pPr>
        <w:pStyle w:val="5"/>
      </w:pPr>
      <w:r>
        <w:rPr>
          <w:rFonts w:hint="eastAsia"/>
        </w:rPr>
        <w:t>逻辑处理</w:t>
      </w:r>
    </w:p>
    <w:p w14:paraId="4448A48D" w14:textId="77777777" w:rsidR="000829C4" w:rsidRDefault="00000000">
      <w:r>
        <w:rPr>
          <w:rFonts w:hint="eastAsia"/>
        </w:rPr>
        <w:t>1</w:t>
      </w:r>
      <w:r>
        <w:rPr>
          <w:rFonts w:hint="eastAsia"/>
        </w:rPr>
        <w:t>、保存时，纳税主体</w:t>
      </w:r>
      <w:r>
        <w:rPr>
          <w:rFonts w:hint="eastAsia"/>
        </w:rPr>
        <w:t>+</w:t>
      </w:r>
      <w:r>
        <w:rPr>
          <w:rFonts w:hint="eastAsia"/>
        </w:rPr>
        <w:t>报送期间</w:t>
      </w:r>
      <w:r>
        <w:rPr>
          <w:rFonts w:hint="eastAsia"/>
        </w:rPr>
        <w:t>+</w:t>
      </w:r>
      <w:r>
        <w:rPr>
          <w:rFonts w:hint="eastAsia"/>
        </w:rPr>
        <w:t>报送类型不可重复，否则保存时提示“任务重复，请调整。”；</w:t>
      </w:r>
    </w:p>
    <w:p w14:paraId="31DD8ED7" w14:textId="77777777" w:rsidR="000829C4" w:rsidRDefault="00000000">
      <w:pPr>
        <w:pStyle w:val="4"/>
      </w:pPr>
      <w:r>
        <w:rPr>
          <w:rFonts w:hint="eastAsia"/>
        </w:rPr>
        <w:t>输出</w:t>
      </w:r>
    </w:p>
    <w:p w14:paraId="1BBD8AE0" w14:textId="77777777" w:rsidR="000829C4" w:rsidRDefault="00000000">
      <w:r>
        <w:rPr>
          <w:rFonts w:hint="eastAsia"/>
        </w:rPr>
        <w:t>重点税源报表主要涉及四张报表，如下：</w:t>
      </w:r>
    </w:p>
    <w:p w14:paraId="518572C3" w14:textId="77777777" w:rsidR="000829C4" w:rsidRDefault="00000000">
      <w:r>
        <w:object w:dxaOrig="2400" w:dyaOrig="2400" w14:anchorId="0713D2F4">
          <v:shape id="_x0000_i1028" type="#_x0000_t75" style="width:120.2pt;height:120.2pt" o:ole="">
            <v:imagedata r:id="rId143" o:title="oleimage"/>
          </v:shape>
          <o:OLEObject Type="Embed" ProgID="Excel.Sheet.12" ShapeID="_x0000_i1028" DrawAspect="Icon" ObjectID="_1845889005" r:id="rId144"/>
        </w:object>
      </w:r>
    </w:p>
    <w:p w14:paraId="2A5B4A10" w14:textId="77777777" w:rsidR="000829C4" w:rsidRDefault="00000000">
      <w:r>
        <w:object w:dxaOrig="2400" w:dyaOrig="2400" w14:anchorId="5DCF0501">
          <v:shape id="_x0000_i1029" type="#_x0000_t75" style="width:120.2pt;height:120.2pt" o:ole="">
            <v:imagedata r:id="rId145" o:title="oleimage"/>
          </v:shape>
          <o:OLEObject Type="Embed" ProgID="Excel.Sheet.12" ShapeID="_x0000_i1029" DrawAspect="Icon" ObjectID="_1845889006" r:id="rId146"/>
        </w:object>
      </w:r>
    </w:p>
    <w:p w14:paraId="177F38C1" w14:textId="77777777" w:rsidR="000829C4" w:rsidRDefault="00000000">
      <w:r>
        <w:object w:dxaOrig="2400" w:dyaOrig="2400" w14:anchorId="00564A68">
          <v:shape id="_x0000_i1030" type="#_x0000_t75" style="width:120.2pt;height:120.2pt" o:ole="">
            <v:imagedata r:id="rId147" o:title="oleimage"/>
          </v:shape>
          <o:OLEObject Type="Embed" ProgID="Excel.Sheet.12" ShapeID="_x0000_i1030" DrawAspect="Icon" ObjectID="_1845889007" r:id="rId148"/>
        </w:object>
      </w:r>
    </w:p>
    <w:p w14:paraId="56B1E7D8" w14:textId="77777777" w:rsidR="000829C4" w:rsidRDefault="00000000">
      <w:r>
        <w:object w:dxaOrig="2400" w:dyaOrig="2400" w14:anchorId="5F5C5700">
          <v:shape id="_x0000_i1031" type="#_x0000_t75" style="width:120.2pt;height:120.2pt" o:ole="">
            <v:imagedata r:id="rId149" o:title="oleimage"/>
          </v:shape>
          <o:OLEObject Type="Embed" ProgID="Excel.Sheet.12" ShapeID="_x0000_i1031" DrawAspect="Icon" ObjectID="_1845889008" r:id="rId150"/>
        </w:object>
      </w:r>
    </w:p>
    <w:p w14:paraId="4B6D31EA" w14:textId="77777777" w:rsidR="000829C4" w:rsidRDefault="00000000">
      <w:r>
        <w:object w:dxaOrig="2400" w:dyaOrig="2400" w14:anchorId="3DDEAAFC">
          <v:shape id="_x0000_i1032" type="#_x0000_t75" style="width:120.2pt;height:120.2pt" o:ole="">
            <v:imagedata r:id="rId151" o:title="oleimage"/>
          </v:shape>
          <o:OLEObject Type="Embed" ProgID="Excel.Sheet.12" ShapeID="_x0000_i1032" DrawAspect="Icon" ObjectID="_1845889009" r:id="rId152"/>
        </w:object>
      </w:r>
    </w:p>
    <w:p w14:paraId="4A8A3F83" w14:textId="77777777" w:rsidR="000829C4" w:rsidRDefault="00000000">
      <w:pPr>
        <w:pStyle w:val="4"/>
      </w:pPr>
      <w:r>
        <w:rPr>
          <w:rFonts w:hint="eastAsia"/>
        </w:rPr>
        <w:t>非功能性需求</w:t>
      </w:r>
    </w:p>
    <w:p w14:paraId="34B37429" w14:textId="77777777" w:rsidR="000829C4" w:rsidRDefault="00000000">
      <w:r>
        <w:rPr>
          <w:rFonts w:hint="eastAsia"/>
        </w:rPr>
        <w:t>无。</w:t>
      </w:r>
    </w:p>
    <w:p w14:paraId="015EF3B6" w14:textId="02F7E927" w:rsidR="000829C4" w:rsidRDefault="00000000">
      <w:pPr>
        <w:ind w:firstLine="420"/>
      </w:pPr>
      <w:bookmarkStart w:id="222" w:name="_Toc2298"/>
      <w:bookmarkStart w:id="223" w:name="_Toc24463"/>
      <w:bookmarkEnd w:id="220"/>
      <w:bookmarkEnd w:id="221"/>
      <w:r>
        <w:rPr>
          <w:rFonts w:hint="eastAsia"/>
        </w:rPr>
        <w:t>功能可查询每个月企业的稽查任务及执行情况，可穿透查询任务执行明细。</w:t>
      </w:r>
    </w:p>
    <w:p w14:paraId="32B84DC8" w14:textId="77777777" w:rsidR="000829C4" w:rsidRDefault="00000000">
      <w:pPr>
        <w:pStyle w:val="4"/>
      </w:pPr>
      <w:r>
        <w:rPr>
          <w:rFonts w:hint="eastAsia"/>
        </w:rPr>
        <w:lastRenderedPageBreak/>
        <w:t>原型界面</w:t>
      </w:r>
    </w:p>
    <w:p w14:paraId="638CC221" w14:textId="77777777" w:rsidR="000829C4" w:rsidRDefault="00000000">
      <w:r>
        <w:rPr>
          <w:noProof/>
        </w:rPr>
        <w:drawing>
          <wp:inline distT="0" distB="0" distL="114300" distR="114300" wp14:anchorId="4C666E21" wp14:editId="109BC1FB">
            <wp:extent cx="5274310" cy="2303780"/>
            <wp:effectExtent l="0" t="0" r="8890" b="7620"/>
            <wp:docPr id="36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37"/>
                    <pic:cNvPicPr>
                      <a:picLocks noChangeAspect="1"/>
                    </pic:cNvPicPr>
                  </pic:nvPicPr>
                  <pic:blipFill>
                    <a:blip r:embed="rId153"/>
                    <a:stretch>
                      <a:fillRect/>
                    </a:stretch>
                  </pic:blipFill>
                  <pic:spPr>
                    <a:xfrm>
                      <a:off x="0" y="0"/>
                      <a:ext cx="5274310" cy="2303780"/>
                    </a:xfrm>
                    <a:prstGeom prst="rect">
                      <a:avLst/>
                    </a:prstGeom>
                    <a:noFill/>
                    <a:ln>
                      <a:noFill/>
                    </a:ln>
                  </pic:spPr>
                </pic:pic>
              </a:graphicData>
            </a:graphic>
          </wp:inline>
        </w:drawing>
      </w:r>
    </w:p>
    <w:p w14:paraId="2A00547A" w14:textId="77777777" w:rsidR="000829C4" w:rsidRDefault="00000000">
      <w:pPr>
        <w:pStyle w:val="4"/>
      </w:pPr>
      <w:r>
        <w:rPr>
          <w:rFonts w:hint="eastAsia"/>
        </w:rPr>
        <w:t>输入列表</w:t>
      </w:r>
    </w:p>
    <w:p w14:paraId="69B59E71" w14:textId="77777777" w:rsidR="000829C4" w:rsidRDefault="00000000">
      <w:r>
        <w:rPr>
          <w:rFonts w:hint="eastAsia"/>
        </w:rPr>
        <w:t>查询条件：</w:t>
      </w:r>
    </w:p>
    <w:tbl>
      <w:tblPr>
        <w:tblStyle w:val="ab"/>
        <w:tblW w:w="0" w:type="auto"/>
        <w:tblLook w:val="04A0" w:firstRow="1" w:lastRow="0" w:firstColumn="1" w:lastColumn="0" w:noHBand="0" w:noVBand="1"/>
      </w:tblPr>
      <w:tblGrid>
        <w:gridCol w:w="1391"/>
        <w:gridCol w:w="1157"/>
        <w:gridCol w:w="1125"/>
        <w:gridCol w:w="1394"/>
        <w:gridCol w:w="3229"/>
      </w:tblGrid>
      <w:tr w:rsidR="000829C4" w14:paraId="161DE2C0" w14:textId="77777777">
        <w:tc>
          <w:tcPr>
            <w:tcW w:w="1427" w:type="dxa"/>
            <w:shd w:val="clear" w:color="auto" w:fill="DEEBF6" w:themeFill="accent1" w:themeFillTint="32"/>
          </w:tcPr>
          <w:p w14:paraId="778C31E2" w14:textId="77777777" w:rsidR="000829C4" w:rsidRDefault="00000000">
            <w:pPr>
              <w:jc w:val="center"/>
              <w:rPr>
                <w:b/>
                <w:bCs/>
              </w:rPr>
            </w:pPr>
            <w:r>
              <w:rPr>
                <w:rFonts w:hint="eastAsia"/>
                <w:b/>
                <w:bCs/>
              </w:rPr>
              <w:t>字段名称</w:t>
            </w:r>
          </w:p>
        </w:tc>
        <w:tc>
          <w:tcPr>
            <w:tcW w:w="1183" w:type="dxa"/>
            <w:shd w:val="clear" w:color="auto" w:fill="DEEBF6" w:themeFill="accent1" w:themeFillTint="32"/>
          </w:tcPr>
          <w:p w14:paraId="5862AD53" w14:textId="77777777" w:rsidR="000829C4" w:rsidRDefault="00000000">
            <w:pPr>
              <w:jc w:val="center"/>
              <w:rPr>
                <w:b/>
                <w:bCs/>
              </w:rPr>
            </w:pPr>
            <w:r>
              <w:rPr>
                <w:rFonts w:hint="eastAsia"/>
                <w:b/>
                <w:bCs/>
              </w:rPr>
              <w:t>字段类型</w:t>
            </w:r>
          </w:p>
        </w:tc>
        <w:tc>
          <w:tcPr>
            <w:tcW w:w="1150" w:type="dxa"/>
            <w:shd w:val="clear" w:color="auto" w:fill="DEEBF6" w:themeFill="accent1" w:themeFillTint="32"/>
          </w:tcPr>
          <w:p w14:paraId="5CA03DAA"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0A6A8DE9"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34D2CD61" w14:textId="77777777" w:rsidR="000829C4" w:rsidRDefault="00000000">
            <w:pPr>
              <w:jc w:val="center"/>
              <w:rPr>
                <w:b/>
                <w:bCs/>
              </w:rPr>
            </w:pPr>
            <w:r>
              <w:rPr>
                <w:rFonts w:hint="eastAsia"/>
                <w:b/>
                <w:bCs/>
              </w:rPr>
              <w:t>备注</w:t>
            </w:r>
          </w:p>
        </w:tc>
      </w:tr>
      <w:tr w:rsidR="000829C4" w14:paraId="28289406" w14:textId="77777777">
        <w:tc>
          <w:tcPr>
            <w:tcW w:w="1427" w:type="dxa"/>
          </w:tcPr>
          <w:p w14:paraId="1390916E" w14:textId="77777777" w:rsidR="000829C4" w:rsidRDefault="00000000">
            <w:r>
              <w:rPr>
                <w:rFonts w:hint="eastAsia"/>
              </w:rPr>
              <w:t>通知月份</w:t>
            </w:r>
          </w:p>
        </w:tc>
        <w:tc>
          <w:tcPr>
            <w:tcW w:w="1183" w:type="dxa"/>
          </w:tcPr>
          <w:p w14:paraId="2C27ECD9" w14:textId="77777777" w:rsidR="000829C4" w:rsidRDefault="00000000">
            <w:pPr>
              <w:jc w:val="center"/>
            </w:pPr>
            <w:r>
              <w:rPr>
                <w:rFonts w:hint="eastAsia"/>
              </w:rPr>
              <w:t>参照</w:t>
            </w:r>
          </w:p>
        </w:tc>
        <w:tc>
          <w:tcPr>
            <w:tcW w:w="1150" w:type="dxa"/>
          </w:tcPr>
          <w:p w14:paraId="12B60A0A" w14:textId="77777777" w:rsidR="000829C4" w:rsidRDefault="00000000">
            <w:pPr>
              <w:jc w:val="center"/>
            </w:pPr>
            <w:r>
              <w:rPr>
                <w:rFonts w:hint="eastAsia"/>
              </w:rPr>
              <w:t>手动选择</w:t>
            </w:r>
          </w:p>
        </w:tc>
        <w:tc>
          <w:tcPr>
            <w:tcW w:w="1429" w:type="dxa"/>
          </w:tcPr>
          <w:p w14:paraId="6CABE6DD" w14:textId="77777777" w:rsidR="000829C4" w:rsidRDefault="00000000">
            <w:pPr>
              <w:jc w:val="center"/>
            </w:pPr>
            <w:r>
              <w:rPr>
                <w:rFonts w:hint="eastAsia"/>
              </w:rPr>
              <w:t>否</w:t>
            </w:r>
          </w:p>
        </w:tc>
        <w:tc>
          <w:tcPr>
            <w:tcW w:w="3330" w:type="dxa"/>
          </w:tcPr>
          <w:p w14:paraId="19C4A632" w14:textId="77777777" w:rsidR="000829C4" w:rsidRDefault="00000000">
            <w:r>
              <w:rPr>
                <w:rFonts w:hint="eastAsia"/>
              </w:rPr>
              <w:t>参照稽查任务通知日期</w:t>
            </w:r>
          </w:p>
        </w:tc>
      </w:tr>
    </w:tbl>
    <w:p w14:paraId="37C36513" w14:textId="77777777" w:rsidR="000829C4" w:rsidRDefault="00000000">
      <w:r>
        <w:rPr>
          <w:rFonts w:hint="eastAsia"/>
        </w:rPr>
        <w:t>列表字段：</w:t>
      </w:r>
    </w:p>
    <w:tbl>
      <w:tblPr>
        <w:tblStyle w:val="ab"/>
        <w:tblW w:w="0" w:type="auto"/>
        <w:tblLook w:val="04A0" w:firstRow="1" w:lastRow="0" w:firstColumn="1" w:lastColumn="0" w:noHBand="0" w:noVBand="1"/>
      </w:tblPr>
      <w:tblGrid>
        <w:gridCol w:w="1262"/>
        <w:gridCol w:w="1162"/>
        <w:gridCol w:w="1259"/>
        <w:gridCol w:w="1392"/>
        <w:gridCol w:w="3221"/>
      </w:tblGrid>
      <w:tr w:rsidR="000829C4" w14:paraId="7B4DFCF1" w14:textId="77777777">
        <w:tc>
          <w:tcPr>
            <w:tcW w:w="1278" w:type="dxa"/>
            <w:shd w:val="clear" w:color="auto" w:fill="DEEBF6" w:themeFill="accent1" w:themeFillTint="32"/>
          </w:tcPr>
          <w:p w14:paraId="5E095AE6" w14:textId="77777777" w:rsidR="000829C4" w:rsidRDefault="00000000">
            <w:pPr>
              <w:jc w:val="center"/>
              <w:rPr>
                <w:b/>
                <w:bCs/>
              </w:rPr>
            </w:pPr>
            <w:r>
              <w:rPr>
                <w:rFonts w:hint="eastAsia"/>
                <w:b/>
                <w:bCs/>
              </w:rPr>
              <w:t>字段名称</w:t>
            </w:r>
          </w:p>
        </w:tc>
        <w:tc>
          <w:tcPr>
            <w:tcW w:w="1191" w:type="dxa"/>
            <w:shd w:val="clear" w:color="auto" w:fill="DEEBF6" w:themeFill="accent1" w:themeFillTint="32"/>
          </w:tcPr>
          <w:p w14:paraId="27F110F5" w14:textId="77777777" w:rsidR="000829C4" w:rsidRDefault="00000000">
            <w:pPr>
              <w:jc w:val="center"/>
              <w:rPr>
                <w:b/>
                <w:bCs/>
              </w:rPr>
            </w:pPr>
            <w:r>
              <w:rPr>
                <w:rFonts w:hint="eastAsia"/>
                <w:b/>
                <w:bCs/>
              </w:rPr>
              <w:t>字段类型</w:t>
            </w:r>
          </w:p>
        </w:tc>
        <w:tc>
          <w:tcPr>
            <w:tcW w:w="1291" w:type="dxa"/>
            <w:shd w:val="clear" w:color="auto" w:fill="DEEBF6" w:themeFill="accent1" w:themeFillTint="32"/>
          </w:tcPr>
          <w:p w14:paraId="662453F4"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1AB5A663"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45BCE946" w14:textId="77777777" w:rsidR="000829C4" w:rsidRDefault="00000000">
            <w:pPr>
              <w:jc w:val="center"/>
              <w:rPr>
                <w:b/>
                <w:bCs/>
              </w:rPr>
            </w:pPr>
            <w:r>
              <w:rPr>
                <w:rFonts w:hint="eastAsia"/>
                <w:b/>
                <w:bCs/>
              </w:rPr>
              <w:t>备注</w:t>
            </w:r>
          </w:p>
        </w:tc>
      </w:tr>
      <w:tr w:rsidR="000829C4" w14:paraId="7CEF63C2" w14:textId="77777777">
        <w:tc>
          <w:tcPr>
            <w:tcW w:w="1278" w:type="dxa"/>
          </w:tcPr>
          <w:p w14:paraId="79ED9392" w14:textId="77777777" w:rsidR="000829C4" w:rsidRDefault="00000000">
            <w:r>
              <w:rPr>
                <w:rFonts w:hint="eastAsia"/>
              </w:rPr>
              <w:t>通知月份</w:t>
            </w:r>
          </w:p>
        </w:tc>
        <w:tc>
          <w:tcPr>
            <w:tcW w:w="1191" w:type="dxa"/>
          </w:tcPr>
          <w:p w14:paraId="2A434924" w14:textId="77777777" w:rsidR="000829C4" w:rsidRDefault="00000000">
            <w:pPr>
              <w:jc w:val="center"/>
            </w:pPr>
            <w:r>
              <w:rPr>
                <w:rFonts w:hint="eastAsia"/>
              </w:rPr>
              <w:t>字符</w:t>
            </w:r>
          </w:p>
        </w:tc>
        <w:tc>
          <w:tcPr>
            <w:tcW w:w="1291" w:type="dxa"/>
          </w:tcPr>
          <w:p w14:paraId="7259C2B7" w14:textId="77777777" w:rsidR="000829C4" w:rsidRDefault="00000000">
            <w:pPr>
              <w:jc w:val="center"/>
            </w:pPr>
            <w:r>
              <w:rPr>
                <w:rFonts w:hint="eastAsia"/>
              </w:rPr>
              <w:t>自动带出</w:t>
            </w:r>
          </w:p>
        </w:tc>
        <w:tc>
          <w:tcPr>
            <w:tcW w:w="1429" w:type="dxa"/>
          </w:tcPr>
          <w:p w14:paraId="788FE21C" w14:textId="77777777" w:rsidR="000829C4" w:rsidRDefault="00000000">
            <w:pPr>
              <w:jc w:val="center"/>
            </w:pPr>
            <w:r>
              <w:rPr>
                <w:rFonts w:hint="eastAsia"/>
              </w:rPr>
              <w:t>是</w:t>
            </w:r>
          </w:p>
        </w:tc>
        <w:tc>
          <w:tcPr>
            <w:tcW w:w="3330" w:type="dxa"/>
          </w:tcPr>
          <w:p w14:paraId="42E24149" w14:textId="77777777" w:rsidR="000829C4" w:rsidRDefault="000829C4"/>
        </w:tc>
      </w:tr>
      <w:tr w:rsidR="000829C4" w14:paraId="5F58878D" w14:textId="77777777">
        <w:tc>
          <w:tcPr>
            <w:tcW w:w="1278" w:type="dxa"/>
          </w:tcPr>
          <w:p w14:paraId="06D30C4E" w14:textId="77777777" w:rsidR="000829C4" w:rsidRDefault="00000000">
            <w:r>
              <w:rPr>
                <w:rFonts w:hint="eastAsia"/>
              </w:rPr>
              <w:t>被查机构数量</w:t>
            </w:r>
          </w:p>
        </w:tc>
        <w:tc>
          <w:tcPr>
            <w:tcW w:w="1191" w:type="dxa"/>
          </w:tcPr>
          <w:p w14:paraId="698BC581" w14:textId="77777777" w:rsidR="000829C4" w:rsidRDefault="00000000">
            <w:pPr>
              <w:jc w:val="center"/>
            </w:pPr>
            <w:r>
              <w:rPr>
                <w:rFonts w:hint="eastAsia"/>
              </w:rPr>
              <w:t>字符</w:t>
            </w:r>
          </w:p>
        </w:tc>
        <w:tc>
          <w:tcPr>
            <w:tcW w:w="1291" w:type="dxa"/>
          </w:tcPr>
          <w:p w14:paraId="3224D668" w14:textId="77777777" w:rsidR="000829C4" w:rsidRDefault="00000000">
            <w:pPr>
              <w:jc w:val="center"/>
            </w:pPr>
            <w:r>
              <w:rPr>
                <w:rFonts w:hint="eastAsia"/>
              </w:rPr>
              <w:t>自动带出</w:t>
            </w:r>
          </w:p>
        </w:tc>
        <w:tc>
          <w:tcPr>
            <w:tcW w:w="1429" w:type="dxa"/>
          </w:tcPr>
          <w:p w14:paraId="4A4226E0" w14:textId="77777777" w:rsidR="000829C4" w:rsidRDefault="00000000">
            <w:pPr>
              <w:jc w:val="center"/>
            </w:pPr>
            <w:r>
              <w:rPr>
                <w:rFonts w:hint="eastAsia"/>
              </w:rPr>
              <w:t>否</w:t>
            </w:r>
          </w:p>
        </w:tc>
        <w:tc>
          <w:tcPr>
            <w:tcW w:w="3330" w:type="dxa"/>
          </w:tcPr>
          <w:p w14:paraId="66DA4A12" w14:textId="77777777" w:rsidR="000829C4" w:rsidRDefault="000829C4"/>
        </w:tc>
      </w:tr>
      <w:tr w:rsidR="000829C4" w14:paraId="04C5D39F" w14:textId="77777777">
        <w:tc>
          <w:tcPr>
            <w:tcW w:w="1278" w:type="dxa"/>
          </w:tcPr>
          <w:p w14:paraId="62552574" w14:textId="77777777" w:rsidR="000829C4" w:rsidRDefault="00000000">
            <w:r>
              <w:rPr>
                <w:rFonts w:hint="eastAsia"/>
              </w:rPr>
              <w:t>已完成机构数量</w:t>
            </w:r>
          </w:p>
        </w:tc>
        <w:tc>
          <w:tcPr>
            <w:tcW w:w="1191" w:type="dxa"/>
          </w:tcPr>
          <w:p w14:paraId="778ACF4B" w14:textId="77777777" w:rsidR="000829C4" w:rsidRDefault="00000000">
            <w:pPr>
              <w:jc w:val="center"/>
            </w:pPr>
            <w:r>
              <w:rPr>
                <w:rFonts w:hint="eastAsia"/>
              </w:rPr>
              <w:t>字符</w:t>
            </w:r>
          </w:p>
        </w:tc>
        <w:tc>
          <w:tcPr>
            <w:tcW w:w="1291" w:type="dxa"/>
          </w:tcPr>
          <w:p w14:paraId="233F6FA0" w14:textId="77777777" w:rsidR="000829C4" w:rsidRDefault="00000000">
            <w:pPr>
              <w:jc w:val="center"/>
            </w:pPr>
            <w:r>
              <w:rPr>
                <w:rFonts w:hint="eastAsia"/>
              </w:rPr>
              <w:t>自动带出</w:t>
            </w:r>
          </w:p>
        </w:tc>
        <w:tc>
          <w:tcPr>
            <w:tcW w:w="1429" w:type="dxa"/>
          </w:tcPr>
          <w:p w14:paraId="53AA1EDF" w14:textId="77777777" w:rsidR="000829C4" w:rsidRDefault="00000000">
            <w:pPr>
              <w:jc w:val="center"/>
            </w:pPr>
            <w:r>
              <w:rPr>
                <w:rFonts w:hint="eastAsia"/>
              </w:rPr>
              <w:t>否</w:t>
            </w:r>
          </w:p>
        </w:tc>
        <w:tc>
          <w:tcPr>
            <w:tcW w:w="3330" w:type="dxa"/>
          </w:tcPr>
          <w:p w14:paraId="406F315F" w14:textId="77777777" w:rsidR="000829C4" w:rsidRDefault="000829C4"/>
        </w:tc>
      </w:tr>
      <w:tr w:rsidR="000829C4" w14:paraId="4A9E9B78" w14:textId="77777777">
        <w:tc>
          <w:tcPr>
            <w:tcW w:w="1278" w:type="dxa"/>
          </w:tcPr>
          <w:p w14:paraId="34542087" w14:textId="77777777" w:rsidR="000829C4" w:rsidRDefault="00000000">
            <w:r>
              <w:rPr>
                <w:rFonts w:hint="eastAsia"/>
              </w:rPr>
              <w:t>未完</w:t>
            </w:r>
            <w:proofErr w:type="gramStart"/>
            <w:r>
              <w:rPr>
                <w:rFonts w:hint="eastAsia"/>
              </w:rPr>
              <w:t>成机构</w:t>
            </w:r>
            <w:proofErr w:type="gramEnd"/>
            <w:r>
              <w:rPr>
                <w:rFonts w:hint="eastAsia"/>
              </w:rPr>
              <w:t>数量</w:t>
            </w:r>
          </w:p>
        </w:tc>
        <w:tc>
          <w:tcPr>
            <w:tcW w:w="1191" w:type="dxa"/>
          </w:tcPr>
          <w:p w14:paraId="1A70A380" w14:textId="77777777" w:rsidR="000829C4" w:rsidRDefault="00000000">
            <w:pPr>
              <w:jc w:val="center"/>
            </w:pPr>
            <w:r>
              <w:rPr>
                <w:rFonts w:hint="eastAsia"/>
              </w:rPr>
              <w:t>字符</w:t>
            </w:r>
          </w:p>
        </w:tc>
        <w:tc>
          <w:tcPr>
            <w:tcW w:w="1291" w:type="dxa"/>
          </w:tcPr>
          <w:p w14:paraId="6E3D31C6" w14:textId="77777777" w:rsidR="000829C4" w:rsidRDefault="00000000">
            <w:pPr>
              <w:jc w:val="center"/>
            </w:pPr>
            <w:r>
              <w:rPr>
                <w:rFonts w:hint="eastAsia"/>
              </w:rPr>
              <w:t>自动带出</w:t>
            </w:r>
          </w:p>
        </w:tc>
        <w:tc>
          <w:tcPr>
            <w:tcW w:w="1429" w:type="dxa"/>
          </w:tcPr>
          <w:p w14:paraId="3CAB75B0" w14:textId="77777777" w:rsidR="000829C4" w:rsidRDefault="00000000">
            <w:pPr>
              <w:jc w:val="center"/>
            </w:pPr>
            <w:r>
              <w:rPr>
                <w:rFonts w:hint="eastAsia"/>
              </w:rPr>
              <w:t>否</w:t>
            </w:r>
          </w:p>
        </w:tc>
        <w:tc>
          <w:tcPr>
            <w:tcW w:w="3330" w:type="dxa"/>
          </w:tcPr>
          <w:p w14:paraId="18CEA50D" w14:textId="77777777" w:rsidR="000829C4" w:rsidRDefault="000829C4"/>
        </w:tc>
      </w:tr>
      <w:tr w:rsidR="000829C4" w14:paraId="69470507" w14:textId="77777777">
        <w:tc>
          <w:tcPr>
            <w:tcW w:w="1278" w:type="dxa"/>
          </w:tcPr>
          <w:p w14:paraId="41BF29D4" w14:textId="77777777" w:rsidR="000829C4" w:rsidRDefault="00000000">
            <w:r>
              <w:rPr>
                <w:rFonts w:hint="eastAsia"/>
              </w:rPr>
              <w:t>应补（退）税额</w:t>
            </w:r>
          </w:p>
        </w:tc>
        <w:tc>
          <w:tcPr>
            <w:tcW w:w="1191" w:type="dxa"/>
          </w:tcPr>
          <w:p w14:paraId="5DB47EAF" w14:textId="77777777" w:rsidR="000829C4" w:rsidRDefault="00000000">
            <w:pPr>
              <w:jc w:val="center"/>
            </w:pPr>
            <w:r>
              <w:rPr>
                <w:rFonts w:hint="eastAsia"/>
              </w:rPr>
              <w:t>数值</w:t>
            </w:r>
          </w:p>
        </w:tc>
        <w:tc>
          <w:tcPr>
            <w:tcW w:w="1291" w:type="dxa"/>
          </w:tcPr>
          <w:p w14:paraId="706CE327" w14:textId="77777777" w:rsidR="000829C4" w:rsidRDefault="00000000">
            <w:pPr>
              <w:jc w:val="center"/>
            </w:pPr>
            <w:r>
              <w:rPr>
                <w:rFonts w:hint="eastAsia"/>
              </w:rPr>
              <w:t>自动带出</w:t>
            </w:r>
          </w:p>
        </w:tc>
        <w:tc>
          <w:tcPr>
            <w:tcW w:w="1429" w:type="dxa"/>
          </w:tcPr>
          <w:p w14:paraId="1C53385F" w14:textId="77777777" w:rsidR="000829C4" w:rsidRDefault="00000000">
            <w:pPr>
              <w:jc w:val="center"/>
            </w:pPr>
            <w:r>
              <w:rPr>
                <w:rFonts w:hint="eastAsia"/>
              </w:rPr>
              <w:t>否</w:t>
            </w:r>
          </w:p>
        </w:tc>
        <w:tc>
          <w:tcPr>
            <w:tcW w:w="3330" w:type="dxa"/>
          </w:tcPr>
          <w:p w14:paraId="3FA648E3" w14:textId="77777777" w:rsidR="000829C4" w:rsidRDefault="000829C4"/>
        </w:tc>
      </w:tr>
      <w:tr w:rsidR="000829C4" w14:paraId="6B07434F" w14:textId="77777777">
        <w:tc>
          <w:tcPr>
            <w:tcW w:w="1278" w:type="dxa"/>
          </w:tcPr>
          <w:p w14:paraId="6498D234" w14:textId="77777777" w:rsidR="000829C4" w:rsidRDefault="00000000">
            <w:r>
              <w:rPr>
                <w:rFonts w:hint="eastAsia"/>
              </w:rPr>
              <w:t>滞纳金总额</w:t>
            </w:r>
          </w:p>
        </w:tc>
        <w:tc>
          <w:tcPr>
            <w:tcW w:w="1191" w:type="dxa"/>
          </w:tcPr>
          <w:p w14:paraId="55C50DF9" w14:textId="77777777" w:rsidR="000829C4" w:rsidRDefault="00000000">
            <w:pPr>
              <w:jc w:val="center"/>
            </w:pPr>
            <w:r>
              <w:rPr>
                <w:rFonts w:hint="eastAsia"/>
              </w:rPr>
              <w:t>数值</w:t>
            </w:r>
          </w:p>
        </w:tc>
        <w:tc>
          <w:tcPr>
            <w:tcW w:w="1291" w:type="dxa"/>
          </w:tcPr>
          <w:p w14:paraId="03B5F7AE" w14:textId="77777777" w:rsidR="000829C4" w:rsidRDefault="00000000">
            <w:pPr>
              <w:jc w:val="center"/>
            </w:pPr>
            <w:r>
              <w:rPr>
                <w:rFonts w:hint="eastAsia"/>
              </w:rPr>
              <w:t>自动带出</w:t>
            </w:r>
          </w:p>
        </w:tc>
        <w:tc>
          <w:tcPr>
            <w:tcW w:w="1429" w:type="dxa"/>
          </w:tcPr>
          <w:p w14:paraId="76EB891A" w14:textId="77777777" w:rsidR="000829C4" w:rsidRDefault="00000000">
            <w:pPr>
              <w:jc w:val="center"/>
            </w:pPr>
            <w:r>
              <w:rPr>
                <w:rFonts w:hint="eastAsia"/>
              </w:rPr>
              <w:t>否</w:t>
            </w:r>
          </w:p>
        </w:tc>
        <w:tc>
          <w:tcPr>
            <w:tcW w:w="3330" w:type="dxa"/>
          </w:tcPr>
          <w:p w14:paraId="44F7A1CE" w14:textId="77777777" w:rsidR="000829C4" w:rsidRDefault="000829C4"/>
        </w:tc>
      </w:tr>
      <w:tr w:rsidR="000829C4" w14:paraId="3AC57240" w14:textId="77777777">
        <w:tc>
          <w:tcPr>
            <w:tcW w:w="1278" w:type="dxa"/>
          </w:tcPr>
          <w:p w14:paraId="10AE27FC" w14:textId="77777777" w:rsidR="000829C4" w:rsidRDefault="00000000">
            <w:r>
              <w:rPr>
                <w:rFonts w:hint="eastAsia"/>
              </w:rPr>
              <w:t>罚款总额</w:t>
            </w:r>
          </w:p>
        </w:tc>
        <w:tc>
          <w:tcPr>
            <w:tcW w:w="1191" w:type="dxa"/>
          </w:tcPr>
          <w:p w14:paraId="0440B2CF" w14:textId="77777777" w:rsidR="000829C4" w:rsidRDefault="00000000">
            <w:pPr>
              <w:jc w:val="center"/>
            </w:pPr>
            <w:r>
              <w:rPr>
                <w:rFonts w:hint="eastAsia"/>
              </w:rPr>
              <w:t>数值</w:t>
            </w:r>
          </w:p>
        </w:tc>
        <w:tc>
          <w:tcPr>
            <w:tcW w:w="1291" w:type="dxa"/>
          </w:tcPr>
          <w:p w14:paraId="411874E2" w14:textId="77777777" w:rsidR="000829C4" w:rsidRDefault="00000000">
            <w:pPr>
              <w:jc w:val="center"/>
            </w:pPr>
            <w:r>
              <w:rPr>
                <w:rFonts w:hint="eastAsia"/>
              </w:rPr>
              <w:t>自动带出</w:t>
            </w:r>
          </w:p>
        </w:tc>
        <w:tc>
          <w:tcPr>
            <w:tcW w:w="1429" w:type="dxa"/>
          </w:tcPr>
          <w:p w14:paraId="6248D917" w14:textId="77777777" w:rsidR="000829C4" w:rsidRDefault="00000000">
            <w:pPr>
              <w:jc w:val="center"/>
            </w:pPr>
            <w:r>
              <w:rPr>
                <w:rFonts w:hint="eastAsia"/>
              </w:rPr>
              <w:t>否</w:t>
            </w:r>
          </w:p>
        </w:tc>
        <w:tc>
          <w:tcPr>
            <w:tcW w:w="3330" w:type="dxa"/>
          </w:tcPr>
          <w:p w14:paraId="1FBD4324" w14:textId="77777777" w:rsidR="000829C4" w:rsidRDefault="000829C4"/>
        </w:tc>
      </w:tr>
    </w:tbl>
    <w:p w14:paraId="43BCE79A" w14:textId="77777777" w:rsidR="000829C4" w:rsidRDefault="000829C4"/>
    <w:p w14:paraId="410DDD6E" w14:textId="77777777" w:rsidR="000829C4" w:rsidRDefault="00000000">
      <w:pPr>
        <w:pStyle w:val="4"/>
      </w:pPr>
      <w:r>
        <w:rPr>
          <w:rFonts w:hint="eastAsia"/>
        </w:rPr>
        <w:t>业务处理</w:t>
      </w:r>
    </w:p>
    <w:p w14:paraId="4BF4A0AC" w14:textId="77777777" w:rsidR="000829C4" w:rsidRDefault="00000000">
      <w:pPr>
        <w:pStyle w:val="5"/>
      </w:pPr>
      <w:r>
        <w:rPr>
          <w:rFonts w:hint="eastAsia"/>
        </w:rPr>
        <w:t>业务说明与流程</w:t>
      </w:r>
    </w:p>
    <w:p w14:paraId="02C4CCEA" w14:textId="77777777" w:rsidR="000829C4" w:rsidRDefault="00000000">
      <w:r>
        <w:rPr>
          <w:rFonts w:hint="eastAsia"/>
        </w:rPr>
        <w:t>1</w:t>
      </w:r>
      <w:r>
        <w:rPr>
          <w:rFonts w:hint="eastAsia"/>
        </w:rPr>
        <w:t>、通过本功能，可查询当前机构及</w:t>
      </w:r>
      <w:proofErr w:type="gramStart"/>
      <w:r>
        <w:rPr>
          <w:rFonts w:hint="eastAsia"/>
        </w:rPr>
        <w:t>下机构</w:t>
      </w:r>
      <w:proofErr w:type="gramEnd"/>
      <w:r>
        <w:rPr>
          <w:rFonts w:hint="eastAsia"/>
        </w:rPr>
        <w:t>的任务稽查情况，集团用户可查询所有机构信息；</w:t>
      </w:r>
    </w:p>
    <w:p w14:paraId="52F5EC19" w14:textId="77777777" w:rsidR="000829C4" w:rsidRDefault="00000000">
      <w:r>
        <w:rPr>
          <w:rFonts w:hint="eastAsia"/>
        </w:rPr>
        <w:t>2</w:t>
      </w:r>
      <w:r>
        <w:rPr>
          <w:rFonts w:hint="eastAsia"/>
        </w:rPr>
        <w:t>、通过机构数量可联查任务执行情况信息；</w:t>
      </w:r>
    </w:p>
    <w:p w14:paraId="3F6F52AD" w14:textId="77777777" w:rsidR="000829C4" w:rsidRDefault="00000000">
      <w:pPr>
        <w:pStyle w:val="5"/>
      </w:pPr>
      <w:r>
        <w:rPr>
          <w:rFonts w:hint="eastAsia"/>
        </w:rPr>
        <w:t>功能按钮</w:t>
      </w:r>
    </w:p>
    <w:p w14:paraId="2CC38E4A" w14:textId="77777777" w:rsidR="000829C4" w:rsidRDefault="00000000">
      <w:pPr>
        <w:numPr>
          <w:ilvl w:val="0"/>
          <w:numId w:val="192"/>
        </w:numPr>
      </w:pPr>
      <w:r>
        <w:rPr>
          <w:rFonts w:hint="eastAsia"/>
        </w:rPr>
        <w:t>【查询】：根据查询条件查询显示数据；</w:t>
      </w:r>
    </w:p>
    <w:p w14:paraId="653685BF" w14:textId="77777777" w:rsidR="000829C4" w:rsidRDefault="00000000">
      <w:pPr>
        <w:numPr>
          <w:ilvl w:val="0"/>
          <w:numId w:val="192"/>
        </w:numPr>
      </w:pPr>
      <w:r>
        <w:rPr>
          <w:rFonts w:hint="eastAsia"/>
        </w:rPr>
        <w:t>【清空】：清空查询条件。</w:t>
      </w:r>
    </w:p>
    <w:p w14:paraId="77B5DA8F" w14:textId="77777777" w:rsidR="000829C4" w:rsidRDefault="00000000">
      <w:pPr>
        <w:pStyle w:val="5"/>
      </w:pPr>
      <w:r>
        <w:rPr>
          <w:rFonts w:hint="eastAsia"/>
        </w:rPr>
        <w:t>算法说明</w:t>
      </w:r>
    </w:p>
    <w:p w14:paraId="168E888D" w14:textId="77777777" w:rsidR="000829C4" w:rsidRDefault="00000000">
      <w:r>
        <w:rPr>
          <w:rFonts w:hint="eastAsia"/>
        </w:rPr>
        <w:t>1</w:t>
      </w:r>
      <w:r>
        <w:rPr>
          <w:rFonts w:hint="eastAsia"/>
        </w:rPr>
        <w:t>、被查机构数量：从稽查任务管理中查询任务通知日期在所在月份的任务合计；</w:t>
      </w:r>
    </w:p>
    <w:p w14:paraId="75195293" w14:textId="77777777" w:rsidR="000829C4" w:rsidRDefault="00000000">
      <w:r>
        <w:rPr>
          <w:rFonts w:hint="eastAsia"/>
        </w:rPr>
        <w:t>2</w:t>
      </w:r>
      <w:r>
        <w:rPr>
          <w:rFonts w:hint="eastAsia"/>
        </w:rPr>
        <w:t>、已完成机构数量：从稽查任务管理中查询任务通知日期在所在月份</w:t>
      </w:r>
      <w:proofErr w:type="gramStart"/>
      <w:r>
        <w:rPr>
          <w:rFonts w:hint="eastAsia"/>
        </w:rPr>
        <w:t>且任务</w:t>
      </w:r>
      <w:proofErr w:type="gramEnd"/>
      <w:r>
        <w:rPr>
          <w:rFonts w:hint="eastAsia"/>
        </w:rPr>
        <w:t>状态为已结案、已入账的任务合计；</w:t>
      </w:r>
    </w:p>
    <w:p w14:paraId="6781CAEF" w14:textId="77777777" w:rsidR="000829C4" w:rsidRDefault="00000000">
      <w:r>
        <w:rPr>
          <w:rFonts w:hint="eastAsia"/>
        </w:rPr>
        <w:t>3</w:t>
      </w:r>
      <w:r>
        <w:rPr>
          <w:rFonts w:hint="eastAsia"/>
        </w:rPr>
        <w:t>、未完</w:t>
      </w:r>
      <w:proofErr w:type="gramStart"/>
      <w:r>
        <w:rPr>
          <w:rFonts w:hint="eastAsia"/>
        </w:rPr>
        <w:t>成机构</w:t>
      </w:r>
      <w:proofErr w:type="gramEnd"/>
      <w:r>
        <w:rPr>
          <w:rFonts w:hint="eastAsia"/>
        </w:rPr>
        <w:t>数量：从稽查任务管理中查询任务通知日期在所在月份</w:t>
      </w:r>
      <w:proofErr w:type="gramStart"/>
      <w:r>
        <w:rPr>
          <w:rFonts w:hint="eastAsia"/>
        </w:rPr>
        <w:t>且任务</w:t>
      </w:r>
      <w:proofErr w:type="gramEnd"/>
      <w:r>
        <w:rPr>
          <w:rFonts w:hint="eastAsia"/>
        </w:rPr>
        <w:t>状态为非已结案且非已入账的任务合计；</w:t>
      </w:r>
    </w:p>
    <w:p w14:paraId="795324A3" w14:textId="77777777" w:rsidR="000829C4" w:rsidRDefault="00000000">
      <w:r>
        <w:rPr>
          <w:rFonts w:hint="eastAsia"/>
        </w:rPr>
        <w:t>4</w:t>
      </w:r>
      <w:r>
        <w:rPr>
          <w:rFonts w:hint="eastAsia"/>
        </w:rPr>
        <w:t>、被查机构数量</w:t>
      </w:r>
      <w:r>
        <w:rPr>
          <w:rFonts w:hint="eastAsia"/>
        </w:rPr>
        <w:t>=</w:t>
      </w:r>
      <w:r>
        <w:rPr>
          <w:rFonts w:hint="eastAsia"/>
        </w:rPr>
        <w:t>已完成机构数量</w:t>
      </w:r>
      <w:r>
        <w:rPr>
          <w:rFonts w:hint="eastAsia"/>
        </w:rPr>
        <w:t>+</w:t>
      </w:r>
      <w:r>
        <w:rPr>
          <w:rFonts w:hint="eastAsia"/>
        </w:rPr>
        <w:t>未完</w:t>
      </w:r>
      <w:proofErr w:type="gramStart"/>
      <w:r>
        <w:rPr>
          <w:rFonts w:hint="eastAsia"/>
        </w:rPr>
        <w:t>成机构</w:t>
      </w:r>
      <w:proofErr w:type="gramEnd"/>
      <w:r>
        <w:rPr>
          <w:rFonts w:hint="eastAsia"/>
        </w:rPr>
        <w:t>数量；</w:t>
      </w:r>
    </w:p>
    <w:p w14:paraId="05B17E0D" w14:textId="77777777" w:rsidR="000829C4" w:rsidRDefault="00000000">
      <w:r>
        <w:rPr>
          <w:rFonts w:hint="eastAsia"/>
        </w:rPr>
        <w:t>5</w:t>
      </w:r>
      <w:r>
        <w:rPr>
          <w:rFonts w:hint="eastAsia"/>
        </w:rPr>
        <w:t>、应补（退）税总额、滞纳金总额、罚款总额为所有任务对应的结案信息的金额合计；</w:t>
      </w:r>
    </w:p>
    <w:p w14:paraId="053D5D84" w14:textId="77777777" w:rsidR="000829C4" w:rsidRDefault="00000000">
      <w:r>
        <w:rPr>
          <w:rFonts w:hint="eastAsia"/>
        </w:rPr>
        <w:t>6</w:t>
      </w:r>
      <w:r>
        <w:rPr>
          <w:rFonts w:hint="eastAsia"/>
        </w:rPr>
        <w:t>、点击各数量，自动弹出稽查任务管理界面，</w:t>
      </w:r>
      <w:proofErr w:type="gramStart"/>
      <w:r>
        <w:rPr>
          <w:rFonts w:hint="eastAsia"/>
        </w:rPr>
        <w:t>且显示</w:t>
      </w:r>
      <w:proofErr w:type="gramEnd"/>
      <w:r>
        <w:rPr>
          <w:rFonts w:hint="eastAsia"/>
        </w:rPr>
        <w:t>对应的任务信息；</w:t>
      </w:r>
    </w:p>
    <w:p w14:paraId="1E394B8D" w14:textId="77777777" w:rsidR="000829C4" w:rsidRDefault="00000000">
      <w:pPr>
        <w:pStyle w:val="5"/>
      </w:pPr>
      <w:r>
        <w:rPr>
          <w:rFonts w:hint="eastAsia"/>
        </w:rPr>
        <w:t>逻辑校验</w:t>
      </w:r>
    </w:p>
    <w:p w14:paraId="1714155A" w14:textId="77777777" w:rsidR="000829C4" w:rsidRDefault="00000000">
      <w:r>
        <w:rPr>
          <w:rFonts w:hint="eastAsia"/>
        </w:rPr>
        <w:t>无。</w:t>
      </w:r>
    </w:p>
    <w:p w14:paraId="7883C8DA" w14:textId="77777777" w:rsidR="000829C4" w:rsidRDefault="00000000">
      <w:pPr>
        <w:pStyle w:val="4"/>
      </w:pPr>
      <w:r>
        <w:rPr>
          <w:rFonts w:hint="eastAsia"/>
        </w:rPr>
        <w:t>输出</w:t>
      </w:r>
    </w:p>
    <w:tbl>
      <w:tblPr>
        <w:tblStyle w:val="ab"/>
        <w:tblW w:w="0" w:type="auto"/>
        <w:tblLook w:val="04A0" w:firstRow="1" w:lastRow="0" w:firstColumn="1" w:lastColumn="0" w:noHBand="0" w:noVBand="1"/>
      </w:tblPr>
      <w:tblGrid>
        <w:gridCol w:w="1793"/>
        <w:gridCol w:w="1341"/>
        <w:gridCol w:w="5162"/>
      </w:tblGrid>
      <w:tr w:rsidR="000829C4" w14:paraId="7726AF6B" w14:textId="77777777">
        <w:tc>
          <w:tcPr>
            <w:tcW w:w="1802" w:type="dxa"/>
            <w:shd w:val="clear" w:color="auto" w:fill="DEEBF6" w:themeFill="accent1" w:themeFillTint="32"/>
          </w:tcPr>
          <w:p w14:paraId="72BD4502" w14:textId="77777777" w:rsidR="000829C4" w:rsidRDefault="00000000">
            <w:pPr>
              <w:jc w:val="center"/>
              <w:rPr>
                <w:b/>
                <w:bCs/>
              </w:rPr>
            </w:pPr>
            <w:r>
              <w:rPr>
                <w:rFonts w:hint="eastAsia"/>
                <w:b/>
                <w:bCs/>
              </w:rPr>
              <w:t>字段名称</w:t>
            </w:r>
          </w:p>
        </w:tc>
        <w:tc>
          <w:tcPr>
            <w:tcW w:w="1350" w:type="dxa"/>
            <w:shd w:val="clear" w:color="auto" w:fill="DEEBF6" w:themeFill="accent1" w:themeFillTint="32"/>
          </w:tcPr>
          <w:p w14:paraId="620D5AA1" w14:textId="77777777" w:rsidR="000829C4" w:rsidRDefault="00000000">
            <w:pPr>
              <w:jc w:val="center"/>
              <w:rPr>
                <w:b/>
                <w:bCs/>
              </w:rPr>
            </w:pPr>
            <w:r>
              <w:rPr>
                <w:rFonts w:hint="eastAsia"/>
                <w:b/>
                <w:bCs/>
              </w:rPr>
              <w:t>字段类型</w:t>
            </w:r>
          </w:p>
        </w:tc>
        <w:tc>
          <w:tcPr>
            <w:tcW w:w="5209" w:type="dxa"/>
            <w:shd w:val="clear" w:color="auto" w:fill="DEEBF6" w:themeFill="accent1" w:themeFillTint="32"/>
          </w:tcPr>
          <w:p w14:paraId="355ACAE6" w14:textId="77777777" w:rsidR="000829C4" w:rsidRDefault="00000000">
            <w:pPr>
              <w:jc w:val="center"/>
              <w:rPr>
                <w:b/>
                <w:bCs/>
              </w:rPr>
            </w:pPr>
            <w:r>
              <w:rPr>
                <w:rFonts w:hint="eastAsia"/>
                <w:b/>
                <w:bCs/>
              </w:rPr>
              <w:t>备注</w:t>
            </w:r>
          </w:p>
        </w:tc>
      </w:tr>
      <w:tr w:rsidR="000829C4" w14:paraId="1F343A7E" w14:textId="77777777">
        <w:tc>
          <w:tcPr>
            <w:tcW w:w="1802" w:type="dxa"/>
          </w:tcPr>
          <w:p w14:paraId="2224A238" w14:textId="77777777" w:rsidR="000829C4" w:rsidRDefault="00000000">
            <w:r>
              <w:rPr>
                <w:rFonts w:hint="eastAsia"/>
              </w:rPr>
              <w:lastRenderedPageBreak/>
              <w:t>通知月份</w:t>
            </w:r>
          </w:p>
        </w:tc>
        <w:tc>
          <w:tcPr>
            <w:tcW w:w="1350" w:type="dxa"/>
          </w:tcPr>
          <w:p w14:paraId="72700C0B" w14:textId="77777777" w:rsidR="000829C4" w:rsidRDefault="00000000">
            <w:r>
              <w:rPr>
                <w:rFonts w:hint="eastAsia"/>
              </w:rPr>
              <w:t>字符</w:t>
            </w:r>
          </w:p>
        </w:tc>
        <w:tc>
          <w:tcPr>
            <w:tcW w:w="5209" w:type="dxa"/>
          </w:tcPr>
          <w:p w14:paraId="4F8AE9B2" w14:textId="77777777" w:rsidR="000829C4" w:rsidRDefault="000829C4"/>
        </w:tc>
      </w:tr>
      <w:tr w:rsidR="000829C4" w14:paraId="0DB4FBD1" w14:textId="77777777">
        <w:tc>
          <w:tcPr>
            <w:tcW w:w="1802" w:type="dxa"/>
          </w:tcPr>
          <w:p w14:paraId="31B4ABAC" w14:textId="77777777" w:rsidR="000829C4" w:rsidRDefault="00000000">
            <w:r>
              <w:rPr>
                <w:rFonts w:hint="eastAsia"/>
              </w:rPr>
              <w:t>被查机构数量</w:t>
            </w:r>
          </w:p>
        </w:tc>
        <w:tc>
          <w:tcPr>
            <w:tcW w:w="1350" w:type="dxa"/>
          </w:tcPr>
          <w:p w14:paraId="7B2AAC4A" w14:textId="77777777" w:rsidR="000829C4" w:rsidRDefault="00000000">
            <w:r>
              <w:rPr>
                <w:rFonts w:hint="eastAsia"/>
              </w:rPr>
              <w:t>整数</w:t>
            </w:r>
          </w:p>
        </w:tc>
        <w:tc>
          <w:tcPr>
            <w:tcW w:w="5209" w:type="dxa"/>
          </w:tcPr>
          <w:p w14:paraId="2F2085AD" w14:textId="77777777" w:rsidR="000829C4" w:rsidRDefault="000829C4"/>
        </w:tc>
      </w:tr>
      <w:tr w:rsidR="000829C4" w14:paraId="59FE5FFD" w14:textId="77777777">
        <w:tc>
          <w:tcPr>
            <w:tcW w:w="1802" w:type="dxa"/>
          </w:tcPr>
          <w:p w14:paraId="732D3CB7" w14:textId="77777777" w:rsidR="000829C4" w:rsidRDefault="00000000">
            <w:r>
              <w:rPr>
                <w:rFonts w:hint="eastAsia"/>
              </w:rPr>
              <w:t>已完成机构数量</w:t>
            </w:r>
          </w:p>
        </w:tc>
        <w:tc>
          <w:tcPr>
            <w:tcW w:w="1350" w:type="dxa"/>
          </w:tcPr>
          <w:p w14:paraId="297F36BD" w14:textId="77777777" w:rsidR="000829C4" w:rsidRDefault="00000000">
            <w:r>
              <w:rPr>
                <w:rFonts w:hint="eastAsia"/>
              </w:rPr>
              <w:t>整数</w:t>
            </w:r>
          </w:p>
        </w:tc>
        <w:tc>
          <w:tcPr>
            <w:tcW w:w="5209" w:type="dxa"/>
          </w:tcPr>
          <w:p w14:paraId="1063A6B0" w14:textId="77777777" w:rsidR="000829C4" w:rsidRDefault="000829C4"/>
        </w:tc>
      </w:tr>
      <w:tr w:rsidR="000829C4" w14:paraId="4683803A" w14:textId="77777777">
        <w:tc>
          <w:tcPr>
            <w:tcW w:w="1802" w:type="dxa"/>
          </w:tcPr>
          <w:p w14:paraId="0EB553A4" w14:textId="77777777" w:rsidR="000829C4" w:rsidRDefault="00000000">
            <w:r>
              <w:rPr>
                <w:rFonts w:hint="eastAsia"/>
              </w:rPr>
              <w:t>未完</w:t>
            </w:r>
            <w:proofErr w:type="gramStart"/>
            <w:r>
              <w:rPr>
                <w:rFonts w:hint="eastAsia"/>
              </w:rPr>
              <w:t>成机构</w:t>
            </w:r>
            <w:proofErr w:type="gramEnd"/>
            <w:r>
              <w:rPr>
                <w:rFonts w:hint="eastAsia"/>
              </w:rPr>
              <w:t>数量</w:t>
            </w:r>
          </w:p>
        </w:tc>
        <w:tc>
          <w:tcPr>
            <w:tcW w:w="1350" w:type="dxa"/>
          </w:tcPr>
          <w:p w14:paraId="5D566F2D" w14:textId="77777777" w:rsidR="000829C4" w:rsidRDefault="00000000">
            <w:r>
              <w:rPr>
                <w:rFonts w:hint="eastAsia"/>
              </w:rPr>
              <w:t>整数</w:t>
            </w:r>
          </w:p>
        </w:tc>
        <w:tc>
          <w:tcPr>
            <w:tcW w:w="5209" w:type="dxa"/>
          </w:tcPr>
          <w:p w14:paraId="57F3FED1" w14:textId="77777777" w:rsidR="000829C4" w:rsidRDefault="000829C4"/>
        </w:tc>
      </w:tr>
      <w:tr w:rsidR="000829C4" w14:paraId="0E2C69EF" w14:textId="77777777">
        <w:tc>
          <w:tcPr>
            <w:tcW w:w="1802" w:type="dxa"/>
          </w:tcPr>
          <w:p w14:paraId="3DDB04EA" w14:textId="77777777" w:rsidR="000829C4" w:rsidRDefault="00000000">
            <w:r>
              <w:rPr>
                <w:rFonts w:hint="eastAsia"/>
              </w:rPr>
              <w:t>应补（退）税额</w:t>
            </w:r>
          </w:p>
        </w:tc>
        <w:tc>
          <w:tcPr>
            <w:tcW w:w="1350" w:type="dxa"/>
          </w:tcPr>
          <w:p w14:paraId="165868AA" w14:textId="77777777" w:rsidR="000829C4" w:rsidRDefault="00000000">
            <w:r>
              <w:rPr>
                <w:rFonts w:hint="eastAsia"/>
              </w:rPr>
              <w:t>数值</w:t>
            </w:r>
          </w:p>
        </w:tc>
        <w:tc>
          <w:tcPr>
            <w:tcW w:w="5209" w:type="dxa"/>
          </w:tcPr>
          <w:p w14:paraId="58B40B90" w14:textId="77777777" w:rsidR="000829C4" w:rsidRDefault="000829C4"/>
        </w:tc>
      </w:tr>
      <w:tr w:rsidR="000829C4" w14:paraId="55DFEFBF" w14:textId="77777777">
        <w:tc>
          <w:tcPr>
            <w:tcW w:w="1802" w:type="dxa"/>
          </w:tcPr>
          <w:p w14:paraId="58E8A866" w14:textId="77777777" w:rsidR="000829C4" w:rsidRDefault="00000000">
            <w:r>
              <w:rPr>
                <w:rFonts w:hint="eastAsia"/>
              </w:rPr>
              <w:t>滞纳金总额</w:t>
            </w:r>
          </w:p>
        </w:tc>
        <w:tc>
          <w:tcPr>
            <w:tcW w:w="1350" w:type="dxa"/>
          </w:tcPr>
          <w:p w14:paraId="70914232" w14:textId="77777777" w:rsidR="000829C4" w:rsidRDefault="00000000">
            <w:r>
              <w:rPr>
                <w:rFonts w:hint="eastAsia"/>
              </w:rPr>
              <w:t>数值</w:t>
            </w:r>
          </w:p>
        </w:tc>
        <w:tc>
          <w:tcPr>
            <w:tcW w:w="5209" w:type="dxa"/>
          </w:tcPr>
          <w:p w14:paraId="0FA55CA5" w14:textId="77777777" w:rsidR="000829C4" w:rsidRDefault="000829C4"/>
        </w:tc>
      </w:tr>
      <w:tr w:rsidR="000829C4" w14:paraId="6EA99003" w14:textId="77777777">
        <w:tc>
          <w:tcPr>
            <w:tcW w:w="1802" w:type="dxa"/>
          </w:tcPr>
          <w:p w14:paraId="0AFD4902" w14:textId="77777777" w:rsidR="000829C4" w:rsidRDefault="00000000">
            <w:r>
              <w:rPr>
                <w:rFonts w:hint="eastAsia"/>
              </w:rPr>
              <w:t>罚款总额</w:t>
            </w:r>
          </w:p>
        </w:tc>
        <w:tc>
          <w:tcPr>
            <w:tcW w:w="1350" w:type="dxa"/>
          </w:tcPr>
          <w:p w14:paraId="31E6844E" w14:textId="77777777" w:rsidR="000829C4" w:rsidRDefault="00000000">
            <w:r>
              <w:rPr>
                <w:rFonts w:hint="eastAsia"/>
              </w:rPr>
              <w:t>数值</w:t>
            </w:r>
          </w:p>
        </w:tc>
        <w:tc>
          <w:tcPr>
            <w:tcW w:w="5209" w:type="dxa"/>
          </w:tcPr>
          <w:p w14:paraId="736E6F1D" w14:textId="77777777" w:rsidR="000829C4" w:rsidRDefault="000829C4"/>
        </w:tc>
      </w:tr>
    </w:tbl>
    <w:p w14:paraId="7A06B341" w14:textId="77777777" w:rsidR="000829C4" w:rsidRDefault="000829C4"/>
    <w:p w14:paraId="6E17C1AB" w14:textId="77777777" w:rsidR="000829C4" w:rsidRDefault="00000000">
      <w:pPr>
        <w:pStyle w:val="3"/>
      </w:pPr>
      <w:bookmarkStart w:id="224" w:name="_Toc1708430749"/>
      <w:r>
        <w:rPr>
          <w:rFonts w:hint="eastAsia"/>
        </w:rPr>
        <w:t>稽查任务管理</w:t>
      </w:r>
      <w:bookmarkEnd w:id="222"/>
      <w:bookmarkEnd w:id="223"/>
      <w:bookmarkEnd w:id="224"/>
    </w:p>
    <w:p w14:paraId="206D9D1B" w14:textId="77777777" w:rsidR="000829C4" w:rsidRDefault="00000000">
      <w:pPr>
        <w:pStyle w:val="4"/>
      </w:pPr>
      <w:r>
        <w:rPr>
          <w:rFonts w:hint="eastAsia"/>
        </w:rPr>
        <w:t>功能描述</w:t>
      </w:r>
    </w:p>
    <w:p w14:paraId="2830E283" w14:textId="77777777" w:rsidR="000829C4" w:rsidRDefault="00000000">
      <w:pPr>
        <w:ind w:firstLine="420"/>
      </w:pPr>
      <w:r>
        <w:rPr>
          <w:rFonts w:hint="eastAsia"/>
        </w:rPr>
        <w:t>本功能可查询每个月企业的稽查任务及执行情况，可穿透查询任务执行明细。</w:t>
      </w:r>
    </w:p>
    <w:p w14:paraId="766E7CED" w14:textId="77777777" w:rsidR="000829C4" w:rsidRDefault="00000000">
      <w:pPr>
        <w:pStyle w:val="4"/>
      </w:pPr>
      <w:r>
        <w:rPr>
          <w:rFonts w:hint="eastAsia"/>
        </w:rPr>
        <w:t>原型界面</w:t>
      </w:r>
    </w:p>
    <w:p w14:paraId="07BB78ED" w14:textId="77777777" w:rsidR="000829C4" w:rsidRDefault="00000000">
      <w:r>
        <w:rPr>
          <w:rFonts w:hint="eastAsia"/>
        </w:rPr>
        <w:t>列表：</w:t>
      </w:r>
    </w:p>
    <w:p w14:paraId="3E1AD412" w14:textId="77777777" w:rsidR="000829C4" w:rsidRDefault="00000000">
      <w:r>
        <w:rPr>
          <w:noProof/>
        </w:rPr>
        <w:drawing>
          <wp:inline distT="0" distB="0" distL="114300" distR="114300" wp14:anchorId="426D736E" wp14:editId="7BF2141B">
            <wp:extent cx="5264785" cy="2317750"/>
            <wp:effectExtent l="0" t="0" r="18415" b="19050"/>
            <wp:docPr id="36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图片 38"/>
                    <pic:cNvPicPr>
                      <a:picLocks noChangeAspect="1"/>
                    </pic:cNvPicPr>
                  </pic:nvPicPr>
                  <pic:blipFill>
                    <a:blip r:embed="rId154"/>
                    <a:stretch>
                      <a:fillRect/>
                    </a:stretch>
                  </pic:blipFill>
                  <pic:spPr>
                    <a:xfrm>
                      <a:off x="0" y="0"/>
                      <a:ext cx="5264785" cy="2317750"/>
                    </a:xfrm>
                    <a:prstGeom prst="rect">
                      <a:avLst/>
                    </a:prstGeom>
                    <a:noFill/>
                    <a:ln>
                      <a:noFill/>
                    </a:ln>
                  </pic:spPr>
                </pic:pic>
              </a:graphicData>
            </a:graphic>
          </wp:inline>
        </w:drawing>
      </w:r>
    </w:p>
    <w:p w14:paraId="26468451" w14:textId="77777777" w:rsidR="000829C4" w:rsidRDefault="00000000">
      <w:r>
        <w:rPr>
          <w:rFonts w:hint="eastAsia"/>
        </w:rPr>
        <w:t>新增：</w:t>
      </w:r>
    </w:p>
    <w:p w14:paraId="7A4EDFBA" w14:textId="77777777" w:rsidR="000829C4" w:rsidRDefault="00000000">
      <w:r>
        <w:rPr>
          <w:noProof/>
        </w:rPr>
        <w:lastRenderedPageBreak/>
        <w:drawing>
          <wp:inline distT="0" distB="0" distL="114300" distR="114300" wp14:anchorId="10FA4526" wp14:editId="6C3B87A9">
            <wp:extent cx="5270500" cy="3343275"/>
            <wp:effectExtent l="0" t="0" r="12700" b="9525"/>
            <wp:docPr id="37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图片 44"/>
                    <pic:cNvPicPr>
                      <a:picLocks noChangeAspect="1"/>
                    </pic:cNvPicPr>
                  </pic:nvPicPr>
                  <pic:blipFill>
                    <a:blip r:embed="rId155"/>
                    <a:stretch>
                      <a:fillRect/>
                    </a:stretch>
                  </pic:blipFill>
                  <pic:spPr>
                    <a:xfrm>
                      <a:off x="0" y="0"/>
                      <a:ext cx="5270500" cy="3343275"/>
                    </a:xfrm>
                    <a:prstGeom prst="rect">
                      <a:avLst/>
                    </a:prstGeom>
                    <a:noFill/>
                    <a:ln>
                      <a:noFill/>
                    </a:ln>
                  </pic:spPr>
                </pic:pic>
              </a:graphicData>
            </a:graphic>
          </wp:inline>
        </w:drawing>
      </w:r>
    </w:p>
    <w:p w14:paraId="3EE9EDA3" w14:textId="77777777" w:rsidR="000829C4" w:rsidRDefault="00000000">
      <w:r>
        <w:rPr>
          <w:rFonts w:hint="eastAsia"/>
        </w:rPr>
        <w:t>立案：</w:t>
      </w:r>
    </w:p>
    <w:p w14:paraId="2F4E64DA" w14:textId="77777777" w:rsidR="000829C4" w:rsidRDefault="00000000">
      <w:r>
        <w:rPr>
          <w:noProof/>
        </w:rPr>
        <w:drawing>
          <wp:inline distT="0" distB="0" distL="114300" distR="114300" wp14:anchorId="42D05BD3" wp14:editId="4E5F8A30">
            <wp:extent cx="5271770" cy="2322830"/>
            <wp:effectExtent l="0" t="0" r="11430" b="13970"/>
            <wp:docPr id="36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40"/>
                    <pic:cNvPicPr>
                      <a:picLocks noChangeAspect="1"/>
                    </pic:cNvPicPr>
                  </pic:nvPicPr>
                  <pic:blipFill>
                    <a:blip r:embed="rId156"/>
                    <a:stretch>
                      <a:fillRect/>
                    </a:stretch>
                  </pic:blipFill>
                  <pic:spPr>
                    <a:xfrm>
                      <a:off x="0" y="0"/>
                      <a:ext cx="5271770" cy="2322830"/>
                    </a:xfrm>
                    <a:prstGeom prst="rect">
                      <a:avLst/>
                    </a:prstGeom>
                    <a:noFill/>
                    <a:ln>
                      <a:noFill/>
                    </a:ln>
                  </pic:spPr>
                </pic:pic>
              </a:graphicData>
            </a:graphic>
          </wp:inline>
        </w:drawing>
      </w:r>
    </w:p>
    <w:p w14:paraId="6D7FC27A" w14:textId="77777777" w:rsidR="000829C4" w:rsidRDefault="00000000">
      <w:r>
        <w:rPr>
          <w:rFonts w:hint="eastAsia"/>
        </w:rPr>
        <w:t>跟踪：</w:t>
      </w:r>
    </w:p>
    <w:p w14:paraId="5954C6DE" w14:textId="77777777" w:rsidR="000829C4" w:rsidRDefault="00000000">
      <w:r>
        <w:rPr>
          <w:noProof/>
        </w:rPr>
        <w:drawing>
          <wp:inline distT="0" distB="0" distL="114300" distR="114300" wp14:anchorId="424539CA" wp14:editId="74C6D8DD">
            <wp:extent cx="5266690" cy="2322830"/>
            <wp:effectExtent l="0" t="0" r="16510" b="13970"/>
            <wp:docPr id="37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图片 41"/>
                    <pic:cNvPicPr>
                      <a:picLocks noChangeAspect="1"/>
                    </pic:cNvPicPr>
                  </pic:nvPicPr>
                  <pic:blipFill>
                    <a:blip r:embed="rId157"/>
                    <a:stretch>
                      <a:fillRect/>
                    </a:stretch>
                  </pic:blipFill>
                  <pic:spPr>
                    <a:xfrm>
                      <a:off x="0" y="0"/>
                      <a:ext cx="5266690" cy="2322830"/>
                    </a:xfrm>
                    <a:prstGeom prst="rect">
                      <a:avLst/>
                    </a:prstGeom>
                    <a:noFill/>
                    <a:ln>
                      <a:noFill/>
                    </a:ln>
                  </pic:spPr>
                </pic:pic>
              </a:graphicData>
            </a:graphic>
          </wp:inline>
        </w:drawing>
      </w:r>
    </w:p>
    <w:p w14:paraId="245E18ED" w14:textId="77777777" w:rsidR="000829C4" w:rsidRDefault="00000000">
      <w:r>
        <w:rPr>
          <w:rFonts w:hint="eastAsia"/>
        </w:rPr>
        <w:lastRenderedPageBreak/>
        <w:t>结案：</w:t>
      </w:r>
    </w:p>
    <w:p w14:paraId="48EF139D" w14:textId="77777777" w:rsidR="000829C4" w:rsidRDefault="00000000">
      <w:r>
        <w:rPr>
          <w:noProof/>
        </w:rPr>
        <w:drawing>
          <wp:inline distT="0" distB="0" distL="114300" distR="114300" wp14:anchorId="0B7A985D" wp14:editId="7933E7D8">
            <wp:extent cx="5264785" cy="2322195"/>
            <wp:effectExtent l="0" t="0" r="18415" b="14605"/>
            <wp:docPr id="37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图片 42"/>
                    <pic:cNvPicPr>
                      <a:picLocks noChangeAspect="1"/>
                    </pic:cNvPicPr>
                  </pic:nvPicPr>
                  <pic:blipFill>
                    <a:blip r:embed="rId158"/>
                    <a:stretch>
                      <a:fillRect/>
                    </a:stretch>
                  </pic:blipFill>
                  <pic:spPr>
                    <a:xfrm>
                      <a:off x="0" y="0"/>
                      <a:ext cx="5264785" cy="2322195"/>
                    </a:xfrm>
                    <a:prstGeom prst="rect">
                      <a:avLst/>
                    </a:prstGeom>
                    <a:noFill/>
                    <a:ln>
                      <a:noFill/>
                    </a:ln>
                  </pic:spPr>
                </pic:pic>
              </a:graphicData>
            </a:graphic>
          </wp:inline>
        </w:drawing>
      </w:r>
    </w:p>
    <w:p w14:paraId="16D04DDF" w14:textId="77777777" w:rsidR="000829C4" w:rsidRDefault="00000000">
      <w:r>
        <w:rPr>
          <w:rFonts w:hint="eastAsia"/>
        </w:rPr>
        <w:t>入账：</w:t>
      </w:r>
    </w:p>
    <w:p w14:paraId="504823B3" w14:textId="77777777" w:rsidR="000829C4" w:rsidRDefault="00000000">
      <w:r>
        <w:rPr>
          <w:noProof/>
        </w:rPr>
        <w:drawing>
          <wp:inline distT="0" distB="0" distL="114300" distR="114300" wp14:anchorId="57525549" wp14:editId="0C9EA944">
            <wp:extent cx="5266690" cy="2322830"/>
            <wp:effectExtent l="0" t="0" r="16510" b="13970"/>
            <wp:docPr id="37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图片 43"/>
                    <pic:cNvPicPr>
                      <a:picLocks noChangeAspect="1"/>
                    </pic:cNvPicPr>
                  </pic:nvPicPr>
                  <pic:blipFill>
                    <a:blip r:embed="rId159"/>
                    <a:stretch>
                      <a:fillRect/>
                    </a:stretch>
                  </pic:blipFill>
                  <pic:spPr>
                    <a:xfrm>
                      <a:off x="0" y="0"/>
                      <a:ext cx="5266690" cy="2322830"/>
                    </a:xfrm>
                    <a:prstGeom prst="rect">
                      <a:avLst/>
                    </a:prstGeom>
                    <a:noFill/>
                    <a:ln>
                      <a:noFill/>
                    </a:ln>
                  </pic:spPr>
                </pic:pic>
              </a:graphicData>
            </a:graphic>
          </wp:inline>
        </w:drawing>
      </w:r>
    </w:p>
    <w:p w14:paraId="7A8E7300" w14:textId="77777777" w:rsidR="000829C4" w:rsidRDefault="00000000">
      <w:pPr>
        <w:pStyle w:val="4"/>
      </w:pPr>
      <w:r>
        <w:rPr>
          <w:rFonts w:hint="eastAsia"/>
        </w:rPr>
        <w:t>输入列表</w:t>
      </w:r>
    </w:p>
    <w:p w14:paraId="45DEB332" w14:textId="77777777" w:rsidR="000829C4" w:rsidRDefault="00000000">
      <w:r>
        <w:rPr>
          <w:rFonts w:hint="eastAsia"/>
        </w:rPr>
        <w:t>查询条件：</w:t>
      </w:r>
    </w:p>
    <w:tbl>
      <w:tblPr>
        <w:tblStyle w:val="ab"/>
        <w:tblW w:w="0" w:type="auto"/>
        <w:tblLook w:val="04A0" w:firstRow="1" w:lastRow="0" w:firstColumn="1" w:lastColumn="0" w:noHBand="0" w:noVBand="1"/>
      </w:tblPr>
      <w:tblGrid>
        <w:gridCol w:w="1390"/>
        <w:gridCol w:w="1156"/>
        <w:gridCol w:w="1124"/>
        <w:gridCol w:w="1393"/>
        <w:gridCol w:w="3233"/>
      </w:tblGrid>
      <w:tr w:rsidR="000829C4" w14:paraId="0FCE5316" w14:textId="77777777">
        <w:tc>
          <w:tcPr>
            <w:tcW w:w="1427" w:type="dxa"/>
            <w:shd w:val="clear" w:color="auto" w:fill="DEEBF6" w:themeFill="accent1" w:themeFillTint="32"/>
          </w:tcPr>
          <w:p w14:paraId="0B8D6A19" w14:textId="77777777" w:rsidR="000829C4" w:rsidRDefault="00000000">
            <w:pPr>
              <w:jc w:val="center"/>
              <w:rPr>
                <w:b/>
                <w:bCs/>
              </w:rPr>
            </w:pPr>
            <w:r>
              <w:rPr>
                <w:rFonts w:hint="eastAsia"/>
                <w:b/>
                <w:bCs/>
              </w:rPr>
              <w:t>字段名称</w:t>
            </w:r>
          </w:p>
        </w:tc>
        <w:tc>
          <w:tcPr>
            <w:tcW w:w="1183" w:type="dxa"/>
            <w:shd w:val="clear" w:color="auto" w:fill="DEEBF6" w:themeFill="accent1" w:themeFillTint="32"/>
          </w:tcPr>
          <w:p w14:paraId="4B2BE7E5" w14:textId="77777777" w:rsidR="000829C4" w:rsidRDefault="00000000">
            <w:pPr>
              <w:jc w:val="center"/>
              <w:rPr>
                <w:b/>
                <w:bCs/>
              </w:rPr>
            </w:pPr>
            <w:r>
              <w:rPr>
                <w:rFonts w:hint="eastAsia"/>
                <w:b/>
                <w:bCs/>
              </w:rPr>
              <w:t>字段类型</w:t>
            </w:r>
          </w:p>
        </w:tc>
        <w:tc>
          <w:tcPr>
            <w:tcW w:w="1150" w:type="dxa"/>
            <w:shd w:val="clear" w:color="auto" w:fill="DEEBF6" w:themeFill="accent1" w:themeFillTint="32"/>
          </w:tcPr>
          <w:p w14:paraId="6E6C197A"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441A3CA1"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3D94C820" w14:textId="77777777" w:rsidR="000829C4" w:rsidRDefault="00000000">
            <w:pPr>
              <w:jc w:val="center"/>
              <w:rPr>
                <w:b/>
                <w:bCs/>
              </w:rPr>
            </w:pPr>
            <w:r>
              <w:rPr>
                <w:rFonts w:hint="eastAsia"/>
                <w:b/>
                <w:bCs/>
              </w:rPr>
              <w:t>备注</w:t>
            </w:r>
          </w:p>
        </w:tc>
      </w:tr>
      <w:tr w:rsidR="000829C4" w14:paraId="6616FE57" w14:textId="77777777">
        <w:tc>
          <w:tcPr>
            <w:tcW w:w="1427" w:type="dxa"/>
          </w:tcPr>
          <w:p w14:paraId="79563633" w14:textId="77777777" w:rsidR="000829C4" w:rsidRDefault="00000000">
            <w:r>
              <w:rPr>
                <w:rFonts w:hint="eastAsia"/>
              </w:rPr>
              <w:t>被查机构</w:t>
            </w:r>
          </w:p>
        </w:tc>
        <w:tc>
          <w:tcPr>
            <w:tcW w:w="1183" w:type="dxa"/>
          </w:tcPr>
          <w:p w14:paraId="7B6A401B" w14:textId="77777777" w:rsidR="000829C4" w:rsidRDefault="00000000">
            <w:pPr>
              <w:jc w:val="center"/>
            </w:pPr>
            <w:r>
              <w:rPr>
                <w:rFonts w:hint="eastAsia"/>
              </w:rPr>
              <w:t>参照</w:t>
            </w:r>
          </w:p>
        </w:tc>
        <w:tc>
          <w:tcPr>
            <w:tcW w:w="1150" w:type="dxa"/>
          </w:tcPr>
          <w:p w14:paraId="362A3622" w14:textId="77777777" w:rsidR="000829C4" w:rsidRDefault="00000000">
            <w:pPr>
              <w:jc w:val="center"/>
            </w:pPr>
            <w:r>
              <w:rPr>
                <w:rFonts w:hint="eastAsia"/>
              </w:rPr>
              <w:t>手动选择</w:t>
            </w:r>
          </w:p>
        </w:tc>
        <w:tc>
          <w:tcPr>
            <w:tcW w:w="1429" w:type="dxa"/>
          </w:tcPr>
          <w:p w14:paraId="0C6B869A" w14:textId="77777777" w:rsidR="000829C4" w:rsidRDefault="00000000">
            <w:pPr>
              <w:jc w:val="center"/>
            </w:pPr>
            <w:r>
              <w:rPr>
                <w:rFonts w:hint="eastAsia"/>
              </w:rPr>
              <w:t>否</w:t>
            </w:r>
          </w:p>
        </w:tc>
        <w:tc>
          <w:tcPr>
            <w:tcW w:w="3330" w:type="dxa"/>
          </w:tcPr>
          <w:p w14:paraId="14178A08" w14:textId="77777777" w:rsidR="000829C4" w:rsidRDefault="00000000">
            <w:r>
              <w:rPr>
                <w:rFonts w:hint="eastAsia"/>
              </w:rPr>
              <w:t>参照机构档案，增加数据权限</w:t>
            </w:r>
          </w:p>
        </w:tc>
      </w:tr>
      <w:tr w:rsidR="000829C4" w14:paraId="3D7CB8E7" w14:textId="77777777">
        <w:tc>
          <w:tcPr>
            <w:tcW w:w="1427" w:type="dxa"/>
          </w:tcPr>
          <w:p w14:paraId="1B283A9B" w14:textId="77777777" w:rsidR="000829C4" w:rsidRDefault="00000000">
            <w:r>
              <w:rPr>
                <w:rFonts w:hint="eastAsia"/>
              </w:rPr>
              <w:t>任务通知日期</w:t>
            </w:r>
          </w:p>
        </w:tc>
        <w:tc>
          <w:tcPr>
            <w:tcW w:w="1183" w:type="dxa"/>
          </w:tcPr>
          <w:p w14:paraId="715D0E78" w14:textId="77777777" w:rsidR="000829C4" w:rsidRDefault="00000000">
            <w:pPr>
              <w:jc w:val="center"/>
            </w:pPr>
            <w:r>
              <w:rPr>
                <w:rFonts w:hint="eastAsia"/>
              </w:rPr>
              <w:t>日历控件</w:t>
            </w:r>
          </w:p>
        </w:tc>
        <w:tc>
          <w:tcPr>
            <w:tcW w:w="1150" w:type="dxa"/>
          </w:tcPr>
          <w:p w14:paraId="1A00FA59" w14:textId="77777777" w:rsidR="000829C4" w:rsidRDefault="00000000">
            <w:pPr>
              <w:jc w:val="center"/>
            </w:pPr>
            <w:r>
              <w:rPr>
                <w:rFonts w:hint="eastAsia"/>
              </w:rPr>
              <w:t>手动选择</w:t>
            </w:r>
          </w:p>
        </w:tc>
        <w:tc>
          <w:tcPr>
            <w:tcW w:w="1429" w:type="dxa"/>
          </w:tcPr>
          <w:p w14:paraId="3290D969" w14:textId="77777777" w:rsidR="000829C4" w:rsidRDefault="00000000">
            <w:pPr>
              <w:jc w:val="center"/>
            </w:pPr>
            <w:r>
              <w:rPr>
                <w:rFonts w:hint="eastAsia"/>
              </w:rPr>
              <w:t>否</w:t>
            </w:r>
          </w:p>
        </w:tc>
        <w:tc>
          <w:tcPr>
            <w:tcW w:w="3330" w:type="dxa"/>
          </w:tcPr>
          <w:p w14:paraId="79F16A02" w14:textId="77777777" w:rsidR="000829C4" w:rsidRDefault="000829C4"/>
        </w:tc>
      </w:tr>
    </w:tbl>
    <w:p w14:paraId="74CE383A" w14:textId="77777777" w:rsidR="000829C4" w:rsidRDefault="000829C4"/>
    <w:p w14:paraId="264FFFC2" w14:textId="77777777" w:rsidR="000829C4" w:rsidRDefault="00000000">
      <w:r>
        <w:rPr>
          <w:rFonts w:hint="eastAsia"/>
        </w:rPr>
        <w:t>主表：</w:t>
      </w:r>
    </w:p>
    <w:tbl>
      <w:tblPr>
        <w:tblStyle w:val="ab"/>
        <w:tblW w:w="0" w:type="auto"/>
        <w:tblLook w:val="04A0" w:firstRow="1" w:lastRow="0" w:firstColumn="1" w:lastColumn="0" w:noHBand="0" w:noVBand="1"/>
      </w:tblPr>
      <w:tblGrid>
        <w:gridCol w:w="1244"/>
        <w:gridCol w:w="1182"/>
        <w:gridCol w:w="1257"/>
        <w:gridCol w:w="1389"/>
        <w:gridCol w:w="3224"/>
      </w:tblGrid>
      <w:tr w:rsidR="000829C4" w14:paraId="7B3F7C76" w14:textId="77777777">
        <w:tc>
          <w:tcPr>
            <w:tcW w:w="1278" w:type="dxa"/>
            <w:shd w:val="clear" w:color="auto" w:fill="DEEBF6" w:themeFill="accent1" w:themeFillTint="32"/>
          </w:tcPr>
          <w:p w14:paraId="66138486" w14:textId="77777777" w:rsidR="000829C4" w:rsidRDefault="00000000">
            <w:pPr>
              <w:jc w:val="center"/>
              <w:rPr>
                <w:b/>
                <w:bCs/>
              </w:rPr>
            </w:pPr>
            <w:r>
              <w:rPr>
                <w:rFonts w:hint="eastAsia"/>
                <w:b/>
                <w:bCs/>
              </w:rPr>
              <w:t>字段名称</w:t>
            </w:r>
          </w:p>
        </w:tc>
        <w:tc>
          <w:tcPr>
            <w:tcW w:w="1191" w:type="dxa"/>
            <w:shd w:val="clear" w:color="auto" w:fill="DEEBF6" w:themeFill="accent1" w:themeFillTint="32"/>
          </w:tcPr>
          <w:p w14:paraId="15CFFAB9" w14:textId="77777777" w:rsidR="000829C4" w:rsidRDefault="00000000">
            <w:pPr>
              <w:jc w:val="center"/>
              <w:rPr>
                <w:b/>
                <w:bCs/>
              </w:rPr>
            </w:pPr>
            <w:r>
              <w:rPr>
                <w:rFonts w:hint="eastAsia"/>
                <w:b/>
                <w:bCs/>
              </w:rPr>
              <w:t>字段类型</w:t>
            </w:r>
          </w:p>
        </w:tc>
        <w:tc>
          <w:tcPr>
            <w:tcW w:w="1291" w:type="dxa"/>
            <w:shd w:val="clear" w:color="auto" w:fill="DEEBF6" w:themeFill="accent1" w:themeFillTint="32"/>
          </w:tcPr>
          <w:p w14:paraId="66D25037"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2D5C32FC"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451CC1B1" w14:textId="77777777" w:rsidR="000829C4" w:rsidRDefault="00000000">
            <w:pPr>
              <w:jc w:val="center"/>
              <w:rPr>
                <w:b/>
                <w:bCs/>
              </w:rPr>
            </w:pPr>
            <w:r>
              <w:rPr>
                <w:rFonts w:hint="eastAsia"/>
                <w:b/>
                <w:bCs/>
              </w:rPr>
              <w:t>备注</w:t>
            </w:r>
          </w:p>
        </w:tc>
      </w:tr>
      <w:tr w:rsidR="000829C4" w14:paraId="314D96BE" w14:textId="77777777">
        <w:tc>
          <w:tcPr>
            <w:tcW w:w="1278" w:type="dxa"/>
          </w:tcPr>
          <w:p w14:paraId="4D96C0EA" w14:textId="77777777" w:rsidR="000829C4" w:rsidRDefault="00000000">
            <w:r>
              <w:rPr>
                <w:rFonts w:hint="eastAsia"/>
              </w:rPr>
              <w:t>任务编码</w:t>
            </w:r>
          </w:p>
        </w:tc>
        <w:tc>
          <w:tcPr>
            <w:tcW w:w="1191" w:type="dxa"/>
          </w:tcPr>
          <w:p w14:paraId="2B73A933" w14:textId="77777777" w:rsidR="000829C4" w:rsidRDefault="00000000">
            <w:pPr>
              <w:jc w:val="center"/>
            </w:pPr>
            <w:r>
              <w:rPr>
                <w:rFonts w:hint="eastAsia"/>
              </w:rPr>
              <w:t>字符</w:t>
            </w:r>
          </w:p>
        </w:tc>
        <w:tc>
          <w:tcPr>
            <w:tcW w:w="1291" w:type="dxa"/>
          </w:tcPr>
          <w:p w14:paraId="0F2EDB5A" w14:textId="77777777" w:rsidR="000829C4" w:rsidRDefault="00000000">
            <w:pPr>
              <w:jc w:val="center"/>
            </w:pPr>
            <w:r>
              <w:rPr>
                <w:rFonts w:hint="eastAsia"/>
              </w:rPr>
              <w:t>自动生成</w:t>
            </w:r>
          </w:p>
        </w:tc>
        <w:tc>
          <w:tcPr>
            <w:tcW w:w="1429" w:type="dxa"/>
          </w:tcPr>
          <w:p w14:paraId="13A1CCA9" w14:textId="77777777" w:rsidR="000829C4" w:rsidRDefault="00000000">
            <w:pPr>
              <w:jc w:val="center"/>
            </w:pPr>
            <w:r>
              <w:rPr>
                <w:rFonts w:hint="eastAsia"/>
              </w:rPr>
              <w:t>是</w:t>
            </w:r>
          </w:p>
        </w:tc>
        <w:tc>
          <w:tcPr>
            <w:tcW w:w="3330" w:type="dxa"/>
          </w:tcPr>
          <w:p w14:paraId="41353561" w14:textId="77777777" w:rsidR="000829C4" w:rsidRDefault="000829C4"/>
        </w:tc>
      </w:tr>
      <w:tr w:rsidR="000829C4" w14:paraId="083B86A4" w14:textId="77777777">
        <w:tc>
          <w:tcPr>
            <w:tcW w:w="1278" w:type="dxa"/>
          </w:tcPr>
          <w:p w14:paraId="089CBBF6" w14:textId="77777777" w:rsidR="000829C4" w:rsidRDefault="00000000">
            <w:r>
              <w:rPr>
                <w:rFonts w:hint="eastAsia"/>
              </w:rPr>
              <w:lastRenderedPageBreak/>
              <w:t>被查机构名称</w:t>
            </w:r>
          </w:p>
        </w:tc>
        <w:tc>
          <w:tcPr>
            <w:tcW w:w="1191" w:type="dxa"/>
          </w:tcPr>
          <w:p w14:paraId="7FE38409" w14:textId="77777777" w:rsidR="000829C4" w:rsidRDefault="00000000">
            <w:pPr>
              <w:jc w:val="center"/>
            </w:pPr>
            <w:r>
              <w:rPr>
                <w:rFonts w:hint="eastAsia"/>
              </w:rPr>
              <w:t>参照</w:t>
            </w:r>
          </w:p>
        </w:tc>
        <w:tc>
          <w:tcPr>
            <w:tcW w:w="1291" w:type="dxa"/>
          </w:tcPr>
          <w:p w14:paraId="564D4BE6" w14:textId="77777777" w:rsidR="000829C4" w:rsidRDefault="00000000">
            <w:pPr>
              <w:jc w:val="center"/>
            </w:pPr>
            <w:r>
              <w:rPr>
                <w:rFonts w:hint="eastAsia"/>
              </w:rPr>
              <w:t>手动选择</w:t>
            </w:r>
          </w:p>
        </w:tc>
        <w:tc>
          <w:tcPr>
            <w:tcW w:w="1429" w:type="dxa"/>
          </w:tcPr>
          <w:p w14:paraId="6E658F7E" w14:textId="77777777" w:rsidR="000829C4" w:rsidRDefault="00000000">
            <w:pPr>
              <w:jc w:val="center"/>
            </w:pPr>
            <w:r>
              <w:rPr>
                <w:rFonts w:hint="eastAsia"/>
              </w:rPr>
              <w:t>是</w:t>
            </w:r>
          </w:p>
        </w:tc>
        <w:tc>
          <w:tcPr>
            <w:tcW w:w="3330" w:type="dxa"/>
          </w:tcPr>
          <w:p w14:paraId="493EC5EA" w14:textId="77777777" w:rsidR="000829C4" w:rsidRDefault="00000000">
            <w:r>
              <w:rPr>
                <w:rFonts w:hint="eastAsia"/>
              </w:rPr>
              <w:t>参照机构档案，增加数据权限</w:t>
            </w:r>
          </w:p>
        </w:tc>
      </w:tr>
      <w:tr w:rsidR="000829C4" w14:paraId="50F7D6E1" w14:textId="77777777">
        <w:tc>
          <w:tcPr>
            <w:tcW w:w="1278" w:type="dxa"/>
          </w:tcPr>
          <w:p w14:paraId="6EA8F2E1" w14:textId="77777777" w:rsidR="000829C4" w:rsidRDefault="00000000">
            <w:r>
              <w:rPr>
                <w:rFonts w:hint="eastAsia"/>
              </w:rPr>
              <w:t>检查机关类型</w:t>
            </w:r>
          </w:p>
        </w:tc>
        <w:tc>
          <w:tcPr>
            <w:tcW w:w="1191" w:type="dxa"/>
          </w:tcPr>
          <w:p w14:paraId="627A8F82" w14:textId="77777777" w:rsidR="000829C4" w:rsidRDefault="00000000">
            <w:pPr>
              <w:jc w:val="center"/>
            </w:pPr>
            <w:r>
              <w:rPr>
                <w:rFonts w:hint="eastAsia"/>
              </w:rPr>
              <w:t>参照</w:t>
            </w:r>
          </w:p>
        </w:tc>
        <w:tc>
          <w:tcPr>
            <w:tcW w:w="1291" w:type="dxa"/>
          </w:tcPr>
          <w:p w14:paraId="12E04C1D" w14:textId="77777777" w:rsidR="000829C4" w:rsidRDefault="00000000">
            <w:pPr>
              <w:jc w:val="center"/>
            </w:pPr>
            <w:r>
              <w:rPr>
                <w:rFonts w:hint="eastAsia"/>
              </w:rPr>
              <w:t>手动选择</w:t>
            </w:r>
          </w:p>
        </w:tc>
        <w:tc>
          <w:tcPr>
            <w:tcW w:w="1429" w:type="dxa"/>
          </w:tcPr>
          <w:p w14:paraId="41D4BEDD" w14:textId="77777777" w:rsidR="000829C4" w:rsidRDefault="00000000">
            <w:pPr>
              <w:jc w:val="center"/>
            </w:pPr>
            <w:r>
              <w:rPr>
                <w:rFonts w:hint="eastAsia"/>
              </w:rPr>
              <w:t>否</w:t>
            </w:r>
          </w:p>
        </w:tc>
        <w:tc>
          <w:tcPr>
            <w:tcW w:w="3330" w:type="dxa"/>
          </w:tcPr>
          <w:p w14:paraId="19AB0552" w14:textId="77777777" w:rsidR="000829C4" w:rsidRDefault="00000000">
            <w:r>
              <w:rPr>
                <w:rFonts w:hint="eastAsia"/>
              </w:rPr>
              <w:t>参照检查机关类型档案</w:t>
            </w:r>
          </w:p>
        </w:tc>
      </w:tr>
      <w:tr w:rsidR="000829C4" w14:paraId="0F43BEA7" w14:textId="77777777">
        <w:tc>
          <w:tcPr>
            <w:tcW w:w="1278" w:type="dxa"/>
          </w:tcPr>
          <w:p w14:paraId="4EFB6980" w14:textId="77777777" w:rsidR="000829C4" w:rsidRDefault="00000000">
            <w:r>
              <w:rPr>
                <w:rFonts w:hint="eastAsia"/>
              </w:rPr>
              <w:t>检查机关名称</w:t>
            </w:r>
          </w:p>
        </w:tc>
        <w:tc>
          <w:tcPr>
            <w:tcW w:w="1191" w:type="dxa"/>
          </w:tcPr>
          <w:p w14:paraId="1E0B45B1" w14:textId="77777777" w:rsidR="000829C4" w:rsidRDefault="00000000">
            <w:pPr>
              <w:jc w:val="center"/>
            </w:pPr>
            <w:r>
              <w:rPr>
                <w:rFonts w:hint="eastAsia"/>
              </w:rPr>
              <w:t>字符（</w:t>
            </w:r>
            <w:r>
              <w:rPr>
                <w:rFonts w:hint="eastAsia"/>
              </w:rPr>
              <w:t>200</w:t>
            </w:r>
            <w:r>
              <w:rPr>
                <w:rFonts w:hint="eastAsia"/>
              </w:rPr>
              <w:t>）</w:t>
            </w:r>
          </w:p>
        </w:tc>
        <w:tc>
          <w:tcPr>
            <w:tcW w:w="1291" w:type="dxa"/>
          </w:tcPr>
          <w:p w14:paraId="317D6A3F" w14:textId="77777777" w:rsidR="000829C4" w:rsidRDefault="00000000">
            <w:pPr>
              <w:jc w:val="center"/>
            </w:pPr>
            <w:r>
              <w:rPr>
                <w:rFonts w:hint="eastAsia"/>
              </w:rPr>
              <w:t>手工录入</w:t>
            </w:r>
          </w:p>
        </w:tc>
        <w:tc>
          <w:tcPr>
            <w:tcW w:w="1429" w:type="dxa"/>
          </w:tcPr>
          <w:p w14:paraId="3361CFA6" w14:textId="77777777" w:rsidR="000829C4" w:rsidRDefault="00000000">
            <w:pPr>
              <w:jc w:val="center"/>
            </w:pPr>
            <w:r>
              <w:rPr>
                <w:rFonts w:hint="eastAsia"/>
              </w:rPr>
              <w:t>否</w:t>
            </w:r>
          </w:p>
        </w:tc>
        <w:tc>
          <w:tcPr>
            <w:tcW w:w="3330" w:type="dxa"/>
          </w:tcPr>
          <w:p w14:paraId="4A67E833" w14:textId="77777777" w:rsidR="000829C4" w:rsidRDefault="000829C4"/>
        </w:tc>
      </w:tr>
      <w:tr w:rsidR="000829C4" w14:paraId="2C1A7798" w14:textId="77777777">
        <w:tc>
          <w:tcPr>
            <w:tcW w:w="1278" w:type="dxa"/>
          </w:tcPr>
          <w:p w14:paraId="34F5C324" w14:textId="77777777" w:rsidR="000829C4" w:rsidRDefault="00000000">
            <w:r>
              <w:rPr>
                <w:rFonts w:hint="eastAsia"/>
              </w:rPr>
              <w:t>任务状态</w:t>
            </w:r>
          </w:p>
        </w:tc>
        <w:tc>
          <w:tcPr>
            <w:tcW w:w="1191" w:type="dxa"/>
          </w:tcPr>
          <w:p w14:paraId="534C17F0" w14:textId="77777777" w:rsidR="000829C4" w:rsidRDefault="00000000">
            <w:pPr>
              <w:jc w:val="center"/>
            </w:pPr>
            <w:r>
              <w:rPr>
                <w:rFonts w:hint="eastAsia"/>
              </w:rPr>
              <w:t>枚举</w:t>
            </w:r>
          </w:p>
        </w:tc>
        <w:tc>
          <w:tcPr>
            <w:tcW w:w="1291" w:type="dxa"/>
          </w:tcPr>
          <w:p w14:paraId="293F468E" w14:textId="77777777" w:rsidR="000829C4" w:rsidRDefault="00000000">
            <w:pPr>
              <w:jc w:val="center"/>
            </w:pPr>
            <w:r>
              <w:rPr>
                <w:rFonts w:hint="eastAsia"/>
              </w:rPr>
              <w:t>自动带出</w:t>
            </w:r>
          </w:p>
        </w:tc>
        <w:tc>
          <w:tcPr>
            <w:tcW w:w="1429" w:type="dxa"/>
          </w:tcPr>
          <w:p w14:paraId="7B826C6E" w14:textId="77777777" w:rsidR="000829C4" w:rsidRDefault="00000000">
            <w:pPr>
              <w:jc w:val="center"/>
            </w:pPr>
            <w:r>
              <w:rPr>
                <w:rFonts w:hint="eastAsia"/>
              </w:rPr>
              <w:t>是</w:t>
            </w:r>
          </w:p>
        </w:tc>
        <w:tc>
          <w:tcPr>
            <w:tcW w:w="3330" w:type="dxa"/>
          </w:tcPr>
          <w:p w14:paraId="5586B6AA" w14:textId="77777777" w:rsidR="000829C4" w:rsidRDefault="00000000">
            <w:r>
              <w:rPr>
                <w:rFonts w:hint="eastAsia"/>
              </w:rPr>
              <w:t>未执行</w:t>
            </w:r>
            <w:r>
              <w:rPr>
                <w:rFonts w:hint="eastAsia"/>
              </w:rPr>
              <w:t>/</w:t>
            </w:r>
            <w:r>
              <w:rPr>
                <w:rFonts w:hint="eastAsia"/>
              </w:rPr>
              <w:t>已立案</w:t>
            </w:r>
            <w:r>
              <w:rPr>
                <w:rFonts w:hint="eastAsia"/>
              </w:rPr>
              <w:t>/</w:t>
            </w:r>
            <w:r>
              <w:rPr>
                <w:rFonts w:hint="eastAsia"/>
              </w:rPr>
              <w:t>跟踪中</w:t>
            </w:r>
            <w:r>
              <w:rPr>
                <w:rFonts w:hint="eastAsia"/>
              </w:rPr>
              <w:t>/</w:t>
            </w:r>
            <w:r>
              <w:rPr>
                <w:rFonts w:hint="eastAsia"/>
              </w:rPr>
              <w:t>结案中</w:t>
            </w:r>
            <w:r>
              <w:rPr>
                <w:rFonts w:hint="eastAsia"/>
              </w:rPr>
              <w:t>/</w:t>
            </w:r>
            <w:r>
              <w:rPr>
                <w:rFonts w:hint="eastAsia"/>
              </w:rPr>
              <w:t>已结案</w:t>
            </w:r>
            <w:r>
              <w:rPr>
                <w:rFonts w:hint="eastAsia"/>
              </w:rPr>
              <w:t>/</w:t>
            </w:r>
            <w:r>
              <w:rPr>
                <w:rFonts w:hint="eastAsia"/>
              </w:rPr>
              <w:t>已入账，不可编辑</w:t>
            </w:r>
          </w:p>
        </w:tc>
      </w:tr>
      <w:tr w:rsidR="000829C4" w14:paraId="5DAD7C8B" w14:textId="77777777">
        <w:tc>
          <w:tcPr>
            <w:tcW w:w="1278" w:type="dxa"/>
          </w:tcPr>
          <w:p w14:paraId="0E6AC1E9" w14:textId="77777777" w:rsidR="000829C4" w:rsidRDefault="00000000">
            <w:r>
              <w:rPr>
                <w:rFonts w:hint="eastAsia"/>
              </w:rPr>
              <w:t>任务通知日期</w:t>
            </w:r>
          </w:p>
        </w:tc>
        <w:tc>
          <w:tcPr>
            <w:tcW w:w="1191" w:type="dxa"/>
          </w:tcPr>
          <w:p w14:paraId="309DCA42" w14:textId="77777777" w:rsidR="000829C4" w:rsidRDefault="00000000">
            <w:pPr>
              <w:jc w:val="center"/>
            </w:pPr>
            <w:r>
              <w:rPr>
                <w:rFonts w:hint="eastAsia"/>
              </w:rPr>
              <w:t>日历控件</w:t>
            </w:r>
          </w:p>
        </w:tc>
        <w:tc>
          <w:tcPr>
            <w:tcW w:w="1291" w:type="dxa"/>
          </w:tcPr>
          <w:p w14:paraId="30650BD0" w14:textId="77777777" w:rsidR="000829C4" w:rsidRDefault="00000000">
            <w:pPr>
              <w:jc w:val="center"/>
            </w:pPr>
            <w:r>
              <w:rPr>
                <w:rFonts w:hint="eastAsia"/>
              </w:rPr>
              <w:t>手动选择</w:t>
            </w:r>
          </w:p>
        </w:tc>
        <w:tc>
          <w:tcPr>
            <w:tcW w:w="1429" w:type="dxa"/>
          </w:tcPr>
          <w:p w14:paraId="2F82E921" w14:textId="77777777" w:rsidR="000829C4" w:rsidRDefault="00000000">
            <w:pPr>
              <w:jc w:val="center"/>
            </w:pPr>
            <w:r>
              <w:rPr>
                <w:rFonts w:hint="eastAsia"/>
              </w:rPr>
              <w:t>否</w:t>
            </w:r>
          </w:p>
        </w:tc>
        <w:tc>
          <w:tcPr>
            <w:tcW w:w="3330" w:type="dxa"/>
          </w:tcPr>
          <w:p w14:paraId="4C36642A" w14:textId="77777777" w:rsidR="000829C4" w:rsidRDefault="00000000">
            <w:r>
              <w:rPr>
                <w:rFonts w:hint="eastAsia"/>
              </w:rPr>
              <w:t>默认系统日期，可编辑</w:t>
            </w:r>
          </w:p>
        </w:tc>
      </w:tr>
      <w:tr w:rsidR="000829C4" w14:paraId="37DFB2CB" w14:textId="77777777">
        <w:tc>
          <w:tcPr>
            <w:tcW w:w="1278" w:type="dxa"/>
          </w:tcPr>
          <w:p w14:paraId="638FBFCE" w14:textId="77777777" w:rsidR="000829C4" w:rsidRDefault="00000000">
            <w:r>
              <w:rPr>
                <w:rFonts w:hint="eastAsia"/>
              </w:rPr>
              <w:t>财务联系人</w:t>
            </w:r>
          </w:p>
        </w:tc>
        <w:tc>
          <w:tcPr>
            <w:tcW w:w="1191" w:type="dxa"/>
          </w:tcPr>
          <w:p w14:paraId="1CBE1D7A" w14:textId="77777777" w:rsidR="000829C4" w:rsidRDefault="00000000">
            <w:pPr>
              <w:jc w:val="center"/>
            </w:pPr>
            <w:r>
              <w:rPr>
                <w:rFonts w:hint="eastAsia"/>
              </w:rPr>
              <w:t>字符（</w:t>
            </w:r>
            <w:r>
              <w:rPr>
                <w:rFonts w:hint="eastAsia"/>
              </w:rPr>
              <w:t>100</w:t>
            </w:r>
            <w:r>
              <w:rPr>
                <w:rFonts w:hint="eastAsia"/>
              </w:rPr>
              <w:t>）</w:t>
            </w:r>
          </w:p>
        </w:tc>
        <w:tc>
          <w:tcPr>
            <w:tcW w:w="1291" w:type="dxa"/>
          </w:tcPr>
          <w:p w14:paraId="447D8A6A" w14:textId="77777777" w:rsidR="000829C4" w:rsidRDefault="00000000">
            <w:pPr>
              <w:jc w:val="center"/>
            </w:pPr>
            <w:r>
              <w:rPr>
                <w:rFonts w:hint="eastAsia"/>
              </w:rPr>
              <w:t>手工录入</w:t>
            </w:r>
          </w:p>
        </w:tc>
        <w:tc>
          <w:tcPr>
            <w:tcW w:w="1429" w:type="dxa"/>
          </w:tcPr>
          <w:p w14:paraId="1F33EE16" w14:textId="77777777" w:rsidR="000829C4" w:rsidRDefault="00000000">
            <w:pPr>
              <w:jc w:val="center"/>
            </w:pPr>
            <w:r>
              <w:rPr>
                <w:rFonts w:hint="eastAsia"/>
              </w:rPr>
              <w:t>否</w:t>
            </w:r>
          </w:p>
        </w:tc>
        <w:tc>
          <w:tcPr>
            <w:tcW w:w="3330" w:type="dxa"/>
          </w:tcPr>
          <w:p w14:paraId="264172D9" w14:textId="77777777" w:rsidR="000829C4" w:rsidRDefault="000829C4"/>
        </w:tc>
      </w:tr>
      <w:tr w:rsidR="000829C4" w14:paraId="616D13CF" w14:textId="77777777">
        <w:tc>
          <w:tcPr>
            <w:tcW w:w="1278" w:type="dxa"/>
          </w:tcPr>
          <w:p w14:paraId="1BDAE5EC" w14:textId="77777777" w:rsidR="000829C4" w:rsidRDefault="00000000">
            <w:r>
              <w:rPr>
                <w:rFonts w:hint="eastAsia"/>
              </w:rPr>
              <w:t>检查组组长</w:t>
            </w:r>
          </w:p>
        </w:tc>
        <w:tc>
          <w:tcPr>
            <w:tcW w:w="1191" w:type="dxa"/>
          </w:tcPr>
          <w:p w14:paraId="37B34FD9" w14:textId="77777777" w:rsidR="000829C4" w:rsidRDefault="00000000">
            <w:pPr>
              <w:jc w:val="center"/>
            </w:pPr>
            <w:r>
              <w:rPr>
                <w:rFonts w:hint="eastAsia"/>
              </w:rPr>
              <w:t>字符（</w:t>
            </w:r>
            <w:r>
              <w:rPr>
                <w:rFonts w:hint="eastAsia"/>
              </w:rPr>
              <w:t>100</w:t>
            </w:r>
            <w:r>
              <w:rPr>
                <w:rFonts w:hint="eastAsia"/>
              </w:rPr>
              <w:t>）</w:t>
            </w:r>
          </w:p>
        </w:tc>
        <w:tc>
          <w:tcPr>
            <w:tcW w:w="1291" w:type="dxa"/>
          </w:tcPr>
          <w:p w14:paraId="750B0BC0" w14:textId="77777777" w:rsidR="000829C4" w:rsidRDefault="00000000">
            <w:pPr>
              <w:jc w:val="center"/>
            </w:pPr>
            <w:r>
              <w:rPr>
                <w:rFonts w:hint="eastAsia"/>
              </w:rPr>
              <w:t>手工录入</w:t>
            </w:r>
          </w:p>
        </w:tc>
        <w:tc>
          <w:tcPr>
            <w:tcW w:w="1429" w:type="dxa"/>
          </w:tcPr>
          <w:p w14:paraId="43CEAF60" w14:textId="77777777" w:rsidR="000829C4" w:rsidRDefault="00000000">
            <w:pPr>
              <w:jc w:val="center"/>
            </w:pPr>
            <w:r>
              <w:rPr>
                <w:rFonts w:hint="eastAsia"/>
              </w:rPr>
              <w:t>否</w:t>
            </w:r>
          </w:p>
        </w:tc>
        <w:tc>
          <w:tcPr>
            <w:tcW w:w="3330" w:type="dxa"/>
          </w:tcPr>
          <w:p w14:paraId="6B2ABBA2" w14:textId="77777777" w:rsidR="000829C4" w:rsidRDefault="000829C4"/>
        </w:tc>
      </w:tr>
      <w:tr w:rsidR="000829C4" w14:paraId="01702ED8" w14:textId="77777777">
        <w:tc>
          <w:tcPr>
            <w:tcW w:w="1278" w:type="dxa"/>
          </w:tcPr>
          <w:p w14:paraId="309DE403" w14:textId="77777777" w:rsidR="000829C4" w:rsidRDefault="00000000">
            <w:r>
              <w:rPr>
                <w:rFonts w:hint="eastAsia"/>
              </w:rPr>
              <w:t>组长联系方式</w:t>
            </w:r>
          </w:p>
        </w:tc>
        <w:tc>
          <w:tcPr>
            <w:tcW w:w="1191" w:type="dxa"/>
          </w:tcPr>
          <w:p w14:paraId="34410B93" w14:textId="77777777" w:rsidR="000829C4" w:rsidRDefault="00000000">
            <w:pPr>
              <w:jc w:val="center"/>
            </w:pPr>
            <w:r>
              <w:rPr>
                <w:rFonts w:hint="eastAsia"/>
              </w:rPr>
              <w:t>字符（</w:t>
            </w:r>
            <w:r>
              <w:rPr>
                <w:rFonts w:hint="eastAsia"/>
              </w:rPr>
              <w:t>100</w:t>
            </w:r>
            <w:r>
              <w:rPr>
                <w:rFonts w:hint="eastAsia"/>
              </w:rPr>
              <w:t>）</w:t>
            </w:r>
          </w:p>
        </w:tc>
        <w:tc>
          <w:tcPr>
            <w:tcW w:w="1291" w:type="dxa"/>
          </w:tcPr>
          <w:p w14:paraId="3E65E0FE" w14:textId="77777777" w:rsidR="000829C4" w:rsidRDefault="00000000">
            <w:pPr>
              <w:jc w:val="center"/>
            </w:pPr>
            <w:r>
              <w:rPr>
                <w:rFonts w:hint="eastAsia"/>
              </w:rPr>
              <w:t>手工录入</w:t>
            </w:r>
          </w:p>
        </w:tc>
        <w:tc>
          <w:tcPr>
            <w:tcW w:w="1429" w:type="dxa"/>
          </w:tcPr>
          <w:p w14:paraId="65753AE6" w14:textId="77777777" w:rsidR="000829C4" w:rsidRDefault="00000000">
            <w:pPr>
              <w:jc w:val="center"/>
            </w:pPr>
            <w:r>
              <w:rPr>
                <w:rFonts w:hint="eastAsia"/>
              </w:rPr>
              <w:t>否</w:t>
            </w:r>
          </w:p>
        </w:tc>
        <w:tc>
          <w:tcPr>
            <w:tcW w:w="3330" w:type="dxa"/>
          </w:tcPr>
          <w:p w14:paraId="5D618675" w14:textId="77777777" w:rsidR="000829C4" w:rsidRDefault="000829C4"/>
        </w:tc>
      </w:tr>
      <w:tr w:rsidR="000829C4" w14:paraId="1D394FDD" w14:textId="77777777">
        <w:tc>
          <w:tcPr>
            <w:tcW w:w="1278" w:type="dxa"/>
          </w:tcPr>
          <w:p w14:paraId="47C1BD01" w14:textId="77777777" w:rsidR="000829C4" w:rsidRDefault="00000000">
            <w:r>
              <w:rPr>
                <w:rFonts w:hint="eastAsia"/>
              </w:rPr>
              <w:t>检查组人数</w:t>
            </w:r>
          </w:p>
        </w:tc>
        <w:tc>
          <w:tcPr>
            <w:tcW w:w="1191" w:type="dxa"/>
          </w:tcPr>
          <w:p w14:paraId="6E7CB377" w14:textId="77777777" w:rsidR="000829C4" w:rsidRDefault="00000000">
            <w:pPr>
              <w:jc w:val="center"/>
            </w:pPr>
            <w:r>
              <w:rPr>
                <w:rFonts w:hint="eastAsia"/>
              </w:rPr>
              <w:t>整数</w:t>
            </w:r>
          </w:p>
          <w:p w14:paraId="40FDDB4F" w14:textId="77777777" w:rsidR="000829C4" w:rsidRDefault="00000000">
            <w:pPr>
              <w:jc w:val="center"/>
            </w:pPr>
            <w:r>
              <w:rPr>
                <w:rFonts w:hint="eastAsia"/>
              </w:rPr>
              <w:t>（</w:t>
            </w:r>
            <w:r>
              <w:rPr>
                <w:rFonts w:hint="eastAsia"/>
              </w:rPr>
              <w:t>30</w:t>
            </w:r>
            <w:r>
              <w:rPr>
                <w:rFonts w:hint="eastAsia"/>
              </w:rPr>
              <w:t>）</w:t>
            </w:r>
          </w:p>
        </w:tc>
        <w:tc>
          <w:tcPr>
            <w:tcW w:w="1291" w:type="dxa"/>
          </w:tcPr>
          <w:p w14:paraId="65D341EF" w14:textId="77777777" w:rsidR="000829C4" w:rsidRDefault="00000000">
            <w:pPr>
              <w:jc w:val="center"/>
            </w:pPr>
            <w:r>
              <w:rPr>
                <w:rFonts w:hint="eastAsia"/>
              </w:rPr>
              <w:t>手工录入</w:t>
            </w:r>
          </w:p>
        </w:tc>
        <w:tc>
          <w:tcPr>
            <w:tcW w:w="1429" w:type="dxa"/>
          </w:tcPr>
          <w:p w14:paraId="74955EAA" w14:textId="77777777" w:rsidR="000829C4" w:rsidRDefault="00000000">
            <w:pPr>
              <w:jc w:val="center"/>
            </w:pPr>
            <w:r>
              <w:rPr>
                <w:rFonts w:hint="eastAsia"/>
              </w:rPr>
              <w:t>否</w:t>
            </w:r>
          </w:p>
        </w:tc>
        <w:tc>
          <w:tcPr>
            <w:tcW w:w="3330" w:type="dxa"/>
          </w:tcPr>
          <w:p w14:paraId="215D8EBB" w14:textId="77777777" w:rsidR="000829C4" w:rsidRDefault="000829C4"/>
        </w:tc>
      </w:tr>
      <w:tr w:rsidR="000829C4" w14:paraId="43876E35" w14:textId="77777777">
        <w:tc>
          <w:tcPr>
            <w:tcW w:w="1278" w:type="dxa"/>
          </w:tcPr>
          <w:p w14:paraId="3AB9800B" w14:textId="77777777" w:rsidR="000829C4" w:rsidRDefault="00000000">
            <w:r>
              <w:rPr>
                <w:rFonts w:hint="eastAsia"/>
              </w:rPr>
              <w:t>入场日期</w:t>
            </w:r>
          </w:p>
        </w:tc>
        <w:tc>
          <w:tcPr>
            <w:tcW w:w="1191" w:type="dxa"/>
          </w:tcPr>
          <w:p w14:paraId="7971E6A8" w14:textId="77777777" w:rsidR="000829C4" w:rsidRDefault="00000000">
            <w:pPr>
              <w:jc w:val="center"/>
            </w:pPr>
            <w:r>
              <w:rPr>
                <w:rFonts w:hint="eastAsia"/>
              </w:rPr>
              <w:t>日历控件</w:t>
            </w:r>
          </w:p>
        </w:tc>
        <w:tc>
          <w:tcPr>
            <w:tcW w:w="1291" w:type="dxa"/>
          </w:tcPr>
          <w:p w14:paraId="21AAB1DF" w14:textId="77777777" w:rsidR="000829C4" w:rsidRDefault="00000000">
            <w:pPr>
              <w:jc w:val="center"/>
            </w:pPr>
            <w:r>
              <w:rPr>
                <w:rFonts w:hint="eastAsia"/>
              </w:rPr>
              <w:t>手工录入</w:t>
            </w:r>
          </w:p>
        </w:tc>
        <w:tc>
          <w:tcPr>
            <w:tcW w:w="1429" w:type="dxa"/>
          </w:tcPr>
          <w:p w14:paraId="2C766EC9" w14:textId="77777777" w:rsidR="000829C4" w:rsidRDefault="00000000">
            <w:pPr>
              <w:jc w:val="center"/>
            </w:pPr>
            <w:r>
              <w:rPr>
                <w:rFonts w:hint="eastAsia"/>
              </w:rPr>
              <w:t>否</w:t>
            </w:r>
          </w:p>
        </w:tc>
        <w:tc>
          <w:tcPr>
            <w:tcW w:w="3330" w:type="dxa"/>
          </w:tcPr>
          <w:p w14:paraId="5684E664" w14:textId="77777777" w:rsidR="000829C4" w:rsidRDefault="00000000">
            <w:r>
              <w:rPr>
                <w:rFonts w:hint="eastAsia"/>
              </w:rPr>
              <w:t>默认系统日期，可编辑</w:t>
            </w:r>
          </w:p>
        </w:tc>
      </w:tr>
      <w:tr w:rsidR="000829C4" w14:paraId="00A25525" w14:textId="77777777">
        <w:tc>
          <w:tcPr>
            <w:tcW w:w="1278" w:type="dxa"/>
          </w:tcPr>
          <w:p w14:paraId="3D9BC5F7" w14:textId="77777777" w:rsidR="000829C4" w:rsidRDefault="00000000">
            <w:r>
              <w:rPr>
                <w:rFonts w:hint="eastAsia"/>
              </w:rPr>
              <w:t>离场日期</w:t>
            </w:r>
          </w:p>
        </w:tc>
        <w:tc>
          <w:tcPr>
            <w:tcW w:w="1191" w:type="dxa"/>
          </w:tcPr>
          <w:p w14:paraId="1C065EFD" w14:textId="77777777" w:rsidR="000829C4" w:rsidRDefault="00000000">
            <w:pPr>
              <w:jc w:val="center"/>
            </w:pPr>
            <w:r>
              <w:rPr>
                <w:rFonts w:hint="eastAsia"/>
              </w:rPr>
              <w:t>日历控件</w:t>
            </w:r>
          </w:p>
        </w:tc>
        <w:tc>
          <w:tcPr>
            <w:tcW w:w="1291" w:type="dxa"/>
          </w:tcPr>
          <w:p w14:paraId="3B76C39C" w14:textId="77777777" w:rsidR="000829C4" w:rsidRDefault="00000000">
            <w:pPr>
              <w:jc w:val="center"/>
            </w:pPr>
            <w:r>
              <w:rPr>
                <w:rFonts w:hint="eastAsia"/>
              </w:rPr>
              <w:t>手工录入</w:t>
            </w:r>
          </w:p>
        </w:tc>
        <w:tc>
          <w:tcPr>
            <w:tcW w:w="1429" w:type="dxa"/>
          </w:tcPr>
          <w:p w14:paraId="563B1E3F" w14:textId="77777777" w:rsidR="000829C4" w:rsidRDefault="00000000">
            <w:pPr>
              <w:jc w:val="center"/>
            </w:pPr>
            <w:r>
              <w:rPr>
                <w:rFonts w:hint="eastAsia"/>
              </w:rPr>
              <w:t>否</w:t>
            </w:r>
          </w:p>
        </w:tc>
        <w:tc>
          <w:tcPr>
            <w:tcW w:w="3330" w:type="dxa"/>
          </w:tcPr>
          <w:p w14:paraId="35044A47" w14:textId="77777777" w:rsidR="000829C4" w:rsidRDefault="00000000">
            <w:r>
              <w:rPr>
                <w:rFonts w:hint="eastAsia"/>
              </w:rPr>
              <w:t>默认系统日期，可编辑</w:t>
            </w:r>
          </w:p>
        </w:tc>
      </w:tr>
    </w:tbl>
    <w:p w14:paraId="6EA92DA0" w14:textId="77777777" w:rsidR="000829C4" w:rsidRDefault="00000000">
      <w:r>
        <w:rPr>
          <w:rFonts w:hint="eastAsia"/>
        </w:rPr>
        <w:t>立案信息子表：</w:t>
      </w:r>
    </w:p>
    <w:tbl>
      <w:tblPr>
        <w:tblStyle w:val="ab"/>
        <w:tblW w:w="0" w:type="auto"/>
        <w:tblLook w:val="04A0" w:firstRow="1" w:lastRow="0" w:firstColumn="1" w:lastColumn="0" w:noHBand="0" w:noVBand="1"/>
      </w:tblPr>
      <w:tblGrid>
        <w:gridCol w:w="1246"/>
        <w:gridCol w:w="1182"/>
        <w:gridCol w:w="1258"/>
        <w:gridCol w:w="1391"/>
        <w:gridCol w:w="3219"/>
      </w:tblGrid>
      <w:tr w:rsidR="000829C4" w14:paraId="3FE128DC" w14:textId="77777777">
        <w:tc>
          <w:tcPr>
            <w:tcW w:w="1278" w:type="dxa"/>
            <w:shd w:val="clear" w:color="auto" w:fill="DEEBF6" w:themeFill="accent1" w:themeFillTint="32"/>
          </w:tcPr>
          <w:p w14:paraId="6B485460" w14:textId="77777777" w:rsidR="000829C4" w:rsidRDefault="00000000">
            <w:pPr>
              <w:jc w:val="center"/>
              <w:rPr>
                <w:b/>
                <w:bCs/>
              </w:rPr>
            </w:pPr>
            <w:r>
              <w:rPr>
                <w:rFonts w:hint="eastAsia"/>
                <w:b/>
                <w:bCs/>
              </w:rPr>
              <w:t>字段名称</w:t>
            </w:r>
          </w:p>
        </w:tc>
        <w:tc>
          <w:tcPr>
            <w:tcW w:w="1191" w:type="dxa"/>
            <w:shd w:val="clear" w:color="auto" w:fill="DEEBF6" w:themeFill="accent1" w:themeFillTint="32"/>
          </w:tcPr>
          <w:p w14:paraId="50D9D8FD" w14:textId="77777777" w:rsidR="000829C4" w:rsidRDefault="00000000">
            <w:pPr>
              <w:jc w:val="center"/>
              <w:rPr>
                <w:b/>
                <w:bCs/>
              </w:rPr>
            </w:pPr>
            <w:r>
              <w:rPr>
                <w:rFonts w:hint="eastAsia"/>
                <w:b/>
                <w:bCs/>
              </w:rPr>
              <w:t>字段类型</w:t>
            </w:r>
          </w:p>
        </w:tc>
        <w:tc>
          <w:tcPr>
            <w:tcW w:w="1291" w:type="dxa"/>
            <w:shd w:val="clear" w:color="auto" w:fill="DEEBF6" w:themeFill="accent1" w:themeFillTint="32"/>
          </w:tcPr>
          <w:p w14:paraId="50665453"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00BDDC02"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0EADE2C4" w14:textId="77777777" w:rsidR="000829C4" w:rsidRDefault="00000000">
            <w:pPr>
              <w:jc w:val="center"/>
              <w:rPr>
                <w:b/>
                <w:bCs/>
              </w:rPr>
            </w:pPr>
            <w:r>
              <w:rPr>
                <w:rFonts w:hint="eastAsia"/>
                <w:b/>
                <w:bCs/>
              </w:rPr>
              <w:t>备注</w:t>
            </w:r>
          </w:p>
        </w:tc>
      </w:tr>
      <w:tr w:rsidR="000829C4" w14:paraId="24BDB345" w14:textId="77777777">
        <w:tc>
          <w:tcPr>
            <w:tcW w:w="1278" w:type="dxa"/>
          </w:tcPr>
          <w:p w14:paraId="3BE952FB" w14:textId="77777777" w:rsidR="000829C4" w:rsidRDefault="00000000">
            <w:r>
              <w:rPr>
                <w:rFonts w:hint="eastAsia"/>
              </w:rPr>
              <w:t>被查起始日期</w:t>
            </w:r>
          </w:p>
        </w:tc>
        <w:tc>
          <w:tcPr>
            <w:tcW w:w="1191" w:type="dxa"/>
          </w:tcPr>
          <w:p w14:paraId="01213B42" w14:textId="77777777" w:rsidR="000829C4" w:rsidRDefault="00000000">
            <w:pPr>
              <w:jc w:val="center"/>
            </w:pPr>
            <w:r>
              <w:rPr>
                <w:rFonts w:hint="eastAsia"/>
              </w:rPr>
              <w:t>日历控件</w:t>
            </w:r>
          </w:p>
        </w:tc>
        <w:tc>
          <w:tcPr>
            <w:tcW w:w="1291" w:type="dxa"/>
          </w:tcPr>
          <w:p w14:paraId="72EAFECF" w14:textId="77777777" w:rsidR="000829C4" w:rsidRDefault="00000000">
            <w:pPr>
              <w:jc w:val="center"/>
            </w:pPr>
            <w:r>
              <w:rPr>
                <w:rFonts w:hint="eastAsia"/>
              </w:rPr>
              <w:t>手工录入</w:t>
            </w:r>
          </w:p>
        </w:tc>
        <w:tc>
          <w:tcPr>
            <w:tcW w:w="1429" w:type="dxa"/>
          </w:tcPr>
          <w:p w14:paraId="3C3E2F01" w14:textId="77777777" w:rsidR="000829C4" w:rsidRDefault="00000000">
            <w:pPr>
              <w:jc w:val="center"/>
            </w:pPr>
            <w:r>
              <w:rPr>
                <w:rFonts w:hint="eastAsia"/>
              </w:rPr>
              <w:t>否</w:t>
            </w:r>
          </w:p>
        </w:tc>
        <w:tc>
          <w:tcPr>
            <w:tcW w:w="3330" w:type="dxa"/>
          </w:tcPr>
          <w:p w14:paraId="389E1CA5" w14:textId="77777777" w:rsidR="000829C4" w:rsidRDefault="000829C4"/>
        </w:tc>
      </w:tr>
      <w:tr w:rsidR="000829C4" w14:paraId="268BE8FC" w14:textId="77777777">
        <w:tc>
          <w:tcPr>
            <w:tcW w:w="1278" w:type="dxa"/>
          </w:tcPr>
          <w:p w14:paraId="1C9322EE" w14:textId="77777777" w:rsidR="000829C4" w:rsidRDefault="00000000">
            <w:r>
              <w:rPr>
                <w:rFonts w:hint="eastAsia"/>
              </w:rPr>
              <w:t>被查截止日期</w:t>
            </w:r>
          </w:p>
        </w:tc>
        <w:tc>
          <w:tcPr>
            <w:tcW w:w="1191" w:type="dxa"/>
          </w:tcPr>
          <w:p w14:paraId="53AFB52A" w14:textId="77777777" w:rsidR="000829C4" w:rsidRDefault="00000000">
            <w:pPr>
              <w:jc w:val="center"/>
            </w:pPr>
            <w:r>
              <w:rPr>
                <w:rFonts w:hint="eastAsia"/>
              </w:rPr>
              <w:t>日历控件</w:t>
            </w:r>
          </w:p>
        </w:tc>
        <w:tc>
          <w:tcPr>
            <w:tcW w:w="1291" w:type="dxa"/>
          </w:tcPr>
          <w:p w14:paraId="16C5E8A6" w14:textId="77777777" w:rsidR="000829C4" w:rsidRDefault="00000000">
            <w:pPr>
              <w:jc w:val="center"/>
            </w:pPr>
            <w:r>
              <w:rPr>
                <w:rFonts w:hint="eastAsia"/>
              </w:rPr>
              <w:t>手工录入</w:t>
            </w:r>
          </w:p>
        </w:tc>
        <w:tc>
          <w:tcPr>
            <w:tcW w:w="1429" w:type="dxa"/>
          </w:tcPr>
          <w:p w14:paraId="417ADA5B" w14:textId="77777777" w:rsidR="000829C4" w:rsidRDefault="00000000">
            <w:pPr>
              <w:jc w:val="center"/>
            </w:pPr>
            <w:r>
              <w:rPr>
                <w:rFonts w:hint="eastAsia"/>
              </w:rPr>
              <w:t>否</w:t>
            </w:r>
          </w:p>
        </w:tc>
        <w:tc>
          <w:tcPr>
            <w:tcW w:w="3330" w:type="dxa"/>
          </w:tcPr>
          <w:p w14:paraId="2117BBCA" w14:textId="77777777" w:rsidR="000829C4" w:rsidRDefault="000829C4"/>
        </w:tc>
      </w:tr>
      <w:tr w:rsidR="000829C4" w14:paraId="17686ECA" w14:textId="77777777">
        <w:tc>
          <w:tcPr>
            <w:tcW w:w="1278" w:type="dxa"/>
          </w:tcPr>
          <w:p w14:paraId="6075D2A7" w14:textId="77777777" w:rsidR="000829C4" w:rsidRDefault="00000000">
            <w:r>
              <w:rPr>
                <w:rFonts w:hint="eastAsia"/>
              </w:rPr>
              <w:t>检查范围</w:t>
            </w:r>
          </w:p>
        </w:tc>
        <w:tc>
          <w:tcPr>
            <w:tcW w:w="1191" w:type="dxa"/>
          </w:tcPr>
          <w:p w14:paraId="231F38F8" w14:textId="77777777" w:rsidR="000829C4" w:rsidRDefault="00000000">
            <w:pPr>
              <w:jc w:val="center"/>
            </w:pPr>
            <w:r>
              <w:rPr>
                <w:rFonts w:hint="eastAsia"/>
              </w:rPr>
              <w:t>字符（</w:t>
            </w:r>
            <w:r>
              <w:rPr>
                <w:rFonts w:hint="eastAsia"/>
              </w:rPr>
              <w:t>200</w:t>
            </w:r>
            <w:r>
              <w:rPr>
                <w:rFonts w:hint="eastAsia"/>
              </w:rPr>
              <w:t>）</w:t>
            </w:r>
          </w:p>
        </w:tc>
        <w:tc>
          <w:tcPr>
            <w:tcW w:w="1291" w:type="dxa"/>
          </w:tcPr>
          <w:p w14:paraId="7FD955EF" w14:textId="77777777" w:rsidR="000829C4" w:rsidRDefault="00000000">
            <w:pPr>
              <w:jc w:val="center"/>
            </w:pPr>
            <w:r>
              <w:rPr>
                <w:rFonts w:hint="eastAsia"/>
              </w:rPr>
              <w:t>手工录入</w:t>
            </w:r>
          </w:p>
        </w:tc>
        <w:tc>
          <w:tcPr>
            <w:tcW w:w="1429" w:type="dxa"/>
          </w:tcPr>
          <w:p w14:paraId="4FC2BBD7" w14:textId="77777777" w:rsidR="000829C4" w:rsidRDefault="00000000">
            <w:pPr>
              <w:jc w:val="center"/>
            </w:pPr>
            <w:r>
              <w:rPr>
                <w:rFonts w:hint="eastAsia"/>
              </w:rPr>
              <w:t>否</w:t>
            </w:r>
          </w:p>
        </w:tc>
        <w:tc>
          <w:tcPr>
            <w:tcW w:w="3330" w:type="dxa"/>
          </w:tcPr>
          <w:p w14:paraId="7CAD176B" w14:textId="77777777" w:rsidR="000829C4" w:rsidRDefault="000829C4"/>
        </w:tc>
      </w:tr>
      <w:tr w:rsidR="000829C4" w14:paraId="27E063C4" w14:textId="77777777">
        <w:tc>
          <w:tcPr>
            <w:tcW w:w="1278" w:type="dxa"/>
          </w:tcPr>
          <w:p w14:paraId="1C6F0C3C" w14:textId="77777777" w:rsidR="000829C4" w:rsidRDefault="00000000">
            <w:r>
              <w:rPr>
                <w:rFonts w:hint="eastAsia"/>
              </w:rPr>
              <w:t>检查税种</w:t>
            </w:r>
          </w:p>
        </w:tc>
        <w:tc>
          <w:tcPr>
            <w:tcW w:w="1191" w:type="dxa"/>
          </w:tcPr>
          <w:p w14:paraId="6B350CE5" w14:textId="77777777" w:rsidR="000829C4" w:rsidRDefault="00000000">
            <w:pPr>
              <w:jc w:val="center"/>
            </w:pPr>
            <w:r>
              <w:rPr>
                <w:rFonts w:hint="eastAsia"/>
              </w:rPr>
              <w:t>字符</w:t>
            </w:r>
            <w:r>
              <w:rPr>
                <w:rFonts w:hint="eastAsia"/>
              </w:rPr>
              <w:lastRenderedPageBreak/>
              <w:t>（</w:t>
            </w:r>
            <w:r>
              <w:rPr>
                <w:rFonts w:hint="eastAsia"/>
              </w:rPr>
              <w:t>100</w:t>
            </w:r>
            <w:r>
              <w:rPr>
                <w:rFonts w:hint="eastAsia"/>
              </w:rPr>
              <w:t>）</w:t>
            </w:r>
          </w:p>
        </w:tc>
        <w:tc>
          <w:tcPr>
            <w:tcW w:w="1291" w:type="dxa"/>
          </w:tcPr>
          <w:p w14:paraId="6D3CA8BF" w14:textId="77777777" w:rsidR="000829C4" w:rsidRDefault="00000000">
            <w:pPr>
              <w:jc w:val="center"/>
            </w:pPr>
            <w:r>
              <w:rPr>
                <w:rFonts w:hint="eastAsia"/>
              </w:rPr>
              <w:lastRenderedPageBreak/>
              <w:t>手工录入</w:t>
            </w:r>
          </w:p>
        </w:tc>
        <w:tc>
          <w:tcPr>
            <w:tcW w:w="1429" w:type="dxa"/>
          </w:tcPr>
          <w:p w14:paraId="4B229575" w14:textId="77777777" w:rsidR="000829C4" w:rsidRDefault="00000000">
            <w:pPr>
              <w:jc w:val="center"/>
            </w:pPr>
            <w:r>
              <w:rPr>
                <w:rFonts w:hint="eastAsia"/>
              </w:rPr>
              <w:t>否</w:t>
            </w:r>
          </w:p>
        </w:tc>
        <w:tc>
          <w:tcPr>
            <w:tcW w:w="3330" w:type="dxa"/>
          </w:tcPr>
          <w:p w14:paraId="08CC7CE7" w14:textId="77777777" w:rsidR="000829C4" w:rsidRDefault="000829C4"/>
        </w:tc>
      </w:tr>
      <w:tr w:rsidR="000829C4" w14:paraId="27E14C07" w14:textId="77777777">
        <w:tc>
          <w:tcPr>
            <w:tcW w:w="1278" w:type="dxa"/>
          </w:tcPr>
          <w:p w14:paraId="6660125E" w14:textId="77777777" w:rsidR="000829C4" w:rsidRDefault="00000000">
            <w:r>
              <w:rPr>
                <w:rFonts w:hint="eastAsia"/>
              </w:rPr>
              <w:t>涉及二级分行个数</w:t>
            </w:r>
          </w:p>
        </w:tc>
        <w:tc>
          <w:tcPr>
            <w:tcW w:w="1191" w:type="dxa"/>
          </w:tcPr>
          <w:p w14:paraId="0EAD9AE2" w14:textId="77777777" w:rsidR="000829C4" w:rsidRDefault="00000000">
            <w:pPr>
              <w:jc w:val="center"/>
            </w:pPr>
            <w:r>
              <w:rPr>
                <w:rFonts w:hint="eastAsia"/>
              </w:rPr>
              <w:t>整数</w:t>
            </w:r>
          </w:p>
          <w:p w14:paraId="351B97CF" w14:textId="77777777" w:rsidR="000829C4" w:rsidRDefault="00000000">
            <w:pPr>
              <w:jc w:val="center"/>
            </w:pPr>
            <w:r>
              <w:rPr>
                <w:rFonts w:hint="eastAsia"/>
              </w:rPr>
              <w:t>（</w:t>
            </w:r>
            <w:r>
              <w:rPr>
                <w:rFonts w:hint="eastAsia"/>
              </w:rPr>
              <w:t>30</w:t>
            </w:r>
            <w:r>
              <w:rPr>
                <w:rFonts w:hint="eastAsia"/>
              </w:rPr>
              <w:t>）</w:t>
            </w:r>
          </w:p>
        </w:tc>
        <w:tc>
          <w:tcPr>
            <w:tcW w:w="1291" w:type="dxa"/>
          </w:tcPr>
          <w:p w14:paraId="7E9BB384" w14:textId="77777777" w:rsidR="000829C4" w:rsidRDefault="00000000">
            <w:pPr>
              <w:jc w:val="center"/>
            </w:pPr>
            <w:r>
              <w:rPr>
                <w:rFonts w:hint="eastAsia"/>
              </w:rPr>
              <w:t>手工录入</w:t>
            </w:r>
          </w:p>
        </w:tc>
        <w:tc>
          <w:tcPr>
            <w:tcW w:w="1429" w:type="dxa"/>
          </w:tcPr>
          <w:p w14:paraId="3642CE8F" w14:textId="77777777" w:rsidR="000829C4" w:rsidRDefault="00000000">
            <w:pPr>
              <w:jc w:val="center"/>
            </w:pPr>
            <w:r>
              <w:rPr>
                <w:rFonts w:hint="eastAsia"/>
              </w:rPr>
              <w:t>否</w:t>
            </w:r>
          </w:p>
        </w:tc>
        <w:tc>
          <w:tcPr>
            <w:tcW w:w="3330" w:type="dxa"/>
          </w:tcPr>
          <w:p w14:paraId="3BFB0450" w14:textId="77777777" w:rsidR="000829C4" w:rsidRDefault="00000000">
            <w:r>
              <w:rPr>
                <w:rFonts w:hint="eastAsia"/>
              </w:rPr>
              <w:t>≥</w:t>
            </w:r>
            <w:r>
              <w:rPr>
                <w:rFonts w:hint="eastAsia"/>
              </w:rPr>
              <w:t>0</w:t>
            </w:r>
          </w:p>
        </w:tc>
      </w:tr>
      <w:tr w:rsidR="000829C4" w14:paraId="7DF3BD33" w14:textId="77777777">
        <w:tc>
          <w:tcPr>
            <w:tcW w:w="1278" w:type="dxa"/>
          </w:tcPr>
          <w:p w14:paraId="092E6FA7" w14:textId="77777777" w:rsidR="000829C4" w:rsidRDefault="00000000">
            <w:r>
              <w:rPr>
                <w:rFonts w:hint="eastAsia"/>
              </w:rPr>
              <w:t>涉及分行个数</w:t>
            </w:r>
          </w:p>
        </w:tc>
        <w:tc>
          <w:tcPr>
            <w:tcW w:w="1191" w:type="dxa"/>
          </w:tcPr>
          <w:p w14:paraId="557E1B9B" w14:textId="77777777" w:rsidR="000829C4" w:rsidRDefault="00000000">
            <w:pPr>
              <w:jc w:val="center"/>
            </w:pPr>
            <w:r>
              <w:rPr>
                <w:rFonts w:hint="eastAsia"/>
              </w:rPr>
              <w:t>整数</w:t>
            </w:r>
          </w:p>
          <w:p w14:paraId="61F5DD27" w14:textId="77777777" w:rsidR="000829C4" w:rsidRDefault="00000000">
            <w:pPr>
              <w:jc w:val="center"/>
            </w:pPr>
            <w:r>
              <w:rPr>
                <w:rFonts w:hint="eastAsia"/>
              </w:rPr>
              <w:t>（</w:t>
            </w:r>
            <w:r>
              <w:rPr>
                <w:rFonts w:hint="eastAsia"/>
              </w:rPr>
              <w:t>30</w:t>
            </w:r>
            <w:r>
              <w:rPr>
                <w:rFonts w:hint="eastAsia"/>
              </w:rPr>
              <w:t>）</w:t>
            </w:r>
          </w:p>
        </w:tc>
        <w:tc>
          <w:tcPr>
            <w:tcW w:w="1291" w:type="dxa"/>
          </w:tcPr>
          <w:p w14:paraId="303204D3" w14:textId="77777777" w:rsidR="000829C4" w:rsidRDefault="00000000">
            <w:pPr>
              <w:jc w:val="center"/>
            </w:pPr>
            <w:r>
              <w:rPr>
                <w:rFonts w:hint="eastAsia"/>
              </w:rPr>
              <w:t>手工录入</w:t>
            </w:r>
          </w:p>
        </w:tc>
        <w:tc>
          <w:tcPr>
            <w:tcW w:w="1429" w:type="dxa"/>
          </w:tcPr>
          <w:p w14:paraId="09EFDC76" w14:textId="77777777" w:rsidR="000829C4" w:rsidRDefault="00000000">
            <w:pPr>
              <w:jc w:val="center"/>
            </w:pPr>
            <w:r>
              <w:rPr>
                <w:rFonts w:hint="eastAsia"/>
              </w:rPr>
              <w:t>否</w:t>
            </w:r>
          </w:p>
        </w:tc>
        <w:tc>
          <w:tcPr>
            <w:tcW w:w="3330" w:type="dxa"/>
          </w:tcPr>
          <w:p w14:paraId="51E94B1F" w14:textId="77777777" w:rsidR="000829C4" w:rsidRDefault="00000000">
            <w:r>
              <w:rPr>
                <w:rFonts w:hint="eastAsia"/>
              </w:rPr>
              <w:t>≥</w:t>
            </w:r>
            <w:r>
              <w:rPr>
                <w:rFonts w:hint="eastAsia"/>
              </w:rPr>
              <w:t>0</w:t>
            </w:r>
          </w:p>
        </w:tc>
      </w:tr>
      <w:tr w:rsidR="000829C4" w14:paraId="46E3458A" w14:textId="77777777">
        <w:tc>
          <w:tcPr>
            <w:tcW w:w="1278" w:type="dxa"/>
          </w:tcPr>
          <w:p w14:paraId="0AAE3EAC" w14:textId="77777777" w:rsidR="000829C4" w:rsidRDefault="00000000">
            <w:r>
              <w:rPr>
                <w:rFonts w:hint="eastAsia"/>
              </w:rPr>
              <w:t>检查具体事项</w:t>
            </w:r>
          </w:p>
        </w:tc>
        <w:tc>
          <w:tcPr>
            <w:tcW w:w="1191" w:type="dxa"/>
          </w:tcPr>
          <w:p w14:paraId="59A70AC0" w14:textId="77777777" w:rsidR="000829C4" w:rsidRDefault="00000000">
            <w:pPr>
              <w:jc w:val="center"/>
            </w:pPr>
            <w:r>
              <w:rPr>
                <w:rFonts w:hint="eastAsia"/>
              </w:rPr>
              <w:t>字符（</w:t>
            </w:r>
            <w:r>
              <w:rPr>
                <w:rFonts w:hint="eastAsia"/>
              </w:rPr>
              <w:t>500</w:t>
            </w:r>
            <w:r>
              <w:rPr>
                <w:rFonts w:hint="eastAsia"/>
              </w:rPr>
              <w:t>）</w:t>
            </w:r>
          </w:p>
        </w:tc>
        <w:tc>
          <w:tcPr>
            <w:tcW w:w="1291" w:type="dxa"/>
          </w:tcPr>
          <w:p w14:paraId="78543F6A" w14:textId="77777777" w:rsidR="000829C4" w:rsidRDefault="00000000">
            <w:pPr>
              <w:jc w:val="center"/>
            </w:pPr>
            <w:r>
              <w:rPr>
                <w:rFonts w:hint="eastAsia"/>
              </w:rPr>
              <w:t>手工录入</w:t>
            </w:r>
          </w:p>
        </w:tc>
        <w:tc>
          <w:tcPr>
            <w:tcW w:w="1429" w:type="dxa"/>
          </w:tcPr>
          <w:p w14:paraId="5311B347" w14:textId="77777777" w:rsidR="000829C4" w:rsidRDefault="00000000">
            <w:pPr>
              <w:jc w:val="center"/>
            </w:pPr>
            <w:r>
              <w:rPr>
                <w:rFonts w:hint="eastAsia"/>
              </w:rPr>
              <w:t>否</w:t>
            </w:r>
          </w:p>
        </w:tc>
        <w:tc>
          <w:tcPr>
            <w:tcW w:w="3330" w:type="dxa"/>
          </w:tcPr>
          <w:p w14:paraId="691788AD" w14:textId="77777777" w:rsidR="000829C4" w:rsidRDefault="000829C4"/>
        </w:tc>
      </w:tr>
    </w:tbl>
    <w:p w14:paraId="17EFA02B" w14:textId="77777777" w:rsidR="000829C4" w:rsidRDefault="00000000">
      <w:r>
        <w:rPr>
          <w:rFonts w:hint="eastAsia"/>
        </w:rPr>
        <w:t>跟踪信息子表：</w:t>
      </w:r>
    </w:p>
    <w:tbl>
      <w:tblPr>
        <w:tblStyle w:val="ab"/>
        <w:tblW w:w="0" w:type="auto"/>
        <w:tblLook w:val="04A0" w:firstRow="1" w:lastRow="0" w:firstColumn="1" w:lastColumn="0" w:noHBand="0" w:noVBand="1"/>
      </w:tblPr>
      <w:tblGrid>
        <w:gridCol w:w="1246"/>
        <w:gridCol w:w="1182"/>
        <w:gridCol w:w="1258"/>
        <w:gridCol w:w="1391"/>
        <w:gridCol w:w="3219"/>
      </w:tblGrid>
      <w:tr w:rsidR="000829C4" w14:paraId="3BAB3743" w14:textId="77777777">
        <w:tc>
          <w:tcPr>
            <w:tcW w:w="1278" w:type="dxa"/>
            <w:shd w:val="clear" w:color="auto" w:fill="DEEBF6" w:themeFill="accent1" w:themeFillTint="32"/>
          </w:tcPr>
          <w:p w14:paraId="5EE04DB6" w14:textId="77777777" w:rsidR="000829C4" w:rsidRDefault="00000000">
            <w:pPr>
              <w:jc w:val="center"/>
              <w:rPr>
                <w:b/>
                <w:bCs/>
              </w:rPr>
            </w:pPr>
            <w:r>
              <w:rPr>
                <w:rFonts w:hint="eastAsia"/>
                <w:b/>
                <w:bCs/>
              </w:rPr>
              <w:t>字段名称</w:t>
            </w:r>
          </w:p>
        </w:tc>
        <w:tc>
          <w:tcPr>
            <w:tcW w:w="1191" w:type="dxa"/>
            <w:shd w:val="clear" w:color="auto" w:fill="DEEBF6" w:themeFill="accent1" w:themeFillTint="32"/>
          </w:tcPr>
          <w:p w14:paraId="5E1232E1" w14:textId="77777777" w:rsidR="000829C4" w:rsidRDefault="00000000">
            <w:pPr>
              <w:jc w:val="center"/>
              <w:rPr>
                <w:b/>
                <w:bCs/>
              </w:rPr>
            </w:pPr>
            <w:r>
              <w:rPr>
                <w:rFonts w:hint="eastAsia"/>
                <w:b/>
                <w:bCs/>
              </w:rPr>
              <w:t>字段类型</w:t>
            </w:r>
          </w:p>
        </w:tc>
        <w:tc>
          <w:tcPr>
            <w:tcW w:w="1291" w:type="dxa"/>
            <w:shd w:val="clear" w:color="auto" w:fill="DEEBF6" w:themeFill="accent1" w:themeFillTint="32"/>
          </w:tcPr>
          <w:p w14:paraId="7B36D3ED"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016D2469"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531A869E" w14:textId="77777777" w:rsidR="000829C4" w:rsidRDefault="00000000">
            <w:pPr>
              <w:jc w:val="center"/>
              <w:rPr>
                <w:b/>
                <w:bCs/>
              </w:rPr>
            </w:pPr>
            <w:r>
              <w:rPr>
                <w:rFonts w:hint="eastAsia"/>
                <w:b/>
                <w:bCs/>
              </w:rPr>
              <w:t>备注</w:t>
            </w:r>
          </w:p>
        </w:tc>
      </w:tr>
      <w:tr w:rsidR="000829C4" w14:paraId="1FCC0C10" w14:textId="77777777">
        <w:tc>
          <w:tcPr>
            <w:tcW w:w="1278" w:type="dxa"/>
          </w:tcPr>
          <w:p w14:paraId="3273DECE" w14:textId="77777777" w:rsidR="000829C4" w:rsidRDefault="00000000">
            <w:r>
              <w:rPr>
                <w:rFonts w:hint="eastAsia"/>
              </w:rPr>
              <w:t>关键时点</w:t>
            </w:r>
          </w:p>
        </w:tc>
        <w:tc>
          <w:tcPr>
            <w:tcW w:w="1191" w:type="dxa"/>
          </w:tcPr>
          <w:p w14:paraId="22375A08" w14:textId="77777777" w:rsidR="000829C4" w:rsidRDefault="00000000">
            <w:pPr>
              <w:jc w:val="center"/>
            </w:pPr>
            <w:r>
              <w:rPr>
                <w:rFonts w:hint="eastAsia"/>
              </w:rPr>
              <w:t>字符（</w:t>
            </w:r>
            <w:r>
              <w:rPr>
                <w:rFonts w:hint="eastAsia"/>
              </w:rPr>
              <w:t>200</w:t>
            </w:r>
            <w:r>
              <w:rPr>
                <w:rFonts w:hint="eastAsia"/>
              </w:rPr>
              <w:t>）</w:t>
            </w:r>
          </w:p>
        </w:tc>
        <w:tc>
          <w:tcPr>
            <w:tcW w:w="1291" w:type="dxa"/>
          </w:tcPr>
          <w:p w14:paraId="4085AC8A" w14:textId="77777777" w:rsidR="000829C4" w:rsidRDefault="00000000">
            <w:pPr>
              <w:jc w:val="center"/>
            </w:pPr>
            <w:r>
              <w:rPr>
                <w:rFonts w:hint="eastAsia"/>
              </w:rPr>
              <w:t>手工录入</w:t>
            </w:r>
          </w:p>
        </w:tc>
        <w:tc>
          <w:tcPr>
            <w:tcW w:w="1429" w:type="dxa"/>
          </w:tcPr>
          <w:p w14:paraId="6338F67C" w14:textId="77777777" w:rsidR="000829C4" w:rsidRDefault="00000000">
            <w:pPr>
              <w:jc w:val="center"/>
            </w:pPr>
            <w:r>
              <w:rPr>
                <w:rFonts w:hint="eastAsia"/>
              </w:rPr>
              <w:t>是</w:t>
            </w:r>
          </w:p>
        </w:tc>
        <w:tc>
          <w:tcPr>
            <w:tcW w:w="3330" w:type="dxa"/>
          </w:tcPr>
          <w:p w14:paraId="1B54D069" w14:textId="77777777" w:rsidR="000829C4" w:rsidRDefault="000829C4"/>
        </w:tc>
      </w:tr>
      <w:tr w:rsidR="000829C4" w14:paraId="5ACC189D" w14:textId="77777777">
        <w:tc>
          <w:tcPr>
            <w:tcW w:w="1278" w:type="dxa"/>
          </w:tcPr>
          <w:p w14:paraId="71F772F6" w14:textId="77777777" w:rsidR="000829C4" w:rsidRDefault="00000000">
            <w:r>
              <w:rPr>
                <w:rFonts w:hint="eastAsia"/>
              </w:rPr>
              <w:t>进展报告内容</w:t>
            </w:r>
          </w:p>
        </w:tc>
        <w:tc>
          <w:tcPr>
            <w:tcW w:w="1191" w:type="dxa"/>
          </w:tcPr>
          <w:p w14:paraId="3D024D90" w14:textId="77777777" w:rsidR="000829C4" w:rsidRDefault="00000000">
            <w:pPr>
              <w:jc w:val="center"/>
            </w:pPr>
            <w:r>
              <w:rPr>
                <w:rFonts w:hint="eastAsia"/>
              </w:rPr>
              <w:t>字符（</w:t>
            </w:r>
            <w:r>
              <w:rPr>
                <w:rFonts w:hint="eastAsia"/>
              </w:rPr>
              <w:t>500</w:t>
            </w:r>
            <w:r>
              <w:rPr>
                <w:rFonts w:hint="eastAsia"/>
              </w:rPr>
              <w:t>）</w:t>
            </w:r>
          </w:p>
        </w:tc>
        <w:tc>
          <w:tcPr>
            <w:tcW w:w="1291" w:type="dxa"/>
          </w:tcPr>
          <w:p w14:paraId="1C667371" w14:textId="77777777" w:rsidR="000829C4" w:rsidRDefault="00000000">
            <w:pPr>
              <w:jc w:val="center"/>
            </w:pPr>
            <w:r>
              <w:rPr>
                <w:rFonts w:hint="eastAsia"/>
              </w:rPr>
              <w:t>手工录入</w:t>
            </w:r>
          </w:p>
        </w:tc>
        <w:tc>
          <w:tcPr>
            <w:tcW w:w="1429" w:type="dxa"/>
          </w:tcPr>
          <w:p w14:paraId="21677FA2" w14:textId="77777777" w:rsidR="000829C4" w:rsidRDefault="00000000">
            <w:pPr>
              <w:jc w:val="center"/>
            </w:pPr>
            <w:r>
              <w:rPr>
                <w:rFonts w:hint="eastAsia"/>
              </w:rPr>
              <w:t>是</w:t>
            </w:r>
          </w:p>
        </w:tc>
        <w:tc>
          <w:tcPr>
            <w:tcW w:w="3330" w:type="dxa"/>
          </w:tcPr>
          <w:p w14:paraId="1A982B91" w14:textId="77777777" w:rsidR="000829C4" w:rsidRDefault="000829C4"/>
        </w:tc>
      </w:tr>
      <w:tr w:rsidR="000829C4" w14:paraId="4D19D8B0" w14:textId="77777777">
        <w:tc>
          <w:tcPr>
            <w:tcW w:w="1278" w:type="dxa"/>
          </w:tcPr>
          <w:p w14:paraId="62D92F0D" w14:textId="77777777" w:rsidR="000829C4" w:rsidRDefault="00000000">
            <w:r>
              <w:rPr>
                <w:rFonts w:hint="eastAsia"/>
              </w:rPr>
              <w:t>报告人</w:t>
            </w:r>
          </w:p>
        </w:tc>
        <w:tc>
          <w:tcPr>
            <w:tcW w:w="1191" w:type="dxa"/>
          </w:tcPr>
          <w:p w14:paraId="40EEF4C4" w14:textId="77777777" w:rsidR="000829C4" w:rsidRDefault="00000000">
            <w:pPr>
              <w:jc w:val="center"/>
            </w:pPr>
            <w:r>
              <w:rPr>
                <w:rFonts w:hint="eastAsia"/>
              </w:rPr>
              <w:t>字符（</w:t>
            </w:r>
            <w:r>
              <w:rPr>
                <w:rFonts w:hint="eastAsia"/>
              </w:rPr>
              <w:t>100</w:t>
            </w:r>
            <w:r>
              <w:rPr>
                <w:rFonts w:hint="eastAsia"/>
              </w:rPr>
              <w:t>）</w:t>
            </w:r>
          </w:p>
        </w:tc>
        <w:tc>
          <w:tcPr>
            <w:tcW w:w="1291" w:type="dxa"/>
          </w:tcPr>
          <w:p w14:paraId="2A30E463" w14:textId="77777777" w:rsidR="000829C4" w:rsidRDefault="00000000">
            <w:pPr>
              <w:jc w:val="center"/>
            </w:pPr>
            <w:r>
              <w:rPr>
                <w:rFonts w:hint="eastAsia"/>
              </w:rPr>
              <w:t>手工录入</w:t>
            </w:r>
          </w:p>
        </w:tc>
        <w:tc>
          <w:tcPr>
            <w:tcW w:w="1429" w:type="dxa"/>
          </w:tcPr>
          <w:p w14:paraId="30B673FF" w14:textId="77777777" w:rsidR="000829C4" w:rsidRDefault="00000000">
            <w:pPr>
              <w:jc w:val="center"/>
            </w:pPr>
            <w:r>
              <w:rPr>
                <w:rFonts w:hint="eastAsia"/>
              </w:rPr>
              <w:t>否</w:t>
            </w:r>
          </w:p>
        </w:tc>
        <w:tc>
          <w:tcPr>
            <w:tcW w:w="3330" w:type="dxa"/>
          </w:tcPr>
          <w:p w14:paraId="628CC2CB" w14:textId="77777777" w:rsidR="000829C4" w:rsidRDefault="000829C4"/>
        </w:tc>
      </w:tr>
      <w:tr w:rsidR="000829C4" w14:paraId="401611A3" w14:textId="77777777">
        <w:tc>
          <w:tcPr>
            <w:tcW w:w="1278" w:type="dxa"/>
          </w:tcPr>
          <w:p w14:paraId="739AA3D6" w14:textId="77777777" w:rsidR="000829C4" w:rsidRDefault="00000000">
            <w:r>
              <w:rPr>
                <w:rFonts w:hint="eastAsia"/>
              </w:rPr>
              <w:t>汇报时间</w:t>
            </w:r>
          </w:p>
        </w:tc>
        <w:tc>
          <w:tcPr>
            <w:tcW w:w="1191" w:type="dxa"/>
          </w:tcPr>
          <w:p w14:paraId="0E8C4906" w14:textId="77777777" w:rsidR="000829C4" w:rsidRDefault="00000000">
            <w:pPr>
              <w:jc w:val="center"/>
            </w:pPr>
            <w:r>
              <w:rPr>
                <w:rFonts w:hint="eastAsia"/>
              </w:rPr>
              <w:t>日历控件</w:t>
            </w:r>
          </w:p>
        </w:tc>
        <w:tc>
          <w:tcPr>
            <w:tcW w:w="1291" w:type="dxa"/>
          </w:tcPr>
          <w:p w14:paraId="36DA1D75" w14:textId="77777777" w:rsidR="000829C4" w:rsidRDefault="00000000">
            <w:pPr>
              <w:jc w:val="center"/>
            </w:pPr>
            <w:r>
              <w:rPr>
                <w:rFonts w:hint="eastAsia"/>
              </w:rPr>
              <w:t>手动选择</w:t>
            </w:r>
          </w:p>
        </w:tc>
        <w:tc>
          <w:tcPr>
            <w:tcW w:w="1429" w:type="dxa"/>
          </w:tcPr>
          <w:p w14:paraId="68A8E6C5" w14:textId="77777777" w:rsidR="000829C4" w:rsidRDefault="00000000">
            <w:pPr>
              <w:jc w:val="center"/>
            </w:pPr>
            <w:r>
              <w:rPr>
                <w:rFonts w:hint="eastAsia"/>
              </w:rPr>
              <w:t>否</w:t>
            </w:r>
          </w:p>
        </w:tc>
        <w:tc>
          <w:tcPr>
            <w:tcW w:w="3330" w:type="dxa"/>
          </w:tcPr>
          <w:p w14:paraId="32AA0888" w14:textId="77777777" w:rsidR="000829C4" w:rsidRDefault="000829C4"/>
        </w:tc>
      </w:tr>
      <w:tr w:rsidR="000829C4" w14:paraId="724E4519" w14:textId="77777777">
        <w:tc>
          <w:tcPr>
            <w:tcW w:w="1278" w:type="dxa"/>
          </w:tcPr>
          <w:p w14:paraId="29AF77F4" w14:textId="77777777" w:rsidR="000829C4" w:rsidRDefault="00000000">
            <w:r>
              <w:rPr>
                <w:rFonts w:hint="eastAsia"/>
              </w:rPr>
              <w:t>关键字</w:t>
            </w:r>
          </w:p>
        </w:tc>
        <w:tc>
          <w:tcPr>
            <w:tcW w:w="1191" w:type="dxa"/>
          </w:tcPr>
          <w:p w14:paraId="4B998808" w14:textId="77777777" w:rsidR="000829C4" w:rsidRDefault="00000000">
            <w:pPr>
              <w:jc w:val="center"/>
            </w:pPr>
            <w:r>
              <w:rPr>
                <w:rFonts w:hint="eastAsia"/>
              </w:rPr>
              <w:t>字符（</w:t>
            </w:r>
            <w:r>
              <w:rPr>
                <w:rFonts w:hint="eastAsia"/>
              </w:rPr>
              <w:t>500</w:t>
            </w:r>
            <w:r>
              <w:rPr>
                <w:rFonts w:hint="eastAsia"/>
              </w:rPr>
              <w:t>）</w:t>
            </w:r>
          </w:p>
        </w:tc>
        <w:tc>
          <w:tcPr>
            <w:tcW w:w="1291" w:type="dxa"/>
          </w:tcPr>
          <w:p w14:paraId="5C04842E" w14:textId="77777777" w:rsidR="000829C4" w:rsidRDefault="00000000">
            <w:pPr>
              <w:jc w:val="center"/>
            </w:pPr>
            <w:r>
              <w:rPr>
                <w:rFonts w:hint="eastAsia"/>
              </w:rPr>
              <w:t>手工录入</w:t>
            </w:r>
          </w:p>
        </w:tc>
        <w:tc>
          <w:tcPr>
            <w:tcW w:w="1429" w:type="dxa"/>
          </w:tcPr>
          <w:p w14:paraId="344FBA6B" w14:textId="77777777" w:rsidR="000829C4" w:rsidRDefault="00000000">
            <w:pPr>
              <w:jc w:val="center"/>
            </w:pPr>
            <w:r>
              <w:rPr>
                <w:rFonts w:hint="eastAsia"/>
              </w:rPr>
              <w:t>否</w:t>
            </w:r>
          </w:p>
        </w:tc>
        <w:tc>
          <w:tcPr>
            <w:tcW w:w="3330" w:type="dxa"/>
          </w:tcPr>
          <w:p w14:paraId="71AF6F50" w14:textId="77777777" w:rsidR="000829C4" w:rsidRDefault="000829C4"/>
        </w:tc>
      </w:tr>
    </w:tbl>
    <w:p w14:paraId="3FBDC5CB" w14:textId="77777777" w:rsidR="000829C4" w:rsidRDefault="00000000">
      <w:r>
        <w:rPr>
          <w:rFonts w:hint="eastAsia"/>
        </w:rPr>
        <w:t>结案信息子表：</w:t>
      </w:r>
    </w:p>
    <w:tbl>
      <w:tblPr>
        <w:tblStyle w:val="ab"/>
        <w:tblW w:w="0" w:type="auto"/>
        <w:tblLook w:val="04A0" w:firstRow="1" w:lastRow="0" w:firstColumn="1" w:lastColumn="0" w:noHBand="0" w:noVBand="1"/>
      </w:tblPr>
      <w:tblGrid>
        <w:gridCol w:w="1260"/>
        <w:gridCol w:w="1188"/>
        <w:gridCol w:w="1254"/>
        <w:gridCol w:w="1387"/>
        <w:gridCol w:w="3207"/>
      </w:tblGrid>
      <w:tr w:rsidR="000829C4" w14:paraId="002A7D24" w14:textId="77777777">
        <w:tc>
          <w:tcPr>
            <w:tcW w:w="1278" w:type="dxa"/>
            <w:shd w:val="clear" w:color="auto" w:fill="DEEBF6" w:themeFill="accent1" w:themeFillTint="32"/>
          </w:tcPr>
          <w:p w14:paraId="6E59E45F" w14:textId="77777777" w:rsidR="000829C4" w:rsidRDefault="00000000">
            <w:pPr>
              <w:jc w:val="center"/>
              <w:rPr>
                <w:b/>
                <w:bCs/>
              </w:rPr>
            </w:pPr>
            <w:r>
              <w:rPr>
                <w:rFonts w:hint="eastAsia"/>
                <w:b/>
                <w:bCs/>
              </w:rPr>
              <w:t>字段名称</w:t>
            </w:r>
          </w:p>
        </w:tc>
        <w:tc>
          <w:tcPr>
            <w:tcW w:w="1191" w:type="dxa"/>
            <w:shd w:val="clear" w:color="auto" w:fill="DEEBF6" w:themeFill="accent1" w:themeFillTint="32"/>
          </w:tcPr>
          <w:p w14:paraId="099AF25F" w14:textId="77777777" w:rsidR="000829C4" w:rsidRDefault="00000000">
            <w:pPr>
              <w:jc w:val="center"/>
              <w:rPr>
                <w:b/>
                <w:bCs/>
              </w:rPr>
            </w:pPr>
            <w:r>
              <w:rPr>
                <w:rFonts w:hint="eastAsia"/>
                <w:b/>
                <w:bCs/>
              </w:rPr>
              <w:t>字段类型</w:t>
            </w:r>
          </w:p>
        </w:tc>
        <w:tc>
          <w:tcPr>
            <w:tcW w:w="1291" w:type="dxa"/>
            <w:shd w:val="clear" w:color="auto" w:fill="DEEBF6" w:themeFill="accent1" w:themeFillTint="32"/>
          </w:tcPr>
          <w:p w14:paraId="1850E2AF"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72150194"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2AEA78D6" w14:textId="77777777" w:rsidR="000829C4" w:rsidRDefault="00000000">
            <w:pPr>
              <w:jc w:val="center"/>
              <w:rPr>
                <w:b/>
                <w:bCs/>
              </w:rPr>
            </w:pPr>
            <w:r>
              <w:rPr>
                <w:rFonts w:hint="eastAsia"/>
                <w:b/>
                <w:bCs/>
              </w:rPr>
              <w:t>备注</w:t>
            </w:r>
          </w:p>
        </w:tc>
      </w:tr>
      <w:tr w:rsidR="000829C4" w14:paraId="76DBDBA5" w14:textId="77777777">
        <w:tc>
          <w:tcPr>
            <w:tcW w:w="1278" w:type="dxa"/>
          </w:tcPr>
          <w:p w14:paraId="790F87EB" w14:textId="77777777" w:rsidR="000829C4" w:rsidRDefault="00000000">
            <w:r>
              <w:rPr>
                <w:rFonts w:hint="eastAsia"/>
              </w:rPr>
              <w:t>结案日期</w:t>
            </w:r>
          </w:p>
        </w:tc>
        <w:tc>
          <w:tcPr>
            <w:tcW w:w="1191" w:type="dxa"/>
          </w:tcPr>
          <w:p w14:paraId="63DE4B44" w14:textId="77777777" w:rsidR="000829C4" w:rsidRDefault="00000000">
            <w:pPr>
              <w:jc w:val="center"/>
            </w:pPr>
            <w:r>
              <w:rPr>
                <w:rFonts w:hint="eastAsia"/>
              </w:rPr>
              <w:t>日历控件</w:t>
            </w:r>
          </w:p>
        </w:tc>
        <w:tc>
          <w:tcPr>
            <w:tcW w:w="1291" w:type="dxa"/>
          </w:tcPr>
          <w:p w14:paraId="61FA5288" w14:textId="77777777" w:rsidR="000829C4" w:rsidRDefault="00000000">
            <w:pPr>
              <w:jc w:val="center"/>
            </w:pPr>
            <w:r>
              <w:rPr>
                <w:rFonts w:hint="eastAsia"/>
              </w:rPr>
              <w:t>手动选择</w:t>
            </w:r>
          </w:p>
        </w:tc>
        <w:tc>
          <w:tcPr>
            <w:tcW w:w="1429" w:type="dxa"/>
          </w:tcPr>
          <w:p w14:paraId="5B3D1BA6" w14:textId="77777777" w:rsidR="000829C4" w:rsidRDefault="00000000">
            <w:pPr>
              <w:jc w:val="center"/>
            </w:pPr>
            <w:r>
              <w:rPr>
                <w:rFonts w:hint="eastAsia"/>
              </w:rPr>
              <w:t>是</w:t>
            </w:r>
          </w:p>
        </w:tc>
        <w:tc>
          <w:tcPr>
            <w:tcW w:w="3330" w:type="dxa"/>
          </w:tcPr>
          <w:p w14:paraId="525A8CE4" w14:textId="77777777" w:rsidR="000829C4" w:rsidRDefault="000829C4"/>
        </w:tc>
      </w:tr>
      <w:tr w:rsidR="000829C4" w14:paraId="3E2CC62B" w14:textId="77777777">
        <w:tc>
          <w:tcPr>
            <w:tcW w:w="1278" w:type="dxa"/>
          </w:tcPr>
          <w:p w14:paraId="6B863A75" w14:textId="77777777" w:rsidR="000829C4" w:rsidRDefault="00000000">
            <w:r>
              <w:rPr>
                <w:rFonts w:hint="eastAsia"/>
              </w:rPr>
              <w:t>税种</w:t>
            </w:r>
          </w:p>
        </w:tc>
        <w:tc>
          <w:tcPr>
            <w:tcW w:w="1191" w:type="dxa"/>
          </w:tcPr>
          <w:p w14:paraId="177D7B8A" w14:textId="77777777" w:rsidR="000829C4" w:rsidRDefault="00000000">
            <w:pPr>
              <w:jc w:val="center"/>
            </w:pPr>
            <w:r>
              <w:rPr>
                <w:rFonts w:hint="eastAsia"/>
              </w:rPr>
              <w:t>参照</w:t>
            </w:r>
          </w:p>
        </w:tc>
        <w:tc>
          <w:tcPr>
            <w:tcW w:w="1291" w:type="dxa"/>
          </w:tcPr>
          <w:p w14:paraId="43F9194D" w14:textId="77777777" w:rsidR="000829C4" w:rsidRDefault="00000000">
            <w:pPr>
              <w:jc w:val="center"/>
            </w:pPr>
            <w:r>
              <w:rPr>
                <w:rFonts w:hint="eastAsia"/>
              </w:rPr>
              <w:t>手动选择</w:t>
            </w:r>
          </w:p>
        </w:tc>
        <w:tc>
          <w:tcPr>
            <w:tcW w:w="1429" w:type="dxa"/>
          </w:tcPr>
          <w:p w14:paraId="464C7358" w14:textId="77777777" w:rsidR="000829C4" w:rsidRDefault="00000000">
            <w:pPr>
              <w:jc w:val="center"/>
            </w:pPr>
            <w:r>
              <w:rPr>
                <w:rFonts w:hint="eastAsia"/>
              </w:rPr>
              <w:t>是</w:t>
            </w:r>
          </w:p>
        </w:tc>
        <w:tc>
          <w:tcPr>
            <w:tcW w:w="3330" w:type="dxa"/>
          </w:tcPr>
          <w:p w14:paraId="7DF1BEAC" w14:textId="77777777" w:rsidR="000829C4" w:rsidRDefault="00000000">
            <w:r>
              <w:rPr>
                <w:rFonts w:hint="eastAsia"/>
              </w:rPr>
              <w:t>参照税种档案</w:t>
            </w:r>
          </w:p>
        </w:tc>
      </w:tr>
      <w:tr w:rsidR="000829C4" w14:paraId="67E4B7FE" w14:textId="77777777">
        <w:tc>
          <w:tcPr>
            <w:tcW w:w="1278" w:type="dxa"/>
          </w:tcPr>
          <w:p w14:paraId="56BB38DC" w14:textId="77777777" w:rsidR="000829C4" w:rsidRDefault="00000000">
            <w:r>
              <w:rPr>
                <w:rFonts w:hint="eastAsia"/>
              </w:rPr>
              <w:t>处理原因</w:t>
            </w:r>
          </w:p>
        </w:tc>
        <w:tc>
          <w:tcPr>
            <w:tcW w:w="1191" w:type="dxa"/>
          </w:tcPr>
          <w:p w14:paraId="67813692" w14:textId="77777777" w:rsidR="000829C4" w:rsidRDefault="00000000">
            <w:pPr>
              <w:jc w:val="center"/>
            </w:pPr>
            <w:r>
              <w:rPr>
                <w:rFonts w:hint="eastAsia"/>
              </w:rPr>
              <w:t>字符（</w:t>
            </w:r>
            <w:r>
              <w:rPr>
                <w:rFonts w:hint="eastAsia"/>
              </w:rPr>
              <w:t>500</w:t>
            </w:r>
            <w:r>
              <w:rPr>
                <w:rFonts w:hint="eastAsia"/>
              </w:rPr>
              <w:t>）</w:t>
            </w:r>
          </w:p>
        </w:tc>
        <w:tc>
          <w:tcPr>
            <w:tcW w:w="1291" w:type="dxa"/>
          </w:tcPr>
          <w:p w14:paraId="63177965" w14:textId="77777777" w:rsidR="000829C4" w:rsidRDefault="00000000">
            <w:pPr>
              <w:jc w:val="center"/>
            </w:pPr>
            <w:r>
              <w:rPr>
                <w:rFonts w:hint="eastAsia"/>
              </w:rPr>
              <w:t>手工录入</w:t>
            </w:r>
          </w:p>
        </w:tc>
        <w:tc>
          <w:tcPr>
            <w:tcW w:w="1429" w:type="dxa"/>
          </w:tcPr>
          <w:p w14:paraId="16990949" w14:textId="77777777" w:rsidR="000829C4" w:rsidRDefault="00000000">
            <w:pPr>
              <w:jc w:val="center"/>
            </w:pPr>
            <w:r>
              <w:rPr>
                <w:rFonts w:hint="eastAsia"/>
              </w:rPr>
              <w:t>是</w:t>
            </w:r>
          </w:p>
        </w:tc>
        <w:tc>
          <w:tcPr>
            <w:tcW w:w="3330" w:type="dxa"/>
          </w:tcPr>
          <w:p w14:paraId="0805F716" w14:textId="77777777" w:rsidR="000829C4" w:rsidRDefault="000829C4"/>
        </w:tc>
      </w:tr>
      <w:tr w:rsidR="000829C4" w14:paraId="4B5BB89C" w14:textId="77777777">
        <w:tc>
          <w:tcPr>
            <w:tcW w:w="1278" w:type="dxa"/>
          </w:tcPr>
          <w:p w14:paraId="4C738388" w14:textId="77777777" w:rsidR="000829C4" w:rsidRDefault="00000000">
            <w:r>
              <w:rPr>
                <w:rFonts w:hint="eastAsia"/>
              </w:rPr>
              <w:t>处理结果类型</w:t>
            </w:r>
          </w:p>
        </w:tc>
        <w:tc>
          <w:tcPr>
            <w:tcW w:w="1191" w:type="dxa"/>
          </w:tcPr>
          <w:p w14:paraId="0689E6B4" w14:textId="77777777" w:rsidR="000829C4" w:rsidRDefault="00000000">
            <w:pPr>
              <w:jc w:val="center"/>
            </w:pPr>
            <w:r>
              <w:rPr>
                <w:rFonts w:hint="eastAsia"/>
              </w:rPr>
              <w:t>参照</w:t>
            </w:r>
          </w:p>
        </w:tc>
        <w:tc>
          <w:tcPr>
            <w:tcW w:w="1291" w:type="dxa"/>
          </w:tcPr>
          <w:p w14:paraId="73644940" w14:textId="77777777" w:rsidR="000829C4" w:rsidRDefault="00000000">
            <w:pPr>
              <w:jc w:val="center"/>
            </w:pPr>
            <w:r>
              <w:rPr>
                <w:rFonts w:hint="eastAsia"/>
              </w:rPr>
              <w:t>手动选择</w:t>
            </w:r>
          </w:p>
        </w:tc>
        <w:tc>
          <w:tcPr>
            <w:tcW w:w="1429" w:type="dxa"/>
          </w:tcPr>
          <w:p w14:paraId="695B0F7D" w14:textId="77777777" w:rsidR="000829C4" w:rsidRDefault="00000000">
            <w:pPr>
              <w:jc w:val="center"/>
            </w:pPr>
            <w:r>
              <w:rPr>
                <w:rFonts w:hint="eastAsia"/>
              </w:rPr>
              <w:t>否</w:t>
            </w:r>
          </w:p>
        </w:tc>
        <w:tc>
          <w:tcPr>
            <w:tcW w:w="3330" w:type="dxa"/>
          </w:tcPr>
          <w:p w14:paraId="656E1655" w14:textId="77777777" w:rsidR="000829C4" w:rsidRDefault="00000000">
            <w:r>
              <w:rPr>
                <w:rFonts w:hint="eastAsia"/>
              </w:rPr>
              <w:t>参照自定义档案处理结果类型</w:t>
            </w:r>
          </w:p>
        </w:tc>
      </w:tr>
      <w:tr w:rsidR="000829C4" w14:paraId="21BD646A" w14:textId="77777777">
        <w:tc>
          <w:tcPr>
            <w:tcW w:w="1278" w:type="dxa"/>
          </w:tcPr>
          <w:p w14:paraId="18C60A92" w14:textId="77777777" w:rsidR="000829C4" w:rsidRDefault="00000000">
            <w:r>
              <w:rPr>
                <w:rFonts w:hint="eastAsia"/>
              </w:rPr>
              <w:t>税款所属年度</w:t>
            </w:r>
          </w:p>
        </w:tc>
        <w:tc>
          <w:tcPr>
            <w:tcW w:w="1191" w:type="dxa"/>
          </w:tcPr>
          <w:p w14:paraId="00904AF9" w14:textId="77777777" w:rsidR="000829C4" w:rsidRDefault="00000000">
            <w:pPr>
              <w:jc w:val="center"/>
            </w:pPr>
            <w:r>
              <w:rPr>
                <w:rFonts w:hint="eastAsia"/>
              </w:rPr>
              <w:t>参照</w:t>
            </w:r>
          </w:p>
        </w:tc>
        <w:tc>
          <w:tcPr>
            <w:tcW w:w="1291" w:type="dxa"/>
          </w:tcPr>
          <w:p w14:paraId="3A98F452" w14:textId="77777777" w:rsidR="000829C4" w:rsidRDefault="00000000">
            <w:pPr>
              <w:jc w:val="center"/>
            </w:pPr>
            <w:r>
              <w:rPr>
                <w:rFonts w:hint="eastAsia"/>
              </w:rPr>
              <w:t>手动选择</w:t>
            </w:r>
          </w:p>
        </w:tc>
        <w:tc>
          <w:tcPr>
            <w:tcW w:w="1429" w:type="dxa"/>
          </w:tcPr>
          <w:p w14:paraId="18E1BAAB" w14:textId="77777777" w:rsidR="000829C4" w:rsidRDefault="00000000">
            <w:pPr>
              <w:jc w:val="center"/>
            </w:pPr>
            <w:r>
              <w:rPr>
                <w:rFonts w:hint="eastAsia"/>
              </w:rPr>
              <w:t>否</w:t>
            </w:r>
          </w:p>
        </w:tc>
        <w:tc>
          <w:tcPr>
            <w:tcW w:w="3330" w:type="dxa"/>
          </w:tcPr>
          <w:p w14:paraId="26C2FF00" w14:textId="77777777" w:rsidR="000829C4" w:rsidRDefault="00000000">
            <w:r>
              <w:rPr>
                <w:rFonts w:hint="eastAsia"/>
              </w:rPr>
              <w:t>参照税务年度</w:t>
            </w:r>
          </w:p>
        </w:tc>
      </w:tr>
      <w:tr w:rsidR="000829C4" w14:paraId="63558717" w14:textId="77777777">
        <w:tc>
          <w:tcPr>
            <w:tcW w:w="1278" w:type="dxa"/>
          </w:tcPr>
          <w:p w14:paraId="79C1FFEF" w14:textId="77777777" w:rsidR="000829C4" w:rsidRDefault="00000000">
            <w:r>
              <w:rPr>
                <w:rFonts w:hint="eastAsia"/>
              </w:rPr>
              <w:t>税款所属</w:t>
            </w:r>
            <w:r>
              <w:rPr>
                <w:rFonts w:hint="eastAsia"/>
              </w:rPr>
              <w:lastRenderedPageBreak/>
              <w:t>期</w:t>
            </w:r>
          </w:p>
        </w:tc>
        <w:tc>
          <w:tcPr>
            <w:tcW w:w="1191" w:type="dxa"/>
          </w:tcPr>
          <w:p w14:paraId="22847454" w14:textId="77777777" w:rsidR="000829C4" w:rsidRDefault="00000000">
            <w:pPr>
              <w:jc w:val="center"/>
            </w:pPr>
            <w:r>
              <w:rPr>
                <w:rFonts w:hint="eastAsia"/>
              </w:rPr>
              <w:lastRenderedPageBreak/>
              <w:t>参照</w:t>
            </w:r>
          </w:p>
        </w:tc>
        <w:tc>
          <w:tcPr>
            <w:tcW w:w="1291" w:type="dxa"/>
          </w:tcPr>
          <w:p w14:paraId="4E6F81C6" w14:textId="77777777" w:rsidR="000829C4" w:rsidRDefault="00000000">
            <w:pPr>
              <w:jc w:val="center"/>
            </w:pPr>
            <w:r>
              <w:rPr>
                <w:rFonts w:hint="eastAsia"/>
              </w:rPr>
              <w:t>手动选择</w:t>
            </w:r>
          </w:p>
        </w:tc>
        <w:tc>
          <w:tcPr>
            <w:tcW w:w="1429" w:type="dxa"/>
          </w:tcPr>
          <w:p w14:paraId="26D258CE" w14:textId="77777777" w:rsidR="000829C4" w:rsidRDefault="00000000">
            <w:pPr>
              <w:jc w:val="center"/>
            </w:pPr>
            <w:r>
              <w:rPr>
                <w:rFonts w:hint="eastAsia"/>
              </w:rPr>
              <w:t>否</w:t>
            </w:r>
          </w:p>
        </w:tc>
        <w:tc>
          <w:tcPr>
            <w:tcW w:w="3330" w:type="dxa"/>
          </w:tcPr>
          <w:p w14:paraId="6EA5A270" w14:textId="77777777" w:rsidR="000829C4" w:rsidRDefault="00000000">
            <w:r>
              <w:rPr>
                <w:rFonts w:hint="eastAsia"/>
              </w:rPr>
              <w:t>参照税务日历的税种对应的申报</w:t>
            </w:r>
            <w:r>
              <w:rPr>
                <w:rFonts w:hint="eastAsia"/>
              </w:rPr>
              <w:lastRenderedPageBreak/>
              <w:t>期</w:t>
            </w:r>
          </w:p>
        </w:tc>
      </w:tr>
      <w:tr w:rsidR="000829C4" w14:paraId="64EAB735" w14:textId="77777777">
        <w:tc>
          <w:tcPr>
            <w:tcW w:w="1278" w:type="dxa"/>
          </w:tcPr>
          <w:p w14:paraId="632C667A" w14:textId="77777777" w:rsidR="000829C4" w:rsidRDefault="00000000">
            <w:r>
              <w:rPr>
                <w:rFonts w:hint="eastAsia"/>
              </w:rPr>
              <w:lastRenderedPageBreak/>
              <w:t>详细说明</w:t>
            </w:r>
          </w:p>
        </w:tc>
        <w:tc>
          <w:tcPr>
            <w:tcW w:w="1191" w:type="dxa"/>
          </w:tcPr>
          <w:p w14:paraId="39645074" w14:textId="77777777" w:rsidR="000829C4" w:rsidRDefault="00000000">
            <w:pPr>
              <w:jc w:val="center"/>
            </w:pPr>
            <w:r>
              <w:rPr>
                <w:rFonts w:hint="eastAsia"/>
              </w:rPr>
              <w:t>字符（</w:t>
            </w:r>
            <w:r>
              <w:rPr>
                <w:rFonts w:hint="eastAsia"/>
              </w:rPr>
              <w:t>500</w:t>
            </w:r>
            <w:r>
              <w:rPr>
                <w:rFonts w:hint="eastAsia"/>
              </w:rPr>
              <w:t>）</w:t>
            </w:r>
          </w:p>
        </w:tc>
        <w:tc>
          <w:tcPr>
            <w:tcW w:w="1291" w:type="dxa"/>
          </w:tcPr>
          <w:p w14:paraId="586F4ED3" w14:textId="77777777" w:rsidR="000829C4" w:rsidRDefault="00000000">
            <w:pPr>
              <w:jc w:val="center"/>
            </w:pPr>
            <w:r>
              <w:rPr>
                <w:rFonts w:hint="eastAsia"/>
              </w:rPr>
              <w:t>手工录入</w:t>
            </w:r>
          </w:p>
        </w:tc>
        <w:tc>
          <w:tcPr>
            <w:tcW w:w="1429" w:type="dxa"/>
          </w:tcPr>
          <w:p w14:paraId="412FE8F1" w14:textId="77777777" w:rsidR="000829C4" w:rsidRDefault="00000000">
            <w:pPr>
              <w:jc w:val="center"/>
            </w:pPr>
            <w:r>
              <w:rPr>
                <w:rFonts w:hint="eastAsia"/>
              </w:rPr>
              <w:t>否</w:t>
            </w:r>
          </w:p>
        </w:tc>
        <w:tc>
          <w:tcPr>
            <w:tcW w:w="3330" w:type="dxa"/>
          </w:tcPr>
          <w:p w14:paraId="66083BCB" w14:textId="77777777" w:rsidR="000829C4" w:rsidRDefault="000829C4"/>
        </w:tc>
      </w:tr>
      <w:tr w:rsidR="000829C4" w14:paraId="6742900A" w14:textId="77777777">
        <w:tc>
          <w:tcPr>
            <w:tcW w:w="1278" w:type="dxa"/>
          </w:tcPr>
          <w:p w14:paraId="1B834BA4" w14:textId="77777777" w:rsidR="000829C4" w:rsidRDefault="00000000">
            <w:r>
              <w:rPr>
                <w:rFonts w:hint="eastAsia"/>
              </w:rPr>
              <w:t>应补（退）税额</w:t>
            </w:r>
          </w:p>
        </w:tc>
        <w:tc>
          <w:tcPr>
            <w:tcW w:w="1191" w:type="dxa"/>
          </w:tcPr>
          <w:p w14:paraId="16F98ED3" w14:textId="77777777" w:rsidR="000829C4" w:rsidRDefault="00000000">
            <w:pPr>
              <w:jc w:val="center"/>
            </w:pPr>
            <w:r>
              <w:rPr>
                <w:rFonts w:hint="eastAsia"/>
              </w:rPr>
              <w:t>数值（</w:t>
            </w:r>
            <w:r>
              <w:rPr>
                <w:rFonts w:hint="eastAsia"/>
              </w:rPr>
              <w:t>30,10</w:t>
            </w:r>
            <w:r>
              <w:rPr>
                <w:rFonts w:hint="eastAsia"/>
              </w:rPr>
              <w:t>）</w:t>
            </w:r>
          </w:p>
        </w:tc>
        <w:tc>
          <w:tcPr>
            <w:tcW w:w="1291" w:type="dxa"/>
          </w:tcPr>
          <w:p w14:paraId="7EE8E9A0" w14:textId="77777777" w:rsidR="000829C4" w:rsidRDefault="00000000">
            <w:pPr>
              <w:jc w:val="center"/>
            </w:pPr>
            <w:r>
              <w:rPr>
                <w:rFonts w:hint="eastAsia"/>
              </w:rPr>
              <w:t>手工录入</w:t>
            </w:r>
          </w:p>
        </w:tc>
        <w:tc>
          <w:tcPr>
            <w:tcW w:w="1429" w:type="dxa"/>
          </w:tcPr>
          <w:p w14:paraId="48578913" w14:textId="77777777" w:rsidR="000829C4" w:rsidRDefault="00000000">
            <w:pPr>
              <w:jc w:val="center"/>
            </w:pPr>
            <w:r>
              <w:rPr>
                <w:rFonts w:hint="eastAsia"/>
              </w:rPr>
              <w:t>否</w:t>
            </w:r>
          </w:p>
        </w:tc>
        <w:tc>
          <w:tcPr>
            <w:tcW w:w="3330" w:type="dxa"/>
          </w:tcPr>
          <w:p w14:paraId="613271BF" w14:textId="77777777" w:rsidR="000829C4" w:rsidRDefault="000829C4"/>
        </w:tc>
      </w:tr>
      <w:tr w:rsidR="000829C4" w14:paraId="3E219825" w14:textId="77777777">
        <w:tc>
          <w:tcPr>
            <w:tcW w:w="1278" w:type="dxa"/>
          </w:tcPr>
          <w:p w14:paraId="7F9CBFCC" w14:textId="77777777" w:rsidR="000829C4" w:rsidRDefault="00000000">
            <w:r>
              <w:rPr>
                <w:rFonts w:hint="eastAsia"/>
              </w:rPr>
              <w:t>滞纳金</w:t>
            </w:r>
          </w:p>
        </w:tc>
        <w:tc>
          <w:tcPr>
            <w:tcW w:w="1191" w:type="dxa"/>
          </w:tcPr>
          <w:p w14:paraId="3B76F217" w14:textId="77777777" w:rsidR="000829C4" w:rsidRDefault="00000000">
            <w:pPr>
              <w:jc w:val="center"/>
            </w:pPr>
            <w:r>
              <w:rPr>
                <w:rFonts w:hint="eastAsia"/>
              </w:rPr>
              <w:t>数值（</w:t>
            </w:r>
            <w:r>
              <w:rPr>
                <w:rFonts w:hint="eastAsia"/>
              </w:rPr>
              <w:t>30,10</w:t>
            </w:r>
            <w:r>
              <w:rPr>
                <w:rFonts w:hint="eastAsia"/>
              </w:rPr>
              <w:t>）</w:t>
            </w:r>
          </w:p>
        </w:tc>
        <w:tc>
          <w:tcPr>
            <w:tcW w:w="1291" w:type="dxa"/>
          </w:tcPr>
          <w:p w14:paraId="5D32354B" w14:textId="77777777" w:rsidR="000829C4" w:rsidRDefault="00000000">
            <w:pPr>
              <w:jc w:val="center"/>
            </w:pPr>
            <w:r>
              <w:rPr>
                <w:rFonts w:hint="eastAsia"/>
              </w:rPr>
              <w:t>手工录入</w:t>
            </w:r>
          </w:p>
        </w:tc>
        <w:tc>
          <w:tcPr>
            <w:tcW w:w="1429" w:type="dxa"/>
          </w:tcPr>
          <w:p w14:paraId="6A336F63" w14:textId="77777777" w:rsidR="000829C4" w:rsidRDefault="00000000">
            <w:pPr>
              <w:jc w:val="center"/>
            </w:pPr>
            <w:r>
              <w:rPr>
                <w:rFonts w:hint="eastAsia"/>
              </w:rPr>
              <w:t>否</w:t>
            </w:r>
          </w:p>
        </w:tc>
        <w:tc>
          <w:tcPr>
            <w:tcW w:w="3330" w:type="dxa"/>
          </w:tcPr>
          <w:p w14:paraId="52450D71" w14:textId="77777777" w:rsidR="000829C4" w:rsidRDefault="000829C4"/>
        </w:tc>
      </w:tr>
      <w:tr w:rsidR="000829C4" w14:paraId="6D28E562" w14:textId="77777777">
        <w:tc>
          <w:tcPr>
            <w:tcW w:w="1278" w:type="dxa"/>
          </w:tcPr>
          <w:p w14:paraId="29D69318" w14:textId="77777777" w:rsidR="000829C4" w:rsidRDefault="00000000">
            <w:r>
              <w:rPr>
                <w:rFonts w:hint="eastAsia"/>
              </w:rPr>
              <w:t>罚款</w:t>
            </w:r>
          </w:p>
        </w:tc>
        <w:tc>
          <w:tcPr>
            <w:tcW w:w="1191" w:type="dxa"/>
          </w:tcPr>
          <w:p w14:paraId="27D5B66B" w14:textId="77777777" w:rsidR="000829C4" w:rsidRDefault="00000000">
            <w:pPr>
              <w:jc w:val="center"/>
            </w:pPr>
            <w:r>
              <w:rPr>
                <w:rFonts w:hint="eastAsia"/>
              </w:rPr>
              <w:t>数值（</w:t>
            </w:r>
            <w:r>
              <w:rPr>
                <w:rFonts w:hint="eastAsia"/>
              </w:rPr>
              <w:t>30,10</w:t>
            </w:r>
            <w:r>
              <w:rPr>
                <w:rFonts w:hint="eastAsia"/>
              </w:rPr>
              <w:t>）</w:t>
            </w:r>
          </w:p>
        </w:tc>
        <w:tc>
          <w:tcPr>
            <w:tcW w:w="1291" w:type="dxa"/>
          </w:tcPr>
          <w:p w14:paraId="4CC3F146" w14:textId="77777777" w:rsidR="000829C4" w:rsidRDefault="00000000">
            <w:pPr>
              <w:jc w:val="center"/>
            </w:pPr>
            <w:r>
              <w:rPr>
                <w:rFonts w:hint="eastAsia"/>
              </w:rPr>
              <w:t>手工录入</w:t>
            </w:r>
          </w:p>
        </w:tc>
        <w:tc>
          <w:tcPr>
            <w:tcW w:w="1429" w:type="dxa"/>
          </w:tcPr>
          <w:p w14:paraId="140BF26F" w14:textId="77777777" w:rsidR="000829C4" w:rsidRDefault="00000000">
            <w:pPr>
              <w:jc w:val="center"/>
            </w:pPr>
            <w:r>
              <w:rPr>
                <w:rFonts w:hint="eastAsia"/>
              </w:rPr>
              <w:t>否</w:t>
            </w:r>
          </w:p>
        </w:tc>
        <w:tc>
          <w:tcPr>
            <w:tcW w:w="3330" w:type="dxa"/>
          </w:tcPr>
          <w:p w14:paraId="2960444C" w14:textId="77777777" w:rsidR="000829C4" w:rsidRDefault="000829C4"/>
        </w:tc>
      </w:tr>
      <w:tr w:rsidR="000829C4" w14:paraId="4C530AFA" w14:textId="77777777">
        <w:tc>
          <w:tcPr>
            <w:tcW w:w="1278" w:type="dxa"/>
          </w:tcPr>
          <w:p w14:paraId="54F4CF45" w14:textId="77777777" w:rsidR="000829C4" w:rsidRDefault="00000000">
            <w:r>
              <w:rPr>
                <w:rFonts w:hint="eastAsia"/>
              </w:rPr>
              <w:t>详细说明</w:t>
            </w:r>
          </w:p>
        </w:tc>
        <w:tc>
          <w:tcPr>
            <w:tcW w:w="1191" w:type="dxa"/>
          </w:tcPr>
          <w:p w14:paraId="4EC06ED8" w14:textId="77777777" w:rsidR="000829C4" w:rsidRDefault="00000000">
            <w:pPr>
              <w:jc w:val="center"/>
            </w:pPr>
            <w:r>
              <w:rPr>
                <w:rFonts w:hint="eastAsia"/>
              </w:rPr>
              <w:t>字符（</w:t>
            </w:r>
            <w:r>
              <w:rPr>
                <w:rFonts w:hint="eastAsia"/>
              </w:rPr>
              <w:t>500</w:t>
            </w:r>
            <w:r>
              <w:rPr>
                <w:rFonts w:hint="eastAsia"/>
              </w:rPr>
              <w:t>）</w:t>
            </w:r>
          </w:p>
        </w:tc>
        <w:tc>
          <w:tcPr>
            <w:tcW w:w="1291" w:type="dxa"/>
          </w:tcPr>
          <w:p w14:paraId="47693A12" w14:textId="77777777" w:rsidR="000829C4" w:rsidRDefault="00000000">
            <w:pPr>
              <w:jc w:val="center"/>
            </w:pPr>
            <w:r>
              <w:rPr>
                <w:rFonts w:hint="eastAsia"/>
              </w:rPr>
              <w:t>手工录入</w:t>
            </w:r>
          </w:p>
        </w:tc>
        <w:tc>
          <w:tcPr>
            <w:tcW w:w="1429" w:type="dxa"/>
          </w:tcPr>
          <w:p w14:paraId="2AE5AA12" w14:textId="77777777" w:rsidR="000829C4" w:rsidRDefault="00000000">
            <w:pPr>
              <w:jc w:val="center"/>
            </w:pPr>
            <w:r>
              <w:rPr>
                <w:rFonts w:hint="eastAsia"/>
              </w:rPr>
              <w:t>否</w:t>
            </w:r>
          </w:p>
        </w:tc>
        <w:tc>
          <w:tcPr>
            <w:tcW w:w="3330" w:type="dxa"/>
          </w:tcPr>
          <w:p w14:paraId="47BA2CBC" w14:textId="77777777" w:rsidR="000829C4" w:rsidRDefault="000829C4"/>
        </w:tc>
      </w:tr>
      <w:tr w:rsidR="000829C4" w14:paraId="4D6A3FE4" w14:textId="77777777">
        <w:tc>
          <w:tcPr>
            <w:tcW w:w="1278" w:type="dxa"/>
          </w:tcPr>
          <w:p w14:paraId="28D8FB21" w14:textId="77777777" w:rsidR="000829C4" w:rsidRDefault="00000000">
            <w:r>
              <w:rPr>
                <w:rFonts w:hint="eastAsia"/>
              </w:rPr>
              <w:t>入账日期</w:t>
            </w:r>
          </w:p>
        </w:tc>
        <w:tc>
          <w:tcPr>
            <w:tcW w:w="1191" w:type="dxa"/>
          </w:tcPr>
          <w:p w14:paraId="2726E074" w14:textId="77777777" w:rsidR="000829C4" w:rsidRDefault="00000000">
            <w:pPr>
              <w:jc w:val="center"/>
            </w:pPr>
            <w:r>
              <w:rPr>
                <w:rFonts w:hint="eastAsia"/>
              </w:rPr>
              <w:t>日历控件</w:t>
            </w:r>
          </w:p>
        </w:tc>
        <w:tc>
          <w:tcPr>
            <w:tcW w:w="1291" w:type="dxa"/>
          </w:tcPr>
          <w:p w14:paraId="197D9636" w14:textId="77777777" w:rsidR="000829C4" w:rsidRDefault="00000000">
            <w:pPr>
              <w:jc w:val="center"/>
            </w:pPr>
            <w:r>
              <w:rPr>
                <w:rFonts w:hint="eastAsia"/>
              </w:rPr>
              <w:t>手动选择</w:t>
            </w:r>
          </w:p>
        </w:tc>
        <w:tc>
          <w:tcPr>
            <w:tcW w:w="1429" w:type="dxa"/>
          </w:tcPr>
          <w:p w14:paraId="01F867D1" w14:textId="77777777" w:rsidR="000829C4" w:rsidRDefault="00000000">
            <w:pPr>
              <w:jc w:val="center"/>
            </w:pPr>
            <w:r>
              <w:rPr>
                <w:rFonts w:hint="eastAsia"/>
              </w:rPr>
              <w:t>否</w:t>
            </w:r>
          </w:p>
        </w:tc>
        <w:tc>
          <w:tcPr>
            <w:tcW w:w="3330" w:type="dxa"/>
          </w:tcPr>
          <w:p w14:paraId="31B37A5E" w14:textId="77777777" w:rsidR="000829C4" w:rsidRDefault="000829C4"/>
        </w:tc>
      </w:tr>
      <w:tr w:rsidR="000829C4" w14:paraId="06746CA8" w14:textId="77777777">
        <w:tc>
          <w:tcPr>
            <w:tcW w:w="1278" w:type="dxa"/>
          </w:tcPr>
          <w:p w14:paraId="0021F336" w14:textId="77777777" w:rsidR="000829C4" w:rsidRDefault="00000000">
            <w:r>
              <w:rPr>
                <w:rFonts w:hint="eastAsia"/>
              </w:rPr>
              <w:t>账务处理分录</w:t>
            </w:r>
          </w:p>
        </w:tc>
        <w:tc>
          <w:tcPr>
            <w:tcW w:w="1191" w:type="dxa"/>
          </w:tcPr>
          <w:p w14:paraId="317C08E1" w14:textId="77777777" w:rsidR="000829C4" w:rsidRDefault="00000000">
            <w:pPr>
              <w:jc w:val="center"/>
            </w:pPr>
            <w:r>
              <w:rPr>
                <w:rFonts w:hint="eastAsia"/>
              </w:rPr>
              <w:t>字符（</w:t>
            </w:r>
            <w:r>
              <w:rPr>
                <w:rFonts w:hint="eastAsia"/>
              </w:rPr>
              <w:t>500</w:t>
            </w:r>
            <w:r>
              <w:rPr>
                <w:rFonts w:hint="eastAsia"/>
              </w:rPr>
              <w:t>）</w:t>
            </w:r>
          </w:p>
        </w:tc>
        <w:tc>
          <w:tcPr>
            <w:tcW w:w="1291" w:type="dxa"/>
          </w:tcPr>
          <w:p w14:paraId="7E6D644C" w14:textId="77777777" w:rsidR="000829C4" w:rsidRDefault="00000000">
            <w:pPr>
              <w:jc w:val="center"/>
            </w:pPr>
            <w:r>
              <w:rPr>
                <w:rFonts w:hint="eastAsia"/>
              </w:rPr>
              <w:t>手工录入</w:t>
            </w:r>
          </w:p>
        </w:tc>
        <w:tc>
          <w:tcPr>
            <w:tcW w:w="1429" w:type="dxa"/>
          </w:tcPr>
          <w:p w14:paraId="45ADA78D" w14:textId="77777777" w:rsidR="000829C4" w:rsidRDefault="00000000">
            <w:pPr>
              <w:jc w:val="center"/>
            </w:pPr>
            <w:r>
              <w:rPr>
                <w:rFonts w:hint="eastAsia"/>
              </w:rPr>
              <w:t>否</w:t>
            </w:r>
          </w:p>
        </w:tc>
        <w:tc>
          <w:tcPr>
            <w:tcW w:w="3330" w:type="dxa"/>
          </w:tcPr>
          <w:p w14:paraId="3201B473" w14:textId="77777777" w:rsidR="000829C4" w:rsidRDefault="000829C4"/>
        </w:tc>
      </w:tr>
      <w:tr w:rsidR="000829C4" w14:paraId="5A136DF4" w14:textId="77777777">
        <w:tc>
          <w:tcPr>
            <w:tcW w:w="1278" w:type="dxa"/>
          </w:tcPr>
          <w:p w14:paraId="3B792A72" w14:textId="77777777" w:rsidR="000829C4" w:rsidRDefault="00000000">
            <w:r>
              <w:rPr>
                <w:rFonts w:hint="eastAsia"/>
              </w:rPr>
              <w:t>税务处理文书类型</w:t>
            </w:r>
          </w:p>
        </w:tc>
        <w:tc>
          <w:tcPr>
            <w:tcW w:w="1191" w:type="dxa"/>
          </w:tcPr>
          <w:p w14:paraId="325E20D8" w14:textId="77777777" w:rsidR="000829C4" w:rsidRDefault="00000000">
            <w:pPr>
              <w:jc w:val="center"/>
            </w:pPr>
            <w:r>
              <w:rPr>
                <w:rFonts w:hint="eastAsia"/>
              </w:rPr>
              <w:t>参照（</w:t>
            </w:r>
            <w:r>
              <w:rPr>
                <w:rFonts w:hint="eastAsia"/>
              </w:rPr>
              <w:t>100</w:t>
            </w:r>
            <w:r>
              <w:rPr>
                <w:rFonts w:hint="eastAsia"/>
              </w:rPr>
              <w:t>）</w:t>
            </w:r>
          </w:p>
        </w:tc>
        <w:tc>
          <w:tcPr>
            <w:tcW w:w="1291" w:type="dxa"/>
          </w:tcPr>
          <w:p w14:paraId="601ED89B" w14:textId="77777777" w:rsidR="000829C4" w:rsidRDefault="00000000">
            <w:pPr>
              <w:jc w:val="center"/>
            </w:pPr>
            <w:r>
              <w:rPr>
                <w:rFonts w:hint="eastAsia"/>
              </w:rPr>
              <w:t>手动选择</w:t>
            </w:r>
          </w:p>
        </w:tc>
        <w:tc>
          <w:tcPr>
            <w:tcW w:w="1429" w:type="dxa"/>
          </w:tcPr>
          <w:p w14:paraId="1A689FDB" w14:textId="77777777" w:rsidR="000829C4" w:rsidRDefault="00000000">
            <w:pPr>
              <w:jc w:val="center"/>
            </w:pPr>
            <w:r>
              <w:rPr>
                <w:rFonts w:hint="eastAsia"/>
              </w:rPr>
              <w:t>是</w:t>
            </w:r>
          </w:p>
        </w:tc>
        <w:tc>
          <w:tcPr>
            <w:tcW w:w="3330" w:type="dxa"/>
          </w:tcPr>
          <w:p w14:paraId="3AC95D77" w14:textId="77777777" w:rsidR="000829C4" w:rsidRDefault="00000000">
            <w:r>
              <w:rPr>
                <w:rFonts w:hint="eastAsia"/>
              </w:rPr>
              <w:t>参照税务处理文书类型</w:t>
            </w:r>
          </w:p>
        </w:tc>
      </w:tr>
      <w:tr w:rsidR="000829C4" w14:paraId="1AB10D27" w14:textId="77777777">
        <w:tc>
          <w:tcPr>
            <w:tcW w:w="1278" w:type="dxa"/>
          </w:tcPr>
          <w:p w14:paraId="366E0DAC" w14:textId="77777777" w:rsidR="000829C4" w:rsidRDefault="00000000">
            <w:r>
              <w:rPr>
                <w:rFonts w:hint="eastAsia"/>
              </w:rPr>
              <w:t>税务处理文书文号</w:t>
            </w:r>
          </w:p>
        </w:tc>
        <w:tc>
          <w:tcPr>
            <w:tcW w:w="1191" w:type="dxa"/>
          </w:tcPr>
          <w:p w14:paraId="370F45C5" w14:textId="77777777" w:rsidR="000829C4" w:rsidRDefault="00000000">
            <w:pPr>
              <w:jc w:val="center"/>
            </w:pPr>
            <w:r>
              <w:rPr>
                <w:rFonts w:hint="eastAsia"/>
              </w:rPr>
              <w:t>字符（</w:t>
            </w:r>
            <w:r>
              <w:rPr>
                <w:rFonts w:hint="eastAsia"/>
              </w:rPr>
              <w:t>100</w:t>
            </w:r>
            <w:r>
              <w:rPr>
                <w:rFonts w:hint="eastAsia"/>
              </w:rPr>
              <w:t>）</w:t>
            </w:r>
          </w:p>
        </w:tc>
        <w:tc>
          <w:tcPr>
            <w:tcW w:w="1291" w:type="dxa"/>
          </w:tcPr>
          <w:p w14:paraId="5FF45894" w14:textId="77777777" w:rsidR="000829C4" w:rsidRDefault="00000000">
            <w:pPr>
              <w:jc w:val="center"/>
            </w:pPr>
            <w:r>
              <w:rPr>
                <w:rFonts w:hint="eastAsia"/>
              </w:rPr>
              <w:t>手工录入</w:t>
            </w:r>
          </w:p>
        </w:tc>
        <w:tc>
          <w:tcPr>
            <w:tcW w:w="1429" w:type="dxa"/>
          </w:tcPr>
          <w:p w14:paraId="3BF70094" w14:textId="77777777" w:rsidR="000829C4" w:rsidRDefault="00000000">
            <w:pPr>
              <w:jc w:val="center"/>
            </w:pPr>
            <w:r>
              <w:rPr>
                <w:rFonts w:hint="eastAsia"/>
              </w:rPr>
              <w:t>是</w:t>
            </w:r>
          </w:p>
        </w:tc>
        <w:tc>
          <w:tcPr>
            <w:tcW w:w="3330" w:type="dxa"/>
          </w:tcPr>
          <w:p w14:paraId="0DDE0D4D" w14:textId="77777777" w:rsidR="000829C4" w:rsidRDefault="000829C4"/>
        </w:tc>
      </w:tr>
      <w:tr w:rsidR="000829C4" w14:paraId="6AA6F846" w14:textId="77777777">
        <w:tc>
          <w:tcPr>
            <w:tcW w:w="1278" w:type="dxa"/>
          </w:tcPr>
          <w:p w14:paraId="15526444" w14:textId="77777777" w:rsidR="000829C4" w:rsidRDefault="00000000">
            <w:r>
              <w:rPr>
                <w:rFonts w:hint="eastAsia"/>
              </w:rPr>
              <w:t>税务处理文书文件名称</w:t>
            </w:r>
          </w:p>
        </w:tc>
        <w:tc>
          <w:tcPr>
            <w:tcW w:w="1191" w:type="dxa"/>
          </w:tcPr>
          <w:p w14:paraId="14DD490A" w14:textId="77777777" w:rsidR="000829C4" w:rsidRDefault="00000000">
            <w:pPr>
              <w:jc w:val="center"/>
            </w:pPr>
            <w:r>
              <w:rPr>
                <w:rFonts w:hint="eastAsia"/>
              </w:rPr>
              <w:t>字符（</w:t>
            </w:r>
            <w:r>
              <w:rPr>
                <w:rFonts w:hint="eastAsia"/>
              </w:rPr>
              <w:t>200</w:t>
            </w:r>
            <w:r>
              <w:rPr>
                <w:rFonts w:hint="eastAsia"/>
              </w:rPr>
              <w:t>）</w:t>
            </w:r>
          </w:p>
        </w:tc>
        <w:tc>
          <w:tcPr>
            <w:tcW w:w="1291" w:type="dxa"/>
          </w:tcPr>
          <w:p w14:paraId="0847D14A" w14:textId="77777777" w:rsidR="000829C4" w:rsidRDefault="00000000">
            <w:pPr>
              <w:jc w:val="center"/>
            </w:pPr>
            <w:r>
              <w:rPr>
                <w:rFonts w:hint="eastAsia"/>
              </w:rPr>
              <w:t>手工录入</w:t>
            </w:r>
          </w:p>
        </w:tc>
        <w:tc>
          <w:tcPr>
            <w:tcW w:w="1429" w:type="dxa"/>
          </w:tcPr>
          <w:p w14:paraId="4634B064" w14:textId="77777777" w:rsidR="000829C4" w:rsidRDefault="00000000">
            <w:pPr>
              <w:jc w:val="center"/>
            </w:pPr>
            <w:r>
              <w:rPr>
                <w:rFonts w:hint="eastAsia"/>
              </w:rPr>
              <w:t>是</w:t>
            </w:r>
          </w:p>
        </w:tc>
        <w:tc>
          <w:tcPr>
            <w:tcW w:w="3330" w:type="dxa"/>
          </w:tcPr>
          <w:p w14:paraId="6E5FC21E" w14:textId="77777777" w:rsidR="000829C4" w:rsidRDefault="000829C4"/>
        </w:tc>
      </w:tr>
      <w:tr w:rsidR="000829C4" w14:paraId="076AA3FB" w14:textId="77777777">
        <w:tc>
          <w:tcPr>
            <w:tcW w:w="1278" w:type="dxa"/>
          </w:tcPr>
          <w:p w14:paraId="228F8D8B" w14:textId="77777777" w:rsidR="000829C4" w:rsidRDefault="00000000">
            <w:r>
              <w:rPr>
                <w:rFonts w:hint="eastAsia"/>
              </w:rPr>
              <w:t>处罚依据法规文号</w:t>
            </w:r>
          </w:p>
        </w:tc>
        <w:tc>
          <w:tcPr>
            <w:tcW w:w="1191" w:type="dxa"/>
          </w:tcPr>
          <w:p w14:paraId="7835C77D" w14:textId="77777777" w:rsidR="000829C4" w:rsidRDefault="00000000">
            <w:pPr>
              <w:jc w:val="center"/>
            </w:pPr>
            <w:r>
              <w:rPr>
                <w:rFonts w:hint="eastAsia"/>
              </w:rPr>
              <w:t>字符（</w:t>
            </w:r>
            <w:r>
              <w:rPr>
                <w:rFonts w:hint="eastAsia"/>
              </w:rPr>
              <w:t>200</w:t>
            </w:r>
            <w:r>
              <w:rPr>
                <w:rFonts w:hint="eastAsia"/>
              </w:rPr>
              <w:t>）</w:t>
            </w:r>
          </w:p>
        </w:tc>
        <w:tc>
          <w:tcPr>
            <w:tcW w:w="1291" w:type="dxa"/>
          </w:tcPr>
          <w:p w14:paraId="4232F6E1" w14:textId="77777777" w:rsidR="000829C4" w:rsidRDefault="00000000">
            <w:pPr>
              <w:jc w:val="center"/>
            </w:pPr>
            <w:r>
              <w:rPr>
                <w:rFonts w:hint="eastAsia"/>
              </w:rPr>
              <w:t>手工录入</w:t>
            </w:r>
          </w:p>
        </w:tc>
        <w:tc>
          <w:tcPr>
            <w:tcW w:w="1429" w:type="dxa"/>
          </w:tcPr>
          <w:p w14:paraId="3835E1F1" w14:textId="77777777" w:rsidR="000829C4" w:rsidRDefault="00000000">
            <w:pPr>
              <w:jc w:val="center"/>
            </w:pPr>
            <w:r>
              <w:rPr>
                <w:rFonts w:hint="eastAsia"/>
              </w:rPr>
              <w:t>是</w:t>
            </w:r>
          </w:p>
        </w:tc>
        <w:tc>
          <w:tcPr>
            <w:tcW w:w="3330" w:type="dxa"/>
          </w:tcPr>
          <w:p w14:paraId="0629A9FB" w14:textId="77777777" w:rsidR="000829C4" w:rsidRDefault="000829C4"/>
        </w:tc>
      </w:tr>
      <w:tr w:rsidR="000829C4" w14:paraId="2E86D12B" w14:textId="77777777">
        <w:tc>
          <w:tcPr>
            <w:tcW w:w="1278" w:type="dxa"/>
          </w:tcPr>
          <w:p w14:paraId="21218497" w14:textId="77777777" w:rsidR="000829C4" w:rsidRDefault="00000000">
            <w:r>
              <w:rPr>
                <w:rFonts w:hint="eastAsia"/>
              </w:rPr>
              <w:t>处罚依据政策名称</w:t>
            </w:r>
          </w:p>
        </w:tc>
        <w:tc>
          <w:tcPr>
            <w:tcW w:w="1191" w:type="dxa"/>
          </w:tcPr>
          <w:p w14:paraId="1DE8555F" w14:textId="77777777" w:rsidR="000829C4" w:rsidRDefault="00000000">
            <w:pPr>
              <w:jc w:val="center"/>
            </w:pPr>
            <w:r>
              <w:rPr>
                <w:rFonts w:hint="eastAsia"/>
              </w:rPr>
              <w:t>字符（</w:t>
            </w:r>
            <w:r>
              <w:rPr>
                <w:rFonts w:hint="eastAsia"/>
              </w:rPr>
              <w:t>200</w:t>
            </w:r>
            <w:r>
              <w:rPr>
                <w:rFonts w:hint="eastAsia"/>
              </w:rPr>
              <w:t>）</w:t>
            </w:r>
          </w:p>
        </w:tc>
        <w:tc>
          <w:tcPr>
            <w:tcW w:w="1291" w:type="dxa"/>
          </w:tcPr>
          <w:p w14:paraId="751FE00C" w14:textId="77777777" w:rsidR="000829C4" w:rsidRDefault="00000000">
            <w:pPr>
              <w:jc w:val="center"/>
            </w:pPr>
            <w:r>
              <w:rPr>
                <w:rFonts w:hint="eastAsia"/>
              </w:rPr>
              <w:t>手工录入</w:t>
            </w:r>
          </w:p>
        </w:tc>
        <w:tc>
          <w:tcPr>
            <w:tcW w:w="1429" w:type="dxa"/>
          </w:tcPr>
          <w:p w14:paraId="62E31196" w14:textId="77777777" w:rsidR="000829C4" w:rsidRDefault="00000000">
            <w:pPr>
              <w:jc w:val="center"/>
            </w:pPr>
            <w:r>
              <w:rPr>
                <w:rFonts w:hint="eastAsia"/>
              </w:rPr>
              <w:t>是</w:t>
            </w:r>
          </w:p>
        </w:tc>
        <w:tc>
          <w:tcPr>
            <w:tcW w:w="3330" w:type="dxa"/>
          </w:tcPr>
          <w:p w14:paraId="3C26909E" w14:textId="77777777" w:rsidR="000829C4" w:rsidRDefault="000829C4"/>
        </w:tc>
      </w:tr>
      <w:tr w:rsidR="000829C4" w14:paraId="42FFD0B2" w14:textId="77777777">
        <w:tc>
          <w:tcPr>
            <w:tcW w:w="1278" w:type="dxa"/>
          </w:tcPr>
          <w:p w14:paraId="05133B50" w14:textId="77777777" w:rsidR="000829C4" w:rsidRDefault="00000000">
            <w:r>
              <w:rPr>
                <w:rFonts w:hint="eastAsia"/>
              </w:rPr>
              <w:t>处罚依据政策摘要</w:t>
            </w:r>
          </w:p>
        </w:tc>
        <w:tc>
          <w:tcPr>
            <w:tcW w:w="1191" w:type="dxa"/>
          </w:tcPr>
          <w:p w14:paraId="4DD713A0" w14:textId="77777777" w:rsidR="000829C4" w:rsidRDefault="00000000">
            <w:pPr>
              <w:jc w:val="center"/>
            </w:pPr>
            <w:r>
              <w:rPr>
                <w:rFonts w:hint="eastAsia"/>
              </w:rPr>
              <w:t>字符（</w:t>
            </w:r>
            <w:r>
              <w:rPr>
                <w:rFonts w:hint="eastAsia"/>
              </w:rPr>
              <w:t>500</w:t>
            </w:r>
            <w:r>
              <w:rPr>
                <w:rFonts w:hint="eastAsia"/>
              </w:rPr>
              <w:t>）</w:t>
            </w:r>
          </w:p>
        </w:tc>
        <w:tc>
          <w:tcPr>
            <w:tcW w:w="1291" w:type="dxa"/>
          </w:tcPr>
          <w:p w14:paraId="4F18B75E" w14:textId="77777777" w:rsidR="000829C4" w:rsidRDefault="00000000">
            <w:pPr>
              <w:jc w:val="center"/>
            </w:pPr>
            <w:r>
              <w:rPr>
                <w:rFonts w:hint="eastAsia"/>
              </w:rPr>
              <w:t>手工录入</w:t>
            </w:r>
          </w:p>
        </w:tc>
        <w:tc>
          <w:tcPr>
            <w:tcW w:w="1429" w:type="dxa"/>
          </w:tcPr>
          <w:p w14:paraId="023F6D9D" w14:textId="77777777" w:rsidR="000829C4" w:rsidRDefault="00000000">
            <w:pPr>
              <w:jc w:val="center"/>
            </w:pPr>
            <w:r>
              <w:rPr>
                <w:rFonts w:hint="eastAsia"/>
              </w:rPr>
              <w:t>是</w:t>
            </w:r>
          </w:p>
        </w:tc>
        <w:tc>
          <w:tcPr>
            <w:tcW w:w="3330" w:type="dxa"/>
          </w:tcPr>
          <w:p w14:paraId="565CD90E" w14:textId="77777777" w:rsidR="000829C4" w:rsidRDefault="000829C4"/>
        </w:tc>
      </w:tr>
      <w:tr w:rsidR="000829C4" w14:paraId="480FE6D5" w14:textId="77777777">
        <w:tc>
          <w:tcPr>
            <w:tcW w:w="1278" w:type="dxa"/>
          </w:tcPr>
          <w:p w14:paraId="6AF608A4" w14:textId="77777777" w:rsidR="000829C4" w:rsidRDefault="00000000">
            <w:r>
              <w:rPr>
                <w:rFonts w:hint="eastAsia"/>
              </w:rPr>
              <w:t>处罚事项凭证编码</w:t>
            </w:r>
          </w:p>
        </w:tc>
        <w:tc>
          <w:tcPr>
            <w:tcW w:w="1191" w:type="dxa"/>
          </w:tcPr>
          <w:p w14:paraId="7BB65C75" w14:textId="77777777" w:rsidR="000829C4" w:rsidRDefault="00000000">
            <w:pPr>
              <w:jc w:val="center"/>
            </w:pPr>
            <w:r>
              <w:rPr>
                <w:rFonts w:hint="eastAsia"/>
              </w:rPr>
              <w:t>字符（</w:t>
            </w:r>
            <w:r>
              <w:rPr>
                <w:rFonts w:hint="eastAsia"/>
              </w:rPr>
              <w:t>100</w:t>
            </w:r>
            <w:r>
              <w:rPr>
                <w:rFonts w:hint="eastAsia"/>
              </w:rPr>
              <w:t>）</w:t>
            </w:r>
          </w:p>
        </w:tc>
        <w:tc>
          <w:tcPr>
            <w:tcW w:w="1291" w:type="dxa"/>
          </w:tcPr>
          <w:p w14:paraId="1E05EF77" w14:textId="77777777" w:rsidR="000829C4" w:rsidRDefault="00000000">
            <w:pPr>
              <w:jc w:val="center"/>
            </w:pPr>
            <w:r>
              <w:rPr>
                <w:rFonts w:hint="eastAsia"/>
              </w:rPr>
              <w:t>手工录入</w:t>
            </w:r>
          </w:p>
        </w:tc>
        <w:tc>
          <w:tcPr>
            <w:tcW w:w="1429" w:type="dxa"/>
          </w:tcPr>
          <w:p w14:paraId="64C05E8D" w14:textId="77777777" w:rsidR="000829C4" w:rsidRDefault="00000000">
            <w:pPr>
              <w:jc w:val="center"/>
            </w:pPr>
            <w:r>
              <w:rPr>
                <w:rFonts w:hint="eastAsia"/>
              </w:rPr>
              <w:t>否</w:t>
            </w:r>
          </w:p>
        </w:tc>
        <w:tc>
          <w:tcPr>
            <w:tcW w:w="3330" w:type="dxa"/>
          </w:tcPr>
          <w:p w14:paraId="42F83B83" w14:textId="77777777" w:rsidR="000829C4" w:rsidRDefault="000829C4"/>
        </w:tc>
      </w:tr>
    </w:tbl>
    <w:p w14:paraId="251755D8" w14:textId="77777777" w:rsidR="000829C4" w:rsidRDefault="000829C4"/>
    <w:p w14:paraId="0B44F87E" w14:textId="77777777" w:rsidR="000829C4" w:rsidRDefault="00000000">
      <w:pPr>
        <w:pStyle w:val="4"/>
      </w:pPr>
      <w:r>
        <w:rPr>
          <w:rFonts w:hint="eastAsia"/>
        </w:rPr>
        <w:t>业务处理</w:t>
      </w:r>
    </w:p>
    <w:p w14:paraId="6FFDB603" w14:textId="77777777" w:rsidR="000829C4" w:rsidRDefault="00000000">
      <w:pPr>
        <w:pStyle w:val="5"/>
      </w:pPr>
      <w:r>
        <w:rPr>
          <w:rFonts w:hint="eastAsia"/>
        </w:rPr>
        <w:t>业务说明与流程</w:t>
      </w:r>
    </w:p>
    <w:p w14:paraId="733C92CA" w14:textId="77777777" w:rsidR="000829C4" w:rsidRDefault="00000000">
      <w:pPr>
        <w:numPr>
          <w:ilvl w:val="0"/>
          <w:numId w:val="193"/>
        </w:numPr>
      </w:pPr>
      <w:r>
        <w:rPr>
          <w:rFonts w:hint="eastAsia"/>
        </w:rPr>
        <w:t>企业收到税务稽查通知后，通过本功能登记备案税务稽查整个过程的关键信息；</w:t>
      </w:r>
    </w:p>
    <w:p w14:paraId="75D83967" w14:textId="77777777" w:rsidR="000829C4" w:rsidRDefault="00000000">
      <w:pPr>
        <w:numPr>
          <w:ilvl w:val="0"/>
          <w:numId w:val="193"/>
        </w:numPr>
      </w:pPr>
      <w:r>
        <w:rPr>
          <w:rFonts w:hint="eastAsia"/>
        </w:rPr>
        <w:t>结案后，如发生滞纳金、罚款等，可通过本功能直接入账；</w:t>
      </w:r>
    </w:p>
    <w:p w14:paraId="031F2586" w14:textId="77777777" w:rsidR="000829C4" w:rsidRDefault="00000000">
      <w:pPr>
        <w:numPr>
          <w:ilvl w:val="0"/>
          <w:numId w:val="193"/>
        </w:numPr>
      </w:pPr>
      <w:r>
        <w:rPr>
          <w:rFonts w:hint="eastAsia"/>
        </w:rPr>
        <w:t>结案中记录处罚事项凭证号，暂不做重复处罚的校验。</w:t>
      </w:r>
    </w:p>
    <w:p w14:paraId="5CEF37F5" w14:textId="77777777" w:rsidR="000829C4" w:rsidRDefault="000829C4"/>
    <w:p w14:paraId="60428746" w14:textId="77777777" w:rsidR="000829C4" w:rsidRDefault="00000000">
      <w:pPr>
        <w:pStyle w:val="5"/>
      </w:pPr>
      <w:r>
        <w:rPr>
          <w:rFonts w:hint="eastAsia"/>
        </w:rPr>
        <w:t>功能按钮</w:t>
      </w:r>
    </w:p>
    <w:p w14:paraId="734C6E08" w14:textId="77777777" w:rsidR="000829C4" w:rsidRDefault="00000000">
      <w:r>
        <w:rPr>
          <w:rFonts w:hint="eastAsia"/>
        </w:rPr>
        <w:t>列表按钮：</w:t>
      </w:r>
    </w:p>
    <w:p w14:paraId="56260E6F" w14:textId="77777777" w:rsidR="000829C4" w:rsidRDefault="00000000">
      <w:pPr>
        <w:numPr>
          <w:ilvl w:val="0"/>
          <w:numId w:val="194"/>
        </w:numPr>
      </w:pPr>
      <w:r>
        <w:rPr>
          <w:rFonts w:hint="eastAsia"/>
        </w:rPr>
        <w:t>【新增】：点击该按钮，弹出任务卡片界面，录入信息；</w:t>
      </w:r>
    </w:p>
    <w:p w14:paraId="0D0496F6" w14:textId="77777777" w:rsidR="000829C4" w:rsidRDefault="00000000">
      <w:pPr>
        <w:numPr>
          <w:ilvl w:val="0"/>
          <w:numId w:val="194"/>
        </w:numPr>
      </w:pPr>
      <w:r>
        <w:rPr>
          <w:rFonts w:hint="eastAsia"/>
        </w:rPr>
        <w:t>【修改】：点击该按钮，弹出任务卡片界面，修改任务基本信息，被查机构不可修改；</w:t>
      </w:r>
    </w:p>
    <w:p w14:paraId="04201EA8" w14:textId="77777777" w:rsidR="000829C4" w:rsidRDefault="00000000">
      <w:pPr>
        <w:numPr>
          <w:ilvl w:val="0"/>
          <w:numId w:val="194"/>
        </w:numPr>
      </w:pPr>
      <w:r>
        <w:rPr>
          <w:rFonts w:hint="eastAsia"/>
        </w:rPr>
        <w:t>【删除】：如果任务状态为已结案或已入账，则不能删除，提示“该任务已在结案（入账），不能删除。”；如果任务状态为已立案、执行中、结案中，提示“该任务已进入执行阶段，确定删除？”，如果选择是，则删除该任务及对应的所有已上传文件，否则不做处理；</w:t>
      </w:r>
    </w:p>
    <w:p w14:paraId="5F44CADA" w14:textId="77777777" w:rsidR="000829C4" w:rsidRDefault="00000000">
      <w:pPr>
        <w:numPr>
          <w:ilvl w:val="0"/>
          <w:numId w:val="194"/>
        </w:numPr>
      </w:pPr>
      <w:r>
        <w:rPr>
          <w:rFonts w:hint="eastAsia"/>
        </w:rPr>
        <w:t>【查看】：点击该按钮，弹出任务详情框；</w:t>
      </w:r>
    </w:p>
    <w:p w14:paraId="6D26F365" w14:textId="77777777" w:rsidR="000829C4" w:rsidRDefault="00000000">
      <w:pPr>
        <w:numPr>
          <w:ilvl w:val="0"/>
          <w:numId w:val="194"/>
        </w:numPr>
      </w:pPr>
      <w:r>
        <w:rPr>
          <w:rFonts w:hint="eastAsia"/>
        </w:rPr>
        <w:t>【执行】（被查机构超链接）：点击该按钮，根据任务状态直接跳转至对应的执行界面；</w:t>
      </w:r>
    </w:p>
    <w:p w14:paraId="0A54609B" w14:textId="77777777" w:rsidR="000829C4" w:rsidRDefault="00000000">
      <w:pPr>
        <w:numPr>
          <w:ilvl w:val="0"/>
          <w:numId w:val="194"/>
        </w:numPr>
      </w:pPr>
      <w:r>
        <w:rPr>
          <w:rFonts w:hint="eastAsia"/>
        </w:rPr>
        <w:t>【审批意见】：申报状态为已审批或已完税时，该按钮可用，点击该按钮，弹出审批意见框。</w:t>
      </w:r>
    </w:p>
    <w:p w14:paraId="620AD7F9" w14:textId="77777777" w:rsidR="000829C4" w:rsidRDefault="00000000">
      <w:r>
        <w:rPr>
          <w:rFonts w:hint="eastAsia"/>
        </w:rPr>
        <w:t>立案按钮：</w:t>
      </w:r>
    </w:p>
    <w:p w14:paraId="550C581A" w14:textId="77777777" w:rsidR="000829C4" w:rsidRDefault="00000000">
      <w:pPr>
        <w:numPr>
          <w:ilvl w:val="0"/>
          <w:numId w:val="195"/>
        </w:numPr>
      </w:pPr>
      <w:r>
        <w:rPr>
          <w:rFonts w:hint="eastAsia"/>
        </w:rPr>
        <w:t>【增行</w:t>
      </w:r>
      <w:r>
        <w:rPr>
          <w:rFonts w:hint="eastAsia"/>
        </w:rPr>
        <w:t>+</w:t>
      </w:r>
      <w:r>
        <w:rPr>
          <w:rFonts w:hint="eastAsia"/>
        </w:rPr>
        <w:t>】：点击该按钮，新增</w:t>
      </w:r>
      <w:proofErr w:type="gramStart"/>
      <w:r>
        <w:rPr>
          <w:rFonts w:hint="eastAsia"/>
        </w:rPr>
        <w:t>一</w:t>
      </w:r>
      <w:proofErr w:type="gramEnd"/>
      <w:r>
        <w:rPr>
          <w:rFonts w:hint="eastAsia"/>
        </w:rPr>
        <w:t>空白行；</w:t>
      </w:r>
    </w:p>
    <w:p w14:paraId="559CC5D2" w14:textId="77777777" w:rsidR="000829C4" w:rsidRDefault="00000000">
      <w:pPr>
        <w:numPr>
          <w:ilvl w:val="0"/>
          <w:numId w:val="195"/>
        </w:numPr>
      </w:pPr>
      <w:r>
        <w:rPr>
          <w:rFonts w:hint="eastAsia"/>
        </w:rPr>
        <w:t>【删除】：删除所选行数据；</w:t>
      </w:r>
    </w:p>
    <w:p w14:paraId="7A5DE419" w14:textId="77777777" w:rsidR="000829C4" w:rsidRDefault="00000000">
      <w:pPr>
        <w:numPr>
          <w:ilvl w:val="0"/>
          <w:numId w:val="195"/>
        </w:numPr>
      </w:pPr>
      <w:r>
        <w:rPr>
          <w:rFonts w:hint="eastAsia"/>
        </w:rPr>
        <w:t>【下一步】：如立案列表中录入了合法信息，则点击该按钮，保存立案信息，任务状态更新为已立案，同时进入跟踪界面；如果立案列表信息为空，则提示“请录入立案信息再进行下一步操作。”；</w:t>
      </w:r>
    </w:p>
    <w:p w14:paraId="7F0498FA" w14:textId="77777777" w:rsidR="000829C4" w:rsidRDefault="00000000">
      <w:pPr>
        <w:numPr>
          <w:ilvl w:val="0"/>
          <w:numId w:val="195"/>
        </w:numPr>
      </w:pPr>
      <w:r>
        <w:rPr>
          <w:rFonts w:hint="eastAsia"/>
        </w:rPr>
        <w:t>【上传附件】：点击该按钮，弹出附件选择框，选择附件后上传附件；</w:t>
      </w:r>
    </w:p>
    <w:p w14:paraId="6E6D9F6F" w14:textId="77777777" w:rsidR="000829C4" w:rsidRDefault="00000000">
      <w:pPr>
        <w:numPr>
          <w:ilvl w:val="0"/>
          <w:numId w:val="195"/>
        </w:numPr>
      </w:pPr>
      <w:r>
        <w:rPr>
          <w:rFonts w:hint="eastAsia"/>
        </w:rPr>
        <w:lastRenderedPageBreak/>
        <w:t>【删除附件】：点击该按钮，删除对应的附件；</w:t>
      </w:r>
    </w:p>
    <w:p w14:paraId="7E8A65D3" w14:textId="77777777" w:rsidR="000829C4" w:rsidRDefault="00000000">
      <w:r>
        <w:rPr>
          <w:rFonts w:hint="eastAsia"/>
        </w:rPr>
        <w:t>跟踪按钮：</w:t>
      </w:r>
    </w:p>
    <w:p w14:paraId="1E713D46" w14:textId="77777777" w:rsidR="000829C4" w:rsidRDefault="00000000">
      <w:pPr>
        <w:numPr>
          <w:ilvl w:val="0"/>
          <w:numId w:val="196"/>
        </w:numPr>
      </w:pPr>
      <w:r>
        <w:rPr>
          <w:rFonts w:hint="eastAsia"/>
        </w:rPr>
        <w:t>【保存】：如果跟踪列表中录入了合法信息，点击该按钮时，保存录入的信息，如果任务状态为已立案，则更新任务状态为跟踪中，否则任务状态不处理；</w:t>
      </w:r>
    </w:p>
    <w:p w14:paraId="79487660" w14:textId="77777777" w:rsidR="000829C4" w:rsidRDefault="00000000">
      <w:pPr>
        <w:numPr>
          <w:ilvl w:val="0"/>
          <w:numId w:val="196"/>
        </w:numPr>
      </w:pPr>
      <w:r>
        <w:rPr>
          <w:rFonts w:hint="eastAsia"/>
        </w:rPr>
        <w:t>【下一步】：如果跟踪列表中录入了合法信息，点击该按钮保存跟踪信息且进入结案界面；如果任务状态为已立案或跟踪中，则同时更新任务状态为结案中，否则任务状态不处理；</w:t>
      </w:r>
    </w:p>
    <w:p w14:paraId="6BF239CF" w14:textId="77777777" w:rsidR="000829C4" w:rsidRDefault="00000000">
      <w:pPr>
        <w:numPr>
          <w:ilvl w:val="0"/>
          <w:numId w:val="196"/>
        </w:numPr>
      </w:pPr>
      <w:r>
        <w:rPr>
          <w:rFonts w:hint="eastAsia"/>
        </w:rPr>
        <w:t>【上一步】：点击该按钮，返回立案界面；</w:t>
      </w:r>
    </w:p>
    <w:p w14:paraId="46A09AA2" w14:textId="77777777" w:rsidR="000829C4" w:rsidRDefault="00000000">
      <w:pPr>
        <w:numPr>
          <w:ilvl w:val="0"/>
          <w:numId w:val="196"/>
        </w:numPr>
      </w:pPr>
      <w:r>
        <w:rPr>
          <w:rFonts w:hint="eastAsia"/>
        </w:rPr>
        <w:t>【上传附件】：点击该按钮，弹出附件选择框，选择附件后上传附件；</w:t>
      </w:r>
    </w:p>
    <w:p w14:paraId="1A590A00" w14:textId="77777777" w:rsidR="000829C4" w:rsidRDefault="00000000">
      <w:pPr>
        <w:numPr>
          <w:ilvl w:val="0"/>
          <w:numId w:val="196"/>
        </w:numPr>
      </w:pPr>
      <w:r>
        <w:rPr>
          <w:rFonts w:hint="eastAsia"/>
        </w:rPr>
        <w:t>【删除附件】：点击该按钮，删除对应的附件；</w:t>
      </w:r>
    </w:p>
    <w:p w14:paraId="64E170F9" w14:textId="77777777" w:rsidR="000829C4" w:rsidRDefault="00000000">
      <w:r>
        <w:rPr>
          <w:rFonts w:hint="eastAsia"/>
        </w:rPr>
        <w:t>结案按钮：</w:t>
      </w:r>
    </w:p>
    <w:p w14:paraId="37B7EB88" w14:textId="77777777" w:rsidR="000829C4" w:rsidRDefault="00000000">
      <w:pPr>
        <w:numPr>
          <w:ilvl w:val="0"/>
          <w:numId w:val="197"/>
        </w:numPr>
      </w:pPr>
      <w:r>
        <w:rPr>
          <w:rFonts w:hint="eastAsia"/>
        </w:rPr>
        <w:t>【保存】：如果结案列表中录入了合法信息，点击该按钮时，保存录入的信息，任务状态不处理；</w:t>
      </w:r>
    </w:p>
    <w:p w14:paraId="25D3898A" w14:textId="77777777" w:rsidR="000829C4" w:rsidRDefault="00000000">
      <w:pPr>
        <w:numPr>
          <w:ilvl w:val="0"/>
          <w:numId w:val="197"/>
        </w:numPr>
      </w:pPr>
      <w:r>
        <w:rPr>
          <w:rFonts w:hint="eastAsia"/>
        </w:rPr>
        <w:t>【下一步】：如果结案列表中录入了合法信息，点击该按钮保存列表信息且进入入账界面；如果任务状态为结案中，则同时更新任务状态为已结案；</w:t>
      </w:r>
    </w:p>
    <w:p w14:paraId="3F503166" w14:textId="77777777" w:rsidR="000829C4" w:rsidRDefault="00000000">
      <w:pPr>
        <w:numPr>
          <w:ilvl w:val="0"/>
          <w:numId w:val="197"/>
        </w:numPr>
      </w:pPr>
      <w:r>
        <w:rPr>
          <w:rFonts w:hint="eastAsia"/>
        </w:rPr>
        <w:t>【上一步】：点击该按钮，返回结案界面；</w:t>
      </w:r>
    </w:p>
    <w:p w14:paraId="0283EDBA" w14:textId="77777777" w:rsidR="000829C4" w:rsidRDefault="00000000">
      <w:pPr>
        <w:numPr>
          <w:ilvl w:val="0"/>
          <w:numId w:val="197"/>
        </w:numPr>
      </w:pPr>
      <w:r>
        <w:rPr>
          <w:rFonts w:hint="eastAsia"/>
        </w:rPr>
        <w:t>【上传附件】：点击该按钮，弹出附件选择框，选择附件后上传附件；</w:t>
      </w:r>
    </w:p>
    <w:p w14:paraId="1A43999E" w14:textId="77777777" w:rsidR="000829C4" w:rsidRDefault="00000000">
      <w:pPr>
        <w:numPr>
          <w:ilvl w:val="0"/>
          <w:numId w:val="197"/>
        </w:numPr>
      </w:pPr>
      <w:r>
        <w:rPr>
          <w:rFonts w:hint="eastAsia"/>
        </w:rPr>
        <w:t>【删除附件】：点击该按钮，删除对应的附件；</w:t>
      </w:r>
    </w:p>
    <w:p w14:paraId="2E68F9D9" w14:textId="77777777" w:rsidR="000829C4" w:rsidRDefault="00000000">
      <w:r>
        <w:rPr>
          <w:rFonts w:hint="eastAsia"/>
        </w:rPr>
        <w:t>入账按钮：</w:t>
      </w:r>
    </w:p>
    <w:p w14:paraId="0C45D433" w14:textId="77777777" w:rsidR="000829C4" w:rsidRDefault="00000000">
      <w:pPr>
        <w:numPr>
          <w:ilvl w:val="0"/>
          <w:numId w:val="198"/>
        </w:numPr>
      </w:pPr>
      <w:r>
        <w:rPr>
          <w:rFonts w:hint="eastAsia"/>
        </w:rPr>
        <w:t>【入账】：如果任务状态为已结案，则点击该按钮，调用核算平台生成会计分录，同时更新任务状态为已入账，自动显示会计分录信息；</w:t>
      </w:r>
    </w:p>
    <w:p w14:paraId="6DEA5E40" w14:textId="77777777" w:rsidR="000829C4" w:rsidRDefault="00000000">
      <w:pPr>
        <w:numPr>
          <w:ilvl w:val="0"/>
          <w:numId w:val="198"/>
        </w:numPr>
      </w:pPr>
      <w:r>
        <w:rPr>
          <w:rFonts w:hint="eastAsia"/>
        </w:rPr>
        <w:t>【取消入账】：如果任务状态为已入账，点击该按钮，删除生成的分录信息，同时更新任务状态为已结案；</w:t>
      </w:r>
    </w:p>
    <w:p w14:paraId="532EA028" w14:textId="77777777" w:rsidR="000829C4" w:rsidRDefault="00000000">
      <w:pPr>
        <w:numPr>
          <w:ilvl w:val="1"/>
          <w:numId w:val="198"/>
        </w:numPr>
      </w:pPr>
      <w:r>
        <w:rPr>
          <w:rFonts w:hint="eastAsia"/>
        </w:rPr>
        <w:t>如果凭证状态为已推送，则提示“入账凭证已推送至总账系统，是否确认取消入账？”，选择确定，则调用会计平台取消计提接口生成红字会计凭证，生成的会计凭证显示在界面中，更新任务状态为已结案，原凭证状态更新为已红冲；如果会计平台未配置取消入账的凭证规则，则不能取消入账，提示“未配置取消入账凭证规则，请移步会计平台配置凭证规则。”；选择取消则关闭消息框不做处理；</w:t>
      </w:r>
    </w:p>
    <w:p w14:paraId="3EC2EF61" w14:textId="77777777" w:rsidR="000829C4" w:rsidRDefault="00000000">
      <w:pPr>
        <w:numPr>
          <w:ilvl w:val="1"/>
          <w:numId w:val="198"/>
        </w:numPr>
      </w:pPr>
      <w:r>
        <w:rPr>
          <w:rFonts w:hint="eastAsia"/>
        </w:rPr>
        <w:t>如果凭证状态为未推送，则删除对应的凭证，更新任务状态为已立案；</w:t>
      </w:r>
    </w:p>
    <w:p w14:paraId="576635B4" w14:textId="77777777" w:rsidR="000829C4" w:rsidRDefault="00000000">
      <w:pPr>
        <w:numPr>
          <w:ilvl w:val="0"/>
          <w:numId w:val="198"/>
        </w:numPr>
      </w:pPr>
      <w:r>
        <w:rPr>
          <w:rFonts w:hint="eastAsia"/>
        </w:rPr>
        <w:t>【上一步】：返回结案界面。</w:t>
      </w:r>
    </w:p>
    <w:p w14:paraId="07270F96" w14:textId="77777777" w:rsidR="000829C4" w:rsidRDefault="00000000">
      <w:pPr>
        <w:pStyle w:val="5"/>
      </w:pPr>
      <w:r>
        <w:rPr>
          <w:rFonts w:hint="eastAsia"/>
        </w:rPr>
        <w:lastRenderedPageBreak/>
        <w:t>算法说明</w:t>
      </w:r>
    </w:p>
    <w:p w14:paraId="008DB521" w14:textId="77777777" w:rsidR="000829C4" w:rsidRDefault="00000000">
      <w:pPr>
        <w:numPr>
          <w:ilvl w:val="0"/>
          <w:numId w:val="199"/>
        </w:numPr>
      </w:pPr>
      <w:r>
        <w:rPr>
          <w:rFonts w:hint="eastAsia"/>
        </w:rPr>
        <w:t>立案、跟踪、结案过程中，表头</w:t>
      </w:r>
      <w:proofErr w:type="gramStart"/>
      <w:r>
        <w:rPr>
          <w:rFonts w:hint="eastAsia"/>
        </w:rPr>
        <w:t>信息信息</w:t>
      </w:r>
      <w:proofErr w:type="gramEnd"/>
      <w:r>
        <w:rPr>
          <w:rFonts w:hint="eastAsia"/>
        </w:rPr>
        <w:t>不可修改；</w:t>
      </w:r>
    </w:p>
    <w:p w14:paraId="576A58FA" w14:textId="77777777" w:rsidR="000829C4" w:rsidRDefault="00000000">
      <w:pPr>
        <w:numPr>
          <w:ilvl w:val="0"/>
          <w:numId w:val="199"/>
        </w:numPr>
      </w:pPr>
      <w:r>
        <w:rPr>
          <w:rFonts w:hint="eastAsia"/>
        </w:rPr>
        <w:t>结案后，所有信息不可修改。</w:t>
      </w:r>
    </w:p>
    <w:p w14:paraId="25E44C2F" w14:textId="77777777" w:rsidR="000829C4" w:rsidRDefault="00000000">
      <w:pPr>
        <w:pStyle w:val="5"/>
      </w:pPr>
      <w:r>
        <w:rPr>
          <w:rFonts w:hint="eastAsia"/>
        </w:rPr>
        <w:t>逻辑校验</w:t>
      </w:r>
    </w:p>
    <w:p w14:paraId="424B7274" w14:textId="77777777" w:rsidR="000829C4" w:rsidRDefault="00000000">
      <w:r>
        <w:rPr>
          <w:rFonts w:hint="eastAsia"/>
        </w:rPr>
        <w:t>无。</w:t>
      </w:r>
    </w:p>
    <w:p w14:paraId="63729BA3" w14:textId="77777777" w:rsidR="000829C4" w:rsidRDefault="00000000">
      <w:pPr>
        <w:pStyle w:val="4"/>
      </w:pPr>
      <w:r>
        <w:rPr>
          <w:rFonts w:hint="eastAsia"/>
        </w:rPr>
        <w:t>输出</w:t>
      </w:r>
    </w:p>
    <w:p w14:paraId="3EC9B1B4" w14:textId="77777777" w:rsidR="000829C4" w:rsidRDefault="00000000">
      <w:r>
        <w:rPr>
          <w:rFonts w:hint="eastAsia"/>
        </w:rPr>
        <w:t>无。</w:t>
      </w:r>
    </w:p>
    <w:p w14:paraId="5AB31909" w14:textId="77777777" w:rsidR="000829C4" w:rsidRDefault="00000000">
      <w:pPr>
        <w:pStyle w:val="2"/>
      </w:pPr>
      <w:bookmarkStart w:id="225" w:name="_Toc1739238053"/>
      <w:bookmarkStart w:id="226" w:name="_Toc28669"/>
      <w:bookmarkStart w:id="227" w:name="_Toc10245"/>
      <w:r>
        <w:rPr>
          <w:rFonts w:hint="eastAsia"/>
        </w:rPr>
        <w:t>税务自查</w:t>
      </w:r>
      <w:bookmarkEnd w:id="225"/>
      <w:bookmarkEnd w:id="226"/>
      <w:bookmarkEnd w:id="227"/>
    </w:p>
    <w:p w14:paraId="23D45586" w14:textId="77777777" w:rsidR="000829C4" w:rsidRDefault="00000000">
      <w:pPr>
        <w:pStyle w:val="3"/>
      </w:pPr>
      <w:bookmarkStart w:id="228" w:name="_Toc2085"/>
      <w:bookmarkStart w:id="229" w:name="_Toc1974037454"/>
      <w:bookmarkStart w:id="230" w:name="_Toc15315"/>
      <w:r>
        <w:rPr>
          <w:rFonts w:hint="eastAsia"/>
        </w:rPr>
        <w:t>自查任务管理</w:t>
      </w:r>
      <w:bookmarkEnd w:id="228"/>
      <w:bookmarkEnd w:id="229"/>
      <w:bookmarkEnd w:id="230"/>
    </w:p>
    <w:p w14:paraId="23E1B4B2" w14:textId="77777777" w:rsidR="000829C4" w:rsidRDefault="00000000">
      <w:pPr>
        <w:pStyle w:val="4"/>
      </w:pPr>
      <w:r>
        <w:rPr>
          <w:rFonts w:hint="eastAsia"/>
        </w:rPr>
        <w:t>功能描述</w:t>
      </w:r>
    </w:p>
    <w:p w14:paraId="24DDE14A" w14:textId="77777777" w:rsidR="000829C4" w:rsidRDefault="00000000">
      <w:pPr>
        <w:ind w:firstLine="420"/>
      </w:pPr>
      <w:r>
        <w:rPr>
          <w:rFonts w:hint="eastAsia"/>
        </w:rPr>
        <w:t>当企业发布税务自查通知时，由上级机构通过本功能录入自查任务信息，并下发至下级执行单位。同时可通过本功能查询自查任务的执行情况。</w:t>
      </w:r>
    </w:p>
    <w:p w14:paraId="6F189871" w14:textId="77777777" w:rsidR="000829C4" w:rsidRDefault="00000000">
      <w:pPr>
        <w:pStyle w:val="4"/>
      </w:pPr>
      <w:r>
        <w:rPr>
          <w:rFonts w:hint="eastAsia"/>
        </w:rPr>
        <w:t>原型界面</w:t>
      </w:r>
    </w:p>
    <w:p w14:paraId="1D9D089C" w14:textId="77777777" w:rsidR="000829C4" w:rsidRDefault="00000000">
      <w:r>
        <w:rPr>
          <w:rFonts w:hint="eastAsia"/>
        </w:rPr>
        <w:t>列表界面：</w:t>
      </w:r>
    </w:p>
    <w:p w14:paraId="2C600F55" w14:textId="77777777" w:rsidR="000829C4" w:rsidRDefault="00000000">
      <w:r>
        <w:rPr>
          <w:noProof/>
        </w:rPr>
        <w:lastRenderedPageBreak/>
        <w:drawing>
          <wp:inline distT="0" distB="0" distL="114300" distR="114300" wp14:anchorId="3DD03DB7" wp14:editId="78DC6F2B">
            <wp:extent cx="5274310" cy="2331720"/>
            <wp:effectExtent l="0" t="0" r="8890" b="5080"/>
            <wp:docPr id="37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49"/>
                    <pic:cNvPicPr>
                      <a:picLocks noChangeAspect="1"/>
                    </pic:cNvPicPr>
                  </pic:nvPicPr>
                  <pic:blipFill>
                    <a:blip r:embed="rId160"/>
                    <a:stretch>
                      <a:fillRect/>
                    </a:stretch>
                  </pic:blipFill>
                  <pic:spPr>
                    <a:xfrm>
                      <a:off x="0" y="0"/>
                      <a:ext cx="5274310" cy="2331720"/>
                    </a:xfrm>
                    <a:prstGeom prst="rect">
                      <a:avLst/>
                    </a:prstGeom>
                    <a:noFill/>
                    <a:ln>
                      <a:noFill/>
                    </a:ln>
                  </pic:spPr>
                </pic:pic>
              </a:graphicData>
            </a:graphic>
          </wp:inline>
        </w:drawing>
      </w:r>
    </w:p>
    <w:p w14:paraId="7C38EE5E" w14:textId="77777777" w:rsidR="000829C4" w:rsidRDefault="00000000">
      <w:r>
        <w:rPr>
          <w:rFonts w:hint="eastAsia"/>
        </w:rPr>
        <w:t>创建任务：</w:t>
      </w:r>
    </w:p>
    <w:p w14:paraId="2F1D78B9" w14:textId="77777777" w:rsidR="000829C4" w:rsidRDefault="00000000">
      <w:r>
        <w:rPr>
          <w:noProof/>
        </w:rPr>
        <w:drawing>
          <wp:inline distT="0" distB="0" distL="114300" distR="114300" wp14:anchorId="3BA1AEB8" wp14:editId="44B8AA7A">
            <wp:extent cx="5264785" cy="2322195"/>
            <wp:effectExtent l="0" t="0" r="18415" b="14605"/>
            <wp:docPr id="37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46"/>
                    <pic:cNvPicPr>
                      <a:picLocks noChangeAspect="1"/>
                    </pic:cNvPicPr>
                  </pic:nvPicPr>
                  <pic:blipFill>
                    <a:blip r:embed="rId161"/>
                    <a:stretch>
                      <a:fillRect/>
                    </a:stretch>
                  </pic:blipFill>
                  <pic:spPr>
                    <a:xfrm>
                      <a:off x="0" y="0"/>
                      <a:ext cx="5264785" cy="2322195"/>
                    </a:xfrm>
                    <a:prstGeom prst="rect">
                      <a:avLst/>
                    </a:prstGeom>
                    <a:noFill/>
                    <a:ln>
                      <a:noFill/>
                    </a:ln>
                  </pic:spPr>
                </pic:pic>
              </a:graphicData>
            </a:graphic>
          </wp:inline>
        </w:drawing>
      </w:r>
    </w:p>
    <w:p w14:paraId="18AD0C54" w14:textId="77777777" w:rsidR="000829C4" w:rsidRDefault="00000000">
      <w:r>
        <w:rPr>
          <w:rFonts w:hint="eastAsia"/>
        </w:rPr>
        <w:t>下发：</w:t>
      </w:r>
    </w:p>
    <w:p w14:paraId="41BEB20E" w14:textId="77777777" w:rsidR="000829C4" w:rsidRDefault="00000000">
      <w:r>
        <w:rPr>
          <w:noProof/>
        </w:rPr>
        <w:drawing>
          <wp:inline distT="0" distB="0" distL="114300" distR="114300" wp14:anchorId="7B70D7CB" wp14:editId="33137FE8">
            <wp:extent cx="5274310" cy="2868930"/>
            <wp:effectExtent l="0" t="0" r="8890" b="1270"/>
            <wp:docPr id="37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图片 47"/>
                    <pic:cNvPicPr>
                      <a:picLocks noChangeAspect="1"/>
                    </pic:cNvPicPr>
                  </pic:nvPicPr>
                  <pic:blipFill>
                    <a:blip r:embed="rId162"/>
                    <a:stretch>
                      <a:fillRect/>
                    </a:stretch>
                  </pic:blipFill>
                  <pic:spPr>
                    <a:xfrm>
                      <a:off x="0" y="0"/>
                      <a:ext cx="5274310" cy="2868930"/>
                    </a:xfrm>
                    <a:prstGeom prst="rect">
                      <a:avLst/>
                    </a:prstGeom>
                    <a:noFill/>
                    <a:ln>
                      <a:noFill/>
                    </a:ln>
                  </pic:spPr>
                </pic:pic>
              </a:graphicData>
            </a:graphic>
          </wp:inline>
        </w:drawing>
      </w:r>
    </w:p>
    <w:p w14:paraId="4BC19E20" w14:textId="77777777" w:rsidR="000829C4" w:rsidRDefault="00000000">
      <w:r>
        <w:rPr>
          <w:rFonts w:hint="eastAsia"/>
        </w:rPr>
        <w:t>完成：</w:t>
      </w:r>
    </w:p>
    <w:p w14:paraId="5DDBFFB3" w14:textId="77777777" w:rsidR="000829C4" w:rsidRDefault="00000000">
      <w:r>
        <w:rPr>
          <w:noProof/>
        </w:rPr>
        <w:lastRenderedPageBreak/>
        <w:drawing>
          <wp:inline distT="0" distB="0" distL="114300" distR="114300" wp14:anchorId="0E1EB62F" wp14:editId="4B3FE6D1">
            <wp:extent cx="5274310" cy="2313305"/>
            <wp:effectExtent l="0" t="0" r="8890" b="23495"/>
            <wp:docPr id="37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图片 50"/>
                    <pic:cNvPicPr>
                      <a:picLocks noChangeAspect="1"/>
                    </pic:cNvPicPr>
                  </pic:nvPicPr>
                  <pic:blipFill>
                    <a:blip r:embed="rId163"/>
                    <a:stretch>
                      <a:fillRect/>
                    </a:stretch>
                  </pic:blipFill>
                  <pic:spPr>
                    <a:xfrm>
                      <a:off x="0" y="0"/>
                      <a:ext cx="5274310" cy="2313305"/>
                    </a:xfrm>
                    <a:prstGeom prst="rect">
                      <a:avLst/>
                    </a:prstGeom>
                    <a:noFill/>
                    <a:ln>
                      <a:noFill/>
                    </a:ln>
                  </pic:spPr>
                </pic:pic>
              </a:graphicData>
            </a:graphic>
          </wp:inline>
        </w:drawing>
      </w:r>
    </w:p>
    <w:p w14:paraId="5BED5A35" w14:textId="77777777" w:rsidR="000829C4" w:rsidRDefault="00000000">
      <w:pPr>
        <w:pStyle w:val="4"/>
      </w:pPr>
      <w:r>
        <w:rPr>
          <w:rFonts w:hint="eastAsia"/>
        </w:rPr>
        <w:t>输入列表</w:t>
      </w:r>
    </w:p>
    <w:p w14:paraId="3BAA7779" w14:textId="77777777" w:rsidR="000829C4" w:rsidRDefault="00000000">
      <w:r>
        <w:rPr>
          <w:rFonts w:hint="eastAsia"/>
        </w:rPr>
        <w:t>查询条件：</w:t>
      </w:r>
    </w:p>
    <w:tbl>
      <w:tblPr>
        <w:tblStyle w:val="ab"/>
        <w:tblW w:w="0" w:type="auto"/>
        <w:tblLook w:val="04A0" w:firstRow="1" w:lastRow="0" w:firstColumn="1" w:lastColumn="0" w:noHBand="0" w:noVBand="1"/>
      </w:tblPr>
      <w:tblGrid>
        <w:gridCol w:w="1390"/>
        <w:gridCol w:w="1156"/>
        <w:gridCol w:w="1124"/>
        <w:gridCol w:w="1393"/>
        <w:gridCol w:w="3233"/>
      </w:tblGrid>
      <w:tr w:rsidR="000829C4" w14:paraId="13807415" w14:textId="77777777">
        <w:tc>
          <w:tcPr>
            <w:tcW w:w="1427" w:type="dxa"/>
            <w:shd w:val="clear" w:color="auto" w:fill="DEEBF6" w:themeFill="accent1" w:themeFillTint="32"/>
          </w:tcPr>
          <w:p w14:paraId="15B63D18" w14:textId="77777777" w:rsidR="000829C4" w:rsidRDefault="00000000">
            <w:pPr>
              <w:jc w:val="center"/>
              <w:rPr>
                <w:b/>
                <w:bCs/>
              </w:rPr>
            </w:pPr>
            <w:r>
              <w:rPr>
                <w:rFonts w:hint="eastAsia"/>
                <w:b/>
                <w:bCs/>
              </w:rPr>
              <w:t>字段名称</w:t>
            </w:r>
          </w:p>
        </w:tc>
        <w:tc>
          <w:tcPr>
            <w:tcW w:w="1183" w:type="dxa"/>
            <w:shd w:val="clear" w:color="auto" w:fill="DEEBF6" w:themeFill="accent1" w:themeFillTint="32"/>
          </w:tcPr>
          <w:p w14:paraId="0B5276EC" w14:textId="77777777" w:rsidR="000829C4" w:rsidRDefault="00000000">
            <w:pPr>
              <w:jc w:val="center"/>
              <w:rPr>
                <w:b/>
                <w:bCs/>
              </w:rPr>
            </w:pPr>
            <w:r>
              <w:rPr>
                <w:rFonts w:hint="eastAsia"/>
                <w:b/>
                <w:bCs/>
              </w:rPr>
              <w:t>字段类型</w:t>
            </w:r>
          </w:p>
        </w:tc>
        <w:tc>
          <w:tcPr>
            <w:tcW w:w="1150" w:type="dxa"/>
            <w:shd w:val="clear" w:color="auto" w:fill="DEEBF6" w:themeFill="accent1" w:themeFillTint="32"/>
          </w:tcPr>
          <w:p w14:paraId="75A8EDDC"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6CB9FE9D"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3669CA3E" w14:textId="77777777" w:rsidR="000829C4" w:rsidRDefault="00000000">
            <w:pPr>
              <w:jc w:val="center"/>
              <w:rPr>
                <w:b/>
                <w:bCs/>
              </w:rPr>
            </w:pPr>
            <w:r>
              <w:rPr>
                <w:rFonts w:hint="eastAsia"/>
                <w:b/>
                <w:bCs/>
              </w:rPr>
              <w:t>备注</w:t>
            </w:r>
          </w:p>
        </w:tc>
      </w:tr>
      <w:tr w:rsidR="000829C4" w14:paraId="1B1591A5" w14:textId="77777777">
        <w:tc>
          <w:tcPr>
            <w:tcW w:w="1427" w:type="dxa"/>
          </w:tcPr>
          <w:p w14:paraId="41F20F03" w14:textId="77777777" w:rsidR="000829C4" w:rsidRDefault="00000000">
            <w:r>
              <w:rPr>
                <w:rFonts w:hint="eastAsia"/>
              </w:rPr>
              <w:t>自查机构</w:t>
            </w:r>
          </w:p>
        </w:tc>
        <w:tc>
          <w:tcPr>
            <w:tcW w:w="1183" w:type="dxa"/>
          </w:tcPr>
          <w:p w14:paraId="7E36C791" w14:textId="77777777" w:rsidR="000829C4" w:rsidRDefault="00000000">
            <w:pPr>
              <w:jc w:val="center"/>
            </w:pPr>
            <w:r>
              <w:rPr>
                <w:rFonts w:hint="eastAsia"/>
              </w:rPr>
              <w:t>参照</w:t>
            </w:r>
          </w:p>
        </w:tc>
        <w:tc>
          <w:tcPr>
            <w:tcW w:w="1150" w:type="dxa"/>
          </w:tcPr>
          <w:p w14:paraId="169311F2" w14:textId="77777777" w:rsidR="000829C4" w:rsidRDefault="00000000">
            <w:pPr>
              <w:jc w:val="center"/>
            </w:pPr>
            <w:r>
              <w:rPr>
                <w:rFonts w:hint="eastAsia"/>
              </w:rPr>
              <w:t>手动选择</w:t>
            </w:r>
          </w:p>
        </w:tc>
        <w:tc>
          <w:tcPr>
            <w:tcW w:w="1429" w:type="dxa"/>
          </w:tcPr>
          <w:p w14:paraId="23242597" w14:textId="77777777" w:rsidR="000829C4" w:rsidRDefault="00000000">
            <w:pPr>
              <w:jc w:val="center"/>
            </w:pPr>
            <w:r>
              <w:rPr>
                <w:rFonts w:hint="eastAsia"/>
              </w:rPr>
              <w:t>否</w:t>
            </w:r>
          </w:p>
        </w:tc>
        <w:tc>
          <w:tcPr>
            <w:tcW w:w="3330" w:type="dxa"/>
          </w:tcPr>
          <w:p w14:paraId="3CC2DFEE" w14:textId="77777777" w:rsidR="000829C4" w:rsidRDefault="00000000">
            <w:r>
              <w:rPr>
                <w:rFonts w:hint="eastAsia"/>
              </w:rPr>
              <w:t>参照机构档案，增加数据权限</w:t>
            </w:r>
          </w:p>
        </w:tc>
      </w:tr>
      <w:tr w:rsidR="000829C4" w14:paraId="4F0C6414" w14:textId="77777777">
        <w:tc>
          <w:tcPr>
            <w:tcW w:w="1427" w:type="dxa"/>
          </w:tcPr>
          <w:p w14:paraId="258114CD" w14:textId="77777777" w:rsidR="000829C4" w:rsidRDefault="00000000">
            <w:r>
              <w:rPr>
                <w:rFonts w:hint="eastAsia"/>
              </w:rPr>
              <w:t>任务通知日期</w:t>
            </w:r>
          </w:p>
        </w:tc>
        <w:tc>
          <w:tcPr>
            <w:tcW w:w="1183" w:type="dxa"/>
          </w:tcPr>
          <w:p w14:paraId="6407B63E" w14:textId="77777777" w:rsidR="000829C4" w:rsidRDefault="00000000">
            <w:pPr>
              <w:jc w:val="center"/>
            </w:pPr>
            <w:r>
              <w:rPr>
                <w:rFonts w:hint="eastAsia"/>
              </w:rPr>
              <w:t>日历控件</w:t>
            </w:r>
          </w:p>
        </w:tc>
        <w:tc>
          <w:tcPr>
            <w:tcW w:w="1150" w:type="dxa"/>
          </w:tcPr>
          <w:p w14:paraId="16E74417" w14:textId="77777777" w:rsidR="000829C4" w:rsidRDefault="00000000">
            <w:pPr>
              <w:jc w:val="center"/>
            </w:pPr>
            <w:r>
              <w:rPr>
                <w:rFonts w:hint="eastAsia"/>
              </w:rPr>
              <w:t>手动选择</w:t>
            </w:r>
          </w:p>
        </w:tc>
        <w:tc>
          <w:tcPr>
            <w:tcW w:w="1429" w:type="dxa"/>
          </w:tcPr>
          <w:p w14:paraId="412BD87C" w14:textId="77777777" w:rsidR="000829C4" w:rsidRDefault="00000000">
            <w:pPr>
              <w:jc w:val="center"/>
            </w:pPr>
            <w:r>
              <w:rPr>
                <w:rFonts w:hint="eastAsia"/>
              </w:rPr>
              <w:t>否</w:t>
            </w:r>
          </w:p>
        </w:tc>
        <w:tc>
          <w:tcPr>
            <w:tcW w:w="3330" w:type="dxa"/>
          </w:tcPr>
          <w:p w14:paraId="4A1CD461" w14:textId="77777777" w:rsidR="000829C4" w:rsidRDefault="000829C4"/>
        </w:tc>
      </w:tr>
    </w:tbl>
    <w:p w14:paraId="2968411D" w14:textId="77777777" w:rsidR="000829C4" w:rsidRDefault="000829C4"/>
    <w:p w14:paraId="1F96B3F4" w14:textId="77777777" w:rsidR="000829C4" w:rsidRDefault="00000000">
      <w:r>
        <w:rPr>
          <w:rFonts w:hint="eastAsia"/>
        </w:rPr>
        <w:t>列表字段：</w:t>
      </w:r>
    </w:p>
    <w:tbl>
      <w:tblPr>
        <w:tblStyle w:val="ab"/>
        <w:tblW w:w="0" w:type="auto"/>
        <w:tblLook w:val="04A0" w:firstRow="1" w:lastRow="0" w:firstColumn="1" w:lastColumn="0" w:noHBand="0" w:noVBand="1"/>
      </w:tblPr>
      <w:tblGrid>
        <w:gridCol w:w="1244"/>
        <w:gridCol w:w="1182"/>
        <w:gridCol w:w="1257"/>
        <w:gridCol w:w="1389"/>
        <w:gridCol w:w="3224"/>
      </w:tblGrid>
      <w:tr w:rsidR="000829C4" w14:paraId="1292A009" w14:textId="77777777">
        <w:tc>
          <w:tcPr>
            <w:tcW w:w="1278" w:type="dxa"/>
            <w:shd w:val="clear" w:color="auto" w:fill="DEEBF6" w:themeFill="accent1" w:themeFillTint="32"/>
          </w:tcPr>
          <w:p w14:paraId="738256E1" w14:textId="77777777" w:rsidR="000829C4" w:rsidRDefault="00000000">
            <w:pPr>
              <w:jc w:val="center"/>
              <w:rPr>
                <w:b/>
                <w:bCs/>
              </w:rPr>
            </w:pPr>
            <w:r>
              <w:rPr>
                <w:rFonts w:hint="eastAsia"/>
                <w:b/>
                <w:bCs/>
              </w:rPr>
              <w:t>字段名称</w:t>
            </w:r>
          </w:p>
        </w:tc>
        <w:tc>
          <w:tcPr>
            <w:tcW w:w="1191" w:type="dxa"/>
            <w:shd w:val="clear" w:color="auto" w:fill="DEEBF6" w:themeFill="accent1" w:themeFillTint="32"/>
          </w:tcPr>
          <w:p w14:paraId="6A4BDB44" w14:textId="77777777" w:rsidR="000829C4" w:rsidRDefault="00000000">
            <w:pPr>
              <w:jc w:val="center"/>
              <w:rPr>
                <w:b/>
                <w:bCs/>
              </w:rPr>
            </w:pPr>
            <w:r>
              <w:rPr>
                <w:rFonts w:hint="eastAsia"/>
                <w:b/>
                <w:bCs/>
              </w:rPr>
              <w:t>字段类型</w:t>
            </w:r>
          </w:p>
        </w:tc>
        <w:tc>
          <w:tcPr>
            <w:tcW w:w="1291" w:type="dxa"/>
            <w:shd w:val="clear" w:color="auto" w:fill="DEEBF6" w:themeFill="accent1" w:themeFillTint="32"/>
          </w:tcPr>
          <w:p w14:paraId="7B279E56"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39F232E4"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1B97332A" w14:textId="77777777" w:rsidR="000829C4" w:rsidRDefault="00000000">
            <w:pPr>
              <w:jc w:val="center"/>
              <w:rPr>
                <w:b/>
                <w:bCs/>
              </w:rPr>
            </w:pPr>
            <w:r>
              <w:rPr>
                <w:rFonts w:hint="eastAsia"/>
                <w:b/>
                <w:bCs/>
              </w:rPr>
              <w:t>备注</w:t>
            </w:r>
          </w:p>
        </w:tc>
      </w:tr>
      <w:tr w:rsidR="000829C4" w14:paraId="14EA4DD3" w14:textId="77777777">
        <w:tc>
          <w:tcPr>
            <w:tcW w:w="1278" w:type="dxa"/>
          </w:tcPr>
          <w:p w14:paraId="1E124194" w14:textId="77777777" w:rsidR="000829C4" w:rsidRDefault="00000000">
            <w:r>
              <w:rPr>
                <w:rFonts w:hint="eastAsia"/>
              </w:rPr>
              <w:t>任务编码</w:t>
            </w:r>
          </w:p>
        </w:tc>
        <w:tc>
          <w:tcPr>
            <w:tcW w:w="1191" w:type="dxa"/>
          </w:tcPr>
          <w:p w14:paraId="3D6A891B" w14:textId="77777777" w:rsidR="000829C4" w:rsidRDefault="00000000">
            <w:pPr>
              <w:jc w:val="center"/>
            </w:pPr>
            <w:r>
              <w:rPr>
                <w:rFonts w:hint="eastAsia"/>
              </w:rPr>
              <w:t>字符</w:t>
            </w:r>
          </w:p>
        </w:tc>
        <w:tc>
          <w:tcPr>
            <w:tcW w:w="1291" w:type="dxa"/>
          </w:tcPr>
          <w:p w14:paraId="3B1AAF72" w14:textId="77777777" w:rsidR="000829C4" w:rsidRDefault="00000000">
            <w:pPr>
              <w:jc w:val="center"/>
            </w:pPr>
            <w:r>
              <w:rPr>
                <w:rFonts w:hint="eastAsia"/>
              </w:rPr>
              <w:t>自动生成</w:t>
            </w:r>
          </w:p>
        </w:tc>
        <w:tc>
          <w:tcPr>
            <w:tcW w:w="1429" w:type="dxa"/>
          </w:tcPr>
          <w:p w14:paraId="09C96BB4" w14:textId="77777777" w:rsidR="000829C4" w:rsidRDefault="00000000">
            <w:pPr>
              <w:jc w:val="center"/>
            </w:pPr>
            <w:r>
              <w:rPr>
                <w:rFonts w:hint="eastAsia"/>
              </w:rPr>
              <w:t>是</w:t>
            </w:r>
          </w:p>
        </w:tc>
        <w:tc>
          <w:tcPr>
            <w:tcW w:w="3330" w:type="dxa"/>
          </w:tcPr>
          <w:p w14:paraId="0F359037" w14:textId="77777777" w:rsidR="000829C4" w:rsidRDefault="000829C4"/>
        </w:tc>
      </w:tr>
      <w:tr w:rsidR="000829C4" w14:paraId="24A3F690" w14:textId="77777777">
        <w:tc>
          <w:tcPr>
            <w:tcW w:w="1278" w:type="dxa"/>
          </w:tcPr>
          <w:p w14:paraId="7BB841D5" w14:textId="77777777" w:rsidR="000829C4" w:rsidRDefault="00000000">
            <w:r>
              <w:rPr>
                <w:rFonts w:hint="eastAsia"/>
              </w:rPr>
              <w:t>任务名称</w:t>
            </w:r>
          </w:p>
        </w:tc>
        <w:tc>
          <w:tcPr>
            <w:tcW w:w="1191" w:type="dxa"/>
          </w:tcPr>
          <w:p w14:paraId="66C292B2" w14:textId="77777777" w:rsidR="000829C4" w:rsidRDefault="00000000">
            <w:pPr>
              <w:jc w:val="center"/>
            </w:pPr>
            <w:r>
              <w:rPr>
                <w:rFonts w:hint="eastAsia"/>
              </w:rPr>
              <w:t>字符（</w:t>
            </w:r>
            <w:r>
              <w:rPr>
                <w:rFonts w:hint="eastAsia"/>
              </w:rPr>
              <w:t>500</w:t>
            </w:r>
            <w:r>
              <w:rPr>
                <w:rFonts w:hint="eastAsia"/>
              </w:rPr>
              <w:t>）</w:t>
            </w:r>
          </w:p>
        </w:tc>
        <w:tc>
          <w:tcPr>
            <w:tcW w:w="1291" w:type="dxa"/>
          </w:tcPr>
          <w:p w14:paraId="51829C7E" w14:textId="77777777" w:rsidR="000829C4" w:rsidRDefault="00000000">
            <w:pPr>
              <w:jc w:val="center"/>
            </w:pPr>
            <w:r>
              <w:rPr>
                <w:rFonts w:hint="eastAsia"/>
              </w:rPr>
              <w:t>手工录入</w:t>
            </w:r>
          </w:p>
        </w:tc>
        <w:tc>
          <w:tcPr>
            <w:tcW w:w="1429" w:type="dxa"/>
          </w:tcPr>
          <w:p w14:paraId="1ABA61D8" w14:textId="77777777" w:rsidR="000829C4" w:rsidRDefault="00000000">
            <w:pPr>
              <w:jc w:val="center"/>
            </w:pPr>
            <w:r>
              <w:rPr>
                <w:rFonts w:hint="eastAsia"/>
              </w:rPr>
              <w:t>是</w:t>
            </w:r>
          </w:p>
        </w:tc>
        <w:tc>
          <w:tcPr>
            <w:tcW w:w="3330" w:type="dxa"/>
          </w:tcPr>
          <w:p w14:paraId="7B486DA9" w14:textId="77777777" w:rsidR="000829C4" w:rsidRDefault="000829C4"/>
        </w:tc>
      </w:tr>
      <w:tr w:rsidR="000829C4" w14:paraId="279CC8A0" w14:textId="77777777">
        <w:tc>
          <w:tcPr>
            <w:tcW w:w="1278" w:type="dxa"/>
          </w:tcPr>
          <w:p w14:paraId="4136CA0E" w14:textId="77777777" w:rsidR="000829C4" w:rsidRDefault="00000000">
            <w:r>
              <w:rPr>
                <w:rFonts w:hint="eastAsia"/>
              </w:rPr>
              <w:t>自查机构</w:t>
            </w:r>
          </w:p>
        </w:tc>
        <w:tc>
          <w:tcPr>
            <w:tcW w:w="1191" w:type="dxa"/>
          </w:tcPr>
          <w:p w14:paraId="6DF24975" w14:textId="77777777" w:rsidR="000829C4" w:rsidRDefault="00000000">
            <w:pPr>
              <w:jc w:val="center"/>
            </w:pPr>
            <w:r>
              <w:rPr>
                <w:rFonts w:hint="eastAsia"/>
              </w:rPr>
              <w:t>参照</w:t>
            </w:r>
          </w:p>
        </w:tc>
        <w:tc>
          <w:tcPr>
            <w:tcW w:w="1291" w:type="dxa"/>
          </w:tcPr>
          <w:p w14:paraId="02F90D8F" w14:textId="77777777" w:rsidR="000829C4" w:rsidRDefault="00000000">
            <w:pPr>
              <w:jc w:val="center"/>
            </w:pPr>
            <w:r>
              <w:rPr>
                <w:rFonts w:hint="eastAsia"/>
              </w:rPr>
              <w:t>手动选择</w:t>
            </w:r>
          </w:p>
        </w:tc>
        <w:tc>
          <w:tcPr>
            <w:tcW w:w="1429" w:type="dxa"/>
          </w:tcPr>
          <w:p w14:paraId="2789EAC3" w14:textId="77777777" w:rsidR="000829C4" w:rsidRDefault="00000000">
            <w:pPr>
              <w:jc w:val="center"/>
            </w:pPr>
            <w:r>
              <w:rPr>
                <w:rFonts w:hint="eastAsia"/>
              </w:rPr>
              <w:t>是</w:t>
            </w:r>
          </w:p>
        </w:tc>
        <w:tc>
          <w:tcPr>
            <w:tcW w:w="3330" w:type="dxa"/>
          </w:tcPr>
          <w:p w14:paraId="70FFFD13" w14:textId="77777777" w:rsidR="000829C4" w:rsidRDefault="00000000">
            <w:r>
              <w:rPr>
                <w:rFonts w:hint="eastAsia"/>
              </w:rPr>
              <w:t>参照机构档案，增加数据权限，可多选</w:t>
            </w:r>
          </w:p>
        </w:tc>
      </w:tr>
      <w:tr w:rsidR="000829C4" w14:paraId="16FF2A07" w14:textId="77777777">
        <w:tc>
          <w:tcPr>
            <w:tcW w:w="1278" w:type="dxa"/>
          </w:tcPr>
          <w:p w14:paraId="44C96C61" w14:textId="77777777" w:rsidR="000829C4" w:rsidRDefault="00000000">
            <w:r>
              <w:rPr>
                <w:rFonts w:hint="eastAsia"/>
              </w:rPr>
              <w:t>任务通知日期</w:t>
            </w:r>
          </w:p>
        </w:tc>
        <w:tc>
          <w:tcPr>
            <w:tcW w:w="1191" w:type="dxa"/>
          </w:tcPr>
          <w:p w14:paraId="7E4F9F4C" w14:textId="77777777" w:rsidR="000829C4" w:rsidRDefault="00000000">
            <w:pPr>
              <w:jc w:val="center"/>
            </w:pPr>
            <w:r>
              <w:rPr>
                <w:rFonts w:hint="eastAsia"/>
              </w:rPr>
              <w:t>日历控件</w:t>
            </w:r>
          </w:p>
        </w:tc>
        <w:tc>
          <w:tcPr>
            <w:tcW w:w="1291" w:type="dxa"/>
          </w:tcPr>
          <w:p w14:paraId="4F9F338D" w14:textId="77777777" w:rsidR="000829C4" w:rsidRDefault="00000000">
            <w:pPr>
              <w:jc w:val="center"/>
            </w:pPr>
            <w:r>
              <w:rPr>
                <w:rFonts w:hint="eastAsia"/>
              </w:rPr>
              <w:t>手动选择</w:t>
            </w:r>
          </w:p>
        </w:tc>
        <w:tc>
          <w:tcPr>
            <w:tcW w:w="1429" w:type="dxa"/>
          </w:tcPr>
          <w:p w14:paraId="29897553" w14:textId="77777777" w:rsidR="000829C4" w:rsidRDefault="00000000">
            <w:pPr>
              <w:jc w:val="center"/>
            </w:pPr>
            <w:r>
              <w:rPr>
                <w:rFonts w:hint="eastAsia"/>
              </w:rPr>
              <w:t>是</w:t>
            </w:r>
          </w:p>
        </w:tc>
        <w:tc>
          <w:tcPr>
            <w:tcW w:w="3330" w:type="dxa"/>
          </w:tcPr>
          <w:p w14:paraId="1966C779" w14:textId="77777777" w:rsidR="000829C4" w:rsidRDefault="00000000">
            <w:r>
              <w:rPr>
                <w:rFonts w:hint="eastAsia"/>
              </w:rPr>
              <w:t>默认系统日期，可修改</w:t>
            </w:r>
          </w:p>
        </w:tc>
      </w:tr>
      <w:tr w:rsidR="000829C4" w14:paraId="0D2276DC" w14:textId="77777777">
        <w:tc>
          <w:tcPr>
            <w:tcW w:w="1278" w:type="dxa"/>
          </w:tcPr>
          <w:p w14:paraId="55FC0371" w14:textId="77777777" w:rsidR="000829C4" w:rsidRDefault="00000000">
            <w:r>
              <w:rPr>
                <w:rFonts w:hint="eastAsia"/>
              </w:rPr>
              <w:t>任务状态</w:t>
            </w:r>
          </w:p>
        </w:tc>
        <w:tc>
          <w:tcPr>
            <w:tcW w:w="1191" w:type="dxa"/>
          </w:tcPr>
          <w:p w14:paraId="401CE908" w14:textId="77777777" w:rsidR="000829C4" w:rsidRDefault="00000000">
            <w:pPr>
              <w:jc w:val="center"/>
            </w:pPr>
            <w:r>
              <w:rPr>
                <w:rFonts w:hint="eastAsia"/>
              </w:rPr>
              <w:t>枚举</w:t>
            </w:r>
          </w:p>
        </w:tc>
        <w:tc>
          <w:tcPr>
            <w:tcW w:w="1291" w:type="dxa"/>
          </w:tcPr>
          <w:p w14:paraId="3024AFB9" w14:textId="77777777" w:rsidR="000829C4" w:rsidRDefault="00000000">
            <w:pPr>
              <w:jc w:val="center"/>
            </w:pPr>
            <w:r>
              <w:rPr>
                <w:rFonts w:hint="eastAsia"/>
              </w:rPr>
              <w:t>自动带出</w:t>
            </w:r>
          </w:p>
        </w:tc>
        <w:tc>
          <w:tcPr>
            <w:tcW w:w="1429" w:type="dxa"/>
          </w:tcPr>
          <w:p w14:paraId="0A76218E" w14:textId="77777777" w:rsidR="000829C4" w:rsidRDefault="00000000">
            <w:pPr>
              <w:jc w:val="center"/>
            </w:pPr>
            <w:r>
              <w:rPr>
                <w:rFonts w:hint="eastAsia"/>
              </w:rPr>
              <w:t>是</w:t>
            </w:r>
          </w:p>
        </w:tc>
        <w:tc>
          <w:tcPr>
            <w:tcW w:w="3330" w:type="dxa"/>
          </w:tcPr>
          <w:p w14:paraId="70F1F3CA" w14:textId="77777777" w:rsidR="000829C4" w:rsidRDefault="00000000">
            <w:r>
              <w:rPr>
                <w:rFonts w:hint="eastAsia"/>
              </w:rPr>
              <w:t>保存</w:t>
            </w:r>
            <w:r>
              <w:rPr>
                <w:rFonts w:hint="eastAsia"/>
              </w:rPr>
              <w:t>/</w:t>
            </w:r>
            <w:r>
              <w:rPr>
                <w:rFonts w:hint="eastAsia"/>
              </w:rPr>
              <w:t>已下发</w:t>
            </w:r>
            <w:r>
              <w:rPr>
                <w:rFonts w:hint="eastAsia"/>
              </w:rPr>
              <w:t>/</w:t>
            </w:r>
            <w:r>
              <w:rPr>
                <w:rFonts w:hint="eastAsia"/>
              </w:rPr>
              <w:t>完成，默认保存，不可编辑。</w:t>
            </w:r>
          </w:p>
        </w:tc>
      </w:tr>
      <w:tr w:rsidR="000829C4" w14:paraId="733F3901" w14:textId="77777777">
        <w:tc>
          <w:tcPr>
            <w:tcW w:w="1278" w:type="dxa"/>
          </w:tcPr>
          <w:p w14:paraId="7E368DBD" w14:textId="77777777" w:rsidR="000829C4" w:rsidRDefault="00000000">
            <w:r>
              <w:rPr>
                <w:rFonts w:hint="eastAsia"/>
              </w:rPr>
              <w:t>任务说明</w:t>
            </w:r>
          </w:p>
        </w:tc>
        <w:tc>
          <w:tcPr>
            <w:tcW w:w="1191" w:type="dxa"/>
          </w:tcPr>
          <w:p w14:paraId="0DE8983B" w14:textId="77777777" w:rsidR="000829C4" w:rsidRDefault="00000000">
            <w:pPr>
              <w:jc w:val="center"/>
            </w:pPr>
            <w:r>
              <w:rPr>
                <w:rFonts w:hint="eastAsia"/>
              </w:rPr>
              <w:t>字符（</w:t>
            </w:r>
            <w:r>
              <w:rPr>
                <w:rFonts w:hint="eastAsia"/>
              </w:rPr>
              <w:t>500</w:t>
            </w:r>
            <w:r>
              <w:rPr>
                <w:rFonts w:hint="eastAsia"/>
              </w:rPr>
              <w:t>）</w:t>
            </w:r>
          </w:p>
        </w:tc>
        <w:tc>
          <w:tcPr>
            <w:tcW w:w="1291" w:type="dxa"/>
          </w:tcPr>
          <w:p w14:paraId="2F24B99F" w14:textId="77777777" w:rsidR="000829C4" w:rsidRDefault="00000000">
            <w:pPr>
              <w:jc w:val="center"/>
            </w:pPr>
            <w:r>
              <w:rPr>
                <w:rFonts w:hint="eastAsia"/>
              </w:rPr>
              <w:t>手工录入</w:t>
            </w:r>
          </w:p>
        </w:tc>
        <w:tc>
          <w:tcPr>
            <w:tcW w:w="1429" w:type="dxa"/>
          </w:tcPr>
          <w:p w14:paraId="2EF1C65B" w14:textId="77777777" w:rsidR="000829C4" w:rsidRDefault="00000000">
            <w:pPr>
              <w:jc w:val="center"/>
            </w:pPr>
            <w:r>
              <w:rPr>
                <w:rFonts w:hint="eastAsia"/>
              </w:rPr>
              <w:t>否</w:t>
            </w:r>
          </w:p>
        </w:tc>
        <w:tc>
          <w:tcPr>
            <w:tcW w:w="3330" w:type="dxa"/>
          </w:tcPr>
          <w:p w14:paraId="0C535060" w14:textId="77777777" w:rsidR="000829C4" w:rsidRDefault="000829C4"/>
        </w:tc>
      </w:tr>
      <w:tr w:rsidR="000829C4" w14:paraId="1ADFF771" w14:textId="77777777">
        <w:tc>
          <w:tcPr>
            <w:tcW w:w="1278" w:type="dxa"/>
          </w:tcPr>
          <w:p w14:paraId="5B7ADC2A" w14:textId="77777777" w:rsidR="000829C4" w:rsidRDefault="00000000">
            <w:r>
              <w:rPr>
                <w:rFonts w:hint="eastAsia"/>
              </w:rPr>
              <w:lastRenderedPageBreak/>
              <w:t>下发机构数量</w:t>
            </w:r>
          </w:p>
        </w:tc>
        <w:tc>
          <w:tcPr>
            <w:tcW w:w="1191" w:type="dxa"/>
          </w:tcPr>
          <w:p w14:paraId="135D1A64" w14:textId="77777777" w:rsidR="000829C4" w:rsidRDefault="00000000">
            <w:pPr>
              <w:jc w:val="center"/>
            </w:pPr>
            <w:r>
              <w:rPr>
                <w:rFonts w:hint="eastAsia"/>
              </w:rPr>
              <w:t>整数</w:t>
            </w:r>
          </w:p>
          <w:p w14:paraId="75CA2DB7" w14:textId="77777777" w:rsidR="000829C4" w:rsidRDefault="00000000">
            <w:pPr>
              <w:jc w:val="center"/>
            </w:pPr>
            <w:r>
              <w:rPr>
                <w:rFonts w:hint="eastAsia"/>
              </w:rPr>
              <w:t>（</w:t>
            </w:r>
            <w:r>
              <w:rPr>
                <w:rFonts w:hint="eastAsia"/>
              </w:rPr>
              <w:t>30</w:t>
            </w:r>
            <w:r>
              <w:rPr>
                <w:rFonts w:hint="eastAsia"/>
              </w:rPr>
              <w:t>）</w:t>
            </w:r>
          </w:p>
        </w:tc>
        <w:tc>
          <w:tcPr>
            <w:tcW w:w="1291" w:type="dxa"/>
          </w:tcPr>
          <w:p w14:paraId="6848B8F1" w14:textId="77777777" w:rsidR="000829C4" w:rsidRDefault="00000000">
            <w:pPr>
              <w:jc w:val="center"/>
            </w:pPr>
            <w:r>
              <w:rPr>
                <w:rFonts w:hint="eastAsia"/>
              </w:rPr>
              <w:t>自动带出</w:t>
            </w:r>
          </w:p>
        </w:tc>
        <w:tc>
          <w:tcPr>
            <w:tcW w:w="1429" w:type="dxa"/>
          </w:tcPr>
          <w:p w14:paraId="48EBF24E" w14:textId="77777777" w:rsidR="000829C4" w:rsidRDefault="00000000">
            <w:pPr>
              <w:jc w:val="center"/>
            </w:pPr>
            <w:r>
              <w:rPr>
                <w:rFonts w:hint="eastAsia"/>
              </w:rPr>
              <w:t>否</w:t>
            </w:r>
          </w:p>
        </w:tc>
        <w:tc>
          <w:tcPr>
            <w:tcW w:w="3330" w:type="dxa"/>
          </w:tcPr>
          <w:p w14:paraId="1EBB84BD" w14:textId="77777777" w:rsidR="000829C4" w:rsidRDefault="00000000">
            <w:r>
              <w:rPr>
                <w:rFonts w:hint="eastAsia"/>
              </w:rPr>
              <w:t>不可编辑</w:t>
            </w:r>
          </w:p>
        </w:tc>
      </w:tr>
      <w:tr w:rsidR="000829C4" w14:paraId="4ACC2E1F" w14:textId="77777777">
        <w:tc>
          <w:tcPr>
            <w:tcW w:w="1278" w:type="dxa"/>
          </w:tcPr>
          <w:p w14:paraId="1D24670B" w14:textId="77777777" w:rsidR="000829C4" w:rsidRDefault="00000000">
            <w:r>
              <w:rPr>
                <w:rFonts w:hint="eastAsia"/>
              </w:rPr>
              <w:t>完成机构数量</w:t>
            </w:r>
          </w:p>
        </w:tc>
        <w:tc>
          <w:tcPr>
            <w:tcW w:w="1191" w:type="dxa"/>
          </w:tcPr>
          <w:p w14:paraId="1891E54B" w14:textId="77777777" w:rsidR="000829C4" w:rsidRDefault="00000000">
            <w:pPr>
              <w:jc w:val="center"/>
            </w:pPr>
            <w:r>
              <w:rPr>
                <w:rFonts w:hint="eastAsia"/>
              </w:rPr>
              <w:t>整数</w:t>
            </w:r>
          </w:p>
          <w:p w14:paraId="30162EFC" w14:textId="77777777" w:rsidR="000829C4" w:rsidRDefault="00000000">
            <w:pPr>
              <w:jc w:val="center"/>
            </w:pPr>
            <w:r>
              <w:rPr>
                <w:rFonts w:hint="eastAsia"/>
              </w:rPr>
              <w:t>（</w:t>
            </w:r>
            <w:r>
              <w:rPr>
                <w:rFonts w:hint="eastAsia"/>
              </w:rPr>
              <w:t>30</w:t>
            </w:r>
            <w:r>
              <w:rPr>
                <w:rFonts w:hint="eastAsia"/>
              </w:rPr>
              <w:t>）</w:t>
            </w:r>
          </w:p>
        </w:tc>
        <w:tc>
          <w:tcPr>
            <w:tcW w:w="1291" w:type="dxa"/>
          </w:tcPr>
          <w:p w14:paraId="5E1550FD" w14:textId="77777777" w:rsidR="000829C4" w:rsidRDefault="00000000">
            <w:pPr>
              <w:jc w:val="center"/>
            </w:pPr>
            <w:r>
              <w:rPr>
                <w:rFonts w:hint="eastAsia"/>
              </w:rPr>
              <w:t>自动带出</w:t>
            </w:r>
          </w:p>
        </w:tc>
        <w:tc>
          <w:tcPr>
            <w:tcW w:w="1429" w:type="dxa"/>
          </w:tcPr>
          <w:p w14:paraId="72D0D2C6" w14:textId="77777777" w:rsidR="000829C4" w:rsidRDefault="00000000">
            <w:pPr>
              <w:jc w:val="center"/>
            </w:pPr>
            <w:r>
              <w:rPr>
                <w:rFonts w:hint="eastAsia"/>
              </w:rPr>
              <w:t>否</w:t>
            </w:r>
          </w:p>
        </w:tc>
        <w:tc>
          <w:tcPr>
            <w:tcW w:w="3330" w:type="dxa"/>
          </w:tcPr>
          <w:p w14:paraId="5032E01A" w14:textId="77777777" w:rsidR="000829C4" w:rsidRDefault="00000000">
            <w:r>
              <w:rPr>
                <w:rFonts w:hint="eastAsia"/>
              </w:rPr>
              <w:t>不可编辑</w:t>
            </w:r>
          </w:p>
        </w:tc>
      </w:tr>
      <w:tr w:rsidR="000829C4" w14:paraId="5DF6042B" w14:textId="77777777">
        <w:tc>
          <w:tcPr>
            <w:tcW w:w="1278" w:type="dxa"/>
          </w:tcPr>
          <w:p w14:paraId="16122B96" w14:textId="77777777" w:rsidR="000829C4" w:rsidRDefault="00000000">
            <w:r>
              <w:rPr>
                <w:rFonts w:hint="eastAsia"/>
              </w:rPr>
              <w:t>未完</w:t>
            </w:r>
            <w:proofErr w:type="gramStart"/>
            <w:r>
              <w:rPr>
                <w:rFonts w:hint="eastAsia"/>
              </w:rPr>
              <w:t>成机构</w:t>
            </w:r>
            <w:proofErr w:type="gramEnd"/>
            <w:r>
              <w:rPr>
                <w:rFonts w:hint="eastAsia"/>
              </w:rPr>
              <w:t>数量</w:t>
            </w:r>
          </w:p>
        </w:tc>
        <w:tc>
          <w:tcPr>
            <w:tcW w:w="1191" w:type="dxa"/>
          </w:tcPr>
          <w:p w14:paraId="521EE88A" w14:textId="77777777" w:rsidR="000829C4" w:rsidRDefault="00000000">
            <w:pPr>
              <w:jc w:val="center"/>
            </w:pPr>
            <w:r>
              <w:rPr>
                <w:rFonts w:hint="eastAsia"/>
              </w:rPr>
              <w:t>整数</w:t>
            </w:r>
          </w:p>
          <w:p w14:paraId="06CBE82D" w14:textId="77777777" w:rsidR="000829C4" w:rsidRDefault="00000000">
            <w:pPr>
              <w:jc w:val="center"/>
            </w:pPr>
            <w:r>
              <w:rPr>
                <w:rFonts w:hint="eastAsia"/>
              </w:rPr>
              <w:t>（</w:t>
            </w:r>
            <w:r>
              <w:rPr>
                <w:rFonts w:hint="eastAsia"/>
              </w:rPr>
              <w:t>30</w:t>
            </w:r>
            <w:r>
              <w:rPr>
                <w:rFonts w:hint="eastAsia"/>
              </w:rPr>
              <w:t>）</w:t>
            </w:r>
          </w:p>
        </w:tc>
        <w:tc>
          <w:tcPr>
            <w:tcW w:w="1291" w:type="dxa"/>
          </w:tcPr>
          <w:p w14:paraId="5796CB5B" w14:textId="77777777" w:rsidR="000829C4" w:rsidRDefault="00000000">
            <w:pPr>
              <w:jc w:val="center"/>
            </w:pPr>
            <w:r>
              <w:rPr>
                <w:rFonts w:hint="eastAsia"/>
              </w:rPr>
              <w:t>自动带出</w:t>
            </w:r>
          </w:p>
        </w:tc>
        <w:tc>
          <w:tcPr>
            <w:tcW w:w="1429" w:type="dxa"/>
          </w:tcPr>
          <w:p w14:paraId="4F044710" w14:textId="77777777" w:rsidR="000829C4" w:rsidRDefault="00000000">
            <w:pPr>
              <w:jc w:val="center"/>
            </w:pPr>
            <w:r>
              <w:rPr>
                <w:rFonts w:hint="eastAsia"/>
              </w:rPr>
              <w:t>否</w:t>
            </w:r>
          </w:p>
        </w:tc>
        <w:tc>
          <w:tcPr>
            <w:tcW w:w="3330" w:type="dxa"/>
          </w:tcPr>
          <w:p w14:paraId="722704F4" w14:textId="77777777" w:rsidR="000829C4" w:rsidRDefault="00000000">
            <w:r>
              <w:rPr>
                <w:rFonts w:hint="eastAsia"/>
              </w:rPr>
              <w:t>不可编辑</w:t>
            </w:r>
          </w:p>
        </w:tc>
      </w:tr>
    </w:tbl>
    <w:p w14:paraId="420AC574" w14:textId="77777777" w:rsidR="000829C4" w:rsidRDefault="000829C4"/>
    <w:p w14:paraId="3245D932" w14:textId="77777777" w:rsidR="000829C4" w:rsidRDefault="00000000">
      <w:pPr>
        <w:pStyle w:val="4"/>
      </w:pPr>
      <w:r>
        <w:rPr>
          <w:rFonts w:hint="eastAsia"/>
        </w:rPr>
        <w:t>业务处理</w:t>
      </w:r>
    </w:p>
    <w:p w14:paraId="3CAA15C7" w14:textId="77777777" w:rsidR="000829C4" w:rsidRDefault="00000000">
      <w:pPr>
        <w:pStyle w:val="5"/>
      </w:pPr>
      <w:r>
        <w:rPr>
          <w:rFonts w:hint="eastAsia"/>
        </w:rPr>
        <w:t>业务说明与流程</w:t>
      </w:r>
    </w:p>
    <w:p w14:paraId="64123920" w14:textId="77777777" w:rsidR="000829C4" w:rsidRDefault="00000000">
      <w:pPr>
        <w:numPr>
          <w:ilvl w:val="0"/>
          <w:numId w:val="200"/>
        </w:numPr>
      </w:pPr>
      <w:r>
        <w:rPr>
          <w:rFonts w:hint="eastAsia"/>
        </w:rPr>
        <w:t>当企业发布税务自查通知时，由上级机构通过本功能录入自查任务信息，并下发至下级执行机构；</w:t>
      </w:r>
    </w:p>
    <w:p w14:paraId="2A26658E" w14:textId="77777777" w:rsidR="000829C4" w:rsidRDefault="00000000">
      <w:pPr>
        <w:numPr>
          <w:ilvl w:val="0"/>
          <w:numId w:val="200"/>
        </w:numPr>
      </w:pPr>
      <w:r>
        <w:rPr>
          <w:rFonts w:hint="eastAsia"/>
        </w:rPr>
        <w:t>同时可通过本功能查询下级机构的执行情况，并可联查执行明细。</w:t>
      </w:r>
    </w:p>
    <w:p w14:paraId="1E12C5C4" w14:textId="77777777" w:rsidR="000829C4" w:rsidRDefault="00000000">
      <w:pPr>
        <w:pStyle w:val="5"/>
      </w:pPr>
      <w:r>
        <w:rPr>
          <w:rFonts w:hint="eastAsia"/>
        </w:rPr>
        <w:t>功能按钮</w:t>
      </w:r>
    </w:p>
    <w:p w14:paraId="5139A720" w14:textId="77777777" w:rsidR="000829C4" w:rsidRDefault="00000000">
      <w:r>
        <w:rPr>
          <w:rFonts w:hint="eastAsia"/>
        </w:rPr>
        <w:t>列表按钮：</w:t>
      </w:r>
    </w:p>
    <w:p w14:paraId="2BCD55EF" w14:textId="77777777" w:rsidR="000829C4" w:rsidRDefault="00000000">
      <w:pPr>
        <w:numPr>
          <w:ilvl w:val="0"/>
          <w:numId w:val="201"/>
        </w:numPr>
      </w:pPr>
      <w:r>
        <w:rPr>
          <w:rFonts w:hint="eastAsia"/>
        </w:rPr>
        <w:t>【新增】：点击该按钮，弹出任务创建界面，录入信息；</w:t>
      </w:r>
    </w:p>
    <w:p w14:paraId="7F668D75" w14:textId="77777777" w:rsidR="000829C4" w:rsidRDefault="00000000">
      <w:pPr>
        <w:numPr>
          <w:ilvl w:val="0"/>
          <w:numId w:val="201"/>
        </w:numPr>
      </w:pPr>
      <w:r>
        <w:rPr>
          <w:rFonts w:hint="eastAsia"/>
        </w:rPr>
        <w:t>【修改】：点击该按钮，弹出任务创建界面，修改任务基本信息；如果任务状态为已完成，则不能修改。</w:t>
      </w:r>
    </w:p>
    <w:p w14:paraId="1C4DC754" w14:textId="77777777" w:rsidR="000829C4" w:rsidRDefault="00000000">
      <w:pPr>
        <w:numPr>
          <w:ilvl w:val="0"/>
          <w:numId w:val="201"/>
        </w:numPr>
      </w:pPr>
      <w:r>
        <w:rPr>
          <w:rFonts w:hint="eastAsia"/>
        </w:rPr>
        <w:t>【删除】：如果任务状态为已完成，则不能删除，提示“该任务已在完成，不能删除。”；如果任务状态为已下发，提示“该任务已下发，确定删除？”，如果选择是，则删除该任务及对应的所有已上传文件，以及下发生成的所有下级机构的自查任务及附件；</w:t>
      </w:r>
    </w:p>
    <w:p w14:paraId="6EE4A4E0" w14:textId="77777777" w:rsidR="000829C4" w:rsidRDefault="00000000">
      <w:pPr>
        <w:numPr>
          <w:ilvl w:val="0"/>
          <w:numId w:val="201"/>
        </w:numPr>
      </w:pPr>
      <w:r>
        <w:rPr>
          <w:rFonts w:hint="eastAsia"/>
        </w:rPr>
        <w:t>【查看】：点击该按钮，弹出任务创建界面，状态为查看；</w:t>
      </w:r>
    </w:p>
    <w:p w14:paraId="54960A87" w14:textId="77777777" w:rsidR="000829C4" w:rsidRDefault="00000000">
      <w:r>
        <w:rPr>
          <w:rFonts w:hint="eastAsia"/>
        </w:rPr>
        <w:t>创建按钮：</w:t>
      </w:r>
    </w:p>
    <w:p w14:paraId="1B1EBF47" w14:textId="77777777" w:rsidR="000829C4" w:rsidRDefault="00000000">
      <w:pPr>
        <w:numPr>
          <w:ilvl w:val="0"/>
          <w:numId w:val="202"/>
        </w:numPr>
      </w:pPr>
      <w:r>
        <w:rPr>
          <w:rFonts w:hint="eastAsia"/>
        </w:rPr>
        <w:t>【附加上传】：上传自查任务附加；</w:t>
      </w:r>
    </w:p>
    <w:p w14:paraId="059CBF4B" w14:textId="77777777" w:rsidR="000829C4" w:rsidRDefault="00000000">
      <w:pPr>
        <w:numPr>
          <w:ilvl w:val="0"/>
          <w:numId w:val="202"/>
        </w:numPr>
      </w:pPr>
      <w:r>
        <w:rPr>
          <w:rFonts w:hint="eastAsia"/>
        </w:rPr>
        <w:t>【附件删除】：删除附件；</w:t>
      </w:r>
    </w:p>
    <w:p w14:paraId="69635212" w14:textId="77777777" w:rsidR="000829C4" w:rsidRDefault="00000000">
      <w:pPr>
        <w:numPr>
          <w:ilvl w:val="0"/>
          <w:numId w:val="202"/>
        </w:numPr>
      </w:pPr>
      <w:r>
        <w:rPr>
          <w:rFonts w:hint="eastAsia"/>
        </w:rPr>
        <w:t>【保存】：保存当前录入的信息；</w:t>
      </w:r>
    </w:p>
    <w:p w14:paraId="225074BA" w14:textId="77777777" w:rsidR="000829C4" w:rsidRDefault="00000000">
      <w:pPr>
        <w:numPr>
          <w:ilvl w:val="0"/>
          <w:numId w:val="202"/>
        </w:numPr>
      </w:pPr>
      <w:r>
        <w:rPr>
          <w:rFonts w:hint="eastAsia"/>
        </w:rPr>
        <w:lastRenderedPageBreak/>
        <w:t>【下发】：保存档案录入的信息，并弹出下发选择界面，；</w:t>
      </w:r>
    </w:p>
    <w:p w14:paraId="039AC48A" w14:textId="77777777" w:rsidR="000829C4" w:rsidRDefault="00000000">
      <w:pPr>
        <w:numPr>
          <w:ilvl w:val="0"/>
          <w:numId w:val="202"/>
        </w:numPr>
      </w:pPr>
      <w:r>
        <w:rPr>
          <w:rFonts w:hint="eastAsia"/>
        </w:rPr>
        <w:t>下发</w:t>
      </w:r>
      <w:r>
        <w:rPr>
          <w:rFonts w:hint="eastAsia"/>
        </w:rPr>
        <w:t>-</w:t>
      </w:r>
      <w:r>
        <w:rPr>
          <w:rFonts w:hint="eastAsia"/>
        </w:rPr>
        <w:t>【确认】：弹出下发界面，选择下发机构并确定后，返回当前界面，更新下发机构数量，同时建立所选机构的自查任务数据；</w:t>
      </w:r>
    </w:p>
    <w:p w14:paraId="637281C0" w14:textId="77777777" w:rsidR="000829C4" w:rsidRDefault="00000000">
      <w:pPr>
        <w:numPr>
          <w:ilvl w:val="0"/>
          <w:numId w:val="202"/>
        </w:numPr>
      </w:pPr>
      <w:r>
        <w:rPr>
          <w:rFonts w:hint="eastAsia"/>
        </w:rPr>
        <w:t>下发</w:t>
      </w:r>
      <w:r>
        <w:rPr>
          <w:rFonts w:hint="eastAsia"/>
        </w:rPr>
        <w:t>-</w:t>
      </w:r>
      <w:r>
        <w:rPr>
          <w:rFonts w:hint="eastAsia"/>
        </w:rPr>
        <w:t>【取消】：关闭下发界面；</w:t>
      </w:r>
    </w:p>
    <w:p w14:paraId="3AE8959E" w14:textId="77777777" w:rsidR="000829C4" w:rsidRDefault="00000000">
      <w:pPr>
        <w:numPr>
          <w:ilvl w:val="0"/>
          <w:numId w:val="202"/>
        </w:numPr>
      </w:pPr>
      <w:r>
        <w:rPr>
          <w:rFonts w:hint="eastAsia"/>
        </w:rPr>
        <w:t>【下一步】：弹出完成界面；</w:t>
      </w:r>
    </w:p>
    <w:p w14:paraId="07C09356" w14:textId="77777777" w:rsidR="000829C4" w:rsidRDefault="00000000">
      <w:r>
        <w:rPr>
          <w:rFonts w:hint="eastAsia"/>
        </w:rPr>
        <w:t>完成按钮：</w:t>
      </w:r>
    </w:p>
    <w:p w14:paraId="01E101EB" w14:textId="77777777" w:rsidR="000829C4" w:rsidRDefault="00000000">
      <w:pPr>
        <w:numPr>
          <w:ilvl w:val="0"/>
          <w:numId w:val="203"/>
        </w:numPr>
      </w:pPr>
      <w:r>
        <w:rPr>
          <w:rFonts w:hint="eastAsia"/>
        </w:rPr>
        <w:t>【保存】：保存当前录入的数据；</w:t>
      </w:r>
    </w:p>
    <w:p w14:paraId="30134646" w14:textId="77777777" w:rsidR="000829C4" w:rsidRDefault="00000000">
      <w:pPr>
        <w:numPr>
          <w:ilvl w:val="0"/>
          <w:numId w:val="203"/>
        </w:numPr>
      </w:pPr>
      <w:r>
        <w:rPr>
          <w:rFonts w:hint="eastAsia"/>
        </w:rPr>
        <w:t>【完成】：点击该按钮，更新任务状态为完成。</w:t>
      </w:r>
    </w:p>
    <w:p w14:paraId="6E7BC438" w14:textId="77777777" w:rsidR="000829C4" w:rsidRDefault="00000000">
      <w:pPr>
        <w:pStyle w:val="5"/>
      </w:pPr>
      <w:r>
        <w:rPr>
          <w:rFonts w:hint="eastAsia"/>
        </w:rPr>
        <w:t>算法说明</w:t>
      </w:r>
    </w:p>
    <w:p w14:paraId="1D23928E" w14:textId="77777777" w:rsidR="000829C4" w:rsidRDefault="00000000">
      <w:pPr>
        <w:numPr>
          <w:ilvl w:val="0"/>
          <w:numId w:val="204"/>
        </w:numPr>
      </w:pPr>
      <w:r>
        <w:rPr>
          <w:rFonts w:hint="eastAsia"/>
        </w:rPr>
        <w:t>下发时，如果已下发的任务被取消下发，则删除对应的任务数据，如果该任务已开始执行（任务状态</w:t>
      </w:r>
      <w:proofErr w:type="gramStart"/>
      <w:r>
        <w:rPr>
          <w:rFonts w:hint="eastAsia"/>
        </w:rPr>
        <w:t>为非待接收</w:t>
      </w:r>
      <w:proofErr w:type="gramEnd"/>
      <w:r>
        <w:rPr>
          <w:rFonts w:hint="eastAsia"/>
        </w:rPr>
        <w:t>状态），则提示“存在已开始执行的任务，是否删除？机构如下：</w:t>
      </w:r>
      <w:r>
        <w:rPr>
          <w:rFonts w:hint="eastAsia"/>
        </w:rPr>
        <w:t>xxx</w:t>
      </w:r>
      <w:r>
        <w:rPr>
          <w:rFonts w:hint="eastAsia"/>
        </w:rPr>
        <w:t>，</w:t>
      </w:r>
      <w:r>
        <w:rPr>
          <w:rFonts w:hint="eastAsia"/>
        </w:rPr>
        <w:t>xxx</w:t>
      </w:r>
      <w:r>
        <w:rPr>
          <w:rFonts w:hint="eastAsia"/>
        </w:rPr>
        <w:t>”，选择是，则删除对应的任务，选择否，则不处理；</w:t>
      </w:r>
    </w:p>
    <w:p w14:paraId="78BA0EF3" w14:textId="77777777" w:rsidR="000829C4" w:rsidRDefault="00000000">
      <w:pPr>
        <w:numPr>
          <w:ilvl w:val="0"/>
          <w:numId w:val="204"/>
        </w:numPr>
      </w:pPr>
      <w:r>
        <w:rPr>
          <w:rFonts w:hint="eastAsia"/>
        </w:rPr>
        <w:t>下发后，生成对应机构的执行任务；</w:t>
      </w:r>
    </w:p>
    <w:p w14:paraId="14DC776B" w14:textId="77777777" w:rsidR="000829C4" w:rsidRDefault="00000000">
      <w:pPr>
        <w:numPr>
          <w:ilvl w:val="0"/>
          <w:numId w:val="204"/>
        </w:numPr>
      </w:pPr>
      <w:r>
        <w:rPr>
          <w:rFonts w:hint="eastAsia"/>
        </w:rPr>
        <w:t>列表中点击任务编码、名称超链接，默认弹出创建界面；</w:t>
      </w:r>
    </w:p>
    <w:p w14:paraId="68DDF027" w14:textId="77777777" w:rsidR="000829C4" w:rsidRDefault="00000000">
      <w:pPr>
        <w:numPr>
          <w:ilvl w:val="0"/>
          <w:numId w:val="204"/>
        </w:numPr>
      </w:pPr>
      <w:r>
        <w:rPr>
          <w:rFonts w:hint="eastAsia"/>
        </w:rPr>
        <w:t>点击下发机构数量、已完成机构数量、未完</w:t>
      </w:r>
      <w:proofErr w:type="gramStart"/>
      <w:r>
        <w:rPr>
          <w:rFonts w:hint="eastAsia"/>
        </w:rPr>
        <w:t>成机构</w:t>
      </w:r>
      <w:proofErr w:type="gramEnd"/>
      <w:r>
        <w:rPr>
          <w:rFonts w:hint="eastAsia"/>
        </w:rPr>
        <w:t>数量链接，弹出自查任务执行界面，默认显示对应的任务明细；</w:t>
      </w:r>
    </w:p>
    <w:p w14:paraId="2552EF6C" w14:textId="77777777" w:rsidR="000829C4" w:rsidRDefault="00000000">
      <w:pPr>
        <w:numPr>
          <w:ilvl w:val="0"/>
          <w:numId w:val="204"/>
        </w:numPr>
      </w:pPr>
      <w:r>
        <w:rPr>
          <w:rFonts w:hint="eastAsia"/>
        </w:rPr>
        <w:t>已完成机构数量</w:t>
      </w:r>
      <w:r>
        <w:rPr>
          <w:rFonts w:hint="eastAsia"/>
        </w:rPr>
        <w:t>=</w:t>
      </w:r>
      <w:r>
        <w:rPr>
          <w:rFonts w:hint="eastAsia"/>
        </w:rPr>
        <w:t>下发任务中任务状态为已审批的任务数量；</w:t>
      </w:r>
    </w:p>
    <w:p w14:paraId="79B7C13F" w14:textId="77777777" w:rsidR="000829C4" w:rsidRDefault="00000000">
      <w:pPr>
        <w:numPr>
          <w:ilvl w:val="0"/>
          <w:numId w:val="204"/>
        </w:numPr>
      </w:pPr>
      <w:r>
        <w:rPr>
          <w:rFonts w:hint="eastAsia"/>
        </w:rPr>
        <w:t>未完</w:t>
      </w:r>
      <w:proofErr w:type="gramStart"/>
      <w:r>
        <w:rPr>
          <w:rFonts w:hint="eastAsia"/>
        </w:rPr>
        <w:t>成机构</w:t>
      </w:r>
      <w:proofErr w:type="gramEnd"/>
      <w:r>
        <w:rPr>
          <w:rFonts w:hint="eastAsia"/>
        </w:rPr>
        <w:t>数量</w:t>
      </w:r>
      <w:r>
        <w:rPr>
          <w:rFonts w:hint="eastAsia"/>
        </w:rPr>
        <w:t>=</w:t>
      </w:r>
      <w:r>
        <w:rPr>
          <w:rFonts w:hint="eastAsia"/>
        </w:rPr>
        <w:t>下发任务中任务状态为非已审批的任务数量；</w:t>
      </w:r>
    </w:p>
    <w:p w14:paraId="197D84E0" w14:textId="77777777" w:rsidR="000829C4" w:rsidRDefault="00000000">
      <w:pPr>
        <w:pStyle w:val="5"/>
      </w:pPr>
      <w:r>
        <w:rPr>
          <w:rFonts w:hint="eastAsia"/>
        </w:rPr>
        <w:t>逻辑校验</w:t>
      </w:r>
    </w:p>
    <w:p w14:paraId="7F5F49EE" w14:textId="77777777" w:rsidR="000829C4" w:rsidRDefault="00000000">
      <w:r>
        <w:rPr>
          <w:rFonts w:hint="eastAsia"/>
        </w:rPr>
        <w:t>无。</w:t>
      </w:r>
    </w:p>
    <w:p w14:paraId="05A43762" w14:textId="77777777" w:rsidR="000829C4" w:rsidRDefault="00000000">
      <w:pPr>
        <w:pStyle w:val="4"/>
      </w:pPr>
      <w:r>
        <w:rPr>
          <w:rFonts w:hint="eastAsia"/>
        </w:rPr>
        <w:t>输出</w:t>
      </w:r>
    </w:p>
    <w:tbl>
      <w:tblPr>
        <w:tblStyle w:val="ab"/>
        <w:tblW w:w="0" w:type="auto"/>
        <w:tblLook w:val="04A0" w:firstRow="1" w:lastRow="0" w:firstColumn="1" w:lastColumn="0" w:noHBand="0" w:noVBand="1"/>
      </w:tblPr>
      <w:tblGrid>
        <w:gridCol w:w="1278"/>
        <w:gridCol w:w="1191"/>
        <w:gridCol w:w="5708"/>
      </w:tblGrid>
      <w:tr w:rsidR="000829C4" w14:paraId="361BE5E6" w14:textId="77777777">
        <w:tc>
          <w:tcPr>
            <w:tcW w:w="1278" w:type="dxa"/>
            <w:shd w:val="clear" w:color="auto" w:fill="DEEBF6" w:themeFill="accent1" w:themeFillTint="32"/>
          </w:tcPr>
          <w:p w14:paraId="07ED7143" w14:textId="77777777" w:rsidR="000829C4" w:rsidRDefault="00000000">
            <w:pPr>
              <w:jc w:val="center"/>
              <w:rPr>
                <w:b/>
                <w:bCs/>
              </w:rPr>
            </w:pPr>
            <w:r>
              <w:rPr>
                <w:rFonts w:hint="eastAsia"/>
                <w:b/>
                <w:bCs/>
              </w:rPr>
              <w:t>字段名称</w:t>
            </w:r>
          </w:p>
        </w:tc>
        <w:tc>
          <w:tcPr>
            <w:tcW w:w="1191" w:type="dxa"/>
            <w:shd w:val="clear" w:color="auto" w:fill="DEEBF6" w:themeFill="accent1" w:themeFillTint="32"/>
          </w:tcPr>
          <w:p w14:paraId="3B1ED5D5" w14:textId="77777777" w:rsidR="000829C4" w:rsidRDefault="00000000">
            <w:pPr>
              <w:jc w:val="center"/>
              <w:rPr>
                <w:b/>
                <w:bCs/>
              </w:rPr>
            </w:pPr>
            <w:r>
              <w:rPr>
                <w:rFonts w:hint="eastAsia"/>
                <w:b/>
                <w:bCs/>
              </w:rPr>
              <w:t>字段类型</w:t>
            </w:r>
          </w:p>
        </w:tc>
        <w:tc>
          <w:tcPr>
            <w:tcW w:w="5708" w:type="dxa"/>
            <w:shd w:val="clear" w:color="auto" w:fill="DEEBF6" w:themeFill="accent1" w:themeFillTint="32"/>
          </w:tcPr>
          <w:p w14:paraId="28FE1297" w14:textId="77777777" w:rsidR="000829C4" w:rsidRDefault="00000000">
            <w:pPr>
              <w:jc w:val="center"/>
              <w:rPr>
                <w:b/>
                <w:bCs/>
              </w:rPr>
            </w:pPr>
            <w:r>
              <w:rPr>
                <w:rFonts w:hint="eastAsia"/>
                <w:b/>
                <w:bCs/>
              </w:rPr>
              <w:t>备注</w:t>
            </w:r>
          </w:p>
        </w:tc>
      </w:tr>
      <w:tr w:rsidR="000829C4" w14:paraId="0E1DFD70" w14:textId="77777777">
        <w:tc>
          <w:tcPr>
            <w:tcW w:w="1278" w:type="dxa"/>
          </w:tcPr>
          <w:p w14:paraId="674F877D" w14:textId="77777777" w:rsidR="000829C4" w:rsidRDefault="00000000">
            <w:r>
              <w:rPr>
                <w:rFonts w:hint="eastAsia"/>
              </w:rPr>
              <w:t>任务编码</w:t>
            </w:r>
          </w:p>
        </w:tc>
        <w:tc>
          <w:tcPr>
            <w:tcW w:w="1191" w:type="dxa"/>
          </w:tcPr>
          <w:p w14:paraId="710DA591" w14:textId="77777777" w:rsidR="000829C4" w:rsidRDefault="00000000">
            <w:r>
              <w:rPr>
                <w:rFonts w:hint="eastAsia"/>
              </w:rPr>
              <w:t>字符</w:t>
            </w:r>
          </w:p>
        </w:tc>
        <w:tc>
          <w:tcPr>
            <w:tcW w:w="5708" w:type="dxa"/>
          </w:tcPr>
          <w:p w14:paraId="33959FBE" w14:textId="77777777" w:rsidR="000829C4" w:rsidRDefault="00000000">
            <w:proofErr w:type="gramStart"/>
            <w:r>
              <w:rPr>
                <w:rFonts w:hint="eastAsia"/>
              </w:rPr>
              <w:t>取下发</w:t>
            </w:r>
            <w:proofErr w:type="gramEnd"/>
            <w:r>
              <w:rPr>
                <w:rFonts w:hint="eastAsia"/>
              </w:rPr>
              <w:t>任务编码</w:t>
            </w:r>
          </w:p>
        </w:tc>
      </w:tr>
      <w:tr w:rsidR="000829C4" w14:paraId="32FDD0D5" w14:textId="77777777">
        <w:tc>
          <w:tcPr>
            <w:tcW w:w="1278" w:type="dxa"/>
          </w:tcPr>
          <w:p w14:paraId="2F907B1E" w14:textId="77777777" w:rsidR="000829C4" w:rsidRDefault="00000000">
            <w:r>
              <w:rPr>
                <w:rFonts w:hint="eastAsia"/>
              </w:rPr>
              <w:t>任务名称</w:t>
            </w:r>
          </w:p>
        </w:tc>
        <w:tc>
          <w:tcPr>
            <w:tcW w:w="1191" w:type="dxa"/>
          </w:tcPr>
          <w:p w14:paraId="54D00809" w14:textId="77777777" w:rsidR="000829C4" w:rsidRDefault="00000000">
            <w:r>
              <w:rPr>
                <w:rFonts w:hint="eastAsia"/>
              </w:rPr>
              <w:t>字符</w:t>
            </w:r>
          </w:p>
        </w:tc>
        <w:tc>
          <w:tcPr>
            <w:tcW w:w="5708" w:type="dxa"/>
          </w:tcPr>
          <w:p w14:paraId="4BD12ED0" w14:textId="77777777" w:rsidR="000829C4" w:rsidRDefault="00000000">
            <w:proofErr w:type="gramStart"/>
            <w:r>
              <w:rPr>
                <w:rFonts w:hint="eastAsia"/>
              </w:rPr>
              <w:t>取下发</w:t>
            </w:r>
            <w:proofErr w:type="gramEnd"/>
            <w:r>
              <w:rPr>
                <w:rFonts w:hint="eastAsia"/>
              </w:rPr>
              <w:t>任务名称</w:t>
            </w:r>
          </w:p>
        </w:tc>
      </w:tr>
      <w:tr w:rsidR="000829C4" w14:paraId="07F15A53" w14:textId="77777777">
        <w:tc>
          <w:tcPr>
            <w:tcW w:w="1278" w:type="dxa"/>
          </w:tcPr>
          <w:p w14:paraId="4E414B1A" w14:textId="77777777" w:rsidR="000829C4" w:rsidRDefault="00000000">
            <w:r>
              <w:rPr>
                <w:rFonts w:hint="eastAsia"/>
              </w:rPr>
              <w:t>任务通知日</w:t>
            </w:r>
            <w:r>
              <w:rPr>
                <w:rFonts w:hint="eastAsia"/>
              </w:rPr>
              <w:lastRenderedPageBreak/>
              <w:t>期</w:t>
            </w:r>
          </w:p>
        </w:tc>
        <w:tc>
          <w:tcPr>
            <w:tcW w:w="1191" w:type="dxa"/>
          </w:tcPr>
          <w:p w14:paraId="39EB087A" w14:textId="77777777" w:rsidR="000829C4" w:rsidRDefault="00000000">
            <w:r>
              <w:rPr>
                <w:rFonts w:hint="eastAsia"/>
              </w:rPr>
              <w:lastRenderedPageBreak/>
              <w:t>字符</w:t>
            </w:r>
          </w:p>
        </w:tc>
        <w:tc>
          <w:tcPr>
            <w:tcW w:w="5708" w:type="dxa"/>
          </w:tcPr>
          <w:p w14:paraId="08B0F69B" w14:textId="77777777" w:rsidR="000829C4" w:rsidRDefault="00000000">
            <w:proofErr w:type="gramStart"/>
            <w:r>
              <w:rPr>
                <w:rFonts w:hint="eastAsia"/>
              </w:rPr>
              <w:t>取下发</w:t>
            </w:r>
            <w:proofErr w:type="gramEnd"/>
            <w:r>
              <w:rPr>
                <w:rFonts w:hint="eastAsia"/>
              </w:rPr>
              <w:t>任务通知日期</w:t>
            </w:r>
          </w:p>
        </w:tc>
      </w:tr>
      <w:tr w:rsidR="000829C4" w14:paraId="6D544261" w14:textId="77777777">
        <w:tc>
          <w:tcPr>
            <w:tcW w:w="1278" w:type="dxa"/>
          </w:tcPr>
          <w:p w14:paraId="5122D69A" w14:textId="77777777" w:rsidR="000829C4" w:rsidRDefault="00000000">
            <w:r>
              <w:rPr>
                <w:rFonts w:hint="eastAsia"/>
              </w:rPr>
              <w:t>任务状态</w:t>
            </w:r>
          </w:p>
        </w:tc>
        <w:tc>
          <w:tcPr>
            <w:tcW w:w="1191" w:type="dxa"/>
          </w:tcPr>
          <w:p w14:paraId="408FB17B" w14:textId="77777777" w:rsidR="000829C4" w:rsidRDefault="00000000">
            <w:r>
              <w:rPr>
                <w:rFonts w:hint="eastAsia"/>
              </w:rPr>
              <w:t>枚举</w:t>
            </w:r>
          </w:p>
        </w:tc>
        <w:tc>
          <w:tcPr>
            <w:tcW w:w="5708" w:type="dxa"/>
          </w:tcPr>
          <w:p w14:paraId="639885DC" w14:textId="77777777" w:rsidR="000829C4" w:rsidRDefault="00000000">
            <w:r>
              <w:rPr>
                <w:rFonts w:hint="eastAsia"/>
              </w:rPr>
              <w:t>默认待接收</w:t>
            </w:r>
          </w:p>
        </w:tc>
      </w:tr>
      <w:tr w:rsidR="000829C4" w14:paraId="2B042A9D" w14:textId="77777777">
        <w:tc>
          <w:tcPr>
            <w:tcW w:w="1278" w:type="dxa"/>
          </w:tcPr>
          <w:p w14:paraId="54836DEF" w14:textId="77777777" w:rsidR="000829C4" w:rsidRDefault="00000000">
            <w:r>
              <w:rPr>
                <w:rFonts w:hint="eastAsia"/>
              </w:rPr>
              <w:t>任务说明</w:t>
            </w:r>
          </w:p>
        </w:tc>
        <w:tc>
          <w:tcPr>
            <w:tcW w:w="1191" w:type="dxa"/>
          </w:tcPr>
          <w:p w14:paraId="511D5CD7" w14:textId="77777777" w:rsidR="000829C4" w:rsidRDefault="00000000">
            <w:r>
              <w:rPr>
                <w:rFonts w:hint="eastAsia"/>
              </w:rPr>
              <w:t>字符</w:t>
            </w:r>
          </w:p>
        </w:tc>
        <w:tc>
          <w:tcPr>
            <w:tcW w:w="5708" w:type="dxa"/>
          </w:tcPr>
          <w:p w14:paraId="6E7F76F9" w14:textId="77777777" w:rsidR="000829C4" w:rsidRDefault="00000000">
            <w:r>
              <w:rPr>
                <w:rFonts w:hint="eastAsia"/>
              </w:rPr>
              <w:t>空</w:t>
            </w:r>
          </w:p>
        </w:tc>
      </w:tr>
      <w:tr w:rsidR="000829C4" w14:paraId="0C8347F3" w14:textId="77777777">
        <w:tc>
          <w:tcPr>
            <w:tcW w:w="1278" w:type="dxa"/>
          </w:tcPr>
          <w:p w14:paraId="59E3A220" w14:textId="77777777" w:rsidR="000829C4" w:rsidRDefault="00000000">
            <w:r>
              <w:rPr>
                <w:rFonts w:hint="eastAsia"/>
              </w:rPr>
              <w:t>下发机构数量</w:t>
            </w:r>
          </w:p>
        </w:tc>
        <w:tc>
          <w:tcPr>
            <w:tcW w:w="1191" w:type="dxa"/>
          </w:tcPr>
          <w:p w14:paraId="0CCF7E58" w14:textId="77777777" w:rsidR="000829C4" w:rsidRDefault="00000000">
            <w:r>
              <w:rPr>
                <w:rFonts w:hint="eastAsia"/>
              </w:rPr>
              <w:t>字符</w:t>
            </w:r>
          </w:p>
        </w:tc>
        <w:tc>
          <w:tcPr>
            <w:tcW w:w="5708" w:type="dxa"/>
          </w:tcPr>
          <w:p w14:paraId="0F2EABD8" w14:textId="77777777" w:rsidR="000829C4" w:rsidRDefault="00000000">
            <w:r>
              <w:rPr>
                <w:rFonts w:hint="eastAsia"/>
              </w:rPr>
              <w:t>详见算法章节</w:t>
            </w:r>
          </w:p>
        </w:tc>
      </w:tr>
      <w:tr w:rsidR="000829C4" w14:paraId="5A42E88D" w14:textId="77777777">
        <w:tc>
          <w:tcPr>
            <w:tcW w:w="1278" w:type="dxa"/>
          </w:tcPr>
          <w:p w14:paraId="236BFDE3" w14:textId="77777777" w:rsidR="000829C4" w:rsidRDefault="00000000">
            <w:r>
              <w:rPr>
                <w:rFonts w:hint="eastAsia"/>
              </w:rPr>
              <w:t>完成机构数量</w:t>
            </w:r>
          </w:p>
        </w:tc>
        <w:tc>
          <w:tcPr>
            <w:tcW w:w="1191" w:type="dxa"/>
          </w:tcPr>
          <w:p w14:paraId="00F7A152" w14:textId="77777777" w:rsidR="000829C4" w:rsidRDefault="00000000">
            <w:r>
              <w:rPr>
                <w:rFonts w:hint="eastAsia"/>
              </w:rPr>
              <w:t>字符</w:t>
            </w:r>
          </w:p>
        </w:tc>
        <w:tc>
          <w:tcPr>
            <w:tcW w:w="5708" w:type="dxa"/>
          </w:tcPr>
          <w:p w14:paraId="36F46E94" w14:textId="77777777" w:rsidR="000829C4" w:rsidRDefault="00000000">
            <w:r>
              <w:rPr>
                <w:rFonts w:hint="eastAsia"/>
              </w:rPr>
              <w:t>详见算法章节</w:t>
            </w:r>
          </w:p>
        </w:tc>
      </w:tr>
      <w:tr w:rsidR="000829C4" w14:paraId="7FFE3F93" w14:textId="77777777">
        <w:tc>
          <w:tcPr>
            <w:tcW w:w="1278" w:type="dxa"/>
          </w:tcPr>
          <w:p w14:paraId="53E044C9" w14:textId="77777777" w:rsidR="000829C4" w:rsidRDefault="00000000">
            <w:r>
              <w:rPr>
                <w:rFonts w:hint="eastAsia"/>
              </w:rPr>
              <w:t>未完</w:t>
            </w:r>
            <w:proofErr w:type="gramStart"/>
            <w:r>
              <w:rPr>
                <w:rFonts w:hint="eastAsia"/>
              </w:rPr>
              <w:t>成机构</w:t>
            </w:r>
            <w:proofErr w:type="gramEnd"/>
            <w:r>
              <w:rPr>
                <w:rFonts w:hint="eastAsia"/>
              </w:rPr>
              <w:t>数量</w:t>
            </w:r>
          </w:p>
        </w:tc>
        <w:tc>
          <w:tcPr>
            <w:tcW w:w="1191" w:type="dxa"/>
          </w:tcPr>
          <w:p w14:paraId="5DBBAB82" w14:textId="77777777" w:rsidR="000829C4" w:rsidRDefault="00000000">
            <w:r>
              <w:rPr>
                <w:rFonts w:hint="eastAsia"/>
              </w:rPr>
              <w:t>字符</w:t>
            </w:r>
          </w:p>
        </w:tc>
        <w:tc>
          <w:tcPr>
            <w:tcW w:w="5708" w:type="dxa"/>
          </w:tcPr>
          <w:p w14:paraId="03AF87ED" w14:textId="77777777" w:rsidR="000829C4" w:rsidRDefault="00000000">
            <w:r>
              <w:rPr>
                <w:rFonts w:hint="eastAsia"/>
              </w:rPr>
              <w:t>详见算法章节</w:t>
            </w:r>
          </w:p>
        </w:tc>
      </w:tr>
      <w:tr w:rsidR="000829C4" w14:paraId="22FCFABC" w14:textId="77777777">
        <w:tc>
          <w:tcPr>
            <w:tcW w:w="1278" w:type="dxa"/>
          </w:tcPr>
          <w:p w14:paraId="57D9D83F" w14:textId="77777777" w:rsidR="000829C4" w:rsidRDefault="00000000">
            <w:r>
              <w:rPr>
                <w:rFonts w:hint="eastAsia"/>
              </w:rPr>
              <w:t>自查机构</w:t>
            </w:r>
          </w:p>
        </w:tc>
        <w:tc>
          <w:tcPr>
            <w:tcW w:w="1191" w:type="dxa"/>
          </w:tcPr>
          <w:p w14:paraId="5B49CDD0" w14:textId="77777777" w:rsidR="000829C4" w:rsidRDefault="00000000">
            <w:r>
              <w:rPr>
                <w:rFonts w:hint="eastAsia"/>
              </w:rPr>
              <w:t>字符</w:t>
            </w:r>
          </w:p>
        </w:tc>
        <w:tc>
          <w:tcPr>
            <w:tcW w:w="5708" w:type="dxa"/>
          </w:tcPr>
          <w:p w14:paraId="3969981A" w14:textId="77777777" w:rsidR="000829C4" w:rsidRDefault="00000000">
            <w:r>
              <w:rPr>
                <w:rFonts w:hint="eastAsia"/>
              </w:rPr>
              <w:t>已选的自查机构名称</w:t>
            </w:r>
          </w:p>
        </w:tc>
      </w:tr>
    </w:tbl>
    <w:p w14:paraId="5E2BB73E" w14:textId="77777777" w:rsidR="000829C4" w:rsidRDefault="000829C4"/>
    <w:p w14:paraId="4E21A129" w14:textId="77777777" w:rsidR="000829C4" w:rsidRDefault="00000000">
      <w:pPr>
        <w:pStyle w:val="3"/>
      </w:pPr>
      <w:bookmarkStart w:id="231" w:name="_Toc1172626875"/>
      <w:bookmarkStart w:id="232" w:name="_Toc20587"/>
      <w:bookmarkStart w:id="233" w:name="_Toc2532"/>
      <w:r>
        <w:rPr>
          <w:rFonts w:hint="eastAsia"/>
        </w:rPr>
        <w:t>自查任务执行</w:t>
      </w:r>
      <w:bookmarkEnd w:id="231"/>
      <w:bookmarkEnd w:id="232"/>
      <w:bookmarkEnd w:id="233"/>
    </w:p>
    <w:p w14:paraId="7B30815A" w14:textId="77777777" w:rsidR="000829C4" w:rsidRDefault="00000000">
      <w:pPr>
        <w:pStyle w:val="4"/>
      </w:pPr>
      <w:r>
        <w:rPr>
          <w:rFonts w:hint="eastAsia"/>
        </w:rPr>
        <w:t>功能描述</w:t>
      </w:r>
    </w:p>
    <w:p w14:paraId="0EDF4346" w14:textId="77777777" w:rsidR="000829C4" w:rsidRDefault="00000000">
      <w:pPr>
        <w:ind w:firstLine="420"/>
      </w:pPr>
      <w:r>
        <w:rPr>
          <w:rFonts w:hint="eastAsia"/>
        </w:rPr>
        <w:t>总部机构或上级机构下发自查任务后，下级机构通过本功能接收自查任务并维护自查信息。</w:t>
      </w:r>
    </w:p>
    <w:p w14:paraId="2624855C" w14:textId="77777777" w:rsidR="000829C4" w:rsidRDefault="00000000">
      <w:pPr>
        <w:pStyle w:val="4"/>
      </w:pPr>
      <w:r>
        <w:rPr>
          <w:rFonts w:hint="eastAsia"/>
        </w:rPr>
        <w:t>原型界面</w:t>
      </w:r>
    </w:p>
    <w:p w14:paraId="621CE559" w14:textId="77777777" w:rsidR="000829C4" w:rsidRDefault="00000000">
      <w:r>
        <w:rPr>
          <w:rFonts w:hint="eastAsia"/>
        </w:rPr>
        <w:t>列表：</w:t>
      </w:r>
    </w:p>
    <w:p w14:paraId="099779C0" w14:textId="77777777" w:rsidR="000829C4" w:rsidRDefault="00000000">
      <w:r>
        <w:rPr>
          <w:noProof/>
        </w:rPr>
        <w:drawing>
          <wp:inline distT="0" distB="0" distL="114300" distR="114300" wp14:anchorId="6D86AD2D" wp14:editId="62AE7B9A">
            <wp:extent cx="5274310" cy="2322195"/>
            <wp:effectExtent l="0" t="0" r="8890" b="14605"/>
            <wp:docPr id="37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图片 18"/>
                    <pic:cNvPicPr>
                      <a:picLocks noChangeAspect="1"/>
                    </pic:cNvPicPr>
                  </pic:nvPicPr>
                  <pic:blipFill>
                    <a:blip r:embed="rId164"/>
                    <a:stretch>
                      <a:fillRect/>
                    </a:stretch>
                  </pic:blipFill>
                  <pic:spPr>
                    <a:xfrm>
                      <a:off x="0" y="0"/>
                      <a:ext cx="5274310" cy="2322195"/>
                    </a:xfrm>
                    <a:prstGeom prst="rect">
                      <a:avLst/>
                    </a:prstGeom>
                    <a:noFill/>
                    <a:ln>
                      <a:noFill/>
                    </a:ln>
                  </pic:spPr>
                </pic:pic>
              </a:graphicData>
            </a:graphic>
          </wp:inline>
        </w:drawing>
      </w:r>
    </w:p>
    <w:p w14:paraId="13267C3E" w14:textId="77777777" w:rsidR="000829C4" w:rsidRDefault="00000000">
      <w:r>
        <w:rPr>
          <w:rFonts w:hint="eastAsia"/>
        </w:rPr>
        <w:lastRenderedPageBreak/>
        <w:t>接收：</w:t>
      </w:r>
    </w:p>
    <w:p w14:paraId="4679008F" w14:textId="77777777" w:rsidR="000829C4" w:rsidRDefault="00000000">
      <w:r>
        <w:rPr>
          <w:noProof/>
        </w:rPr>
        <w:drawing>
          <wp:inline distT="0" distB="0" distL="114300" distR="114300" wp14:anchorId="5AC89E48" wp14:editId="5D6D1A1A">
            <wp:extent cx="5274310" cy="2317750"/>
            <wp:effectExtent l="0" t="0" r="8890" b="19050"/>
            <wp:docPr id="37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图片 19"/>
                    <pic:cNvPicPr>
                      <a:picLocks noChangeAspect="1"/>
                    </pic:cNvPicPr>
                  </pic:nvPicPr>
                  <pic:blipFill>
                    <a:blip r:embed="rId165"/>
                    <a:stretch>
                      <a:fillRect/>
                    </a:stretch>
                  </pic:blipFill>
                  <pic:spPr>
                    <a:xfrm>
                      <a:off x="0" y="0"/>
                      <a:ext cx="5274310" cy="2317750"/>
                    </a:xfrm>
                    <a:prstGeom prst="rect">
                      <a:avLst/>
                    </a:prstGeom>
                    <a:noFill/>
                    <a:ln>
                      <a:noFill/>
                    </a:ln>
                  </pic:spPr>
                </pic:pic>
              </a:graphicData>
            </a:graphic>
          </wp:inline>
        </w:drawing>
      </w:r>
    </w:p>
    <w:p w14:paraId="2B1743F8" w14:textId="77777777" w:rsidR="000829C4" w:rsidRDefault="00000000">
      <w:r>
        <w:rPr>
          <w:rFonts w:hint="eastAsia"/>
        </w:rPr>
        <w:t>填报：</w:t>
      </w:r>
    </w:p>
    <w:p w14:paraId="369748A7" w14:textId="77777777" w:rsidR="000829C4" w:rsidRDefault="00000000">
      <w:r>
        <w:rPr>
          <w:noProof/>
        </w:rPr>
        <w:drawing>
          <wp:inline distT="0" distB="0" distL="114300" distR="114300" wp14:anchorId="3D8F5181" wp14:editId="3E369795">
            <wp:extent cx="5264785" cy="2322195"/>
            <wp:effectExtent l="0" t="0" r="18415" b="14605"/>
            <wp:docPr id="38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图片 20"/>
                    <pic:cNvPicPr>
                      <a:picLocks noChangeAspect="1"/>
                    </pic:cNvPicPr>
                  </pic:nvPicPr>
                  <pic:blipFill>
                    <a:blip r:embed="rId166"/>
                    <a:stretch>
                      <a:fillRect/>
                    </a:stretch>
                  </pic:blipFill>
                  <pic:spPr>
                    <a:xfrm>
                      <a:off x="0" y="0"/>
                      <a:ext cx="5264785" cy="2322195"/>
                    </a:xfrm>
                    <a:prstGeom prst="rect">
                      <a:avLst/>
                    </a:prstGeom>
                    <a:noFill/>
                    <a:ln>
                      <a:noFill/>
                    </a:ln>
                  </pic:spPr>
                </pic:pic>
              </a:graphicData>
            </a:graphic>
          </wp:inline>
        </w:drawing>
      </w:r>
    </w:p>
    <w:p w14:paraId="64CAF40D" w14:textId="77777777" w:rsidR="000829C4" w:rsidRDefault="00000000">
      <w:r>
        <w:rPr>
          <w:rFonts w:hint="eastAsia"/>
        </w:rPr>
        <w:t>审批：</w:t>
      </w:r>
    </w:p>
    <w:p w14:paraId="59017834" w14:textId="77777777" w:rsidR="000829C4" w:rsidRDefault="00000000">
      <w:r>
        <w:rPr>
          <w:noProof/>
        </w:rPr>
        <w:drawing>
          <wp:inline distT="0" distB="0" distL="114300" distR="114300" wp14:anchorId="4F62012D" wp14:editId="7DD3F136">
            <wp:extent cx="5269865" cy="2322195"/>
            <wp:effectExtent l="0" t="0" r="13335" b="14605"/>
            <wp:docPr id="38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图片 21"/>
                    <pic:cNvPicPr>
                      <a:picLocks noChangeAspect="1"/>
                    </pic:cNvPicPr>
                  </pic:nvPicPr>
                  <pic:blipFill>
                    <a:blip r:embed="rId167"/>
                    <a:stretch>
                      <a:fillRect/>
                    </a:stretch>
                  </pic:blipFill>
                  <pic:spPr>
                    <a:xfrm>
                      <a:off x="0" y="0"/>
                      <a:ext cx="5269865" cy="2322195"/>
                    </a:xfrm>
                    <a:prstGeom prst="rect">
                      <a:avLst/>
                    </a:prstGeom>
                    <a:noFill/>
                    <a:ln>
                      <a:noFill/>
                    </a:ln>
                  </pic:spPr>
                </pic:pic>
              </a:graphicData>
            </a:graphic>
          </wp:inline>
        </w:drawing>
      </w:r>
    </w:p>
    <w:p w14:paraId="286D48CB" w14:textId="77777777" w:rsidR="000829C4" w:rsidRDefault="00000000">
      <w:r>
        <w:rPr>
          <w:rFonts w:hint="eastAsia"/>
        </w:rPr>
        <w:t>审批完成：</w:t>
      </w:r>
    </w:p>
    <w:p w14:paraId="038E6ECA" w14:textId="77777777" w:rsidR="000829C4" w:rsidRDefault="00000000">
      <w:r>
        <w:rPr>
          <w:noProof/>
        </w:rPr>
        <w:lastRenderedPageBreak/>
        <w:drawing>
          <wp:inline distT="0" distB="0" distL="114300" distR="114300" wp14:anchorId="46D9AAF7" wp14:editId="2780936F">
            <wp:extent cx="5274310" cy="2313305"/>
            <wp:effectExtent l="0" t="0" r="8890" b="23495"/>
            <wp:docPr id="38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图片 22"/>
                    <pic:cNvPicPr>
                      <a:picLocks noChangeAspect="1"/>
                    </pic:cNvPicPr>
                  </pic:nvPicPr>
                  <pic:blipFill>
                    <a:blip r:embed="rId168"/>
                    <a:stretch>
                      <a:fillRect/>
                    </a:stretch>
                  </pic:blipFill>
                  <pic:spPr>
                    <a:xfrm>
                      <a:off x="0" y="0"/>
                      <a:ext cx="5274310" cy="2313305"/>
                    </a:xfrm>
                    <a:prstGeom prst="rect">
                      <a:avLst/>
                    </a:prstGeom>
                    <a:noFill/>
                    <a:ln>
                      <a:noFill/>
                    </a:ln>
                  </pic:spPr>
                </pic:pic>
              </a:graphicData>
            </a:graphic>
          </wp:inline>
        </w:drawing>
      </w:r>
    </w:p>
    <w:p w14:paraId="0A3CE319" w14:textId="77777777" w:rsidR="000829C4" w:rsidRDefault="000829C4"/>
    <w:p w14:paraId="5CE0F3E5" w14:textId="77777777" w:rsidR="000829C4" w:rsidRDefault="000829C4"/>
    <w:p w14:paraId="3CF992C6" w14:textId="77777777" w:rsidR="000829C4" w:rsidRDefault="00000000">
      <w:pPr>
        <w:pStyle w:val="4"/>
      </w:pPr>
      <w:r>
        <w:rPr>
          <w:rFonts w:hint="eastAsia"/>
        </w:rPr>
        <w:t>输入列表</w:t>
      </w:r>
    </w:p>
    <w:p w14:paraId="4D809610" w14:textId="77777777" w:rsidR="000829C4" w:rsidRDefault="00000000">
      <w:r>
        <w:rPr>
          <w:rFonts w:hint="eastAsia"/>
        </w:rPr>
        <w:t>查询条件：</w:t>
      </w:r>
    </w:p>
    <w:tbl>
      <w:tblPr>
        <w:tblStyle w:val="ab"/>
        <w:tblW w:w="0" w:type="auto"/>
        <w:tblLook w:val="04A0" w:firstRow="1" w:lastRow="0" w:firstColumn="1" w:lastColumn="0" w:noHBand="0" w:noVBand="1"/>
      </w:tblPr>
      <w:tblGrid>
        <w:gridCol w:w="1390"/>
        <w:gridCol w:w="1156"/>
        <w:gridCol w:w="1124"/>
        <w:gridCol w:w="1393"/>
        <w:gridCol w:w="3233"/>
      </w:tblGrid>
      <w:tr w:rsidR="000829C4" w14:paraId="42592F75" w14:textId="77777777">
        <w:tc>
          <w:tcPr>
            <w:tcW w:w="1427" w:type="dxa"/>
            <w:shd w:val="clear" w:color="auto" w:fill="DEEBF6" w:themeFill="accent1" w:themeFillTint="32"/>
          </w:tcPr>
          <w:p w14:paraId="5909BF60" w14:textId="77777777" w:rsidR="000829C4" w:rsidRDefault="00000000">
            <w:pPr>
              <w:jc w:val="center"/>
              <w:rPr>
                <w:b/>
                <w:bCs/>
              </w:rPr>
            </w:pPr>
            <w:r>
              <w:rPr>
                <w:rFonts w:hint="eastAsia"/>
                <w:b/>
                <w:bCs/>
              </w:rPr>
              <w:t>字段名称</w:t>
            </w:r>
          </w:p>
        </w:tc>
        <w:tc>
          <w:tcPr>
            <w:tcW w:w="1183" w:type="dxa"/>
            <w:shd w:val="clear" w:color="auto" w:fill="DEEBF6" w:themeFill="accent1" w:themeFillTint="32"/>
          </w:tcPr>
          <w:p w14:paraId="65FF9E5D" w14:textId="77777777" w:rsidR="000829C4" w:rsidRDefault="00000000">
            <w:pPr>
              <w:jc w:val="center"/>
              <w:rPr>
                <w:b/>
                <w:bCs/>
              </w:rPr>
            </w:pPr>
            <w:r>
              <w:rPr>
                <w:rFonts w:hint="eastAsia"/>
                <w:b/>
                <w:bCs/>
              </w:rPr>
              <w:t>字段类型</w:t>
            </w:r>
          </w:p>
        </w:tc>
        <w:tc>
          <w:tcPr>
            <w:tcW w:w="1150" w:type="dxa"/>
            <w:shd w:val="clear" w:color="auto" w:fill="DEEBF6" w:themeFill="accent1" w:themeFillTint="32"/>
          </w:tcPr>
          <w:p w14:paraId="1A6B437C"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20089C87"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0569AE87" w14:textId="77777777" w:rsidR="000829C4" w:rsidRDefault="00000000">
            <w:pPr>
              <w:jc w:val="center"/>
              <w:rPr>
                <w:b/>
                <w:bCs/>
              </w:rPr>
            </w:pPr>
            <w:r>
              <w:rPr>
                <w:rFonts w:hint="eastAsia"/>
                <w:b/>
                <w:bCs/>
              </w:rPr>
              <w:t>备注</w:t>
            </w:r>
          </w:p>
        </w:tc>
      </w:tr>
      <w:tr w:rsidR="000829C4" w14:paraId="2CB7D9C0" w14:textId="77777777">
        <w:tc>
          <w:tcPr>
            <w:tcW w:w="1427" w:type="dxa"/>
          </w:tcPr>
          <w:p w14:paraId="727E811B" w14:textId="77777777" w:rsidR="000829C4" w:rsidRDefault="00000000">
            <w:r>
              <w:rPr>
                <w:rFonts w:hint="eastAsia"/>
              </w:rPr>
              <w:t>自查机构</w:t>
            </w:r>
          </w:p>
        </w:tc>
        <w:tc>
          <w:tcPr>
            <w:tcW w:w="1183" w:type="dxa"/>
          </w:tcPr>
          <w:p w14:paraId="7A2BCE55" w14:textId="77777777" w:rsidR="000829C4" w:rsidRDefault="00000000">
            <w:pPr>
              <w:jc w:val="center"/>
            </w:pPr>
            <w:r>
              <w:rPr>
                <w:rFonts w:hint="eastAsia"/>
              </w:rPr>
              <w:t>参照</w:t>
            </w:r>
          </w:p>
        </w:tc>
        <w:tc>
          <w:tcPr>
            <w:tcW w:w="1150" w:type="dxa"/>
          </w:tcPr>
          <w:p w14:paraId="7D9797E0" w14:textId="77777777" w:rsidR="000829C4" w:rsidRDefault="00000000">
            <w:pPr>
              <w:jc w:val="center"/>
            </w:pPr>
            <w:r>
              <w:rPr>
                <w:rFonts w:hint="eastAsia"/>
              </w:rPr>
              <w:t>手动选择</w:t>
            </w:r>
          </w:p>
        </w:tc>
        <w:tc>
          <w:tcPr>
            <w:tcW w:w="1429" w:type="dxa"/>
          </w:tcPr>
          <w:p w14:paraId="3BAA5619" w14:textId="77777777" w:rsidR="000829C4" w:rsidRDefault="00000000">
            <w:pPr>
              <w:jc w:val="center"/>
            </w:pPr>
            <w:r>
              <w:rPr>
                <w:rFonts w:hint="eastAsia"/>
              </w:rPr>
              <w:t>否</w:t>
            </w:r>
          </w:p>
        </w:tc>
        <w:tc>
          <w:tcPr>
            <w:tcW w:w="3330" w:type="dxa"/>
          </w:tcPr>
          <w:p w14:paraId="10B5E250" w14:textId="77777777" w:rsidR="000829C4" w:rsidRDefault="00000000">
            <w:r>
              <w:rPr>
                <w:rFonts w:hint="eastAsia"/>
              </w:rPr>
              <w:t>参照机构档案，增加数据权限</w:t>
            </w:r>
          </w:p>
        </w:tc>
      </w:tr>
      <w:tr w:rsidR="000829C4" w14:paraId="297C4F14" w14:textId="77777777">
        <w:tc>
          <w:tcPr>
            <w:tcW w:w="1427" w:type="dxa"/>
          </w:tcPr>
          <w:p w14:paraId="2429678E" w14:textId="77777777" w:rsidR="000829C4" w:rsidRDefault="00000000">
            <w:r>
              <w:rPr>
                <w:rFonts w:hint="eastAsia"/>
              </w:rPr>
              <w:t>任务通知日期</w:t>
            </w:r>
          </w:p>
        </w:tc>
        <w:tc>
          <w:tcPr>
            <w:tcW w:w="1183" w:type="dxa"/>
          </w:tcPr>
          <w:p w14:paraId="63766D07" w14:textId="77777777" w:rsidR="000829C4" w:rsidRDefault="00000000">
            <w:pPr>
              <w:jc w:val="center"/>
            </w:pPr>
            <w:r>
              <w:rPr>
                <w:rFonts w:hint="eastAsia"/>
              </w:rPr>
              <w:t>日历控件</w:t>
            </w:r>
          </w:p>
        </w:tc>
        <w:tc>
          <w:tcPr>
            <w:tcW w:w="1150" w:type="dxa"/>
          </w:tcPr>
          <w:p w14:paraId="51419975" w14:textId="77777777" w:rsidR="000829C4" w:rsidRDefault="00000000">
            <w:pPr>
              <w:jc w:val="center"/>
            </w:pPr>
            <w:r>
              <w:rPr>
                <w:rFonts w:hint="eastAsia"/>
              </w:rPr>
              <w:t>手动选择</w:t>
            </w:r>
          </w:p>
        </w:tc>
        <w:tc>
          <w:tcPr>
            <w:tcW w:w="1429" w:type="dxa"/>
          </w:tcPr>
          <w:p w14:paraId="5CA8F744" w14:textId="77777777" w:rsidR="000829C4" w:rsidRDefault="00000000">
            <w:pPr>
              <w:jc w:val="center"/>
            </w:pPr>
            <w:r>
              <w:rPr>
                <w:rFonts w:hint="eastAsia"/>
              </w:rPr>
              <w:t>否</w:t>
            </w:r>
          </w:p>
        </w:tc>
        <w:tc>
          <w:tcPr>
            <w:tcW w:w="3330" w:type="dxa"/>
          </w:tcPr>
          <w:p w14:paraId="5922DCC5" w14:textId="77777777" w:rsidR="000829C4" w:rsidRDefault="000829C4"/>
        </w:tc>
      </w:tr>
    </w:tbl>
    <w:p w14:paraId="20F2801E" w14:textId="77777777" w:rsidR="000829C4" w:rsidRDefault="00000000">
      <w:r>
        <w:rPr>
          <w:rFonts w:hint="eastAsia"/>
        </w:rPr>
        <w:t>列表字段：</w:t>
      </w:r>
    </w:p>
    <w:tbl>
      <w:tblPr>
        <w:tblStyle w:val="ab"/>
        <w:tblW w:w="0" w:type="auto"/>
        <w:tblLook w:val="04A0" w:firstRow="1" w:lastRow="0" w:firstColumn="1" w:lastColumn="0" w:noHBand="0" w:noVBand="1"/>
      </w:tblPr>
      <w:tblGrid>
        <w:gridCol w:w="1244"/>
        <w:gridCol w:w="1182"/>
        <w:gridCol w:w="1257"/>
        <w:gridCol w:w="1389"/>
        <w:gridCol w:w="3224"/>
      </w:tblGrid>
      <w:tr w:rsidR="000829C4" w14:paraId="56678E2B" w14:textId="77777777">
        <w:tc>
          <w:tcPr>
            <w:tcW w:w="1278" w:type="dxa"/>
            <w:shd w:val="clear" w:color="auto" w:fill="DEEBF6" w:themeFill="accent1" w:themeFillTint="32"/>
          </w:tcPr>
          <w:p w14:paraId="1229CE2D" w14:textId="77777777" w:rsidR="000829C4" w:rsidRDefault="00000000">
            <w:pPr>
              <w:jc w:val="center"/>
              <w:rPr>
                <w:b/>
                <w:bCs/>
              </w:rPr>
            </w:pPr>
            <w:r>
              <w:rPr>
                <w:rFonts w:hint="eastAsia"/>
                <w:b/>
                <w:bCs/>
              </w:rPr>
              <w:t>字段名称</w:t>
            </w:r>
          </w:p>
        </w:tc>
        <w:tc>
          <w:tcPr>
            <w:tcW w:w="1191" w:type="dxa"/>
            <w:shd w:val="clear" w:color="auto" w:fill="DEEBF6" w:themeFill="accent1" w:themeFillTint="32"/>
          </w:tcPr>
          <w:p w14:paraId="68D74E91" w14:textId="77777777" w:rsidR="000829C4" w:rsidRDefault="00000000">
            <w:pPr>
              <w:jc w:val="center"/>
              <w:rPr>
                <w:b/>
                <w:bCs/>
              </w:rPr>
            </w:pPr>
            <w:r>
              <w:rPr>
                <w:rFonts w:hint="eastAsia"/>
                <w:b/>
                <w:bCs/>
              </w:rPr>
              <w:t>字段类型</w:t>
            </w:r>
          </w:p>
        </w:tc>
        <w:tc>
          <w:tcPr>
            <w:tcW w:w="1291" w:type="dxa"/>
            <w:shd w:val="clear" w:color="auto" w:fill="DEEBF6" w:themeFill="accent1" w:themeFillTint="32"/>
          </w:tcPr>
          <w:p w14:paraId="26EDEFB0" w14:textId="77777777" w:rsidR="000829C4" w:rsidRDefault="00000000">
            <w:pPr>
              <w:jc w:val="center"/>
              <w:rPr>
                <w:b/>
                <w:bCs/>
              </w:rPr>
            </w:pPr>
            <w:r>
              <w:rPr>
                <w:rFonts w:hint="eastAsia"/>
                <w:b/>
                <w:bCs/>
              </w:rPr>
              <w:t>录入方式</w:t>
            </w:r>
          </w:p>
        </w:tc>
        <w:tc>
          <w:tcPr>
            <w:tcW w:w="1429" w:type="dxa"/>
            <w:shd w:val="clear" w:color="auto" w:fill="DEEBF6" w:themeFill="accent1" w:themeFillTint="32"/>
          </w:tcPr>
          <w:p w14:paraId="1110F2B4" w14:textId="77777777" w:rsidR="000829C4" w:rsidRDefault="00000000">
            <w:pPr>
              <w:jc w:val="center"/>
              <w:rPr>
                <w:b/>
                <w:bCs/>
              </w:rPr>
            </w:pPr>
            <w:r>
              <w:rPr>
                <w:rFonts w:hint="eastAsia"/>
                <w:b/>
                <w:bCs/>
              </w:rPr>
              <w:t>是否必录</w:t>
            </w:r>
          </w:p>
        </w:tc>
        <w:tc>
          <w:tcPr>
            <w:tcW w:w="3330" w:type="dxa"/>
            <w:shd w:val="clear" w:color="auto" w:fill="DEEBF6" w:themeFill="accent1" w:themeFillTint="32"/>
          </w:tcPr>
          <w:p w14:paraId="523BACF8" w14:textId="77777777" w:rsidR="000829C4" w:rsidRDefault="00000000">
            <w:pPr>
              <w:jc w:val="center"/>
              <w:rPr>
                <w:b/>
                <w:bCs/>
              </w:rPr>
            </w:pPr>
            <w:r>
              <w:rPr>
                <w:rFonts w:hint="eastAsia"/>
                <w:b/>
                <w:bCs/>
              </w:rPr>
              <w:t>备注</w:t>
            </w:r>
          </w:p>
        </w:tc>
      </w:tr>
      <w:tr w:rsidR="000829C4" w14:paraId="787533CD" w14:textId="77777777">
        <w:tc>
          <w:tcPr>
            <w:tcW w:w="1278" w:type="dxa"/>
          </w:tcPr>
          <w:p w14:paraId="5DC5ECEC" w14:textId="77777777" w:rsidR="000829C4" w:rsidRDefault="00000000">
            <w:r>
              <w:rPr>
                <w:rFonts w:hint="eastAsia"/>
              </w:rPr>
              <w:t>任务编码</w:t>
            </w:r>
          </w:p>
        </w:tc>
        <w:tc>
          <w:tcPr>
            <w:tcW w:w="1191" w:type="dxa"/>
          </w:tcPr>
          <w:p w14:paraId="0D1F09C1" w14:textId="77777777" w:rsidR="000829C4" w:rsidRDefault="00000000">
            <w:pPr>
              <w:jc w:val="center"/>
            </w:pPr>
            <w:r>
              <w:rPr>
                <w:rFonts w:hint="eastAsia"/>
              </w:rPr>
              <w:t>字符</w:t>
            </w:r>
          </w:p>
        </w:tc>
        <w:tc>
          <w:tcPr>
            <w:tcW w:w="1291" w:type="dxa"/>
          </w:tcPr>
          <w:p w14:paraId="7AC5F9CA" w14:textId="77777777" w:rsidR="000829C4" w:rsidRDefault="00000000">
            <w:pPr>
              <w:jc w:val="center"/>
            </w:pPr>
            <w:r>
              <w:rPr>
                <w:rFonts w:hint="eastAsia"/>
              </w:rPr>
              <w:t>自动生成</w:t>
            </w:r>
          </w:p>
        </w:tc>
        <w:tc>
          <w:tcPr>
            <w:tcW w:w="1429" w:type="dxa"/>
          </w:tcPr>
          <w:p w14:paraId="180CC1EE" w14:textId="77777777" w:rsidR="000829C4" w:rsidRDefault="00000000">
            <w:pPr>
              <w:jc w:val="center"/>
            </w:pPr>
            <w:r>
              <w:rPr>
                <w:rFonts w:hint="eastAsia"/>
              </w:rPr>
              <w:t>是</w:t>
            </w:r>
          </w:p>
        </w:tc>
        <w:tc>
          <w:tcPr>
            <w:tcW w:w="3330" w:type="dxa"/>
          </w:tcPr>
          <w:p w14:paraId="3C789191" w14:textId="77777777" w:rsidR="000829C4" w:rsidRDefault="00000000">
            <w:r>
              <w:rPr>
                <w:rFonts w:hint="eastAsia"/>
              </w:rPr>
              <w:t>不可编辑</w:t>
            </w:r>
          </w:p>
        </w:tc>
      </w:tr>
      <w:tr w:rsidR="000829C4" w14:paraId="78E1293D" w14:textId="77777777">
        <w:tc>
          <w:tcPr>
            <w:tcW w:w="1278" w:type="dxa"/>
          </w:tcPr>
          <w:p w14:paraId="43512E4B" w14:textId="77777777" w:rsidR="000829C4" w:rsidRDefault="00000000">
            <w:r>
              <w:rPr>
                <w:rFonts w:hint="eastAsia"/>
              </w:rPr>
              <w:t>自查机构名称</w:t>
            </w:r>
          </w:p>
        </w:tc>
        <w:tc>
          <w:tcPr>
            <w:tcW w:w="1191" w:type="dxa"/>
          </w:tcPr>
          <w:p w14:paraId="1C69BF9A" w14:textId="77777777" w:rsidR="000829C4" w:rsidRDefault="00000000">
            <w:pPr>
              <w:jc w:val="center"/>
            </w:pPr>
            <w:r>
              <w:rPr>
                <w:rFonts w:hint="eastAsia"/>
              </w:rPr>
              <w:t>字符</w:t>
            </w:r>
          </w:p>
        </w:tc>
        <w:tc>
          <w:tcPr>
            <w:tcW w:w="1291" w:type="dxa"/>
          </w:tcPr>
          <w:p w14:paraId="1FE82DF2" w14:textId="77777777" w:rsidR="000829C4" w:rsidRDefault="00000000">
            <w:pPr>
              <w:jc w:val="center"/>
            </w:pPr>
            <w:r>
              <w:rPr>
                <w:rFonts w:hint="eastAsia"/>
              </w:rPr>
              <w:t>自动带出</w:t>
            </w:r>
          </w:p>
        </w:tc>
        <w:tc>
          <w:tcPr>
            <w:tcW w:w="1429" w:type="dxa"/>
          </w:tcPr>
          <w:p w14:paraId="29375CD4" w14:textId="77777777" w:rsidR="000829C4" w:rsidRDefault="00000000">
            <w:pPr>
              <w:jc w:val="center"/>
            </w:pPr>
            <w:r>
              <w:rPr>
                <w:rFonts w:hint="eastAsia"/>
              </w:rPr>
              <w:t>是</w:t>
            </w:r>
          </w:p>
        </w:tc>
        <w:tc>
          <w:tcPr>
            <w:tcW w:w="3330" w:type="dxa"/>
          </w:tcPr>
          <w:p w14:paraId="4BF10888" w14:textId="77777777" w:rsidR="000829C4" w:rsidRDefault="00000000">
            <w:r>
              <w:rPr>
                <w:rFonts w:hint="eastAsia"/>
              </w:rPr>
              <w:t>不可编辑</w:t>
            </w:r>
          </w:p>
        </w:tc>
      </w:tr>
      <w:tr w:rsidR="000829C4" w14:paraId="5F7E1E96" w14:textId="77777777">
        <w:tc>
          <w:tcPr>
            <w:tcW w:w="1278" w:type="dxa"/>
          </w:tcPr>
          <w:p w14:paraId="70F7EF36" w14:textId="77777777" w:rsidR="000829C4" w:rsidRDefault="00000000">
            <w:r>
              <w:rPr>
                <w:rFonts w:hint="eastAsia"/>
              </w:rPr>
              <w:t>检查机关类型</w:t>
            </w:r>
          </w:p>
        </w:tc>
        <w:tc>
          <w:tcPr>
            <w:tcW w:w="1191" w:type="dxa"/>
          </w:tcPr>
          <w:p w14:paraId="72A0D3BD" w14:textId="77777777" w:rsidR="000829C4" w:rsidRDefault="00000000">
            <w:pPr>
              <w:jc w:val="center"/>
            </w:pPr>
            <w:r>
              <w:rPr>
                <w:rFonts w:hint="eastAsia"/>
              </w:rPr>
              <w:t>参照</w:t>
            </w:r>
          </w:p>
        </w:tc>
        <w:tc>
          <w:tcPr>
            <w:tcW w:w="1291" w:type="dxa"/>
          </w:tcPr>
          <w:p w14:paraId="1EE7F3DF" w14:textId="77777777" w:rsidR="000829C4" w:rsidRDefault="00000000">
            <w:pPr>
              <w:jc w:val="center"/>
            </w:pPr>
            <w:r>
              <w:rPr>
                <w:rFonts w:hint="eastAsia"/>
              </w:rPr>
              <w:t>手动选择</w:t>
            </w:r>
          </w:p>
        </w:tc>
        <w:tc>
          <w:tcPr>
            <w:tcW w:w="1429" w:type="dxa"/>
          </w:tcPr>
          <w:p w14:paraId="43836F61" w14:textId="77777777" w:rsidR="000829C4" w:rsidRDefault="00000000">
            <w:pPr>
              <w:jc w:val="center"/>
            </w:pPr>
            <w:r>
              <w:rPr>
                <w:rFonts w:hint="eastAsia"/>
              </w:rPr>
              <w:t>否</w:t>
            </w:r>
          </w:p>
        </w:tc>
        <w:tc>
          <w:tcPr>
            <w:tcW w:w="3330" w:type="dxa"/>
          </w:tcPr>
          <w:p w14:paraId="2454AD03" w14:textId="77777777" w:rsidR="000829C4" w:rsidRDefault="00000000">
            <w:r>
              <w:rPr>
                <w:rFonts w:hint="eastAsia"/>
              </w:rPr>
              <w:t>参照检查机关类型档案</w:t>
            </w:r>
          </w:p>
        </w:tc>
      </w:tr>
      <w:tr w:rsidR="000829C4" w14:paraId="3CAA8D5A" w14:textId="77777777">
        <w:tc>
          <w:tcPr>
            <w:tcW w:w="1278" w:type="dxa"/>
          </w:tcPr>
          <w:p w14:paraId="046839D0" w14:textId="77777777" w:rsidR="000829C4" w:rsidRDefault="00000000">
            <w:r>
              <w:rPr>
                <w:rFonts w:hint="eastAsia"/>
              </w:rPr>
              <w:t>检查机关名称</w:t>
            </w:r>
          </w:p>
        </w:tc>
        <w:tc>
          <w:tcPr>
            <w:tcW w:w="1191" w:type="dxa"/>
          </w:tcPr>
          <w:p w14:paraId="2D7E8175" w14:textId="77777777" w:rsidR="000829C4" w:rsidRDefault="00000000">
            <w:pPr>
              <w:jc w:val="center"/>
            </w:pPr>
            <w:r>
              <w:rPr>
                <w:rFonts w:hint="eastAsia"/>
              </w:rPr>
              <w:t>字符（</w:t>
            </w:r>
            <w:r>
              <w:rPr>
                <w:rFonts w:hint="eastAsia"/>
              </w:rPr>
              <w:t>200</w:t>
            </w:r>
            <w:r>
              <w:rPr>
                <w:rFonts w:hint="eastAsia"/>
              </w:rPr>
              <w:t>）</w:t>
            </w:r>
          </w:p>
        </w:tc>
        <w:tc>
          <w:tcPr>
            <w:tcW w:w="1291" w:type="dxa"/>
          </w:tcPr>
          <w:p w14:paraId="69393560" w14:textId="77777777" w:rsidR="000829C4" w:rsidRDefault="00000000">
            <w:pPr>
              <w:jc w:val="center"/>
            </w:pPr>
            <w:r>
              <w:rPr>
                <w:rFonts w:hint="eastAsia"/>
              </w:rPr>
              <w:t>手工录入</w:t>
            </w:r>
          </w:p>
        </w:tc>
        <w:tc>
          <w:tcPr>
            <w:tcW w:w="1429" w:type="dxa"/>
          </w:tcPr>
          <w:p w14:paraId="52C195D7" w14:textId="77777777" w:rsidR="000829C4" w:rsidRDefault="00000000">
            <w:pPr>
              <w:jc w:val="center"/>
            </w:pPr>
            <w:r>
              <w:rPr>
                <w:rFonts w:hint="eastAsia"/>
              </w:rPr>
              <w:t>否</w:t>
            </w:r>
          </w:p>
        </w:tc>
        <w:tc>
          <w:tcPr>
            <w:tcW w:w="3330" w:type="dxa"/>
          </w:tcPr>
          <w:p w14:paraId="679E3D82" w14:textId="77777777" w:rsidR="000829C4" w:rsidRDefault="000829C4"/>
        </w:tc>
      </w:tr>
      <w:tr w:rsidR="000829C4" w14:paraId="419197B1" w14:textId="77777777">
        <w:tc>
          <w:tcPr>
            <w:tcW w:w="1278" w:type="dxa"/>
          </w:tcPr>
          <w:p w14:paraId="75FD8976" w14:textId="77777777" w:rsidR="000829C4" w:rsidRDefault="00000000">
            <w:r>
              <w:rPr>
                <w:rFonts w:hint="eastAsia"/>
              </w:rPr>
              <w:t>任务状态</w:t>
            </w:r>
          </w:p>
        </w:tc>
        <w:tc>
          <w:tcPr>
            <w:tcW w:w="1191" w:type="dxa"/>
          </w:tcPr>
          <w:p w14:paraId="1A8F76EB" w14:textId="77777777" w:rsidR="000829C4" w:rsidRDefault="00000000">
            <w:pPr>
              <w:jc w:val="center"/>
            </w:pPr>
            <w:r>
              <w:rPr>
                <w:rFonts w:hint="eastAsia"/>
              </w:rPr>
              <w:t>枚举</w:t>
            </w:r>
          </w:p>
        </w:tc>
        <w:tc>
          <w:tcPr>
            <w:tcW w:w="1291" w:type="dxa"/>
          </w:tcPr>
          <w:p w14:paraId="0CD1E360" w14:textId="77777777" w:rsidR="000829C4" w:rsidRDefault="00000000">
            <w:pPr>
              <w:jc w:val="center"/>
            </w:pPr>
            <w:r>
              <w:rPr>
                <w:rFonts w:hint="eastAsia"/>
              </w:rPr>
              <w:t>自动带出</w:t>
            </w:r>
          </w:p>
        </w:tc>
        <w:tc>
          <w:tcPr>
            <w:tcW w:w="1429" w:type="dxa"/>
          </w:tcPr>
          <w:p w14:paraId="6B0C90B8" w14:textId="77777777" w:rsidR="000829C4" w:rsidRDefault="00000000">
            <w:pPr>
              <w:jc w:val="center"/>
            </w:pPr>
            <w:r>
              <w:rPr>
                <w:rFonts w:hint="eastAsia"/>
              </w:rPr>
              <w:t>是</w:t>
            </w:r>
          </w:p>
        </w:tc>
        <w:tc>
          <w:tcPr>
            <w:tcW w:w="3330" w:type="dxa"/>
          </w:tcPr>
          <w:p w14:paraId="5C18E18C" w14:textId="77777777" w:rsidR="000829C4" w:rsidRDefault="00000000">
            <w:r>
              <w:rPr>
                <w:rFonts w:hint="eastAsia"/>
              </w:rPr>
              <w:t>待接收</w:t>
            </w:r>
            <w:r>
              <w:rPr>
                <w:rFonts w:hint="eastAsia"/>
              </w:rPr>
              <w:t>/</w:t>
            </w:r>
            <w:r>
              <w:rPr>
                <w:rFonts w:hint="eastAsia"/>
              </w:rPr>
              <w:t>已接收</w:t>
            </w:r>
            <w:r>
              <w:rPr>
                <w:rFonts w:hint="eastAsia"/>
              </w:rPr>
              <w:t>/</w:t>
            </w:r>
            <w:r>
              <w:rPr>
                <w:rFonts w:hint="eastAsia"/>
              </w:rPr>
              <w:t>保存</w:t>
            </w:r>
            <w:r>
              <w:rPr>
                <w:rFonts w:hint="eastAsia"/>
              </w:rPr>
              <w:t>/</w:t>
            </w:r>
            <w:r>
              <w:rPr>
                <w:rFonts w:hint="eastAsia"/>
              </w:rPr>
              <w:t>已提交</w:t>
            </w:r>
            <w:r>
              <w:rPr>
                <w:rFonts w:hint="eastAsia"/>
              </w:rPr>
              <w:t>/</w:t>
            </w:r>
            <w:r>
              <w:rPr>
                <w:rFonts w:hint="eastAsia"/>
              </w:rPr>
              <w:t>审批中</w:t>
            </w:r>
            <w:r>
              <w:rPr>
                <w:rFonts w:hint="eastAsia"/>
              </w:rPr>
              <w:t>/</w:t>
            </w:r>
            <w:r>
              <w:rPr>
                <w:rFonts w:hint="eastAsia"/>
              </w:rPr>
              <w:t>已审批，默认未执行，不可编辑。</w:t>
            </w:r>
          </w:p>
        </w:tc>
      </w:tr>
      <w:tr w:rsidR="000829C4" w14:paraId="25E6BF16" w14:textId="77777777">
        <w:tc>
          <w:tcPr>
            <w:tcW w:w="1278" w:type="dxa"/>
          </w:tcPr>
          <w:p w14:paraId="0975475B" w14:textId="77777777" w:rsidR="000829C4" w:rsidRDefault="00000000">
            <w:r>
              <w:rPr>
                <w:rFonts w:hint="eastAsia"/>
              </w:rPr>
              <w:lastRenderedPageBreak/>
              <w:t>任务通知日期</w:t>
            </w:r>
          </w:p>
        </w:tc>
        <w:tc>
          <w:tcPr>
            <w:tcW w:w="1191" w:type="dxa"/>
          </w:tcPr>
          <w:p w14:paraId="733F30AB" w14:textId="77777777" w:rsidR="000829C4" w:rsidRDefault="00000000">
            <w:pPr>
              <w:jc w:val="center"/>
            </w:pPr>
            <w:r>
              <w:rPr>
                <w:rFonts w:hint="eastAsia"/>
              </w:rPr>
              <w:t>日历控件</w:t>
            </w:r>
          </w:p>
        </w:tc>
        <w:tc>
          <w:tcPr>
            <w:tcW w:w="1291" w:type="dxa"/>
          </w:tcPr>
          <w:p w14:paraId="5A3AFC51" w14:textId="77777777" w:rsidR="000829C4" w:rsidRDefault="00000000">
            <w:pPr>
              <w:jc w:val="center"/>
            </w:pPr>
            <w:r>
              <w:rPr>
                <w:rFonts w:hint="eastAsia"/>
              </w:rPr>
              <w:t>自动带出</w:t>
            </w:r>
          </w:p>
        </w:tc>
        <w:tc>
          <w:tcPr>
            <w:tcW w:w="1429" w:type="dxa"/>
          </w:tcPr>
          <w:p w14:paraId="23EE945B" w14:textId="77777777" w:rsidR="000829C4" w:rsidRDefault="00000000">
            <w:pPr>
              <w:jc w:val="center"/>
            </w:pPr>
            <w:r>
              <w:rPr>
                <w:rFonts w:hint="eastAsia"/>
              </w:rPr>
              <w:t>是</w:t>
            </w:r>
          </w:p>
        </w:tc>
        <w:tc>
          <w:tcPr>
            <w:tcW w:w="3330" w:type="dxa"/>
          </w:tcPr>
          <w:p w14:paraId="12BE343D" w14:textId="77777777" w:rsidR="000829C4" w:rsidRDefault="00000000">
            <w:r>
              <w:rPr>
                <w:rFonts w:hint="eastAsia"/>
              </w:rPr>
              <w:t>不可编辑</w:t>
            </w:r>
          </w:p>
        </w:tc>
      </w:tr>
      <w:tr w:rsidR="000829C4" w14:paraId="31C6260D" w14:textId="77777777">
        <w:tc>
          <w:tcPr>
            <w:tcW w:w="1278" w:type="dxa"/>
          </w:tcPr>
          <w:p w14:paraId="203D67F1" w14:textId="77777777" w:rsidR="000829C4" w:rsidRDefault="00000000">
            <w:r>
              <w:rPr>
                <w:rFonts w:hint="eastAsia"/>
              </w:rPr>
              <w:t>财务联系人</w:t>
            </w:r>
          </w:p>
        </w:tc>
        <w:tc>
          <w:tcPr>
            <w:tcW w:w="1191" w:type="dxa"/>
          </w:tcPr>
          <w:p w14:paraId="6EC93DD3" w14:textId="77777777" w:rsidR="000829C4" w:rsidRDefault="00000000">
            <w:pPr>
              <w:jc w:val="center"/>
            </w:pPr>
            <w:r>
              <w:rPr>
                <w:rFonts w:hint="eastAsia"/>
              </w:rPr>
              <w:t>字符（</w:t>
            </w:r>
            <w:r>
              <w:rPr>
                <w:rFonts w:hint="eastAsia"/>
              </w:rPr>
              <w:t>100</w:t>
            </w:r>
            <w:r>
              <w:rPr>
                <w:rFonts w:hint="eastAsia"/>
              </w:rPr>
              <w:t>）</w:t>
            </w:r>
          </w:p>
        </w:tc>
        <w:tc>
          <w:tcPr>
            <w:tcW w:w="1291" w:type="dxa"/>
          </w:tcPr>
          <w:p w14:paraId="3955A71D" w14:textId="77777777" w:rsidR="000829C4" w:rsidRDefault="00000000">
            <w:pPr>
              <w:jc w:val="center"/>
            </w:pPr>
            <w:r>
              <w:rPr>
                <w:rFonts w:hint="eastAsia"/>
              </w:rPr>
              <w:t>手工录入</w:t>
            </w:r>
          </w:p>
        </w:tc>
        <w:tc>
          <w:tcPr>
            <w:tcW w:w="1429" w:type="dxa"/>
          </w:tcPr>
          <w:p w14:paraId="25F8C6E6" w14:textId="77777777" w:rsidR="000829C4" w:rsidRDefault="00000000">
            <w:pPr>
              <w:jc w:val="center"/>
            </w:pPr>
            <w:r>
              <w:rPr>
                <w:rFonts w:hint="eastAsia"/>
              </w:rPr>
              <w:t>否</w:t>
            </w:r>
          </w:p>
        </w:tc>
        <w:tc>
          <w:tcPr>
            <w:tcW w:w="3330" w:type="dxa"/>
          </w:tcPr>
          <w:p w14:paraId="53F32458" w14:textId="77777777" w:rsidR="000829C4" w:rsidRDefault="000829C4"/>
        </w:tc>
      </w:tr>
      <w:tr w:rsidR="000829C4" w14:paraId="53D9B273" w14:textId="77777777">
        <w:tc>
          <w:tcPr>
            <w:tcW w:w="1278" w:type="dxa"/>
          </w:tcPr>
          <w:p w14:paraId="19AE91A6" w14:textId="77777777" w:rsidR="000829C4" w:rsidRDefault="00000000">
            <w:r>
              <w:rPr>
                <w:rFonts w:hint="eastAsia"/>
              </w:rPr>
              <w:t>检查组组长</w:t>
            </w:r>
          </w:p>
        </w:tc>
        <w:tc>
          <w:tcPr>
            <w:tcW w:w="1191" w:type="dxa"/>
          </w:tcPr>
          <w:p w14:paraId="5916475F" w14:textId="77777777" w:rsidR="000829C4" w:rsidRDefault="00000000">
            <w:pPr>
              <w:jc w:val="center"/>
            </w:pPr>
            <w:r>
              <w:rPr>
                <w:rFonts w:hint="eastAsia"/>
              </w:rPr>
              <w:t>字符（</w:t>
            </w:r>
            <w:r>
              <w:rPr>
                <w:rFonts w:hint="eastAsia"/>
              </w:rPr>
              <w:t>100</w:t>
            </w:r>
            <w:r>
              <w:rPr>
                <w:rFonts w:hint="eastAsia"/>
              </w:rPr>
              <w:t>）</w:t>
            </w:r>
          </w:p>
        </w:tc>
        <w:tc>
          <w:tcPr>
            <w:tcW w:w="1291" w:type="dxa"/>
          </w:tcPr>
          <w:p w14:paraId="46BCFEF3" w14:textId="77777777" w:rsidR="000829C4" w:rsidRDefault="00000000">
            <w:pPr>
              <w:jc w:val="center"/>
            </w:pPr>
            <w:r>
              <w:rPr>
                <w:rFonts w:hint="eastAsia"/>
              </w:rPr>
              <w:t>手工录入</w:t>
            </w:r>
          </w:p>
        </w:tc>
        <w:tc>
          <w:tcPr>
            <w:tcW w:w="1429" w:type="dxa"/>
          </w:tcPr>
          <w:p w14:paraId="5B8D7848" w14:textId="77777777" w:rsidR="000829C4" w:rsidRDefault="00000000">
            <w:pPr>
              <w:jc w:val="center"/>
            </w:pPr>
            <w:r>
              <w:rPr>
                <w:rFonts w:hint="eastAsia"/>
              </w:rPr>
              <w:t>否</w:t>
            </w:r>
          </w:p>
        </w:tc>
        <w:tc>
          <w:tcPr>
            <w:tcW w:w="3330" w:type="dxa"/>
          </w:tcPr>
          <w:p w14:paraId="5D4C5159" w14:textId="77777777" w:rsidR="000829C4" w:rsidRDefault="000829C4"/>
        </w:tc>
      </w:tr>
      <w:tr w:rsidR="000829C4" w14:paraId="6EA84D68" w14:textId="77777777">
        <w:tc>
          <w:tcPr>
            <w:tcW w:w="1278" w:type="dxa"/>
          </w:tcPr>
          <w:p w14:paraId="619FCDED" w14:textId="77777777" w:rsidR="000829C4" w:rsidRDefault="00000000">
            <w:r>
              <w:rPr>
                <w:rFonts w:hint="eastAsia"/>
              </w:rPr>
              <w:t>组长联系方式</w:t>
            </w:r>
          </w:p>
        </w:tc>
        <w:tc>
          <w:tcPr>
            <w:tcW w:w="1191" w:type="dxa"/>
          </w:tcPr>
          <w:p w14:paraId="4AABE95E" w14:textId="77777777" w:rsidR="000829C4" w:rsidRDefault="00000000">
            <w:pPr>
              <w:jc w:val="center"/>
            </w:pPr>
            <w:r>
              <w:rPr>
                <w:rFonts w:hint="eastAsia"/>
              </w:rPr>
              <w:t>字符（</w:t>
            </w:r>
            <w:r>
              <w:rPr>
                <w:rFonts w:hint="eastAsia"/>
              </w:rPr>
              <w:t>100</w:t>
            </w:r>
            <w:r>
              <w:rPr>
                <w:rFonts w:hint="eastAsia"/>
              </w:rPr>
              <w:t>）</w:t>
            </w:r>
          </w:p>
        </w:tc>
        <w:tc>
          <w:tcPr>
            <w:tcW w:w="1291" w:type="dxa"/>
          </w:tcPr>
          <w:p w14:paraId="4024A70C" w14:textId="77777777" w:rsidR="000829C4" w:rsidRDefault="00000000">
            <w:pPr>
              <w:jc w:val="center"/>
            </w:pPr>
            <w:r>
              <w:rPr>
                <w:rFonts w:hint="eastAsia"/>
              </w:rPr>
              <w:t>手工录入</w:t>
            </w:r>
          </w:p>
        </w:tc>
        <w:tc>
          <w:tcPr>
            <w:tcW w:w="1429" w:type="dxa"/>
          </w:tcPr>
          <w:p w14:paraId="5929406A" w14:textId="77777777" w:rsidR="000829C4" w:rsidRDefault="00000000">
            <w:pPr>
              <w:jc w:val="center"/>
            </w:pPr>
            <w:r>
              <w:rPr>
                <w:rFonts w:hint="eastAsia"/>
              </w:rPr>
              <w:t>否</w:t>
            </w:r>
          </w:p>
        </w:tc>
        <w:tc>
          <w:tcPr>
            <w:tcW w:w="3330" w:type="dxa"/>
          </w:tcPr>
          <w:p w14:paraId="1E99002C" w14:textId="77777777" w:rsidR="000829C4" w:rsidRDefault="000829C4"/>
        </w:tc>
      </w:tr>
      <w:tr w:rsidR="000829C4" w14:paraId="1D9F5817" w14:textId="77777777">
        <w:tc>
          <w:tcPr>
            <w:tcW w:w="1278" w:type="dxa"/>
          </w:tcPr>
          <w:p w14:paraId="49AE7C2D" w14:textId="77777777" w:rsidR="000829C4" w:rsidRDefault="00000000">
            <w:r>
              <w:rPr>
                <w:rFonts w:hint="eastAsia"/>
              </w:rPr>
              <w:t>检查组人数</w:t>
            </w:r>
          </w:p>
        </w:tc>
        <w:tc>
          <w:tcPr>
            <w:tcW w:w="1191" w:type="dxa"/>
          </w:tcPr>
          <w:p w14:paraId="45DEABAE" w14:textId="77777777" w:rsidR="000829C4" w:rsidRDefault="00000000">
            <w:pPr>
              <w:jc w:val="center"/>
            </w:pPr>
            <w:r>
              <w:rPr>
                <w:rFonts w:hint="eastAsia"/>
              </w:rPr>
              <w:t>整数</w:t>
            </w:r>
          </w:p>
          <w:p w14:paraId="0A6D0A2E" w14:textId="77777777" w:rsidR="000829C4" w:rsidRDefault="00000000">
            <w:pPr>
              <w:jc w:val="center"/>
            </w:pPr>
            <w:r>
              <w:rPr>
                <w:rFonts w:hint="eastAsia"/>
              </w:rPr>
              <w:t>（</w:t>
            </w:r>
            <w:r>
              <w:rPr>
                <w:rFonts w:hint="eastAsia"/>
              </w:rPr>
              <w:t>30</w:t>
            </w:r>
            <w:r>
              <w:rPr>
                <w:rFonts w:hint="eastAsia"/>
              </w:rPr>
              <w:t>）</w:t>
            </w:r>
          </w:p>
        </w:tc>
        <w:tc>
          <w:tcPr>
            <w:tcW w:w="1291" w:type="dxa"/>
          </w:tcPr>
          <w:p w14:paraId="142C43A1" w14:textId="77777777" w:rsidR="000829C4" w:rsidRDefault="00000000">
            <w:pPr>
              <w:jc w:val="center"/>
            </w:pPr>
            <w:r>
              <w:rPr>
                <w:rFonts w:hint="eastAsia"/>
              </w:rPr>
              <w:t>手工录入</w:t>
            </w:r>
          </w:p>
        </w:tc>
        <w:tc>
          <w:tcPr>
            <w:tcW w:w="1429" w:type="dxa"/>
          </w:tcPr>
          <w:p w14:paraId="012B44D2" w14:textId="77777777" w:rsidR="000829C4" w:rsidRDefault="00000000">
            <w:pPr>
              <w:jc w:val="center"/>
            </w:pPr>
            <w:r>
              <w:rPr>
                <w:rFonts w:hint="eastAsia"/>
              </w:rPr>
              <w:t>否</w:t>
            </w:r>
          </w:p>
        </w:tc>
        <w:tc>
          <w:tcPr>
            <w:tcW w:w="3330" w:type="dxa"/>
          </w:tcPr>
          <w:p w14:paraId="73FBCAC8" w14:textId="77777777" w:rsidR="000829C4" w:rsidRDefault="000829C4"/>
        </w:tc>
      </w:tr>
      <w:tr w:rsidR="000829C4" w14:paraId="5206219B" w14:textId="77777777">
        <w:tc>
          <w:tcPr>
            <w:tcW w:w="1278" w:type="dxa"/>
          </w:tcPr>
          <w:p w14:paraId="05032BEC" w14:textId="77777777" w:rsidR="000829C4" w:rsidRDefault="00000000">
            <w:r>
              <w:rPr>
                <w:rFonts w:hint="eastAsia"/>
              </w:rPr>
              <w:t>入场日期</w:t>
            </w:r>
          </w:p>
        </w:tc>
        <w:tc>
          <w:tcPr>
            <w:tcW w:w="1191" w:type="dxa"/>
          </w:tcPr>
          <w:p w14:paraId="65B8ADBC" w14:textId="77777777" w:rsidR="000829C4" w:rsidRDefault="00000000">
            <w:pPr>
              <w:jc w:val="center"/>
            </w:pPr>
            <w:r>
              <w:rPr>
                <w:rFonts w:hint="eastAsia"/>
              </w:rPr>
              <w:t>日历控件</w:t>
            </w:r>
          </w:p>
        </w:tc>
        <w:tc>
          <w:tcPr>
            <w:tcW w:w="1291" w:type="dxa"/>
          </w:tcPr>
          <w:p w14:paraId="78EDFD8E" w14:textId="77777777" w:rsidR="000829C4" w:rsidRDefault="00000000">
            <w:pPr>
              <w:jc w:val="center"/>
            </w:pPr>
            <w:r>
              <w:rPr>
                <w:rFonts w:hint="eastAsia"/>
              </w:rPr>
              <w:t>手动选择</w:t>
            </w:r>
          </w:p>
        </w:tc>
        <w:tc>
          <w:tcPr>
            <w:tcW w:w="1429" w:type="dxa"/>
          </w:tcPr>
          <w:p w14:paraId="5D251EE1" w14:textId="77777777" w:rsidR="000829C4" w:rsidRDefault="00000000">
            <w:pPr>
              <w:jc w:val="center"/>
            </w:pPr>
            <w:r>
              <w:rPr>
                <w:rFonts w:hint="eastAsia"/>
              </w:rPr>
              <w:t>否</w:t>
            </w:r>
          </w:p>
        </w:tc>
        <w:tc>
          <w:tcPr>
            <w:tcW w:w="3330" w:type="dxa"/>
          </w:tcPr>
          <w:p w14:paraId="741E85F6" w14:textId="77777777" w:rsidR="000829C4" w:rsidRDefault="000829C4"/>
        </w:tc>
      </w:tr>
      <w:tr w:rsidR="000829C4" w14:paraId="21E4DFAC" w14:textId="77777777">
        <w:tc>
          <w:tcPr>
            <w:tcW w:w="1278" w:type="dxa"/>
          </w:tcPr>
          <w:p w14:paraId="50441F3C" w14:textId="77777777" w:rsidR="000829C4" w:rsidRDefault="00000000">
            <w:r>
              <w:rPr>
                <w:rFonts w:hint="eastAsia"/>
              </w:rPr>
              <w:t>离场日期</w:t>
            </w:r>
          </w:p>
        </w:tc>
        <w:tc>
          <w:tcPr>
            <w:tcW w:w="1191" w:type="dxa"/>
          </w:tcPr>
          <w:p w14:paraId="606F1829" w14:textId="77777777" w:rsidR="000829C4" w:rsidRDefault="00000000">
            <w:pPr>
              <w:jc w:val="center"/>
            </w:pPr>
            <w:r>
              <w:rPr>
                <w:rFonts w:hint="eastAsia"/>
              </w:rPr>
              <w:t>日历控件</w:t>
            </w:r>
          </w:p>
        </w:tc>
        <w:tc>
          <w:tcPr>
            <w:tcW w:w="1291" w:type="dxa"/>
          </w:tcPr>
          <w:p w14:paraId="20FED528" w14:textId="77777777" w:rsidR="000829C4" w:rsidRDefault="00000000">
            <w:pPr>
              <w:jc w:val="center"/>
            </w:pPr>
            <w:r>
              <w:rPr>
                <w:rFonts w:hint="eastAsia"/>
              </w:rPr>
              <w:t>手动选择</w:t>
            </w:r>
          </w:p>
        </w:tc>
        <w:tc>
          <w:tcPr>
            <w:tcW w:w="1429" w:type="dxa"/>
          </w:tcPr>
          <w:p w14:paraId="6B442776" w14:textId="77777777" w:rsidR="000829C4" w:rsidRDefault="00000000">
            <w:pPr>
              <w:jc w:val="center"/>
            </w:pPr>
            <w:r>
              <w:rPr>
                <w:rFonts w:hint="eastAsia"/>
              </w:rPr>
              <w:t>否</w:t>
            </w:r>
          </w:p>
        </w:tc>
        <w:tc>
          <w:tcPr>
            <w:tcW w:w="3330" w:type="dxa"/>
          </w:tcPr>
          <w:p w14:paraId="30AAC218" w14:textId="77777777" w:rsidR="000829C4" w:rsidRDefault="000829C4"/>
        </w:tc>
      </w:tr>
    </w:tbl>
    <w:p w14:paraId="646591DD" w14:textId="77777777" w:rsidR="000829C4" w:rsidRDefault="000829C4"/>
    <w:p w14:paraId="2799B6F5" w14:textId="77777777" w:rsidR="000829C4" w:rsidRDefault="00000000">
      <w:pPr>
        <w:pStyle w:val="4"/>
      </w:pPr>
      <w:r>
        <w:rPr>
          <w:rFonts w:hint="eastAsia"/>
        </w:rPr>
        <w:t>业务处理</w:t>
      </w:r>
    </w:p>
    <w:p w14:paraId="4F0CAF84" w14:textId="77777777" w:rsidR="000829C4" w:rsidRDefault="00000000">
      <w:pPr>
        <w:pStyle w:val="5"/>
      </w:pPr>
      <w:r>
        <w:rPr>
          <w:rFonts w:hint="eastAsia"/>
        </w:rPr>
        <w:t>业务说明与流程</w:t>
      </w:r>
    </w:p>
    <w:p w14:paraId="34B644FA" w14:textId="77777777" w:rsidR="000829C4" w:rsidRDefault="00000000">
      <w:pPr>
        <w:numPr>
          <w:ilvl w:val="0"/>
          <w:numId w:val="205"/>
        </w:numPr>
      </w:pPr>
      <w:r>
        <w:rPr>
          <w:rFonts w:hint="eastAsia"/>
        </w:rPr>
        <w:t>总部或上级机构下发任务后，下级机构可在本节点查看对应的执行任务；</w:t>
      </w:r>
    </w:p>
    <w:p w14:paraId="4F81057C" w14:textId="77777777" w:rsidR="000829C4" w:rsidRDefault="00000000">
      <w:pPr>
        <w:numPr>
          <w:ilvl w:val="0"/>
          <w:numId w:val="205"/>
        </w:numPr>
      </w:pPr>
      <w:r>
        <w:rPr>
          <w:rFonts w:hint="eastAsia"/>
        </w:rPr>
        <w:t>通过列表界面的查看按钮弹出卡片界面，接收任务后开始执行任务并提交执行信息；</w:t>
      </w:r>
    </w:p>
    <w:p w14:paraId="23BC37A5" w14:textId="77777777" w:rsidR="000829C4" w:rsidRDefault="00000000">
      <w:pPr>
        <w:numPr>
          <w:ilvl w:val="0"/>
          <w:numId w:val="205"/>
        </w:numPr>
      </w:pPr>
      <w:r>
        <w:rPr>
          <w:rFonts w:hint="eastAsia"/>
        </w:rPr>
        <w:t>接收后的任务可退回至未执行状态，提交及审批后的任务不可退回。</w:t>
      </w:r>
    </w:p>
    <w:p w14:paraId="06AF875E" w14:textId="77777777" w:rsidR="000829C4" w:rsidRDefault="00000000">
      <w:pPr>
        <w:pStyle w:val="5"/>
      </w:pPr>
      <w:r>
        <w:rPr>
          <w:rFonts w:hint="eastAsia"/>
        </w:rPr>
        <w:t>功能按钮</w:t>
      </w:r>
    </w:p>
    <w:p w14:paraId="16E8CD22" w14:textId="77777777" w:rsidR="000829C4" w:rsidRDefault="00000000">
      <w:r>
        <w:rPr>
          <w:rFonts w:hint="eastAsia"/>
        </w:rPr>
        <w:t>列表按钮：</w:t>
      </w:r>
    </w:p>
    <w:p w14:paraId="7C125CBA" w14:textId="77777777" w:rsidR="000829C4" w:rsidRDefault="00000000">
      <w:pPr>
        <w:numPr>
          <w:ilvl w:val="0"/>
          <w:numId w:val="206"/>
        </w:numPr>
      </w:pPr>
      <w:r>
        <w:rPr>
          <w:rFonts w:hint="eastAsia"/>
        </w:rPr>
        <w:t>【查看】：通过列表的任务编码链接或查看按钮弹出卡片界面，根据任务状态自动显示对应的界面；</w:t>
      </w:r>
    </w:p>
    <w:p w14:paraId="677C416E" w14:textId="77777777" w:rsidR="000829C4" w:rsidRDefault="00000000">
      <w:pPr>
        <w:numPr>
          <w:ilvl w:val="0"/>
          <w:numId w:val="206"/>
        </w:numPr>
      </w:pPr>
      <w:r>
        <w:rPr>
          <w:rFonts w:hint="eastAsia"/>
        </w:rPr>
        <w:t>【提交】：对保存状态的任务可进行提交至下一审批人；</w:t>
      </w:r>
    </w:p>
    <w:p w14:paraId="24E70E87" w14:textId="77777777" w:rsidR="000829C4" w:rsidRDefault="00000000">
      <w:pPr>
        <w:numPr>
          <w:ilvl w:val="0"/>
          <w:numId w:val="206"/>
        </w:numPr>
      </w:pPr>
      <w:r>
        <w:rPr>
          <w:rFonts w:hint="eastAsia"/>
        </w:rPr>
        <w:t>【审批】：对已提交或审批中的任务可进行审批；</w:t>
      </w:r>
    </w:p>
    <w:p w14:paraId="4F25044B" w14:textId="77777777" w:rsidR="000829C4" w:rsidRDefault="00000000">
      <w:pPr>
        <w:numPr>
          <w:ilvl w:val="0"/>
          <w:numId w:val="206"/>
        </w:numPr>
      </w:pPr>
      <w:r>
        <w:rPr>
          <w:rFonts w:hint="eastAsia"/>
        </w:rPr>
        <w:t>【弃审】：对已审批的任务进行弃审，任务状态更新为保存；</w:t>
      </w:r>
    </w:p>
    <w:p w14:paraId="5A229460" w14:textId="77777777" w:rsidR="000829C4" w:rsidRDefault="00000000">
      <w:pPr>
        <w:numPr>
          <w:ilvl w:val="0"/>
          <w:numId w:val="206"/>
        </w:numPr>
      </w:pPr>
      <w:r>
        <w:rPr>
          <w:rFonts w:hint="eastAsia"/>
        </w:rPr>
        <w:lastRenderedPageBreak/>
        <w:t>【驳回】：对已提交或审批中的任务进行驳回，任务状态更新为保存；</w:t>
      </w:r>
    </w:p>
    <w:p w14:paraId="7BA30CA0" w14:textId="77777777" w:rsidR="000829C4" w:rsidRDefault="00000000">
      <w:r>
        <w:rPr>
          <w:rFonts w:hint="eastAsia"/>
        </w:rPr>
        <w:t>接收按钮：</w:t>
      </w:r>
    </w:p>
    <w:p w14:paraId="39284997" w14:textId="77777777" w:rsidR="000829C4" w:rsidRDefault="00000000">
      <w:pPr>
        <w:numPr>
          <w:ilvl w:val="0"/>
          <w:numId w:val="207"/>
        </w:numPr>
      </w:pPr>
      <w:r>
        <w:rPr>
          <w:rFonts w:hint="eastAsia"/>
        </w:rPr>
        <w:t>【接收】：任务状态为未执行时，该按钮显示，点击该按钮，更新任务状态为已接收；</w:t>
      </w:r>
    </w:p>
    <w:p w14:paraId="599BFC3F" w14:textId="77777777" w:rsidR="000829C4" w:rsidRDefault="00000000">
      <w:pPr>
        <w:numPr>
          <w:ilvl w:val="0"/>
          <w:numId w:val="207"/>
        </w:numPr>
      </w:pPr>
      <w:r>
        <w:rPr>
          <w:rFonts w:hint="eastAsia"/>
        </w:rPr>
        <w:t>【任务附件】：可下载上级机构下发时的附件；</w:t>
      </w:r>
    </w:p>
    <w:p w14:paraId="5028E749" w14:textId="77777777" w:rsidR="000829C4" w:rsidRDefault="00000000">
      <w:pPr>
        <w:numPr>
          <w:ilvl w:val="0"/>
          <w:numId w:val="207"/>
        </w:numPr>
      </w:pPr>
      <w:r>
        <w:rPr>
          <w:rFonts w:hint="eastAsia"/>
        </w:rPr>
        <w:t>【退回】：任务状态为已接受或保存时，点击该按钮，更新任务状态为未执行；如果已上</w:t>
      </w:r>
      <w:proofErr w:type="gramStart"/>
      <w:r>
        <w:rPr>
          <w:rFonts w:hint="eastAsia"/>
        </w:rPr>
        <w:t>传执行</w:t>
      </w:r>
      <w:proofErr w:type="gramEnd"/>
      <w:r>
        <w:rPr>
          <w:rFonts w:hint="eastAsia"/>
        </w:rPr>
        <w:t>附件，提示“该任务已上传附件，退回后会删除附件，是否退回？”，选择确定则更新任务状态为未执行同时删除附件，否则不处理；</w:t>
      </w:r>
    </w:p>
    <w:p w14:paraId="4C3DB2A9" w14:textId="77777777" w:rsidR="000829C4" w:rsidRDefault="00000000">
      <w:pPr>
        <w:numPr>
          <w:ilvl w:val="0"/>
          <w:numId w:val="207"/>
        </w:numPr>
      </w:pPr>
      <w:r>
        <w:rPr>
          <w:rFonts w:hint="eastAsia"/>
        </w:rPr>
        <w:t>【下一步】：点击该按钮，界面跳转至填报界面；</w:t>
      </w:r>
    </w:p>
    <w:p w14:paraId="75FBE0BF" w14:textId="77777777" w:rsidR="000829C4" w:rsidRDefault="00000000">
      <w:r>
        <w:rPr>
          <w:rFonts w:hint="eastAsia"/>
        </w:rPr>
        <w:t>填报按钮：</w:t>
      </w:r>
    </w:p>
    <w:p w14:paraId="5AE9FA0B" w14:textId="77777777" w:rsidR="000829C4" w:rsidRDefault="00000000">
      <w:pPr>
        <w:numPr>
          <w:ilvl w:val="0"/>
          <w:numId w:val="208"/>
        </w:numPr>
      </w:pPr>
      <w:r>
        <w:rPr>
          <w:rFonts w:hint="eastAsia"/>
        </w:rPr>
        <w:t>【上传附件】：点击该按钮，</w:t>
      </w:r>
      <w:proofErr w:type="gramStart"/>
      <w:r>
        <w:rPr>
          <w:rFonts w:hint="eastAsia"/>
        </w:rPr>
        <w:t>上传已执行</w:t>
      </w:r>
      <w:proofErr w:type="gramEnd"/>
      <w:r>
        <w:rPr>
          <w:rFonts w:hint="eastAsia"/>
        </w:rPr>
        <w:t>的任务附件；单据为已接收、保存状态时，可上传和删除附件，其他状态如果存在已上传的附件，只可下载查看附件；</w:t>
      </w:r>
    </w:p>
    <w:p w14:paraId="5D2A5F2C" w14:textId="77777777" w:rsidR="000829C4" w:rsidRDefault="00000000">
      <w:pPr>
        <w:numPr>
          <w:ilvl w:val="0"/>
          <w:numId w:val="208"/>
        </w:numPr>
      </w:pPr>
      <w:r>
        <w:rPr>
          <w:rFonts w:hint="eastAsia"/>
        </w:rPr>
        <w:t>【保存】：单据为已接收或保存状态时，该按钮可见，点击该按钮保存录入的信息；</w:t>
      </w:r>
    </w:p>
    <w:p w14:paraId="3D91F965" w14:textId="77777777" w:rsidR="000829C4" w:rsidRDefault="00000000">
      <w:pPr>
        <w:numPr>
          <w:ilvl w:val="0"/>
          <w:numId w:val="208"/>
        </w:numPr>
      </w:pPr>
      <w:r>
        <w:rPr>
          <w:rFonts w:hint="eastAsia"/>
        </w:rPr>
        <w:t>【提交】：单据为已接收或保存状态时，该按钮可见，点击该按钮保存录入的信息并且提交单据至下一审批人；</w:t>
      </w:r>
    </w:p>
    <w:p w14:paraId="24196C70" w14:textId="77777777" w:rsidR="000829C4" w:rsidRDefault="00000000">
      <w:pPr>
        <w:numPr>
          <w:ilvl w:val="0"/>
          <w:numId w:val="208"/>
        </w:numPr>
      </w:pPr>
      <w:r>
        <w:rPr>
          <w:rFonts w:hint="eastAsia"/>
        </w:rPr>
        <w:t>【收回】：单据为已提交时，该按钮可见，点击该按钮，撤销该单据的审批流程；</w:t>
      </w:r>
    </w:p>
    <w:p w14:paraId="7E61C8DE" w14:textId="77777777" w:rsidR="000829C4" w:rsidRDefault="00000000">
      <w:pPr>
        <w:numPr>
          <w:ilvl w:val="0"/>
          <w:numId w:val="208"/>
        </w:numPr>
      </w:pPr>
      <w:r>
        <w:rPr>
          <w:rFonts w:hint="eastAsia"/>
        </w:rPr>
        <w:t>【上一步】：返回接收界面；</w:t>
      </w:r>
    </w:p>
    <w:p w14:paraId="0863F818" w14:textId="77777777" w:rsidR="000829C4" w:rsidRDefault="00000000">
      <w:r>
        <w:rPr>
          <w:rFonts w:hint="eastAsia"/>
        </w:rPr>
        <w:t>审批按钮：</w:t>
      </w:r>
    </w:p>
    <w:p w14:paraId="7E31658A" w14:textId="77777777" w:rsidR="000829C4" w:rsidRDefault="00000000">
      <w:pPr>
        <w:numPr>
          <w:ilvl w:val="0"/>
          <w:numId w:val="209"/>
        </w:numPr>
      </w:pPr>
      <w:r>
        <w:rPr>
          <w:rFonts w:hint="eastAsia"/>
        </w:rPr>
        <w:t>【审批】：单据为已提交或审批中时，该按钮可见，点击该按钮，对当前任务进行审批；</w:t>
      </w:r>
    </w:p>
    <w:p w14:paraId="48116182" w14:textId="77777777" w:rsidR="000829C4" w:rsidRDefault="00000000">
      <w:pPr>
        <w:numPr>
          <w:ilvl w:val="0"/>
          <w:numId w:val="209"/>
        </w:numPr>
      </w:pPr>
      <w:r>
        <w:rPr>
          <w:rFonts w:hint="eastAsia"/>
        </w:rPr>
        <w:t>【驳回】：单据为已提交或审批中时，该按钮可见，点击该按钮，对当前任务驳回至提交人，单据状态更新为保存；</w:t>
      </w:r>
    </w:p>
    <w:p w14:paraId="5DD69429" w14:textId="77777777" w:rsidR="000829C4" w:rsidRDefault="00000000">
      <w:pPr>
        <w:numPr>
          <w:ilvl w:val="0"/>
          <w:numId w:val="209"/>
        </w:numPr>
      </w:pPr>
      <w:r>
        <w:rPr>
          <w:rFonts w:hint="eastAsia"/>
        </w:rPr>
        <w:t>【弃审】：单据为已审批时，该按钮可见，点击该按钮，对当前任务进行弃审，单据状态更新为保存；</w:t>
      </w:r>
    </w:p>
    <w:p w14:paraId="0BFEE43B" w14:textId="77777777" w:rsidR="000829C4" w:rsidRDefault="00000000">
      <w:pPr>
        <w:numPr>
          <w:ilvl w:val="0"/>
          <w:numId w:val="209"/>
        </w:numPr>
      </w:pPr>
      <w:r>
        <w:rPr>
          <w:rFonts w:hint="eastAsia"/>
        </w:rPr>
        <w:t>【上一步】：返回至填报界面；</w:t>
      </w:r>
    </w:p>
    <w:p w14:paraId="4C865E29" w14:textId="77777777" w:rsidR="000829C4" w:rsidRDefault="00000000">
      <w:pPr>
        <w:pStyle w:val="5"/>
      </w:pPr>
      <w:r>
        <w:rPr>
          <w:rFonts w:hint="eastAsia"/>
        </w:rPr>
        <w:t>算法说明</w:t>
      </w:r>
    </w:p>
    <w:p w14:paraId="59D7239C" w14:textId="77777777" w:rsidR="000829C4" w:rsidRDefault="00000000">
      <w:pPr>
        <w:numPr>
          <w:ilvl w:val="0"/>
          <w:numId w:val="210"/>
        </w:numPr>
      </w:pPr>
      <w:r>
        <w:rPr>
          <w:rFonts w:hint="eastAsia"/>
        </w:rPr>
        <w:t>任务状态为已接收或保存状态时，填报界面的填报人、填报说明可编辑，否则不可编辑。</w:t>
      </w:r>
    </w:p>
    <w:p w14:paraId="2D7DF3E9" w14:textId="77777777" w:rsidR="000829C4" w:rsidRDefault="000829C4"/>
    <w:p w14:paraId="5402FC1F" w14:textId="77777777" w:rsidR="000829C4" w:rsidRDefault="00000000">
      <w:pPr>
        <w:pStyle w:val="5"/>
      </w:pPr>
      <w:r>
        <w:rPr>
          <w:rFonts w:hint="eastAsia"/>
        </w:rPr>
        <w:lastRenderedPageBreak/>
        <w:t>逻辑校验</w:t>
      </w:r>
    </w:p>
    <w:p w14:paraId="118F203C" w14:textId="77777777" w:rsidR="000829C4" w:rsidRDefault="00000000">
      <w:r>
        <w:rPr>
          <w:rFonts w:hint="eastAsia"/>
        </w:rPr>
        <w:t>无。</w:t>
      </w:r>
    </w:p>
    <w:p w14:paraId="3AD451A6" w14:textId="77777777" w:rsidR="000829C4" w:rsidRDefault="00000000">
      <w:pPr>
        <w:pStyle w:val="4"/>
      </w:pPr>
      <w:r>
        <w:rPr>
          <w:rFonts w:hint="eastAsia"/>
        </w:rPr>
        <w:t>输出</w:t>
      </w:r>
    </w:p>
    <w:p w14:paraId="7E4D1B74" w14:textId="77777777" w:rsidR="000829C4" w:rsidRDefault="00000000">
      <w:r>
        <w:rPr>
          <w:rFonts w:hint="eastAsia"/>
        </w:rPr>
        <w:t>无。</w:t>
      </w:r>
    </w:p>
    <w:p w14:paraId="6F231C49" w14:textId="77777777" w:rsidR="000829C4" w:rsidRDefault="000829C4"/>
    <w:p w14:paraId="31011322" w14:textId="77777777" w:rsidR="000829C4" w:rsidRDefault="00000000">
      <w:pPr>
        <w:pStyle w:val="1"/>
      </w:pPr>
      <w:bookmarkStart w:id="234" w:name="_Toc882459606"/>
      <w:bookmarkStart w:id="235" w:name="_Toc21758"/>
      <w:bookmarkStart w:id="236" w:name="_Toc17129"/>
      <w:r>
        <w:rPr>
          <w:rFonts w:hint="eastAsia"/>
        </w:rPr>
        <w:t>知识共享</w:t>
      </w:r>
      <w:bookmarkEnd w:id="234"/>
      <w:bookmarkEnd w:id="235"/>
      <w:bookmarkEnd w:id="236"/>
    </w:p>
    <w:p w14:paraId="1147C783" w14:textId="77777777" w:rsidR="000829C4" w:rsidRDefault="00000000">
      <w:pPr>
        <w:pStyle w:val="2"/>
      </w:pPr>
      <w:bookmarkStart w:id="237" w:name="_Toc25411"/>
      <w:bookmarkStart w:id="238" w:name="_Toc976531860"/>
      <w:bookmarkStart w:id="239" w:name="_Toc22491"/>
      <w:r>
        <w:rPr>
          <w:rFonts w:hint="eastAsia"/>
        </w:rPr>
        <w:t>税务知识库</w:t>
      </w:r>
      <w:bookmarkEnd w:id="237"/>
      <w:bookmarkEnd w:id="238"/>
      <w:bookmarkEnd w:id="239"/>
    </w:p>
    <w:p w14:paraId="09BD9CFF" w14:textId="77777777" w:rsidR="000829C4" w:rsidRDefault="00000000">
      <w:pPr>
        <w:pStyle w:val="3"/>
      </w:pPr>
      <w:bookmarkStart w:id="240" w:name="_Toc1500940646"/>
      <w:r>
        <w:rPr>
          <w:rFonts w:hint="eastAsia"/>
          <w:lang w:eastAsia="zh-Hans"/>
        </w:rPr>
        <w:t>税务政策与解读</w:t>
      </w:r>
      <w:bookmarkEnd w:id="240"/>
    </w:p>
    <w:p w14:paraId="4A3CA326" w14:textId="77777777" w:rsidR="000829C4" w:rsidRDefault="00000000">
      <w:pPr>
        <w:pStyle w:val="4"/>
      </w:pPr>
      <w:r>
        <w:rPr>
          <w:rFonts w:hint="eastAsia"/>
          <w:lang w:eastAsia="zh-Hans"/>
        </w:rPr>
        <w:t>功能描述</w:t>
      </w:r>
    </w:p>
    <w:p w14:paraId="134BD1B5" w14:textId="77777777" w:rsidR="000829C4" w:rsidRDefault="00000000">
      <w:pPr>
        <w:ind w:firstLine="420"/>
        <w:rPr>
          <w:lang w:eastAsia="zh-Hans"/>
        </w:rPr>
      </w:pPr>
      <w:r>
        <w:rPr>
          <w:rFonts w:hint="eastAsia"/>
          <w:lang w:eastAsia="zh-Hans"/>
        </w:rPr>
        <w:t>获取最新的税务法规政策和专业分析解读，支持按主题分类、发文日期、时效性、行业、地域、效力级别、发文机关多种快速检索方式，可以输入关键字搜标题、文号或者在正文里搜索，支持智能搜索。政策与相关法规关联，方便查阅。</w:t>
      </w:r>
    </w:p>
    <w:p w14:paraId="5EB8CB9E" w14:textId="77777777" w:rsidR="000829C4" w:rsidRDefault="00000000">
      <w:pPr>
        <w:pStyle w:val="4"/>
        <w:rPr>
          <w:lang w:eastAsia="zh-Hans"/>
        </w:rPr>
      </w:pPr>
      <w:r>
        <w:rPr>
          <w:rFonts w:hint="eastAsia"/>
          <w:lang w:eastAsia="zh-Hans"/>
        </w:rPr>
        <w:t>原型界面</w:t>
      </w:r>
    </w:p>
    <w:p w14:paraId="72685572" w14:textId="77777777" w:rsidR="000829C4" w:rsidRDefault="00000000">
      <w:pPr>
        <w:jc w:val="left"/>
        <w:rPr>
          <w:lang w:eastAsia="zh-Hans"/>
        </w:rPr>
      </w:pPr>
      <w:r>
        <w:rPr>
          <w:lang w:eastAsia="zh-Hans"/>
        </w:rPr>
        <w:t xml:space="preserve">  </w:t>
      </w:r>
      <w:r>
        <w:rPr>
          <w:rFonts w:hint="eastAsia"/>
          <w:lang w:eastAsia="zh-Hans"/>
        </w:rPr>
        <w:t>税务政策与解读页面，原型设计如下：</w:t>
      </w:r>
    </w:p>
    <w:p w14:paraId="27A2E995" w14:textId="77777777" w:rsidR="000829C4" w:rsidRDefault="00000000">
      <w:pPr>
        <w:jc w:val="left"/>
        <w:rPr>
          <w:lang w:eastAsia="zh-Hans"/>
        </w:rPr>
      </w:pPr>
      <w:r>
        <w:rPr>
          <w:noProof/>
        </w:rPr>
        <w:lastRenderedPageBreak/>
        <w:drawing>
          <wp:inline distT="0" distB="0" distL="114300" distR="114300" wp14:anchorId="0AA4CAAA" wp14:editId="6EFF9E37">
            <wp:extent cx="4743450" cy="586740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9"/>
                    <a:stretch>
                      <a:fillRect/>
                    </a:stretch>
                  </pic:blipFill>
                  <pic:spPr>
                    <a:xfrm>
                      <a:off x="0" y="0"/>
                      <a:ext cx="4743450" cy="5867400"/>
                    </a:xfrm>
                    <a:prstGeom prst="rect">
                      <a:avLst/>
                    </a:prstGeom>
                    <a:noFill/>
                    <a:ln>
                      <a:noFill/>
                    </a:ln>
                  </pic:spPr>
                </pic:pic>
              </a:graphicData>
            </a:graphic>
          </wp:inline>
        </w:drawing>
      </w:r>
    </w:p>
    <w:p w14:paraId="2FE7B3A6" w14:textId="77777777" w:rsidR="000829C4" w:rsidRDefault="000829C4">
      <w:pPr>
        <w:rPr>
          <w:lang w:eastAsia="zh-Hans"/>
        </w:rPr>
      </w:pPr>
    </w:p>
    <w:p w14:paraId="66E3BBD2" w14:textId="77777777" w:rsidR="000829C4" w:rsidRDefault="00000000">
      <w:pPr>
        <w:rPr>
          <w:lang w:eastAsia="zh-Hans"/>
        </w:rPr>
      </w:pPr>
      <w:r>
        <w:rPr>
          <w:rFonts w:hint="eastAsia"/>
          <w:lang w:eastAsia="zh-Hans"/>
        </w:rPr>
        <w:t>政策详情页面，原型设计如下：</w:t>
      </w:r>
    </w:p>
    <w:p w14:paraId="49A9634C" w14:textId="77777777" w:rsidR="000829C4" w:rsidRDefault="00000000">
      <w:pPr>
        <w:rPr>
          <w:lang w:eastAsia="zh-Hans"/>
        </w:rPr>
      </w:pPr>
      <w:r>
        <w:rPr>
          <w:noProof/>
        </w:rPr>
        <w:lastRenderedPageBreak/>
        <w:drawing>
          <wp:inline distT="0" distB="0" distL="114300" distR="114300" wp14:anchorId="5F65A89A" wp14:editId="5A020944">
            <wp:extent cx="5266690" cy="5172075"/>
            <wp:effectExtent l="0" t="0" r="1651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0"/>
                    <a:stretch>
                      <a:fillRect/>
                    </a:stretch>
                  </pic:blipFill>
                  <pic:spPr>
                    <a:xfrm>
                      <a:off x="0" y="0"/>
                      <a:ext cx="5266690" cy="5172075"/>
                    </a:xfrm>
                    <a:prstGeom prst="rect">
                      <a:avLst/>
                    </a:prstGeom>
                    <a:noFill/>
                    <a:ln>
                      <a:noFill/>
                    </a:ln>
                  </pic:spPr>
                </pic:pic>
              </a:graphicData>
            </a:graphic>
          </wp:inline>
        </w:drawing>
      </w:r>
    </w:p>
    <w:p w14:paraId="025325B1" w14:textId="77777777" w:rsidR="000829C4" w:rsidRDefault="00000000">
      <w:pPr>
        <w:pStyle w:val="4"/>
      </w:pPr>
      <w:r>
        <w:rPr>
          <w:rFonts w:hint="eastAsia"/>
        </w:rPr>
        <w:t>输入列表</w:t>
      </w:r>
    </w:p>
    <w:p w14:paraId="4AD9AAED" w14:textId="77777777" w:rsidR="000829C4" w:rsidRDefault="00000000">
      <w:pPr>
        <w:rPr>
          <w:lang w:eastAsia="zh-Hans"/>
        </w:rPr>
      </w:pPr>
      <w:r>
        <w:rPr>
          <w:rFonts w:hint="eastAsia"/>
          <w:lang w:eastAsia="zh-Hans"/>
        </w:rPr>
        <w:t>查询字段</w:t>
      </w:r>
    </w:p>
    <w:tbl>
      <w:tblPr>
        <w:tblStyle w:val="ab"/>
        <w:tblW w:w="0" w:type="auto"/>
        <w:tblLook w:val="04A0" w:firstRow="1" w:lastRow="0" w:firstColumn="1" w:lastColumn="0" w:noHBand="0" w:noVBand="1"/>
      </w:tblPr>
      <w:tblGrid>
        <w:gridCol w:w="1520"/>
        <w:gridCol w:w="1085"/>
        <w:gridCol w:w="1065"/>
        <w:gridCol w:w="1393"/>
        <w:gridCol w:w="3233"/>
      </w:tblGrid>
      <w:tr w:rsidR="000829C4" w14:paraId="7A8E761A" w14:textId="77777777">
        <w:tc>
          <w:tcPr>
            <w:tcW w:w="1561" w:type="dxa"/>
            <w:shd w:val="clear" w:color="auto" w:fill="DEEBF6" w:themeFill="accent1" w:themeFillTint="32"/>
          </w:tcPr>
          <w:p w14:paraId="1B7F25B6" w14:textId="77777777" w:rsidR="000829C4" w:rsidRDefault="00000000">
            <w:pPr>
              <w:jc w:val="center"/>
              <w:rPr>
                <w:b/>
                <w:bCs/>
                <w:lang w:eastAsia="zh-Hans"/>
              </w:rPr>
            </w:pPr>
            <w:r>
              <w:rPr>
                <w:rFonts w:hint="eastAsia"/>
                <w:b/>
                <w:bCs/>
                <w:lang w:eastAsia="zh-Hans"/>
              </w:rPr>
              <w:t>字段名称</w:t>
            </w:r>
          </w:p>
        </w:tc>
        <w:tc>
          <w:tcPr>
            <w:tcW w:w="1110" w:type="dxa"/>
            <w:shd w:val="clear" w:color="auto" w:fill="DEEBF6" w:themeFill="accent1" w:themeFillTint="32"/>
          </w:tcPr>
          <w:p w14:paraId="77D678E7" w14:textId="77777777" w:rsidR="000829C4" w:rsidRDefault="00000000">
            <w:pPr>
              <w:jc w:val="center"/>
              <w:rPr>
                <w:b/>
                <w:bCs/>
                <w:lang w:eastAsia="zh-Hans"/>
              </w:rPr>
            </w:pPr>
            <w:r>
              <w:rPr>
                <w:rFonts w:hint="eastAsia"/>
                <w:b/>
                <w:bCs/>
                <w:lang w:eastAsia="zh-Hans"/>
              </w:rPr>
              <w:t>字段类型</w:t>
            </w:r>
          </w:p>
        </w:tc>
        <w:tc>
          <w:tcPr>
            <w:tcW w:w="1089" w:type="dxa"/>
            <w:shd w:val="clear" w:color="auto" w:fill="DEEBF6" w:themeFill="accent1" w:themeFillTint="32"/>
          </w:tcPr>
          <w:p w14:paraId="79E92230" w14:textId="77777777" w:rsidR="000829C4" w:rsidRDefault="00000000">
            <w:pPr>
              <w:jc w:val="center"/>
              <w:rPr>
                <w:b/>
                <w:bCs/>
                <w:lang w:eastAsia="zh-Hans"/>
              </w:rPr>
            </w:pPr>
            <w:r>
              <w:rPr>
                <w:rFonts w:hint="eastAsia"/>
                <w:b/>
                <w:bCs/>
                <w:lang w:eastAsia="zh-Hans"/>
              </w:rPr>
              <w:t>录入方式</w:t>
            </w:r>
          </w:p>
        </w:tc>
        <w:tc>
          <w:tcPr>
            <w:tcW w:w="1429" w:type="dxa"/>
            <w:shd w:val="clear" w:color="auto" w:fill="DEEBF6" w:themeFill="accent1" w:themeFillTint="32"/>
          </w:tcPr>
          <w:p w14:paraId="7FD17768" w14:textId="77777777" w:rsidR="000829C4" w:rsidRDefault="00000000">
            <w:pPr>
              <w:jc w:val="center"/>
              <w:rPr>
                <w:b/>
                <w:bCs/>
                <w:lang w:eastAsia="zh-Hans"/>
              </w:rPr>
            </w:pPr>
            <w:r>
              <w:rPr>
                <w:rFonts w:hint="eastAsia"/>
                <w:b/>
                <w:bCs/>
                <w:lang w:eastAsia="zh-Hans"/>
              </w:rPr>
              <w:t>是否必录</w:t>
            </w:r>
          </w:p>
        </w:tc>
        <w:tc>
          <w:tcPr>
            <w:tcW w:w="3330" w:type="dxa"/>
            <w:shd w:val="clear" w:color="auto" w:fill="DEEBF6" w:themeFill="accent1" w:themeFillTint="32"/>
          </w:tcPr>
          <w:p w14:paraId="21DEC73F" w14:textId="77777777" w:rsidR="000829C4" w:rsidRDefault="00000000">
            <w:pPr>
              <w:jc w:val="center"/>
              <w:rPr>
                <w:b/>
                <w:bCs/>
                <w:lang w:eastAsia="zh-Hans"/>
              </w:rPr>
            </w:pPr>
            <w:r>
              <w:rPr>
                <w:rFonts w:hint="eastAsia"/>
                <w:b/>
                <w:bCs/>
                <w:lang w:eastAsia="zh-Hans"/>
              </w:rPr>
              <w:t>备注</w:t>
            </w:r>
          </w:p>
        </w:tc>
      </w:tr>
      <w:tr w:rsidR="000829C4" w14:paraId="1AD4063B" w14:textId="77777777">
        <w:tc>
          <w:tcPr>
            <w:tcW w:w="1561" w:type="dxa"/>
          </w:tcPr>
          <w:p w14:paraId="4655C8D1" w14:textId="77777777" w:rsidR="000829C4" w:rsidRDefault="00000000">
            <w:pPr>
              <w:rPr>
                <w:lang w:eastAsia="zh-Hans"/>
              </w:rPr>
            </w:pPr>
            <w:r>
              <w:rPr>
                <w:rFonts w:hint="eastAsia"/>
                <w:lang w:eastAsia="zh-Hans"/>
              </w:rPr>
              <w:t>关键字</w:t>
            </w:r>
          </w:p>
        </w:tc>
        <w:tc>
          <w:tcPr>
            <w:tcW w:w="1110" w:type="dxa"/>
          </w:tcPr>
          <w:p w14:paraId="6405E00D" w14:textId="77777777" w:rsidR="000829C4" w:rsidRDefault="00000000">
            <w:pPr>
              <w:jc w:val="center"/>
            </w:pPr>
            <w:r>
              <w:rPr>
                <w:rFonts w:hint="eastAsia"/>
                <w:lang w:eastAsia="zh-Hans"/>
              </w:rPr>
              <w:t>字符</w:t>
            </w:r>
          </w:p>
        </w:tc>
        <w:tc>
          <w:tcPr>
            <w:tcW w:w="1089" w:type="dxa"/>
          </w:tcPr>
          <w:p w14:paraId="507142AA" w14:textId="77777777" w:rsidR="000829C4" w:rsidRDefault="00000000">
            <w:pPr>
              <w:jc w:val="center"/>
              <w:rPr>
                <w:lang w:eastAsia="zh-Hans"/>
              </w:rPr>
            </w:pPr>
            <w:r>
              <w:rPr>
                <w:rFonts w:hint="eastAsia"/>
                <w:lang w:eastAsia="zh-Hans"/>
              </w:rPr>
              <w:t>手工录入</w:t>
            </w:r>
          </w:p>
        </w:tc>
        <w:tc>
          <w:tcPr>
            <w:tcW w:w="1429" w:type="dxa"/>
          </w:tcPr>
          <w:p w14:paraId="24175BD6" w14:textId="77777777" w:rsidR="000829C4" w:rsidRDefault="00000000">
            <w:pPr>
              <w:jc w:val="center"/>
              <w:rPr>
                <w:lang w:eastAsia="zh-Hans"/>
              </w:rPr>
            </w:pPr>
            <w:r>
              <w:rPr>
                <w:rFonts w:hint="eastAsia"/>
                <w:lang w:eastAsia="zh-Hans"/>
              </w:rPr>
              <w:t>否</w:t>
            </w:r>
          </w:p>
        </w:tc>
        <w:tc>
          <w:tcPr>
            <w:tcW w:w="3330" w:type="dxa"/>
          </w:tcPr>
          <w:p w14:paraId="2F2ADFAF" w14:textId="77777777" w:rsidR="000829C4" w:rsidRDefault="00000000">
            <w:pPr>
              <w:rPr>
                <w:lang w:eastAsia="zh-Hans"/>
              </w:rPr>
            </w:pPr>
            <w:r>
              <w:rPr>
                <w:rFonts w:hint="eastAsia"/>
                <w:lang w:eastAsia="zh-Hans"/>
              </w:rPr>
              <w:t>可以输入关键字搜标题、文号或者在正文里搜索</w:t>
            </w:r>
          </w:p>
        </w:tc>
      </w:tr>
      <w:tr w:rsidR="000829C4" w14:paraId="604F373C" w14:textId="77777777">
        <w:tc>
          <w:tcPr>
            <w:tcW w:w="1561" w:type="dxa"/>
          </w:tcPr>
          <w:p w14:paraId="52FFCE1D" w14:textId="77777777" w:rsidR="000829C4" w:rsidRDefault="00000000">
            <w:pPr>
              <w:rPr>
                <w:lang w:eastAsia="zh-Hans"/>
              </w:rPr>
            </w:pPr>
            <w:r>
              <w:rPr>
                <w:rFonts w:hint="eastAsia"/>
                <w:lang w:eastAsia="zh-Hans"/>
              </w:rPr>
              <w:t>主题分类</w:t>
            </w:r>
          </w:p>
        </w:tc>
        <w:tc>
          <w:tcPr>
            <w:tcW w:w="1110" w:type="dxa"/>
          </w:tcPr>
          <w:p w14:paraId="3A930FB8" w14:textId="77777777" w:rsidR="000829C4" w:rsidRDefault="00000000">
            <w:pPr>
              <w:jc w:val="center"/>
              <w:rPr>
                <w:lang w:eastAsia="zh-Hans"/>
              </w:rPr>
            </w:pPr>
            <w:r>
              <w:rPr>
                <w:rFonts w:hint="eastAsia"/>
                <w:lang w:eastAsia="zh-Hans"/>
              </w:rPr>
              <w:t>参照</w:t>
            </w:r>
          </w:p>
        </w:tc>
        <w:tc>
          <w:tcPr>
            <w:tcW w:w="1089" w:type="dxa"/>
          </w:tcPr>
          <w:p w14:paraId="36CECFE0" w14:textId="77777777" w:rsidR="000829C4" w:rsidRDefault="00000000">
            <w:pPr>
              <w:jc w:val="center"/>
              <w:rPr>
                <w:lang w:eastAsia="zh-Hans"/>
              </w:rPr>
            </w:pPr>
            <w:r>
              <w:rPr>
                <w:rFonts w:hint="eastAsia"/>
                <w:lang w:eastAsia="zh-Hans"/>
              </w:rPr>
              <w:t>手动选择</w:t>
            </w:r>
          </w:p>
        </w:tc>
        <w:tc>
          <w:tcPr>
            <w:tcW w:w="1429" w:type="dxa"/>
          </w:tcPr>
          <w:p w14:paraId="37098989" w14:textId="77777777" w:rsidR="000829C4" w:rsidRDefault="00000000">
            <w:pPr>
              <w:jc w:val="center"/>
              <w:rPr>
                <w:lang w:eastAsia="zh-Hans"/>
              </w:rPr>
            </w:pPr>
            <w:r>
              <w:rPr>
                <w:rFonts w:hint="eastAsia"/>
                <w:lang w:eastAsia="zh-Hans"/>
              </w:rPr>
              <w:t>否</w:t>
            </w:r>
          </w:p>
        </w:tc>
        <w:tc>
          <w:tcPr>
            <w:tcW w:w="3330" w:type="dxa"/>
          </w:tcPr>
          <w:p w14:paraId="03EE195A" w14:textId="77777777" w:rsidR="000829C4" w:rsidRDefault="00000000">
            <w:pPr>
              <w:rPr>
                <w:lang w:eastAsia="zh-Hans"/>
              </w:rPr>
            </w:pPr>
            <w:r>
              <w:rPr>
                <w:rFonts w:hint="eastAsia"/>
                <w:lang w:eastAsia="zh-Hans"/>
              </w:rPr>
              <w:t>参照税务政策分类</w:t>
            </w:r>
          </w:p>
        </w:tc>
      </w:tr>
      <w:tr w:rsidR="000829C4" w14:paraId="0E8CECD1" w14:textId="77777777">
        <w:tc>
          <w:tcPr>
            <w:tcW w:w="1561" w:type="dxa"/>
          </w:tcPr>
          <w:p w14:paraId="5A06D2B6" w14:textId="77777777" w:rsidR="000829C4" w:rsidRDefault="00000000">
            <w:pPr>
              <w:rPr>
                <w:lang w:eastAsia="zh-Hans"/>
              </w:rPr>
            </w:pPr>
            <w:r>
              <w:rPr>
                <w:rFonts w:hint="eastAsia"/>
                <w:lang w:eastAsia="zh-Hans"/>
              </w:rPr>
              <w:t>发文日期</w:t>
            </w:r>
          </w:p>
        </w:tc>
        <w:tc>
          <w:tcPr>
            <w:tcW w:w="1110" w:type="dxa"/>
          </w:tcPr>
          <w:p w14:paraId="52CE68C2" w14:textId="77777777" w:rsidR="000829C4" w:rsidRDefault="00000000">
            <w:pPr>
              <w:jc w:val="center"/>
            </w:pPr>
            <w:r>
              <w:rPr>
                <w:rFonts w:hint="eastAsia"/>
                <w:lang w:eastAsia="zh-Hans"/>
              </w:rPr>
              <w:t>参照</w:t>
            </w:r>
          </w:p>
        </w:tc>
        <w:tc>
          <w:tcPr>
            <w:tcW w:w="1089" w:type="dxa"/>
          </w:tcPr>
          <w:p w14:paraId="5395AFBE" w14:textId="77777777" w:rsidR="000829C4" w:rsidRDefault="00000000">
            <w:pPr>
              <w:jc w:val="center"/>
            </w:pPr>
            <w:r>
              <w:rPr>
                <w:rFonts w:hint="eastAsia"/>
                <w:lang w:eastAsia="zh-Hans"/>
              </w:rPr>
              <w:t>手动选择</w:t>
            </w:r>
          </w:p>
        </w:tc>
        <w:tc>
          <w:tcPr>
            <w:tcW w:w="1429" w:type="dxa"/>
          </w:tcPr>
          <w:p w14:paraId="308400FD" w14:textId="77777777" w:rsidR="000829C4" w:rsidRDefault="00000000">
            <w:pPr>
              <w:jc w:val="center"/>
            </w:pPr>
            <w:r>
              <w:rPr>
                <w:rFonts w:hint="eastAsia"/>
                <w:lang w:eastAsia="zh-Hans"/>
              </w:rPr>
              <w:t>否</w:t>
            </w:r>
          </w:p>
        </w:tc>
        <w:tc>
          <w:tcPr>
            <w:tcW w:w="3330" w:type="dxa"/>
          </w:tcPr>
          <w:p w14:paraId="5326B224" w14:textId="77777777" w:rsidR="000829C4" w:rsidRDefault="00000000">
            <w:r>
              <w:rPr>
                <w:rFonts w:hint="eastAsia"/>
                <w:lang w:eastAsia="zh-Hans"/>
              </w:rPr>
              <w:t>参照税务政策分类</w:t>
            </w:r>
          </w:p>
        </w:tc>
      </w:tr>
      <w:tr w:rsidR="000829C4" w14:paraId="5B22BF3A" w14:textId="77777777">
        <w:tc>
          <w:tcPr>
            <w:tcW w:w="1561" w:type="dxa"/>
          </w:tcPr>
          <w:p w14:paraId="4F65CA51" w14:textId="77777777" w:rsidR="000829C4" w:rsidRDefault="00000000">
            <w:pPr>
              <w:rPr>
                <w:lang w:eastAsia="zh-Hans"/>
              </w:rPr>
            </w:pPr>
            <w:r>
              <w:rPr>
                <w:rFonts w:hint="eastAsia"/>
                <w:lang w:eastAsia="zh-Hans"/>
              </w:rPr>
              <w:t>时效性</w:t>
            </w:r>
          </w:p>
        </w:tc>
        <w:tc>
          <w:tcPr>
            <w:tcW w:w="1110" w:type="dxa"/>
          </w:tcPr>
          <w:p w14:paraId="0F0F6EB4" w14:textId="77777777" w:rsidR="000829C4" w:rsidRDefault="00000000">
            <w:pPr>
              <w:jc w:val="center"/>
            </w:pPr>
            <w:r>
              <w:rPr>
                <w:rFonts w:hint="eastAsia"/>
                <w:lang w:eastAsia="zh-Hans"/>
              </w:rPr>
              <w:t>参照</w:t>
            </w:r>
          </w:p>
        </w:tc>
        <w:tc>
          <w:tcPr>
            <w:tcW w:w="1089" w:type="dxa"/>
          </w:tcPr>
          <w:p w14:paraId="5E16AABB" w14:textId="77777777" w:rsidR="000829C4" w:rsidRDefault="00000000">
            <w:pPr>
              <w:jc w:val="center"/>
            </w:pPr>
            <w:r>
              <w:rPr>
                <w:rFonts w:hint="eastAsia"/>
                <w:lang w:eastAsia="zh-Hans"/>
              </w:rPr>
              <w:t>手动选择</w:t>
            </w:r>
          </w:p>
        </w:tc>
        <w:tc>
          <w:tcPr>
            <w:tcW w:w="1429" w:type="dxa"/>
          </w:tcPr>
          <w:p w14:paraId="26A0C2BE" w14:textId="77777777" w:rsidR="000829C4" w:rsidRDefault="00000000">
            <w:pPr>
              <w:jc w:val="center"/>
              <w:rPr>
                <w:lang w:eastAsia="zh-Hans"/>
              </w:rPr>
            </w:pPr>
            <w:r>
              <w:rPr>
                <w:rFonts w:hint="eastAsia"/>
                <w:lang w:eastAsia="zh-Hans"/>
              </w:rPr>
              <w:t>否</w:t>
            </w:r>
          </w:p>
        </w:tc>
        <w:tc>
          <w:tcPr>
            <w:tcW w:w="3330" w:type="dxa"/>
          </w:tcPr>
          <w:p w14:paraId="005BC1B4" w14:textId="77777777" w:rsidR="000829C4" w:rsidRDefault="00000000">
            <w:r>
              <w:rPr>
                <w:rFonts w:hint="eastAsia"/>
                <w:lang w:eastAsia="zh-Hans"/>
              </w:rPr>
              <w:t>参照税务政策分类</w:t>
            </w:r>
          </w:p>
        </w:tc>
      </w:tr>
      <w:tr w:rsidR="000829C4" w14:paraId="51B20FD7" w14:textId="77777777">
        <w:tc>
          <w:tcPr>
            <w:tcW w:w="1561" w:type="dxa"/>
          </w:tcPr>
          <w:p w14:paraId="5F0EEDAF" w14:textId="77777777" w:rsidR="000829C4" w:rsidRDefault="00000000">
            <w:pPr>
              <w:rPr>
                <w:lang w:eastAsia="zh-Hans"/>
              </w:rPr>
            </w:pPr>
            <w:r>
              <w:rPr>
                <w:rFonts w:hint="eastAsia"/>
                <w:lang w:eastAsia="zh-Hans"/>
              </w:rPr>
              <w:t>行业</w:t>
            </w:r>
          </w:p>
        </w:tc>
        <w:tc>
          <w:tcPr>
            <w:tcW w:w="1110" w:type="dxa"/>
          </w:tcPr>
          <w:p w14:paraId="5AC14417" w14:textId="77777777" w:rsidR="000829C4" w:rsidRDefault="00000000">
            <w:pPr>
              <w:jc w:val="center"/>
            </w:pPr>
            <w:r>
              <w:rPr>
                <w:rFonts w:hint="eastAsia"/>
                <w:lang w:eastAsia="zh-Hans"/>
              </w:rPr>
              <w:t>参照</w:t>
            </w:r>
          </w:p>
        </w:tc>
        <w:tc>
          <w:tcPr>
            <w:tcW w:w="1089" w:type="dxa"/>
          </w:tcPr>
          <w:p w14:paraId="435E0750" w14:textId="77777777" w:rsidR="000829C4" w:rsidRDefault="00000000">
            <w:pPr>
              <w:jc w:val="center"/>
            </w:pPr>
            <w:r>
              <w:rPr>
                <w:rFonts w:hint="eastAsia"/>
                <w:lang w:eastAsia="zh-Hans"/>
              </w:rPr>
              <w:t>手动选择</w:t>
            </w:r>
          </w:p>
        </w:tc>
        <w:tc>
          <w:tcPr>
            <w:tcW w:w="1429" w:type="dxa"/>
          </w:tcPr>
          <w:p w14:paraId="094B638E" w14:textId="77777777" w:rsidR="000829C4" w:rsidRDefault="00000000">
            <w:pPr>
              <w:jc w:val="center"/>
            </w:pPr>
            <w:r>
              <w:rPr>
                <w:rFonts w:hint="eastAsia"/>
                <w:lang w:eastAsia="zh-Hans"/>
              </w:rPr>
              <w:t>否</w:t>
            </w:r>
          </w:p>
        </w:tc>
        <w:tc>
          <w:tcPr>
            <w:tcW w:w="3330" w:type="dxa"/>
          </w:tcPr>
          <w:p w14:paraId="2C36E9BF" w14:textId="77777777" w:rsidR="000829C4" w:rsidRDefault="00000000">
            <w:r>
              <w:rPr>
                <w:rFonts w:hint="eastAsia"/>
                <w:lang w:eastAsia="zh-Hans"/>
              </w:rPr>
              <w:t>参照税务政策分类</w:t>
            </w:r>
          </w:p>
        </w:tc>
      </w:tr>
      <w:tr w:rsidR="000829C4" w14:paraId="7B58FE40" w14:textId="77777777">
        <w:tc>
          <w:tcPr>
            <w:tcW w:w="1561" w:type="dxa"/>
          </w:tcPr>
          <w:p w14:paraId="37168193" w14:textId="77777777" w:rsidR="000829C4" w:rsidRDefault="00000000">
            <w:pPr>
              <w:rPr>
                <w:lang w:eastAsia="zh-Hans"/>
              </w:rPr>
            </w:pPr>
            <w:r>
              <w:rPr>
                <w:rFonts w:hint="eastAsia"/>
                <w:lang w:eastAsia="zh-Hans"/>
              </w:rPr>
              <w:t>地域</w:t>
            </w:r>
          </w:p>
        </w:tc>
        <w:tc>
          <w:tcPr>
            <w:tcW w:w="1110" w:type="dxa"/>
          </w:tcPr>
          <w:p w14:paraId="7575AF67" w14:textId="77777777" w:rsidR="000829C4" w:rsidRDefault="00000000">
            <w:pPr>
              <w:jc w:val="center"/>
            </w:pPr>
            <w:r>
              <w:rPr>
                <w:rFonts w:hint="eastAsia"/>
                <w:lang w:eastAsia="zh-Hans"/>
              </w:rPr>
              <w:t>参照</w:t>
            </w:r>
          </w:p>
        </w:tc>
        <w:tc>
          <w:tcPr>
            <w:tcW w:w="1089" w:type="dxa"/>
          </w:tcPr>
          <w:p w14:paraId="3ED6FBCD" w14:textId="77777777" w:rsidR="000829C4" w:rsidRDefault="00000000">
            <w:pPr>
              <w:jc w:val="center"/>
            </w:pPr>
            <w:r>
              <w:rPr>
                <w:rFonts w:hint="eastAsia"/>
                <w:lang w:eastAsia="zh-Hans"/>
              </w:rPr>
              <w:t>手动选择</w:t>
            </w:r>
          </w:p>
        </w:tc>
        <w:tc>
          <w:tcPr>
            <w:tcW w:w="1429" w:type="dxa"/>
          </w:tcPr>
          <w:p w14:paraId="5886CB33" w14:textId="77777777" w:rsidR="000829C4" w:rsidRDefault="00000000">
            <w:pPr>
              <w:jc w:val="center"/>
              <w:rPr>
                <w:lang w:eastAsia="zh-Hans"/>
              </w:rPr>
            </w:pPr>
            <w:r>
              <w:rPr>
                <w:rFonts w:hint="eastAsia"/>
                <w:lang w:eastAsia="zh-Hans"/>
              </w:rPr>
              <w:t>否</w:t>
            </w:r>
          </w:p>
        </w:tc>
        <w:tc>
          <w:tcPr>
            <w:tcW w:w="3330" w:type="dxa"/>
          </w:tcPr>
          <w:p w14:paraId="462E5AAA" w14:textId="77777777" w:rsidR="000829C4" w:rsidRDefault="00000000">
            <w:pPr>
              <w:rPr>
                <w:lang w:eastAsia="zh-Hans"/>
              </w:rPr>
            </w:pPr>
            <w:r>
              <w:rPr>
                <w:rFonts w:hint="eastAsia"/>
                <w:lang w:eastAsia="zh-Hans"/>
              </w:rPr>
              <w:t>参照税务政策分类</w:t>
            </w:r>
          </w:p>
        </w:tc>
      </w:tr>
      <w:tr w:rsidR="000829C4" w14:paraId="429C550D" w14:textId="77777777">
        <w:tc>
          <w:tcPr>
            <w:tcW w:w="1561" w:type="dxa"/>
          </w:tcPr>
          <w:p w14:paraId="201EDCEE" w14:textId="77777777" w:rsidR="000829C4" w:rsidRDefault="00000000">
            <w:pPr>
              <w:rPr>
                <w:lang w:eastAsia="zh-Hans"/>
              </w:rPr>
            </w:pPr>
            <w:r>
              <w:rPr>
                <w:rFonts w:hint="eastAsia"/>
                <w:lang w:eastAsia="zh-Hans"/>
              </w:rPr>
              <w:lastRenderedPageBreak/>
              <w:t>效力级别</w:t>
            </w:r>
          </w:p>
        </w:tc>
        <w:tc>
          <w:tcPr>
            <w:tcW w:w="1110" w:type="dxa"/>
          </w:tcPr>
          <w:p w14:paraId="5B0E5DB7" w14:textId="77777777" w:rsidR="000829C4" w:rsidRDefault="00000000">
            <w:pPr>
              <w:jc w:val="center"/>
              <w:rPr>
                <w:lang w:eastAsia="zh-Hans"/>
              </w:rPr>
            </w:pPr>
            <w:r>
              <w:rPr>
                <w:rFonts w:hint="eastAsia"/>
                <w:lang w:eastAsia="zh-Hans"/>
              </w:rPr>
              <w:t>参照</w:t>
            </w:r>
          </w:p>
        </w:tc>
        <w:tc>
          <w:tcPr>
            <w:tcW w:w="1089" w:type="dxa"/>
          </w:tcPr>
          <w:p w14:paraId="512E2BB7" w14:textId="77777777" w:rsidR="000829C4" w:rsidRDefault="00000000">
            <w:pPr>
              <w:jc w:val="center"/>
              <w:rPr>
                <w:lang w:eastAsia="zh-Hans"/>
              </w:rPr>
            </w:pPr>
            <w:r>
              <w:rPr>
                <w:rFonts w:hint="eastAsia"/>
                <w:lang w:eastAsia="zh-Hans"/>
              </w:rPr>
              <w:t>手动选择</w:t>
            </w:r>
          </w:p>
        </w:tc>
        <w:tc>
          <w:tcPr>
            <w:tcW w:w="1429" w:type="dxa"/>
          </w:tcPr>
          <w:p w14:paraId="734FFD72" w14:textId="77777777" w:rsidR="000829C4" w:rsidRDefault="00000000">
            <w:pPr>
              <w:jc w:val="center"/>
              <w:rPr>
                <w:lang w:eastAsia="zh-Hans"/>
              </w:rPr>
            </w:pPr>
            <w:r>
              <w:rPr>
                <w:rFonts w:hint="eastAsia"/>
                <w:lang w:eastAsia="zh-Hans"/>
              </w:rPr>
              <w:t>否</w:t>
            </w:r>
          </w:p>
        </w:tc>
        <w:tc>
          <w:tcPr>
            <w:tcW w:w="3330" w:type="dxa"/>
          </w:tcPr>
          <w:p w14:paraId="5EBAE2D1" w14:textId="77777777" w:rsidR="000829C4" w:rsidRDefault="00000000">
            <w:pPr>
              <w:rPr>
                <w:lang w:eastAsia="zh-Hans"/>
              </w:rPr>
            </w:pPr>
            <w:r>
              <w:rPr>
                <w:rFonts w:hint="eastAsia"/>
                <w:lang w:eastAsia="zh-Hans"/>
              </w:rPr>
              <w:t>参照税务政策分类</w:t>
            </w:r>
          </w:p>
        </w:tc>
      </w:tr>
      <w:tr w:rsidR="000829C4" w14:paraId="67933454" w14:textId="77777777">
        <w:tc>
          <w:tcPr>
            <w:tcW w:w="1561" w:type="dxa"/>
          </w:tcPr>
          <w:p w14:paraId="0277A77F" w14:textId="77777777" w:rsidR="000829C4" w:rsidRDefault="00000000">
            <w:pPr>
              <w:rPr>
                <w:lang w:eastAsia="zh-Hans"/>
              </w:rPr>
            </w:pPr>
            <w:r>
              <w:rPr>
                <w:rFonts w:hint="eastAsia"/>
                <w:lang w:eastAsia="zh-Hans"/>
              </w:rPr>
              <w:t>发文机关</w:t>
            </w:r>
          </w:p>
        </w:tc>
        <w:tc>
          <w:tcPr>
            <w:tcW w:w="1110" w:type="dxa"/>
          </w:tcPr>
          <w:p w14:paraId="43616976" w14:textId="77777777" w:rsidR="000829C4" w:rsidRDefault="00000000">
            <w:pPr>
              <w:jc w:val="center"/>
              <w:rPr>
                <w:lang w:eastAsia="zh-Hans"/>
              </w:rPr>
            </w:pPr>
            <w:r>
              <w:rPr>
                <w:rFonts w:hint="eastAsia"/>
                <w:lang w:eastAsia="zh-Hans"/>
              </w:rPr>
              <w:t>参照</w:t>
            </w:r>
          </w:p>
        </w:tc>
        <w:tc>
          <w:tcPr>
            <w:tcW w:w="1089" w:type="dxa"/>
          </w:tcPr>
          <w:p w14:paraId="0B17A1CC" w14:textId="77777777" w:rsidR="000829C4" w:rsidRDefault="00000000">
            <w:pPr>
              <w:jc w:val="center"/>
              <w:rPr>
                <w:lang w:eastAsia="zh-Hans"/>
              </w:rPr>
            </w:pPr>
            <w:r>
              <w:rPr>
                <w:rFonts w:hint="eastAsia"/>
                <w:lang w:eastAsia="zh-Hans"/>
              </w:rPr>
              <w:t>手动选择</w:t>
            </w:r>
          </w:p>
        </w:tc>
        <w:tc>
          <w:tcPr>
            <w:tcW w:w="1429" w:type="dxa"/>
          </w:tcPr>
          <w:p w14:paraId="24A6D5FE" w14:textId="77777777" w:rsidR="000829C4" w:rsidRDefault="00000000">
            <w:pPr>
              <w:jc w:val="center"/>
              <w:rPr>
                <w:lang w:eastAsia="zh-Hans"/>
              </w:rPr>
            </w:pPr>
            <w:r>
              <w:rPr>
                <w:rFonts w:hint="eastAsia"/>
                <w:lang w:eastAsia="zh-Hans"/>
              </w:rPr>
              <w:t>否</w:t>
            </w:r>
          </w:p>
        </w:tc>
        <w:tc>
          <w:tcPr>
            <w:tcW w:w="3330" w:type="dxa"/>
          </w:tcPr>
          <w:p w14:paraId="2F6C44AC" w14:textId="77777777" w:rsidR="000829C4" w:rsidRDefault="00000000">
            <w:pPr>
              <w:rPr>
                <w:lang w:eastAsia="zh-Hans"/>
              </w:rPr>
            </w:pPr>
            <w:r>
              <w:rPr>
                <w:rFonts w:hint="eastAsia"/>
                <w:lang w:eastAsia="zh-Hans"/>
              </w:rPr>
              <w:t>参照税务政策分类</w:t>
            </w:r>
          </w:p>
        </w:tc>
      </w:tr>
    </w:tbl>
    <w:p w14:paraId="154B5D0D" w14:textId="77777777" w:rsidR="000829C4" w:rsidRDefault="000829C4">
      <w:pPr>
        <w:rPr>
          <w:lang w:eastAsia="zh-Hans"/>
        </w:rPr>
      </w:pPr>
    </w:p>
    <w:p w14:paraId="073D69BC" w14:textId="77777777" w:rsidR="000829C4" w:rsidRDefault="000829C4">
      <w:pPr>
        <w:rPr>
          <w:lang w:eastAsia="zh-Hans"/>
        </w:rPr>
      </w:pPr>
    </w:p>
    <w:p w14:paraId="5A0DF2A4" w14:textId="77777777" w:rsidR="000829C4" w:rsidRDefault="00000000">
      <w:pPr>
        <w:rPr>
          <w:lang w:eastAsia="zh-Hans"/>
        </w:rPr>
      </w:pPr>
      <w:r>
        <w:rPr>
          <w:rFonts w:hint="eastAsia"/>
          <w:lang w:eastAsia="zh-Hans"/>
        </w:rPr>
        <w:t>税务政策列表，分为“全部</w:t>
      </w:r>
      <w:r>
        <w:rPr>
          <w:lang w:eastAsia="zh-Hans"/>
        </w:rPr>
        <w:t>”</w:t>
      </w:r>
      <w:r>
        <w:rPr>
          <w:rFonts w:hint="eastAsia"/>
          <w:lang w:eastAsia="zh-Hans"/>
        </w:rPr>
        <w:t>、“政策”和“解读</w:t>
      </w:r>
      <w:r>
        <w:rPr>
          <w:lang w:eastAsia="zh-Hans"/>
        </w:rPr>
        <w:t>”</w:t>
      </w:r>
      <w:r>
        <w:rPr>
          <w:rFonts w:hint="eastAsia"/>
          <w:lang w:eastAsia="zh-Hans"/>
        </w:rPr>
        <w:t>三个页签，列表显示内容一致。</w:t>
      </w:r>
    </w:p>
    <w:tbl>
      <w:tblPr>
        <w:tblStyle w:val="ab"/>
        <w:tblW w:w="0" w:type="auto"/>
        <w:tblLook w:val="04A0" w:firstRow="1" w:lastRow="0" w:firstColumn="1" w:lastColumn="0" w:noHBand="0" w:noVBand="1"/>
      </w:tblPr>
      <w:tblGrid>
        <w:gridCol w:w="1517"/>
        <w:gridCol w:w="1084"/>
        <w:gridCol w:w="1063"/>
        <w:gridCol w:w="1390"/>
        <w:gridCol w:w="3242"/>
      </w:tblGrid>
      <w:tr w:rsidR="000829C4" w14:paraId="4452BA34" w14:textId="77777777">
        <w:tc>
          <w:tcPr>
            <w:tcW w:w="1561" w:type="dxa"/>
            <w:shd w:val="clear" w:color="auto" w:fill="DEEBF6" w:themeFill="accent1" w:themeFillTint="32"/>
          </w:tcPr>
          <w:p w14:paraId="642250E6" w14:textId="77777777" w:rsidR="000829C4" w:rsidRDefault="00000000">
            <w:pPr>
              <w:jc w:val="center"/>
              <w:rPr>
                <w:b/>
                <w:bCs/>
                <w:lang w:eastAsia="zh-Hans"/>
              </w:rPr>
            </w:pPr>
            <w:r>
              <w:rPr>
                <w:rFonts w:hint="eastAsia"/>
                <w:b/>
                <w:bCs/>
                <w:lang w:eastAsia="zh-Hans"/>
              </w:rPr>
              <w:t>字段名称</w:t>
            </w:r>
          </w:p>
        </w:tc>
        <w:tc>
          <w:tcPr>
            <w:tcW w:w="1110" w:type="dxa"/>
            <w:shd w:val="clear" w:color="auto" w:fill="DEEBF6" w:themeFill="accent1" w:themeFillTint="32"/>
          </w:tcPr>
          <w:p w14:paraId="138660CC" w14:textId="77777777" w:rsidR="000829C4" w:rsidRDefault="00000000">
            <w:pPr>
              <w:jc w:val="center"/>
              <w:rPr>
                <w:b/>
                <w:bCs/>
                <w:lang w:eastAsia="zh-Hans"/>
              </w:rPr>
            </w:pPr>
            <w:r>
              <w:rPr>
                <w:rFonts w:hint="eastAsia"/>
                <w:b/>
                <w:bCs/>
                <w:lang w:eastAsia="zh-Hans"/>
              </w:rPr>
              <w:t>字段类型</w:t>
            </w:r>
          </w:p>
        </w:tc>
        <w:tc>
          <w:tcPr>
            <w:tcW w:w="1089" w:type="dxa"/>
            <w:shd w:val="clear" w:color="auto" w:fill="DEEBF6" w:themeFill="accent1" w:themeFillTint="32"/>
          </w:tcPr>
          <w:p w14:paraId="253C3266" w14:textId="77777777" w:rsidR="000829C4" w:rsidRDefault="00000000">
            <w:pPr>
              <w:jc w:val="center"/>
              <w:rPr>
                <w:b/>
                <w:bCs/>
                <w:lang w:eastAsia="zh-Hans"/>
              </w:rPr>
            </w:pPr>
            <w:r>
              <w:rPr>
                <w:rFonts w:hint="eastAsia"/>
                <w:b/>
                <w:bCs/>
                <w:lang w:eastAsia="zh-Hans"/>
              </w:rPr>
              <w:t>录入方式</w:t>
            </w:r>
          </w:p>
        </w:tc>
        <w:tc>
          <w:tcPr>
            <w:tcW w:w="1429" w:type="dxa"/>
            <w:shd w:val="clear" w:color="auto" w:fill="DEEBF6" w:themeFill="accent1" w:themeFillTint="32"/>
          </w:tcPr>
          <w:p w14:paraId="1166470D" w14:textId="77777777" w:rsidR="000829C4" w:rsidRDefault="00000000">
            <w:pPr>
              <w:jc w:val="center"/>
              <w:rPr>
                <w:b/>
                <w:bCs/>
                <w:lang w:eastAsia="zh-Hans"/>
              </w:rPr>
            </w:pPr>
            <w:r>
              <w:rPr>
                <w:rFonts w:hint="eastAsia"/>
                <w:b/>
                <w:bCs/>
                <w:lang w:eastAsia="zh-Hans"/>
              </w:rPr>
              <w:t>是否必录</w:t>
            </w:r>
          </w:p>
        </w:tc>
        <w:tc>
          <w:tcPr>
            <w:tcW w:w="3330" w:type="dxa"/>
            <w:shd w:val="clear" w:color="auto" w:fill="DEEBF6" w:themeFill="accent1" w:themeFillTint="32"/>
          </w:tcPr>
          <w:p w14:paraId="1BC088F4" w14:textId="77777777" w:rsidR="000829C4" w:rsidRDefault="00000000">
            <w:pPr>
              <w:jc w:val="center"/>
              <w:rPr>
                <w:b/>
                <w:bCs/>
                <w:lang w:eastAsia="zh-Hans"/>
              </w:rPr>
            </w:pPr>
            <w:r>
              <w:rPr>
                <w:rFonts w:hint="eastAsia"/>
                <w:b/>
                <w:bCs/>
                <w:lang w:eastAsia="zh-Hans"/>
              </w:rPr>
              <w:t>备注</w:t>
            </w:r>
          </w:p>
        </w:tc>
      </w:tr>
      <w:tr w:rsidR="000829C4" w14:paraId="3A943429" w14:textId="77777777">
        <w:tc>
          <w:tcPr>
            <w:tcW w:w="1561" w:type="dxa"/>
          </w:tcPr>
          <w:p w14:paraId="34BE3442" w14:textId="77777777" w:rsidR="000829C4" w:rsidRDefault="00000000">
            <w:pPr>
              <w:rPr>
                <w:lang w:eastAsia="zh-Hans"/>
              </w:rPr>
            </w:pPr>
            <w:r>
              <w:rPr>
                <w:rFonts w:hint="eastAsia"/>
                <w:lang w:eastAsia="zh-Hans"/>
              </w:rPr>
              <w:t>政策标题</w:t>
            </w:r>
          </w:p>
        </w:tc>
        <w:tc>
          <w:tcPr>
            <w:tcW w:w="1110" w:type="dxa"/>
          </w:tcPr>
          <w:p w14:paraId="7FE799DF" w14:textId="77777777" w:rsidR="000829C4" w:rsidRDefault="00000000">
            <w:pPr>
              <w:jc w:val="center"/>
              <w:rPr>
                <w:lang w:eastAsia="zh-Hans"/>
              </w:rPr>
            </w:pPr>
            <w:r>
              <w:rPr>
                <w:rFonts w:hint="eastAsia"/>
                <w:lang w:eastAsia="zh-Hans"/>
              </w:rPr>
              <w:t>字符</w:t>
            </w:r>
          </w:p>
        </w:tc>
        <w:tc>
          <w:tcPr>
            <w:tcW w:w="1089" w:type="dxa"/>
          </w:tcPr>
          <w:p w14:paraId="7306EE4E" w14:textId="77777777" w:rsidR="000829C4" w:rsidRDefault="00000000">
            <w:pPr>
              <w:jc w:val="center"/>
              <w:rPr>
                <w:lang w:eastAsia="zh-Hans"/>
              </w:rPr>
            </w:pPr>
            <w:r>
              <w:rPr>
                <w:rFonts w:hint="eastAsia"/>
                <w:lang w:eastAsia="zh-Hans"/>
              </w:rPr>
              <w:t>自动带出</w:t>
            </w:r>
          </w:p>
        </w:tc>
        <w:tc>
          <w:tcPr>
            <w:tcW w:w="1429" w:type="dxa"/>
          </w:tcPr>
          <w:p w14:paraId="6BF10E8F" w14:textId="77777777" w:rsidR="000829C4" w:rsidRDefault="00000000">
            <w:pPr>
              <w:jc w:val="center"/>
              <w:rPr>
                <w:lang w:eastAsia="zh-Hans"/>
              </w:rPr>
            </w:pPr>
            <w:r>
              <w:rPr>
                <w:rFonts w:hint="eastAsia"/>
                <w:lang w:eastAsia="zh-Hans"/>
              </w:rPr>
              <w:t>是</w:t>
            </w:r>
          </w:p>
        </w:tc>
        <w:tc>
          <w:tcPr>
            <w:tcW w:w="3330" w:type="dxa"/>
          </w:tcPr>
          <w:p w14:paraId="19C87744" w14:textId="77777777" w:rsidR="000829C4" w:rsidRDefault="00000000">
            <w:pPr>
              <w:rPr>
                <w:lang w:eastAsia="zh-Hans"/>
              </w:rPr>
            </w:pPr>
            <w:r>
              <w:rPr>
                <w:rFonts w:hint="eastAsia"/>
                <w:lang w:eastAsia="zh-Hans"/>
              </w:rPr>
              <w:t>如文件为政策解读文件时，自动带出</w:t>
            </w:r>
            <w:r>
              <w:rPr>
                <w:noProof/>
              </w:rPr>
              <w:drawing>
                <wp:inline distT="0" distB="0" distL="114300" distR="114300" wp14:anchorId="1B2A5012" wp14:editId="414E7843">
                  <wp:extent cx="523875" cy="266700"/>
                  <wp:effectExtent l="0" t="0" r="9525" b="12700"/>
                  <wp:docPr id="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9"/>
                          <pic:cNvPicPr>
                            <a:picLocks noChangeAspect="1"/>
                          </pic:cNvPicPr>
                        </pic:nvPicPr>
                        <pic:blipFill>
                          <a:blip r:embed="rId171"/>
                          <a:stretch>
                            <a:fillRect/>
                          </a:stretch>
                        </pic:blipFill>
                        <pic:spPr>
                          <a:xfrm>
                            <a:off x="0" y="0"/>
                            <a:ext cx="523875" cy="266700"/>
                          </a:xfrm>
                          <a:prstGeom prst="rect">
                            <a:avLst/>
                          </a:prstGeom>
                          <a:noFill/>
                          <a:ln>
                            <a:noFill/>
                          </a:ln>
                        </pic:spPr>
                      </pic:pic>
                    </a:graphicData>
                  </a:graphic>
                </wp:inline>
              </w:drawing>
            </w:r>
            <w:r>
              <w:rPr>
                <w:rFonts w:hint="eastAsia"/>
                <w:lang w:eastAsia="zh-Hans"/>
              </w:rPr>
              <w:t>解读标签</w:t>
            </w:r>
          </w:p>
        </w:tc>
      </w:tr>
      <w:tr w:rsidR="000829C4" w14:paraId="37379EFD" w14:textId="77777777">
        <w:tc>
          <w:tcPr>
            <w:tcW w:w="1561" w:type="dxa"/>
          </w:tcPr>
          <w:p w14:paraId="62A1D52B" w14:textId="77777777" w:rsidR="000829C4" w:rsidRDefault="00000000">
            <w:pPr>
              <w:rPr>
                <w:lang w:eastAsia="zh-Hans"/>
              </w:rPr>
            </w:pPr>
            <w:r>
              <w:rPr>
                <w:rFonts w:hint="eastAsia"/>
                <w:lang w:eastAsia="zh-Hans"/>
              </w:rPr>
              <w:t>发文机关</w:t>
            </w:r>
          </w:p>
        </w:tc>
        <w:tc>
          <w:tcPr>
            <w:tcW w:w="1110" w:type="dxa"/>
          </w:tcPr>
          <w:p w14:paraId="757BCF60" w14:textId="77777777" w:rsidR="000829C4" w:rsidRDefault="00000000">
            <w:pPr>
              <w:jc w:val="center"/>
            </w:pPr>
            <w:r>
              <w:rPr>
                <w:rFonts w:hint="eastAsia"/>
                <w:lang w:eastAsia="zh-Hans"/>
              </w:rPr>
              <w:t>字符</w:t>
            </w:r>
          </w:p>
        </w:tc>
        <w:tc>
          <w:tcPr>
            <w:tcW w:w="1089" w:type="dxa"/>
          </w:tcPr>
          <w:p w14:paraId="29CF8046" w14:textId="77777777" w:rsidR="000829C4" w:rsidRDefault="00000000">
            <w:pPr>
              <w:jc w:val="center"/>
            </w:pPr>
            <w:r>
              <w:rPr>
                <w:rFonts w:hint="eastAsia"/>
                <w:lang w:eastAsia="zh-Hans"/>
              </w:rPr>
              <w:t>自动带出</w:t>
            </w:r>
          </w:p>
        </w:tc>
        <w:tc>
          <w:tcPr>
            <w:tcW w:w="1429" w:type="dxa"/>
          </w:tcPr>
          <w:p w14:paraId="1878D493" w14:textId="77777777" w:rsidR="000829C4" w:rsidRDefault="00000000">
            <w:pPr>
              <w:jc w:val="center"/>
              <w:rPr>
                <w:lang w:eastAsia="zh-Hans"/>
              </w:rPr>
            </w:pPr>
            <w:r>
              <w:rPr>
                <w:rFonts w:hint="eastAsia"/>
                <w:lang w:eastAsia="zh-Hans"/>
              </w:rPr>
              <w:t>否</w:t>
            </w:r>
          </w:p>
        </w:tc>
        <w:tc>
          <w:tcPr>
            <w:tcW w:w="3330" w:type="dxa"/>
          </w:tcPr>
          <w:p w14:paraId="6E7FC864" w14:textId="77777777" w:rsidR="000829C4" w:rsidRDefault="000829C4"/>
        </w:tc>
      </w:tr>
      <w:tr w:rsidR="000829C4" w14:paraId="54FF5101" w14:textId="77777777">
        <w:tc>
          <w:tcPr>
            <w:tcW w:w="1561" w:type="dxa"/>
          </w:tcPr>
          <w:p w14:paraId="6BDB10B9" w14:textId="77777777" w:rsidR="000829C4" w:rsidRDefault="00000000">
            <w:pPr>
              <w:rPr>
                <w:lang w:eastAsia="zh-Hans"/>
              </w:rPr>
            </w:pPr>
            <w:r>
              <w:rPr>
                <w:rFonts w:hint="eastAsia"/>
                <w:lang w:eastAsia="zh-Hans"/>
              </w:rPr>
              <w:t>文号</w:t>
            </w:r>
          </w:p>
        </w:tc>
        <w:tc>
          <w:tcPr>
            <w:tcW w:w="1110" w:type="dxa"/>
          </w:tcPr>
          <w:p w14:paraId="4E1D679E" w14:textId="77777777" w:rsidR="000829C4" w:rsidRDefault="00000000">
            <w:pPr>
              <w:jc w:val="center"/>
            </w:pPr>
            <w:r>
              <w:rPr>
                <w:rFonts w:hint="eastAsia"/>
                <w:lang w:eastAsia="zh-Hans"/>
              </w:rPr>
              <w:t>字符</w:t>
            </w:r>
          </w:p>
        </w:tc>
        <w:tc>
          <w:tcPr>
            <w:tcW w:w="1089" w:type="dxa"/>
          </w:tcPr>
          <w:p w14:paraId="591CED24" w14:textId="77777777" w:rsidR="000829C4" w:rsidRDefault="00000000">
            <w:pPr>
              <w:jc w:val="center"/>
            </w:pPr>
            <w:r>
              <w:rPr>
                <w:rFonts w:hint="eastAsia"/>
                <w:lang w:eastAsia="zh-Hans"/>
              </w:rPr>
              <w:t>自动带出</w:t>
            </w:r>
          </w:p>
        </w:tc>
        <w:tc>
          <w:tcPr>
            <w:tcW w:w="1429" w:type="dxa"/>
          </w:tcPr>
          <w:p w14:paraId="45C268A0" w14:textId="77777777" w:rsidR="000829C4" w:rsidRDefault="00000000">
            <w:pPr>
              <w:jc w:val="center"/>
            </w:pPr>
            <w:r>
              <w:rPr>
                <w:rFonts w:hint="eastAsia"/>
                <w:lang w:eastAsia="zh-Hans"/>
              </w:rPr>
              <w:t>否</w:t>
            </w:r>
          </w:p>
        </w:tc>
        <w:tc>
          <w:tcPr>
            <w:tcW w:w="3330" w:type="dxa"/>
          </w:tcPr>
          <w:p w14:paraId="4E34A734" w14:textId="77777777" w:rsidR="000829C4" w:rsidRDefault="000829C4"/>
        </w:tc>
      </w:tr>
      <w:tr w:rsidR="000829C4" w14:paraId="06118423" w14:textId="77777777">
        <w:tc>
          <w:tcPr>
            <w:tcW w:w="1561" w:type="dxa"/>
          </w:tcPr>
          <w:p w14:paraId="61D36868" w14:textId="77777777" w:rsidR="000829C4" w:rsidRDefault="00000000">
            <w:pPr>
              <w:rPr>
                <w:lang w:eastAsia="zh-Hans"/>
              </w:rPr>
            </w:pPr>
            <w:r>
              <w:rPr>
                <w:rFonts w:hint="eastAsia"/>
                <w:lang w:eastAsia="zh-Hans"/>
              </w:rPr>
              <w:t>发布日期</w:t>
            </w:r>
          </w:p>
        </w:tc>
        <w:tc>
          <w:tcPr>
            <w:tcW w:w="1110" w:type="dxa"/>
          </w:tcPr>
          <w:p w14:paraId="06593DD8" w14:textId="77777777" w:rsidR="000829C4" w:rsidRDefault="00000000">
            <w:pPr>
              <w:jc w:val="center"/>
            </w:pPr>
            <w:r>
              <w:rPr>
                <w:rFonts w:hint="eastAsia"/>
                <w:lang w:eastAsia="zh-Hans"/>
              </w:rPr>
              <w:t>字符</w:t>
            </w:r>
          </w:p>
        </w:tc>
        <w:tc>
          <w:tcPr>
            <w:tcW w:w="1089" w:type="dxa"/>
          </w:tcPr>
          <w:p w14:paraId="28A635B4" w14:textId="77777777" w:rsidR="000829C4" w:rsidRDefault="00000000">
            <w:pPr>
              <w:jc w:val="center"/>
            </w:pPr>
            <w:r>
              <w:rPr>
                <w:rFonts w:hint="eastAsia"/>
                <w:lang w:eastAsia="zh-Hans"/>
              </w:rPr>
              <w:t>自动带出</w:t>
            </w:r>
          </w:p>
        </w:tc>
        <w:tc>
          <w:tcPr>
            <w:tcW w:w="1429" w:type="dxa"/>
          </w:tcPr>
          <w:p w14:paraId="0B66F0A4" w14:textId="77777777" w:rsidR="000829C4" w:rsidRDefault="00000000">
            <w:pPr>
              <w:jc w:val="center"/>
              <w:rPr>
                <w:lang w:eastAsia="zh-Hans"/>
              </w:rPr>
            </w:pPr>
            <w:r>
              <w:rPr>
                <w:rFonts w:hint="eastAsia"/>
                <w:lang w:eastAsia="zh-Hans"/>
              </w:rPr>
              <w:t>是</w:t>
            </w:r>
          </w:p>
        </w:tc>
        <w:tc>
          <w:tcPr>
            <w:tcW w:w="3330" w:type="dxa"/>
          </w:tcPr>
          <w:p w14:paraId="072A8A8A" w14:textId="77777777" w:rsidR="000829C4" w:rsidRDefault="000829C4"/>
        </w:tc>
      </w:tr>
      <w:tr w:rsidR="000829C4" w14:paraId="0C14E391" w14:textId="77777777">
        <w:tc>
          <w:tcPr>
            <w:tcW w:w="1561" w:type="dxa"/>
          </w:tcPr>
          <w:p w14:paraId="6906E870" w14:textId="77777777" w:rsidR="000829C4" w:rsidRDefault="00000000">
            <w:pPr>
              <w:rPr>
                <w:lang w:eastAsia="zh-Hans"/>
              </w:rPr>
            </w:pPr>
            <w:r>
              <w:rPr>
                <w:rFonts w:hint="eastAsia"/>
                <w:lang w:eastAsia="zh-Hans"/>
              </w:rPr>
              <w:t>生效日期</w:t>
            </w:r>
          </w:p>
        </w:tc>
        <w:tc>
          <w:tcPr>
            <w:tcW w:w="1110" w:type="dxa"/>
          </w:tcPr>
          <w:p w14:paraId="490FF398" w14:textId="77777777" w:rsidR="000829C4" w:rsidRDefault="00000000">
            <w:pPr>
              <w:jc w:val="center"/>
            </w:pPr>
            <w:r>
              <w:rPr>
                <w:rFonts w:hint="eastAsia"/>
                <w:lang w:eastAsia="zh-Hans"/>
              </w:rPr>
              <w:t>字符</w:t>
            </w:r>
          </w:p>
        </w:tc>
        <w:tc>
          <w:tcPr>
            <w:tcW w:w="1089" w:type="dxa"/>
          </w:tcPr>
          <w:p w14:paraId="0400DF12" w14:textId="77777777" w:rsidR="000829C4" w:rsidRDefault="00000000">
            <w:pPr>
              <w:jc w:val="center"/>
            </w:pPr>
            <w:r>
              <w:rPr>
                <w:rFonts w:hint="eastAsia"/>
                <w:lang w:eastAsia="zh-Hans"/>
              </w:rPr>
              <w:t>自动带出</w:t>
            </w:r>
          </w:p>
        </w:tc>
        <w:tc>
          <w:tcPr>
            <w:tcW w:w="1429" w:type="dxa"/>
          </w:tcPr>
          <w:p w14:paraId="307A68A4" w14:textId="77777777" w:rsidR="000829C4" w:rsidRDefault="00000000">
            <w:pPr>
              <w:jc w:val="center"/>
            </w:pPr>
            <w:r>
              <w:rPr>
                <w:rFonts w:hint="eastAsia"/>
                <w:lang w:eastAsia="zh-Hans"/>
              </w:rPr>
              <w:t>否</w:t>
            </w:r>
          </w:p>
        </w:tc>
        <w:tc>
          <w:tcPr>
            <w:tcW w:w="3330" w:type="dxa"/>
          </w:tcPr>
          <w:p w14:paraId="630D30C5" w14:textId="77777777" w:rsidR="000829C4" w:rsidRDefault="000829C4"/>
        </w:tc>
      </w:tr>
      <w:tr w:rsidR="000829C4" w14:paraId="3835B2F4" w14:textId="77777777">
        <w:tc>
          <w:tcPr>
            <w:tcW w:w="1561" w:type="dxa"/>
          </w:tcPr>
          <w:p w14:paraId="186AD7AB" w14:textId="77777777" w:rsidR="000829C4" w:rsidRDefault="00000000">
            <w:pPr>
              <w:rPr>
                <w:lang w:eastAsia="zh-Hans"/>
              </w:rPr>
            </w:pPr>
            <w:r>
              <w:rPr>
                <w:rFonts w:hint="eastAsia"/>
                <w:lang w:eastAsia="zh-Hans"/>
              </w:rPr>
              <w:t>摘要</w:t>
            </w:r>
          </w:p>
        </w:tc>
        <w:tc>
          <w:tcPr>
            <w:tcW w:w="1110" w:type="dxa"/>
          </w:tcPr>
          <w:p w14:paraId="55E0721E" w14:textId="77777777" w:rsidR="000829C4" w:rsidRDefault="00000000">
            <w:pPr>
              <w:jc w:val="center"/>
            </w:pPr>
            <w:r>
              <w:rPr>
                <w:rFonts w:hint="eastAsia"/>
                <w:lang w:eastAsia="zh-Hans"/>
              </w:rPr>
              <w:t>字符</w:t>
            </w:r>
          </w:p>
        </w:tc>
        <w:tc>
          <w:tcPr>
            <w:tcW w:w="1089" w:type="dxa"/>
          </w:tcPr>
          <w:p w14:paraId="1E86CF2E" w14:textId="77777777" w:rsidR="000829C4" w:rsidRDefault="00000000">
            <w:pPr>
              <w:jc w:val="center"/>
            </w:pPr>
            <w:r>
              <w:rPr>
                <w:rFonts w:hint="eastAsia"/>
                <w:lang w:eastAsia="zh-Hans"/>
              </w:rPr>
              <w:t>自动带出</w:t>
            </w:r>
          </w:p>
        </w:tc>
        <w:tc>
          <w:tcPr>
            <w:tcW w:w="1429" w:type="dxa"/>
          </w:tcPr>
          <w:p w14:paraId="34C6C8DD" w14:textId="77777777" w:rsidR="000829C4" w:rsidRDefault="00000000">
            <w:pPr>
              <w:jc w:val="center"/>
              <w:rPr>
                <w:lang w:eastAsia="zh-Hans"/>
              </w:rPr>
            </w:pPr>
            <w:r>
              <w:rPr>
                <w:rFonts w:hint="eastAsia"/>
                <w:lang w:eastAsia="zh-Hans"/>
              </w:rPr>
              <w:t>是</w:t>
            </w:r>
          </w:p>
        </w:tc>
        <w:tc>
          <w:tcPr>
            <w:tcW w:w="3330" w:type="dxa"/>
          </w:tcPr>
          <w:p w14:paraId="4914A61E" w14:textId="77777777" w:rsidR="000829C4" w:rsidRDefault="00000000">
            <w:pPr>
              <w:rPr>
                <w:lang w:eastAsia="zh-Hans"/>
              </w:rPr>
            </w:pPr>
            <w:r>
              <w:rPr>
                <w:rFonts w:hint="eastAsia"/>
                <w:lang w:eastAsia="zh-Hans"/>
              </w:rPr>
              <w:t>标题</w:t>
            </w:r>
            <w:r>
              <w:rPr>
                <w:lang w:eastAsia="zh-Hans"/>
              </w:rPr>
              <w:t>+</w:t>
            </w:r>
            <w:r>
              <w:rPr>
                <w:rFonts w:hint="eastAsia"/>
                <w:lang w:eastAsia="zh-Hans"/>
              </w:rPr>
              <w:t>文号</w:t>
            </w:r>
            <w:r>
              <w:rPr>
                <w:lang w:eastAsia="zh-Hans"/>
              </w:rPr>
              <w:t>+</w:t>
            </w:r>
            <w:r>
              <w:rPr>
                <w:rFonts w:hint="eastAsia"/>
                <w:lang w:eastAsia="zh-Hans"/>
              </w:rPr>
              <w:t>正文，按浏览器宽度自适应两行文字，超出时按</w:t>
            </w:r>
            <w:r>
              <w:rPr>
                <w:rFonts w:hint="eastAsia"/>
                <w:lang w:eastAsia="zh-Hans"/>
              </w:rPr>
              <w:t>...</w:t>
            </w:r>
            <w:r>
              <w:rPr>
                <w:rFonts w:hint="eastAsia"/>
                <w:lang w:eastAsia="zh-Hans"/>
              </w:rPr>
              <w:t>显示</w:t>
            </w:r>
          </w:p>
        </w:tc>
      </w:tr>
    </w:tbl>
    <w:p w14:paraId="7F1EFD40" w14:textId="77777777" w:rsidR="000829C4" w:rsidRDefault="000829C4"/>
    <w:p w14:paraId="62E66C72" w14:textId="77777777" w:rsidR="000829C4" w:rsidRDefault="00000000">
      <w:pPr>
        <w:rPr>
          <w:lang w:eastAsia="zh-Hans"/>
        </w:rPr>
      </w:pPr>
      <w:r>
        <w:rPr>
          <w:rFonts w:hint="eastAsia"/>
          <w:lang w:eastAsia="zh-Hans"/>
        </w:rPr>
        <w:t>政策详情页面</w:t>
      </w:r>
    </w:p>
    <w:tbl>
      <w:tblPr>
        <w:tblStyle w:val="ab"/>
        <w:tblW w:w="0" w:type="auto"/>
        <w:tblLook w:val="04A0" w:firstRow="1" w:lastRow="0" w:firstColumn="1" w:lastColumn="0" w:noHBand="0" w:noVBand="1"/>
      </w:tblPr>
      <w:tblGrid>
        <w:gridCol w:w="1520"/>
        <w:gridCol w:w="1085"/>
        <w:gridCol w:w="1065"/>
        <w:gridCol w:w="1393"/>
        <w:gridCol w:w="3233"/>
      </w:tblGrid>
      <w:tr w:rsidR="000829C4" w14:paraId="6A536A55" w14:textId="77777777">
        <w:tc>
          <w:tcPr>
            <w:tcW w:w="1561" w:type="dxa"/>
            <w:shd w:val="clear" w:color="auto" w:fill="DEEBF6" w:themeFill="accent1" w:themeFillTint="32"/>
          </w:tcPr>
          <w:p w14:paraId="3CDB3658" w14:textId="77777777" w:rsidR="000829C4" w:rsidRDefault="00000000">
            <w:pPr>
              <w:jc w:val="center"/>
              <w:rPr>
                <w:b/>
                <w:bCs/>
                <w:lang w:eastAsia="zh-Hans"/>
              </w:rPr>
            </w:pPr>
            <w:r>
              <w:rPr>
                <w:rFonts w:hint="eastAsia"/>
                <w:b/>
                <w:bCs/>
                <w:lang w:eastAsia="zh-Hans"/>
              </w:rPr>
              <w:t>字段名称</w:t>
            </w:r>
          </w:p>
        </w:tc>
        <w:tc>
          <w:tcPr>
            <w:tcW w:w="1110" w:type="dxa"/>
            <w:shd w:val="clear" w:color="auto" w:fill="DEEBF6" w:themeFill="accent1" w:themeFillTint="32"/>
          </w:tcPr>
          <w:p w14:paraId="40C09B25" w14:textId="77777777" w:rsidR="000829C4" w:rsidRDefault="00000000">
            <w:pPr>
              <w:jc w:val="center"/>
              <w:rPr>
                <w:b/>
                <w:bCs/>
                <w:lang w:eastAsia="zh-Hans"/>
              </w:rPr>
            </w:pPr>
            <w:r>
              <w:rPr>
                <w:rFonts w:hint="eastAsia"/>
                <w:b/>
                <w:bCs/>
                <w:lang w:eastAsia="zh-Hans"/>
              </w:rPr>
              <w:t>字段类型</w:t>
            </w:r>
          </w:p>
        </w:tc>
        <w:tc>
          <w:tcPr>
            <w:tcW w:w="1089" w:type="dxa"/>
            <w:shd w:val="clear" w:color="auto" w:fill="DEEBF6" w:themeFill="accent1" w:themeFillTint="32"/>
          </w:tcPr>
          <w:p w14:paraId="380CB7BA" w14:textId="77777777" w:rsidR="000829C4" w:rsidRDefault="00000000">
            <w:pPr>
              <w:jc w:val="center"/>
              <w:rPr>
                <w:b/>
                <w:bCs/>
                <w:lang w:eastAsia="zh-Hans"/>
              </w:rPr>
            </w:pPr>
            <w:r>
              <w:rPr>
                <w:rFonts w:hint="eastAsia"/>
                <w:b/>
                <w:bCs/>
                <w:lang w:eastAsia="zh-Hans"/>
              </w:rPr>
              <w:t>录入方式</w:t>
            </w:r>
          </w:p>
        </w:tc>
        <w:tc>
          <w:tcPr>
            <w:tcW w:w="1429" w:type="dxa"/>
            <w:shd w:val="clear" w:color="auto" w:fill="DEEBF6" w:themeFill="accent1" w:themeFillTint="32"/>
          </w:tcPr>
          <w:p w14:paraId="5AF139E1" w14:textId="77777777" w:rsidR="000829C4" w:rsidRDefault="00000000">
            <w:pPr>
              <w:jc w:val="center"/>
              <w:rPr>
                <w:b/>
                <w:bCs/>
                <w:lang w:eastAsia="zh-Hans"/>
              </w:rPr>
            </w:pPr>
            <w:r>
              <w:rPr>
                <w:rFonts w:hint="eastAsia"/>
                <w:b/>
                <w:bCs/>
                <w:lang w:eastAsia="zh-Hans"/>
              </w:rPr>
              <w:t>是否必录</w:t>
            </w:r>
          </w:p>
        </w:tc>
        <w:tc>
          <w:tcPr>
            <w:tcW w:w="3330" w:type="dxa"/>
            <w:shd w:val="clear" w:color="auto" w:fill="DEEBF6" w:themeFill="accent1" w:themeFillTint="32"/>
          </w:tcPr>
          <w:p w14:paraId="7346485F" w14:textId="77777777" w:rsidR="000829C4" w:rsidRDefault="00000000">
            <w:pPr>
              <w:jc w:val="center"/>
              <w:rPr>
                <w:b/>
                <w:bCs/>
                <w:lang w:eastAsia="zh-Hans"/>
              </w:rPr>
            </w:pPr>
            <w:r>
              <w:rPr>
                <w:rFonts w:hint="eastAsia"/>
                <w:b/>
                <w:bCs/>
                <w:lang w:eastAsia="zh-Hans"/>
              </w:rPr>
              <w:t>备注</w:t>
            </w:r>
          </w:p>
        </w:tc>
      </w:tr>
      <w:tr w:rsidR="000829C4" w14:paraId="16C05F84" w14:textId="77777777">
        <w:tc>
          <w:tcPr>
            <w:tcW w:w="1561" w:type="dxa"/>
          </w:tcPr>
          <w:p w14:paraId="1D23289B" w14:textId="77777777" w:rsidR="000829C4" w:rsidRDefault="00000000">
            <w:pPr>
              <w:rPr>
                <w:lang w:eastAsia="zh-Hans"/>
              </w:rPr>
            </w:pPr>
            <w:r>
              <w:rPr>
                <w:rFonts w:hint="eastAsia"/>
                <w:lang w:eastAsia="zh-Hans"/>
              </w:rPr>
              <w:t>效力级别</w:t>
            </w:r>
          </w:p>
        </w:tc>
        <w:tc>
          <w:tcPr>
            <w:tcW w:w="1110" w:type="dxa"/>
          </w:tcPr>
          <w:p w14:paraId="68D98119" w14:textId="77777777" w:rsidR="000829C4" w:rsidRDefault="00000000">
            <w:pPr>
              <w:jc w:val="center"/>
              <w:rPr>
                <w:lang w:eastAsia="zh-Hans"/>
              </w:rPr>
            </w:pPr>
            <w:r>
              <w:rPr>
                <w:rFonts w:hint="eastAsia"/>
                <w:lang w:eastAsia="zh-Hans"/>
              </w:rPr>
              <w:t>字符</w:t>
            </w:r>
          </w:p>
        </w:tc>
        <w:tc>
          <w:tcPr>
            <w:tcW w:w="1089" w:type="dxa"/>
          </w:tcPr>
          <w:p w14:paraId="7B3A7E29" w14:textId="77777777" w:rsidR="000829C4" w:rsidRDefault="00000000">
            <w:pPr>
              <w:jc w:val="center"/>
              <w:rPr>
                <w:lang w:eastAsia="zh-Hans"/>
              </w:rPr>
            </w:pPr>
            <w:r>
              <w:rPr>
                <w:rFonts w:hint="eastAsia"/>
                <w:lang w:eastAsia="zh-Hans"/>
              </w:rPr>
              <w:t>自动带出</w:t>
            </w:r>
          </w:p>
        </w:tc>
        <w:tc>
          <w:tcPr>
            <w:tcW w:w="1429" w:type="dxa"/>
          </w:tcPr>
          <w:p w14:paraId="0E06E22F" w14:textId="77777777" w:rsidR="000829C4" w:rsidRDefault="00000000">
            <w:pPr>
              <w:jc w:val="center"/>
              <w:rPr>
                <w:lang w:eastAsia="zh-Hans"/>
              </w:rPr>
            </w:pPr>
            <w:r>
              <w:rPr>
                <w:rFonts w:hint="eastAsia"/>
                <w:lang w:eastAsia="zh-Hans"/>
              </w:rPr>
              <w:t>否</w:t>
            </w:r>
          </w:p>
        </w:tc>
        <w:tc>
          <w:tcPr>
            <w:tcW w:w="3330" w:type="dxa"/>
          </w:tcPr>
          <w:p w14:paraId="391FDF25" w14:textId="77777777" w:rsidR="000829C4" w:rsidRDefault="000829C4"/>
        </w:tc>
      </w:tr>
      <w:tr w:rsidR="000829C4" w14:paraId="0649A4F4" w14:textId="77777777">
        <w:tc>
          <w:tcPr>
            <w:tcW w:w="1561" w:type="dxa"/>
          </w:tcPr>
          <w:p w14:paraId="6D1D12F5" w14:textId="77777777" w:rsidR="000829C4" w:rsidRDefault="00000000">
            <w:pPr>
              <w:rPr>
                <w:lang w:eastAsia="zh-Hans"/>
              </w:rPr>
            </w:pPr>
            <w:r>
              <w:rPr>
                <w:rFonts w:hint="eastAsia"/>
                <w:lang w:eastAsia="zh-Hans"/>
              </w:rPr>
              <w:t>核心词</w:t>
            </w:r>
          </w:p>
        </w:tc>
        <w:tc>
          <w:tcPr>
            <w:tcW w:w="1110" w:type="dxa"/>
          </w:tcPr>
          <w:p w14:paraId="0F6D3033" w14:textId="77777777" w:rsidR="000829C4" w:rsidRDefault="00000000">
            <w:pPr>
              <w:jc w:val="center"/>
            </w:pPr>
            <w:r>
              <w:rPr>
                <w:rFonts w:hint="eastAsia"/>
                <w:lang w:eastAsia="zh-Hans"/>
              </w:rPr>
              <w:t>字符</w:t>
            </w:r>
          </w:p>
        </w:tc>
        <w:tc>
          <w:tcPr>
            <w:tcW w:w="1089" w:type="dxa"/>
          </w:tcPr>
          <w:p w14:paraId="6ADEDD48" w14:textId="77777777" w:rsidR="000829C4" w:rsidRDefault="00000000">
            <w:pPr>
              <w:jc w:val="center"/>
            </w:pPr>
            <w:r>
              <w:rPr>
                <w:rFonts w:hint="eastAsia"/>
                <w:lang w:eastAsia="zh-Hans"/>
              </w:rPr>
              <w:t>自动带出</w:t>
            </w:r>
          </w:p>
        </w:tc>
        <w:tc>
          <w:tcPr>
            <w:tcW w:w="1429" w:type="dxa"/>
          </w:tcPr>
          <w:p w14:paraId="02DBFB50" w14:textId="77777777" w:rsidR="000829C4" w:rsidRDefault="00000000">
            <w:pPr>
              <w:jc w:val="center"/>
              <w:rPr>
                <w:lang w:eastAsia="zh-Hans"/>
              </w:rPr>
            </w:pPr>
            <w:r>
              <w:rPr>
                <w:rFonts w:hint="eastAsia"/>
                <w:lang w:eastAsia="zh-Hans"/>
              </w:rPr>
              <w:t>否</w:t>
            </w:r>
          </w:p>
        </w:tc>
        <w:tc>
          <w:tcPr>
            <w:tcW w:w="3330" w:type="dxa"/>
          </w:tcPr>
          <w:p w14:paraId="4C44CBC2" w14:textId="77777777" w:rsidR="000829C4" w:rsidRDefault="00000000">
            <w:pPr>
              <w:rPr>
                <w:lang w:eastAsia="zh-Hans"/>
              </w:rPr>
            </w:pPr>
            <w:r>
              <w:rPr>
                <w:rFonts w:hint="eastAsia"/>
                <w:lang w:eastAsia="zh-Hans"/>
              </w:rPr>
              <w:t>维护政策时，需定义政策的核心词，可点击核心词，查询出核心词相关的全部政策</w:t>
            </w:r>
          </w:p>
        </w:tc>
      </w:tr>
      <w:tr w:rsidR="000829C4" w14:paraId="0296D617" w14:textId="77777777">
        <w:tc>
          <w:tcPr>
            <w:tcW w:w="1561" w:type="dxa"/>
          </w:tcPr>
          <w:p w14:paraId="5249D618" w14:textId="77777777" w:rsidR="000829C4" w:rsidRDefault="00000000">
            <w:pPr>
              <w:rPr>
                <w:lang w:eastAsia="zh-Hans"/>
              </w:rPr>
            </w:pPr>
            <w:r>
              <w:rPr>
                <w:rFonts w:hint="eastAsia"/>
                <w:lang w:eastAsia="zh-Hans"/>
              </w:rPr>
              <w:t>发文机关</w:t>
            </w:r>
          </w:p>
        </w:tc>
        <w:tc>
          <w:tcPr>
            <w:tcW w:w="1110" w:type="dxa"/>
          </w:tcPr>
          <w:p w14:paraId="75A72C0F" w14:textId="77777777" w:rsidR="000829C4" w:rsidRDefault="00000000">
            <w:pPr>
              <w:jc w:val="center"/>
            </w:pPr>
            <w:r>
              <w:rPr>
                <w:rFonts w:hint="eastAsia"/>
                <w:lang w:eastAsia="zh-Hans"/>
              </w:rPr>
              <w:t>字符</w:t>
            </w:r>
          </w:p>
        </w:tc>
        <w:tc>
          <w:tcPr>
            <w:tcW w:w="1089" w:type="dxa"/>
          </w:tcPr>
          <w:p w14:paraId="29523762" w14:textId="77777777" w:rsidR="000829C4" w:rsidRDefault="00000000">
            <w:pPr>
              <w:jc w:val="center"/>
            </w:pPr>
            <w:r>
              <w:rPr>
                <w:rFonts w:hint="eastAsia"/>
                <w:lang w:eastAsia="zh-Hans"/>
              </w:rPr>
              <w:t>自动带出</w:t>
            </w:r>
          </w:p>
        </w:tc>
        <w:tc>
          <w:tcPr>
            <w:tcW w:w="1429" w:type="dxa"/>
          </w:tcPr>
          <w:p w14:paraId="52236EDC" w14:textId="77777777" w:rsidR="000829C4" w:rsidRDefault="00000000">
            <w:pPr>
              <w:jc w:val="center"/>
            </w:pPr>
            <w:r>
              <w:rPr>
                <w:rFonts w:hint="eastAsia"/>
                <w:lang w:eastAsia="zh-Hans"/>
              </w:rPr>
              <w:t>否</w:t>
            </w:r>
          </w:p>
        </w:tc>
        <w:tc>
          <w:tcPr>
            <w:tcW w:w="3330" w:type="dxa"/>
          </w:tcPr>
          <w:p w14:paraId="3460D9F8" w14:textId="77777777" w:rsidR="000829C4" w:rsidRDefault="000829C4"/>
        </w:tc>
      </w:tr>
      <w:tr w:rsidR="000829C4" w14:paraId="546B100A" w14:textId="77777777">
        <w:tc>
          <w:tcPr>
            <w:tcW w:w="1561" w:type="dxa"/>
          </w:tcPr>
          <w:p w14:paraId="6F9FDF68" w14:textId="77777777" w:rsidR="000829C4" w:rsidRDefault="00000000">
            <w:pPr>
              <w:rPr>
                <w:lang w:eastAsia="zh-Hans"/>
              </w:rPr>
            </w:pPr>
            <w:r>
              <w:rPr>
                <w:rFonts w:hint="eastAsia"/>
                <w:lang w:eastAsia="zh-Hans"/>
              </w:rPr>
              <w:t>发布日期</w:t>
            </w:r>
          </w:p>
        </w:tc>
        <w:tc>
          <w:tcPr>
            <w:tcW w:w="1110" w:type="dxa"/>
          </w:tcPr>
          <w:p w14:paraId="634A9BAE" w14:textId="77777777" w:rsidR="000829C4" w:rsidRDefault="00000000">
            <w:pPr>
              <w:jc w:val="center"/>
            </w:pPr>
            <w:r>
              <w:rPr>
                <w:rFonts w:hint="eastAsia"/>
                <w:lang w:eastAsia="zh-Hans"/>
              </w:rPr>
              <w:t>字符</w:t>
            </w:r>
          </w:p>
        </w:tc>
        <w:tc>
          <w:tcPr>
            <w:tcW w:w="1089" w:type="dxa"/>
          </w:tcPr>
          <w:p w14:paraId="40435F91" w14:textId="77777777" w:rsidR="000829C4" w:rsidRDefault="00000000">
            <w:pPr>
              <w:jc w:val="center"/>
            </w:pPr>
            <w:r>
              <w:rPr>
                <w:rFonts w:hint="eastAsia"/>
                <w:lang w:eastAsia="zh-Hans"/>
              </w:rPr>
              <w:t>自动带出</w:t>
            </w:r>
          </w:p>
        </w:tc>
        <w:tc>
          <w:tcPr>
            <w:tcW w:w="1429" w:type="dxa"/>
          </w:tcPr>
          <w:p w14:paraId="73B61317" w14:textId="77777777" w:rsidR="000829C4" w:rsidRDefault="00000000">
            <w:pPr>
              <w:jc w:val="center"/>
              <w:rPr>
                <w:lang w:eastAsia="zh-Hans"/>
              </w:rPr>
            </w:pPr>
            <w:r>
              <w:rPr>
                <w:rFonts w:hint="eastAsia"/>
                <w:lang w:eastAsia="zh-Hans"/>
              </w:rPr>
              <w:t>是</w:t>
            </w:r>
          </w:p>
        </w:tc>
        <w:tc>
          <w:tcPr>
            <w:tcW w:w="3330" w:type="dxa"/>
          </w:tcPr>
          <w:p w14:paraId="2B075C42" w14:textId="77777777" w:rsidR="000829C4" w:rsidRDefault="000829C4"/>
        </w:tc>
      </w:tr>
      <w:tr w:rsidR="000829C4" w14:paraId="5DF6B8AC" w14:textId="77777777">
        <w:tc>
          <w:tcPr>
            <w:tcW w:w="1561" w:type="dxa"/>
          </w:tcPr>
          <w:p w14:paraId="2A533516" w14:textId="77777777" w:rsidR="000829C4" w:rsidRDefault="00000000">
            <w:pPr>
              <w:rPr>
                <w:lang w:eastAsia="zh-Hans"/>
              </w:rPr>
            </w:pPr>
            <w:r>
              <w:rPr>
                <w:rFonts w:hint="eastAsia"/>
                <w:lang w:eastAsia="zh-Hans"/>
              </w:rPr>
              <w:t>生效日期</w:t>
            </w:r>
          </w:p>
        </w:tc>
        <w:tc>
          <w:tcPr>
            <w:tcW w:w="1110" w:type="dxa"/>
          </w:tcPr>
          <w:p w14:paraId="55286495" w14:textId="77777777" w:rsidR="000829C4" w:rsidRDefault="00000000">
            <w:pPr>
              <w:jc w:val="center"/>
            </w:pPr>
            <w:r>
              <w:rPr>
                <w:rFonts w:hint="eastAsia"/>
                <w:lang w:eastAsia="zh-Hans"/>
              </w:rPr>
              <w:t>字符</w:t>
            </w:r>
          </w:p>
        </w:tc>
        <w:tc>
          <w:tcPr>
            <w:tcW w:w="1089" w:type="dxa"/>
          </w:tcPr>
          <w:p w14:paraId="09A78EEF" w14:textId="77777777" w:rsidR="000829C4" w:rsidRDefault="00000000">
            <w:pPr>
              <w:jc w:val="center"/>
            </w:pPr>
            <w:r>
              <w:rPr>
                <w:rFonts w:hint="eastAsia"/>
                <w:lang w:eastAsia="zh-Hans"/>
              </w:rPr>
              <w:t>自动带出</w:t>
            </w:r>
          </w:p>
        </w:tc>
        <w:tc>
          <w:tcPr>
            <w:tcW w:w="1429" w:type="dxa"/>
          </w:tcPr>
          <w:p w14:paraId="7C232264" w14:textId="77777777" w:rsidR="000829C4" w:rsidRDefault="00000000">
            <w:pPr>
              <w:jc w:val="center"/>
            </w:pPr>
            <w:r>
              <w:rPr>
                <w:rFonts w:hint="eastAsia"/>
                <w:lang w:eastAsia="zh-Hans"/>
              </w:rPr>
              <w:t>否</w:t>
            </w:r>
          </w:p>
        </w:tc>
        <w:tc>
          <w:tcPr>
            <w:tcW w:w="3330" w:type="dxa"/>
          </w:tcPr>
          <w:p w14:paraId="6AEB3FAD" w14:textId="77777777" w:rsidR="000829C4" w:rsidRDefault="000829C4"/>
        </w:tc>
      </w:tr>
      <w:tr w:rsidR="000829C4" w14:paraId="1BD4FC3C" w14:textId="77777777">
        <w:tc>
          <w:tcPr>
            <w:tcW w:w="1561" w:type="dxa"/>
          </w:tcPr>
          <w:p w14:paraId="5D177CD1" w14:textId="77777777" w:rsidR="000829C4" w:rsidRDefault="00000000">
            <w:pPr>
              <w:rPr>
                <w:lang w:eastAsia="zh-Hans"/>
              </w:rPr>
            </w:pPr>
            <w:r>
              <w:rPr>
                <w:rFonts w:hint="eastAsia"/>
                <w:lang w:eastAsia="zh-Hans"/>
              </w:rPr>
              <w:t>时效性</w:t>
            </w:r>
          </w:p>
        </w:tc>
        <w:tc>
          <w:tcPr>
            <w:tcW w:w="1110" w:type="dxa"/>
          </w:tcPr>
          <w:p w14:paraId="691C5210" w14:textId="77777777" w:rsidR="000829C4" w:rsidRDefault="00000000">
            <w:pPr>
              <w:jc w:val="center"/>
            </w:pPr>
            <w:r>
              <w:rPr>
                <w:rFonts w:hint="eastAsia"/>
                <w:lang w:eastAsia="zh-Hans"/>
              </w:rPr>
              <w:t>字符</w:t>
            </w:r>
          </w:p>
        </w:tc>
        <w:tc>
          <w:tcPr>
            <w:tcW w:w="1089" w:type="dxa"/>
          </w:tcPr>
          <w:p w14:paraId="7E851E7A" w14:textId="77777777" w:rsidR="000829C4" w:rsidRDefault="00000000">
            <w:pPr>
              <w:jc w:val="center"/>
            </w:pPr>
            <w:r>
              <w:rPr>
                <w:rFonts w:hint="eastAsia"/>
                <w:lang w:eastAsia="zh-Hans"/>
              </w:rPr>
              <w:t>自动带出</w:t>
            </w:r>
          </w:p>
        </w:tc>
        <w:tc>
          <w:tcPr>
            <w:tcW w:w="1429" w:type="dxa"/>
          </w:tcPr>
          <w:p w14:paraId="53EF3963" w14:textId="77777777" w:rsidR="000829C4" w:rsidRDefault="00000000">
            <w:pPr>
              <w:jc w:val="center"/>
              <w:rPr>
                <w:lang w:eastAsia="zh-Hans"/>
              </w:rPr>
            </w:pPr>
            <w:r>
              <w:rPr>
                <w:rFonts w:hint="eastAsia"/>
                <w:lang w:eastAsia="zh-Hans"/>
              </w:rPr>
              <w:t>否</w:t>
            </w:r>
          </w:p>
        </w:tc>
        <w:tc>
          <w:tcPr>
            <w:tcW w:w="3330" w:type="dxa"/>
          </w:tcPr>
          <w:p w14:paraId="1B79699A" w14:textId="77777777" w:rsidR="000829C4" w:rsidRDefault="00000000">
            <w:pPr>
              <w:rPr>
                <w:lang w:eastAsia="zh-Hans"/>
              </w:rPr>
            </w:pPr>
            <w:r>
              <w:rPr>
                <w:rFonts w:hint="eastAsia"/>
                <w:lang w:eastAsia="zh-Hans"/>
              </w:rPr>
              <w:t>标题</w:t>
            </w:r>
            <w:r>
              <w:rPr>
                <w:lang w:eastAsia="zh-Hans"/>
              </w:rPr>
              <w:t>+</w:t>
            </w:r>
            <w:r>
              <w:rPr>
                <w:rFonts w:hint="eastAsia"/>
                <w:lang w:eastAsia="zh-Hans"/>
              </w:rPr>
              <w:t>文号</w:t>
            </w:r>
            <w:r>
              <w:rPr>
                <w:lang w:eastAsia="zh-Hans"/>
              </w:rPr>
              <w:t>+</w:t>
            </w:r>
            <w:r>
              <w:rPr>
                <w:rFonts w:hint="eastAsia"/>
                <w:lang w:eastAsia="zh-Hans"/>
              </w:rPr>
              <w:t>正文</w:t>
            </w:r>
          </w:p>
        </w:tc>
      </w:tr>
      <w:tr w:rsidR="000829C4" w14:paraId="39EC3F62" w14:textId="77777777">
        <w:tc>
          <w:tcPr>
            <w:tcW w:w="1561" w:type="dxa"/>
          </w:tcPr>
          <w:p w14:paraId="54DD419E" w14:textId="77777777" w:rsidR="000829C4" w:rsidRDefault="00000000">
            <w:pPr>
              <w:rPr>
                <w:lang w:eastAsia="zh-Hans"/>
              </w:rPr>
            </w:pPr>
            <w:r>
              <w:rPr>
                <w:rFonts w:hint="eastAsia"/>
                <w:lang w:eastAsia="zh-Hans"/>
              </w:rPr>
              <w:t>发文字号</w:t>
            </w:r>
          </w:p>
        </w:tc>
        <w:tc>
          <w:tcPr>
            <w:tcW w:w="1110" w:type="dxa"/>
          </w:tcPr>
          <w:p w14:paraId="472B309A" w14:textId="77777777" w:rsidR="000829C4" w:rsidRDefault="00000000">
            <w:pPr>
              <w:jc w:val="center"/>
              <w:rPr>
                <w:lang w:eastAsia="zh-Hans"/>
              </w:rPr>
            </w:pPr>
            <w:r>
              <w:rPr>
                <w:rFonts w:hint="eastAsia"/>
                <w:lang w:eastAsia="zh-Hans"/>
              </w:rPr>
              <w:t>字符</w:t>
            </w:r>
          </w:p>
        </w:tc>
        <w:tc>
          <w:tcPr>
            <w:tcW w:w="1089" w:type="dxa"/>
          </w:tcPr>
          <w:p w14:paraId="5EF4547E" w14:textId="77777777" w:rsidR="000829C4" w:rsidRDefault="00000000">
            <w:pPr>
              <w:jc w:val="center"/>
              <w:rPr>
                <w:lang w:eastAsia="zh-Hans"/>
              </w:rPr>
            </w:pPr>
            <w:r>
              <w:rPr>
                <w:rFonts w:hint="eastAsia"/>
                <w:lang w:eastAsia="zh-Hans"/>
              </w:rPr>
              <w:t>自动带出</w:t>
            </w:r>
          </w:p>
        </w:tc>
        <w:tc>
          <w:tcPr>
            <w:tcW w:w="1429" w:type="dxa"/>
          </w:tcPr>
          <w:p w14:paraId="5E5A49BA" w14:textId="77777777" w:rsidR="000829C4" w:rsidRDefault="00000000">
            <w:pPr>
              <w:jc w:val="center"/>
              <w:rPr>
                <w:lang w:eastAsia="zh-Hans"/>
              </w:rPr>
            </w:pPr>
            <w:r>
              <w:rPr>
                <w:rFonts w:hint="eastAsia"/>
                <w:lang w:eastAsia="zh-Hans"/>
              </w:rPr>
              <w:t>否</w:t>
            </w:r>
          </w:p>
        </w:tc>
        <w:tc>
          <w:tcPr>
            <w:tcW w:w="3330" w:type="dxa"/>
          </w:tcPr>
          <w:p w14:paraId="48CB4A3F" w14:textId="77777777" w:rsidR="000829C4" w:rsidRDefault="000829C4">
            <w:pPr>
              <w:rPr>
                <w:lang w:eastAsia="zh-Hans"/>
              </w:rPr>
            </w:pPr>
          </w:p>
        </w:tc>
      </w:tr>
      <w:tr w:rsidR="000829C4" w14:paraId="5251D6C2" w14:textId="77777777">
        <w:tc>
          <w:tcPr>
            <w:tcW w:w="1561" w:type="dxa"/>
          </w:tcPr>
          <w:p w14:paraId="37486D0A" w14:textId="77777777" w:rsidR="000829C4" w:rsidRDefault="00000000">
            <w:pPr>
              <w:rPr>
                <w:lang w:eastAsia="zh-Hans"/>
              </w:rPr>
            </w:pPr>
            <w:r>
              <w:rPr>
                <w:rFonts w:hint="eastAsia"/>
                <w:lang w:eastAsia="zh-Hans"/>
              </w:rPr>
              <w:t>附件</w:t>
            </w:r>
          </w:p>
        </w:tc>
        <w:tc>
          <w:tcPr>
            <w:tcW w:w="1110" w:type="dxa"/>
          </w:tcPr>
          <w:p w14:paraId="708BFBAF" w14:textId="77777777" w:rsidR="000829C4" w:rsidRDefault="00000000">
            <w:pPr>
              <w:jc w:val="center"/>
              <w:rPr>
                <w:lang w:eastAsia="zh-Hans"/>
              </w:rPr>
            </w:pPr>
            <w:r>
              <w:rPr>
                <w:rFonts w:hint="eastAsia"/>
                <w:lang w:eastAsia="zh-Hans"/>
              </w:rPr>
              <w:t>字符</w:t>
            </w:r>
          </w:p>
        </w:tc>
        <w:tc>
          <w:tcPr>
            <w:tcW w:w="1089" w:type="dxa"/>
          </w:tcPr>
          <w:p w14:paraId="45436DB9" w14:textId="77777777" w:rsidR="000829C4" w:rsidRDefault="00000000">
            <w:pPr>
              <w:jc w:val="center"/>
              <w:rPr>
                <w:lang w:eastAsia="zh-Hans"/>
              </w:rPr>
            </w:pPr>
            <w:r>
              <w:rPr>
                <w:rFonts w:hint="eastAsia"/>
                <w:lang w:eastAsia="zh-Hans"/>
              </w:rPr>
              <w:t>自动带出</w:t>
            </w:r>
          </w:p>
        </w:tc>
        <w:tc>
          <w:tcPr>
            <w:tcW w:w="1429" w:type="dxa"/>
          </w:tcPr>
          <w:p w14:paraId="46D52381" w14:textId="77777777" w:rsidR="000829C4" w:rsidRDefault="00000000">
            <w:pPr>
              <w:jc w:val="center"/>
              <w:rPr>
                <w:lang w:eastAsia="zh-Hans"/>
              </w:rPr>
            </w:pPr>
            <w:r>
              <w:rPr>
                <w:rFonts w:hint="eastAsia"/>
                <w:lang w:eastAsia="zh-Hans"/>
              </w:rPr>
              <w:t>否</w:t>
            </w:r>
          </w:p>
        </w:tc>
        <w:tc>
          <w:tcPr>
            <w:tcW w:w="3330" w:type="dxa"/>
          </w:tcPr>
          <w:p w14:paraId="79BFE8C5" w14:textId="77777777" w:rsidR="000829C4" w:rsidRDefault="00000000">
            <w:pPr>
              <w:rPr>
                <w:lang w:eastAsia="zh-Hans"/>
              </w:rPr>
            </w:pPr>
            <w:r>
              <w:rPr>
                <w:rFonts w:hint="eastAsia"/>
                <w:lang w:eastAsia="zh-Hans"/>
              </w:rPr>
              <w:t>附件标题，点击可下载</w:t>
            </w:r>
          </w:p>
        </w:tc>
      </w:tr>
    </w:tbl>
    <w:p w14:paraId="28A8C0CC" w14:textId="77777777" w:rsidR="000829C4" w:rsidRDefault="000829C4">
      <w:pPr>
        <w:rPr>
          <w:lang w:eastAsia="zh-Hans"/>
        </w:rPr>
      </w:pPr>
    </w:p>
    <w:p w14:paraId="6CF9104C" w14:textId="77777777" w:rsidR="000829C4" w:rsidRDefault="00000000">
      <w:pPr>
        <w:rPr>
          <w:lang w:eastAsia="zh-Hans"/>
        </w:rPr>
      </w:pPr>
      <w:r>
        <w:rPr>
          <w:rFonts w:hint="eastAsia"/>
          <w:lang w:eastAsia="zh-Hans"/>
        </w:rPr>
        <w:t>相关解读</w:t>
      </w:r>
    </w:p>
    <w:tbl>
      <w:tblPr>
        <w:tblStyle w:val="ab"/>
        <w:tblW w:w="0" w:type="auto"/>
        <w:tblLook w:val="04A0" w:firstRow="1" w:lastRow="0" w:firstColumn="1" w:lastColumn="0" w:noHBand="0" w:noVBand="1"/>
      </w:tblPr>
      <w:tblGrid>
        <w:gridCol w:w="1520"/>
        <w:gridCol w:w="1085"/>
        <w:gridCol w:w="1065"/>
        <w:gridCol w:w="1393"/>
        <w:gridCol w:w="3233"/>
      </w:tblGrid>
      <w:tr w:rsidR="000829C4" w14:paraId="5AD7814B" w14:textId="77777777">
        <w:tc>
          <w:tcPr>
            <w:tcW w:w="1561" w:type="dxa"/>
            <w:shd w:val="clear" w:color="auto" w:fill="DEEBF6" w:themeFill="accent1" w:themeFillTint="32"/>
          </w:tcPr>
          <w:p w14:paraId="29F32AAC" w14:textId="77777777" w:rsidR="000829C4" w:rsidRDefault="00000000">
            <w:pPr>
              <w:jc w:val="center"/>
              <w:rPr>
                <w:b/>
                <w:bCs/>
                <w:lang w:eastAsia="zh-Hans"/>
              </w:rPr>
            </w:pPr>
            <w:r>
              <w:rPr>
                <w:rFonts w:hint="eastAsia"/>
                <w:b/>
                <w:bCs/>
                <w:lang w:eastAsia="zh-Hans"/>
              </w:rPr>
              <w:lastRenderedPageBreak/>
              <w:t>字段名称</w:t>
            </w:r>
          </w:p>
        </w:tc>
        <w:tc>
          <w:tcPr>
            <w:tcW w:w="1110" w:type="dxa"/>
            <w:shd w:val="clear" w:color="auto" w:fill="DEEBF6" w:themeFill="accent1" w:themeFillTint="32"/>
          </w:tcPr>
          <w:p w14:paraId="70B8D416" w14:textId="77777777" w:rsidR="000829C4" w:rsidRDefault="00000000">
            <w:pPr>
              <w:jc w:val="center"/>
              <w:rPr>
                <w:b/>
                <w:bCs/>
                <w:lang w:eastAsia="zh-Hans"/>
              </w:rPr>
            </w:pPr>
            <w:r>
              <w:rPr>
                <w:rFonts w:hint="eastAsia"/>
                <w:b/>
                <w:bCs/>
                <w:lang w:eastAsia="zh-Hans"/>
              </w:rPr>
              <w:t>字段类型</w:t>
            </w:r>
          </w:p>
        </w:tc>
        <w:tc>
          <w:tcPr>
            <w:tcW w:w="1089" w:type="dxa"/>
            <w:shd w:val="clear" w:color="auto" w:fill="DEEBF6" w:themeFill="accent1" w:themeFillTint="32"/>
          </w:tcPr>
          <w:p w14:paraId="7DAD3465" w14:textId="77777777" w:rsidR="000829C4" w:rsidRDefault="00000000">
            <w:pPr>
              <w:jc w:val="center"/>
              <w:rPr>
                <w:b/>
                <w:bCs/>
                <w:lang w:eastAsia="zh-Hans"/>
              </w:rPr>
            </w:pPr>
            <w:r>
              <w:rPr>
                <w:rFonts w:hint="eastAsia"/>
                <w:b/>
                <w:bCs/>
                <w:lang w:eastAsia="zh-Hans"/>
              </w:rPr>
              <w:t>录入方式</w:t>
            </w:r>
          </w:p>
        </w:tc>
        <w:tc>
          <w:tcPr>
            <w:tcW w:w="1429" w:type="dxa"/>
            <w:shd w:val="clear" w:color="auto" w:fill="DEEBF6" w:themeFill="accent1" w:themeFillTint="32"/>
          </w:tcPr>
          <w:p w14:paraId="78BFEFD0" w14:textId="77777777" w:rsidR="000829C4" w:rsidRDefault="00000000">
            <w:pPr>
              <w:jc w:val="center"/>
              <w:rPr>
                <w:b/>
                <w:bCs/>
                <w:lang w:eastAsia="zh-Hans"/>
              </w:rPr>
            </w:pPr>
            <w:r>
              <w:rPr>
                <w:rFonts w:hint="eastAsia"/>
                <w:b/>
                <w:bCs/>
                <w:lang w:eastAsia="zh-Hans"/>
              </w:rPr>
              <w:t>是否必录</w:t>
            </w:r>
          </w:p>
        </w:tc>
        <w:tc>
          <w:tcPr>
            <w:tcW w:w="3330" w:type="dxa"/>
            <w:shd w:val="clear" w:color="auto" w:fill="DEEBF6" w:themeFill="accent1" w:themeFillTint="32"/>
          </w:tcPr>
          <w:p w14:paraId="765FF8C4" w14:textId="77777777" w:rsidR="000829C4" w:rsidRDefault="00000000">
            <w:pPr>
              <w:jc w:val="center"/>
              <w:rPr>
                <w:b/>
                <w:bCs/>
                <w:lang w:eastAsia="zh-Hans"/>
              </w:rPr>
            </w:pPr>
            <w:r>
              <w:rPr>
                <w:rFonts w:hint="eastAsia"/>
                <w:b/>
                <w:bCs/>
                <w:lang w:eastAsia="zh-Hans"/>
              </w:rPr>
              <w:t>备注</w:t>
            </w:r>
          </w:p>
        </w:tc>
      </w:tr>
      <w:tr w:rsidR="000829C4" w14:paraId="440388B2" w14:textId="77777777">
        <w:tc>
          <w:tcPr>
            <w:tcW w:w="1561" w:type="dxa"/>
          </w:tcPr>
          <w:p w14:paraId="18881176" w14:textId="77777777" w:rsidR="000829C4" w:rsidRDefault="00000000">
            <w:pPr>
              <w:rPr>
                <w:lang w:eastAsia="zh-Hans"/>
              </w:rPr>
            </w:pPr>
            <w:r>
              <w:rPr>
                <w:rFonts w:hint="eastAsia"/>
                <w:lang w:eastAsia="zh-Hans"/>
              </w:rPr>
              <w:t>解读标题</w:t>
            </w:r>
          </w:p>
        </w:tc>
        <w:tc>
          <w:tcPr>
            <w:tcW w:w="1110" w:type="dxa"/>
          </w:tcPr>
          <w:p w14:paraId="37128EF8" w14:textId="77777777" w:rsidR="000829C4" w:rsidRDefault="00000000">
            <w:pPr>
              <w:jc w:val="center"/>
              <w:rPr>
                <w:lang w:eastAsia="zh-Hans"/>
              </w:rPr>
            </w:pPr>
            <w:r>
              <w:rPr>
                <w:rFonts w:hint="eastAsia"/>
                <w:lang w:eastAsia="zh-Hans"/>
              </w:rPr>
              <w:t>字符</w:t>
            </w:r>
          </w:p>
        </w:tc>
        <w:tc>
          <w:tcPr>
            <w:tcW w:w="1089" w:type="dxa"/>
          </w:tcPr>
          <w:p w14:paraId="5E039549" w14:textId="77777777" w:rsidR="000829C4" w:rsidRDefault="00000000">
            <w:pPr>
              <w:jc w:val="center"/>
              <w:rPr>
                <w:lang w:eastAsia="zh-Hans"/>
              </w:rPr>
            </w:pPr>
            <w:r>
              <w:rPr>
                <w:rFonts w:hint="eastAsia"/>
                <w:lang w:eastAsia="zh-Hans"/>
              </w:rPr>
              <w:t>自动带出</w:t>
            </w:r>
          </w:p>
        </w:tc>
        <w:tc>
          <w:tcPr>
            <w:tcW w:w="1429" w:type="dxa"/>
          </w:tcPr>
          <w:p w14:paraId="4A82FF84" w14:textId="77777777" w:rsidR="000829C4" w:rsidRDefault="00000000">
            <w:pPr>
              <w:jc w:val="center"/>
              <w:rPr>
                <w:lang w:eastAsia="zh-Hans"/>
              </w:rPr>
            </w:pPr>
            <w:r>
              <w:rPr>
                <w:rFonts w:hint="eastAsia"/>
                <w:lang w:eastAsia="zh-Hans"/>
              </w:rPr>
              <w:t>否</w:t>
            </w:r>
          </w:p>
        </w:tc>
        <w:tc>
          <w:tcPr>
            <w:tcW w:w="3330" w:type="dxa"/>
          </w:tcPr>
          <w:p w14:paraId="1E91374F" w14:textId="77777777" w:rsidR="000829C4" w:rsidRDefault="00000000">
            <w:pPr>
              <w:rPr>
                <w:lang w:eastAsia="zh-Hans"/>
              </w:rPr>
            </w:pPr>
            <w:r>
              <w:rPr>
                <w:rFonts w:hint="eastAsia"/>
                <w:lang w:eastAsia="zh-Hans"/>
              </w:rPr>
              <w:t>后台维护好政策和解读文件的关系，根据当前的政策，列示出相关解读文件的列表，点击某一解读文件标题，可以打开解读文件链接查看详情。</w:t>
            </w:r>
          </w:p>
        </w:tc>
      </w:tr>
    </w:tbl>
    <w:p w14:paraId="569FFAF1" w14:textId="77777777" w:rsidR="000829C4" w:rsidRDefault="000829C4">
      <w:pPr>
        <w:rPr>
          <w:lang w:eastAsia="zh-Hans"/>
        </w:rPr>
      </w:pPr>
    </w:p>
    <w:p w14:paraId="526AC711" w14:textId="77777777" w:rsidR="000829C4" w:rsidRDefault="00000000">
      <w:pPr>
        <w:pStyle w:val="4"/>
      </w:pPr>
      <w:r>
        <w:rPr>
          <w:rFonts w:hint="eastAsia"/>
        </w:rPr>
        <w:t>业务处理</w:t>
      </w:r>
    </w:p>
    <w:p w14:paraId="6563B702" w14:textId="77777777" w:rsidR="000829C4" w:rsidRDefault="00000000">
      <w:pPr>
        <w:pStyle w:val="5"/>
      </w:pPr>
      <w:r>
        <w:rPr>
          <w:rFonts w:hint="eastAsia"/>
        </w:rPr>
        <w:t>业务处理与说明</w:t>
      </w:r>
    </w:p>
    <w:p w14:paraId="3D70ADC8" w14:textId="77777777" w:rsidR="000829C4" w:rsidRDefault="00000000">
      <w:pPr>
        <w:ind w:firstLineChars="200" w:firstLine="420"/>
        <w:rPr>
          <w:lang w:eastAsia="zh-Hans"/>
        </w:rPr>
      </w:pPr>
      <w:r>
        <w:rPr>
          <w:rFonts w:hint="eastAsia"/>
          <w:lang w:eastAsia="zh-Hans"/>
        </w:rPr>
        <w:t>左侧为</w:t>
      </w:r>
      <w:r>
        <w:t>主题、发文日期、时效性、行业分类、地域范围、效力级别、发文机关等标签进行过滤</w:t>
      </w:r>
      <w:r>
        <w:rPr>
          <w:rFonts w:hint="eastAsia"/>
          <w:lang w:eastAsia="zh-Hans"/>
        </w:rPr>
        <w:t>，右侧根据用户所选的过滤条件统计并显示查询结果。可按过滤条件和关键字进行查找（在结果中查找）。</w:t>
      </w:r>
    </w:p>
    <w:p w14:paraId="26C79445" w14:textId="77777777" w:rsidR="000829C4" w:rsidRDefault="00000000">
      <w:pPr>
        <w:rPr>
          <w:lang w:eastAsia="zh-Hans"/>
        </w:rPr>
      </w:pPr>
      <w:r>
        <w:rPr>
          <w:rFonts w:hint="eastAsia"/>
          <w:lang w:eastAsia="zh-Hans"/>
        </w:rPr>
        <w:t>税务政策分类需要可编辑、扩展，显示每个标签下政策的数量，标签分类如下：</w:t>
      </w:r>
    </w:p>
    <w:tbl>
      <w:tblPr>
        <w:tblStyle w:val="ab"/>
        <w:tblW w:w="0" w:type="auto"/>
        <w:tblLook w:val="04A0" w:firstRow="1" w:lastRow="0" w:firstColumn="1" w:lastColumn="0" w:noHBand="0" w:noVBand="1"/>
      </w:tblPr>
      <w:tblGrid>
        <w:gridCol w:w="1166"/>
        <w:gridCol w:w="2081"/>
        <w:gridCol w:w="5049"/>
      </w:tblGrid>
      <w:tr w:rsidR="000829C4" w14:paraId="2FF29DFE" w14:textId="77777777">
        <w:tc>
          <w:tcPr>
            <w:tcW w:w="1190" w:type="dxa"/>
            <w:shd w:val="clear" w:color="auto" w:fill="CFCDCD" w:themeFill="background2" w:themeFillShade="E5"/>
          </w:tcPr>
          <w:p w14:paraId="518FE0E6" w14:textId="77777777" w:rsidR="000829C4" w:rsidRDefault="00000000">
            <w:pPr>
              <w:jc w:val="center"/>
              <w:rPr>
                <w:b/>
                <w:bCs/>
                <w:sz w:val="18"/>
                <w:szCs w:val="18"/>
                <w:lang w:eastAsia="zh-Hans"/>
              </w:rPr>
            </w:pPr>
            <w:r>
              <w:rPr>
                <w:rFonts w:hint="eastAsia"/>
                <w:b/>
                <w:bCs/>
                <w:sz w:val="18"/>
                <w:szCs w:val="18"/>
                <w:lang w:eastAsia="zh-Hans"/>
              </w:rPr>
              <w:t>一级</w:t>
            </w:r>
          </w:p>
        </w:tc>
        <w:tc>
          <w:tcPr>
            <w:tcW w:w="2129" w:type="dxa"/>
            <w:shd w:val="clear" w:color="auto" w:fill="CFCDCD" w:themeFill="background2" w:themeFillShade="E5"/>
          </w:tcPr>
          <w:p w14:paraId="17B3BC7C" w14:textId="77777777" w:rsidR="000829C4" w:rsidRDefault="00000000">
            <w:pPr>
              <w:jc w:val="center"/>
              <w:rPr>
                <w:b/>
                <w:bCs/>
                <w:sz w:val="18"/>
                <w:szCs w:val="18"/>
                <w:lang w:eastAsia="zh-Hans"/>
              </w:rPr>
            </w:pPr>
            <w:r>
              <w:rPr>
                <w:rFonts w:hint="eastAsia"/>
                <w:b/>
                <w:bCs/>
                <w:sz w:val="18"/>
                <w:szCs w:val="18"/>
                <w:lang w:eastAsia="zh-Hans"/>
              </w:rPr>
              <w:t>二级</w:t>
            </w:r>
          </w:p>
        </w:tc>
        <w:tc>
          <w:tcPr>
            <w:tcW w:w="5203" w:type="dxa"/>
            <w:shd w:val="clear" w:color="auto" w:fill="CFCDCD" w:themeFill="background2" w:themeFillShade="E5"/>
          </w:tcPr>
          <w:p w14:paraId="6552AE39" w14:textId="77777777" w:rsidR="000829C4" w:rsidRDefault="00000000">
            <w:pPr>
              <w:jc w:val="center"/>
              <w:rPr>
                <w:b/>
                <w:bCs/>
                <w:sz w:val="18"/>
                <w:szCs w:val="18"/>
                <w:lang w:eastAsia="zh-Hans"/>
              </w:rPr>
            </w:pPr>
            <w:r>
              <w:rPr>
                <w:rFonts w:hint="eastAsia"/>
                <w:b/>
                <w:bCs/>
                <w:sz w:val="18"/>
                <w:szCs w:val="18"/>
                <w:lang w:eastAsia="zh-Hans"/>
              </w:rPr>
              <w:t>三级</w:t>
            </w:r>
          </w:p>
        </w:tc>
      </w:tr>
      <w:tr w:rsidR="000829C4" w14:paraId="49F9821E" w14:textId="77777777">
        <w:tc>
          <w:tcPr>
            <w:tcW w:w="1190" w:type="dxa"/>
            <w:vMerge w:val="restart"/>
          </w:tcPr>
          <w:p w14:paraId="09A3F896" w14:textId="77777777" w:rsidR="000829C4" w:rsidRDefault="00000000">
            <w:pPr>
              <w:rPr>
                <w:lang w:eastAsia="zh-Hans"/>
              </w:rPr>
            </w:pPr>
            <w:r>
              <w:rPr>
                <w:rFonts w:hint="eastAsia"/>
                <w:lang w:eastAsia="zh-Hans"/>
              </w:rPr>
              <w:t>主题分类</w:t>
            </w:r>
          </w:p>
        </w:tc>
        <w:tc>
          <w:tcPr>
            <w:tcW w:w="2129" w:type="dxa"/>
            <w:vMerge w:val="restart"/>
          </w:tcPr>
          <w:p w14:paraId="728447C3" w14:textId="77777777" w:rsidR="000829C4" w:rsidRDefault="00000000">
            <w:pPr>
              <w:rPr>
                <w:lang w:eastAsia="zh-Hans"/>
              </w:rPr>
            </w:pPr>
            <w:r>
              <w:rPr>
                <w:rFonts w:hint="eastAsia"/>
                <w:lang w:eastAsia="zh-Hans"/>
              </w:rPr>
              <w:t>税收</w:t>
            </w:r>
          </w:p>
        </w:tc>
        <w:tc>
          <w:tcPr>
            <w:tcW w:w="5203" w:type="dxa"/>
          </w:tcPr>
          <w:p w14:paraId="57C209A9" w14:textId="77777777" w:rsidR="000829C4" w:rsidRDefault="00000000">
            <w:pPr>
              <w:rPr>
                <w:lang w:eastAsia="zh-Hans"/>
              </w:rPr>
            </w:pPr>
            <w:r>
              <w:rPr>
                <w:rFonts w:hint="eastAsia"/>
                <w:lang w:eastAsia="zh-Hans"/>
              </w:rPr>
              <w:t>增值税</w:t>
            </w:r>
          </w:p>
        </w:tc>
      </w:tr>
      <w:tr w:rsidR="000829C4" w14:paraId="64A30FE8" w14:textId="77777777">
        <w:tc>
          <w:tcPr>
            <w:tcW w:w="1190" w:type="dxa"/>
            <w:vMerge/>
          </w:tcPr>
          <w:p w14:paraId="04019E0E" w14:textId="77777777" w:rsidR="000829C4" w:rsidRDefault="000829C4">
            <w:pPr>
              <w:rPr>
                <w:lang w:eastAsia="zh-Hans"/>
              </w:rPr>
            </w:pPr>
          </w:p>
        </w:tc>
        <w:tc>
          <w:tcPr>
            <w:tcW w:w="2129" w:type="dxa"/>
            <w:vMerge/>
          </w:tcPr>
          <w:p w14:paraId="4D193ACE" w14:textId="77777777" w:rsidR="000829C4" w:rsidRDefault="000829C4">
            <w:pPr>
              <w:rPr>
                <w:lang w:eastAsia="zh-Hans"/>
              </w:rPr>
            </w:pPr>
          </w:p>
        </w:tc>
        <w:tc>
          <w:tcPr>
            <w:tcW w:w="5203" w:type="dxa"/>
          </w:tcPr>
          <w:p w14:paraId="5BF1C1C2" w14:textId="77777777" w:rsidR="000829C4" w:rsidRDefault="00000000">
            <w:pPr>
              <w:rPr>
                <w:lang w:eastAsia="zh-Hans"/>
              </w:rPr>
            </w:pPr>
            <w:r>
              <w:rPr>
                <w:rFonts w:hint="eastAsia"/>
                <w:lang w:eastAsia="zh-Hans"/>
              </w:rPr>
              <w:t>消费税</w:t>
            </w:r>
          </w:p>
        </w:tc>
      </w:tr>
      <w:tr w:rsidR="000829C4" w14:paraId="1418894D" w14:textId="77777777">
        <w:tc>
          <w:tcPr>
            <w:tcW w:w="1190" w:type="dxa"/>
            <w:vMerge/>
          </w:tcPr>
          <w:p w14:paraId="5EA62EB7" w14:textId="77777777" w:rsidR="000829C4" w:rsidRDefault="000829C4">
            <w:pPr>
              <w:rPr>
                <w:lang w:eastAsia="zh-Hans"/>
              </w:rPr>
            </w:pPr>
          </w:p>
        </w:tc>
        <w:tc>
          <w:tcPr>
            <w:tcW w:w="2129" w:type="dxa"/>
            <w:vMerge/>
          </w:tcPr>
          <w:p w14:paraId="285B10DA" w14:textId="77777777" w:rsidR="000829C4" w:rsidRDefault="000829C4">
            <w:pPr>
              <w:rPr>
                <w:lang w:eastAsia="zh-Hans"/>
              </w:rPr>
            </w:pPr>
          </w:p>
        </w:tc>
        <w:tc>
          <w:tcPr>
            <w:tcW w:w="5203" w:type="dxa"/>
          </w:tcPr>
          <w:p w14:paraId="48A24407" w14:textId="77777777" w:rsidR="000829C4" w:rsidRDefault="00000000">
            <w:pPr>
              <w:rPr>
                <w:lang w:eastAsia="zh-Hans"/>
              </w:rPr>
            </w:pPr>
            <w:r>
              <w:rPr>
                <w:rFonts w:hint="eastAsia"/>
                <w:lang w:eastAsia="zh-Hans"/>
              </w:rPr>
              <w:t>企业所得税</w:t>
            </w:r>
          </w:p>
        </w:tc>
      </w:tr>
      <w:tr w:rsidR="000829C4" w14:paraId="3487F693" w14:textId="77777777">
        <w:tc>
          <w:tcPr>
            <w:tcW w:w="1190" w:type="dxa"/>
            <w:vMerge/>
          </w:tcPr>
          <w:p w14:paraId="0C5810C3" w14:textId="77777777" w:rsidR="000829C4" w:rsidRDefault="000829C4">
            <w:pPr>
              <w:rPr>
                <w:lang w:eastAsia="zh-Hans"/>
              </w:rPr>
            </w:pPr>
          </w:p>
        </w:tc>
        <w:tc>
          <w:tcPr>
            <w:tcW w:w="2129" w:type="dxa"/>
            <w:vMerge/>
          </w:tcPr>
          <w:p w14:paraId="2987CEC0" w14:textId="77777777" w:rsidR="000829C4" w:rsidRDefault="000829C4">
            <w:pPr>
              <w:rPr>
                <w:lang w:eastAsia="zh-Hans"/>
              </w:rPr>
            </w:pPr>
          </w:p>
        </w:tc>
        <w:tc>
          <w:tcPr>
            <w:tcW w:w="5203" w:type="dxa"/>
          </w:tcPr>
          <w:p w14:paraId="5A136148" w14:textId="77777777" w:rsidR="000829C4" w:rsidRDefault="00000000">
            <w:pPr>
              <w:rPr>
                <w:lang w:eastAsia="zh-Hans"/>
              </w:rPr>
            </w:pPr>
            <w:r>
              <w:rPr>
                <w:rFonts w:hint="eastAsia"/>
                <w:lang w:eastAsia="zh-Hans"/>
              </w:rPr>
              <w:t>个人所得税</w:t>
            </w:r>
          </w:p>
        </w:tc>
      </w:tr>
      <w:tr w:rsidR="000829C4" w14:paraId="2B1BE227" w14:textId="77777777">
        <w:tc>
          <w:tcPr>
            <w:tcW w:w="1190" w:type="dxa"/>
            <w:vMerge/>
          </w:tcPr>
          <w:p w14:paraId="5F0B4310" w14:textId="77777777" w:rsidR="000829C4" w:rsidRDefault="000829C4">
            <w:pPr>
              <w:rPr>
                <w:lang w:eastAsia="zh-Hans"/>
              </w:rPr>
            </w:pPr>
          </w:p>
        </w:tc>
        <w:tc>
          <w:tcPr>
            <w:tcW w:w="2129" w:type="dxa"/>
            <w:vMerge/>
          </w:tcPr>
          <w:p w14:paraId="4E189899" w14:textId="77777777" w:rsidR="000829C4" w:rsidRDefault="000829C4">
            <w:pPr>
              <w:rPr>
                <w:lang w:eastAsia="zh-Hans"/>
              </w:rPr>
            </w:pPr>
          </w:p>
        </w:tc>
        <w:tc>
          <w:tcPr>
            <w:tcW w:w="5203" w:type="dxa"/>
          </w:tcPr>
          <w:p w14:paraId="20A312FB" w14:textId="77777777" w:rsidR="000829C4" w:rsidRDefault="00000000">
            <w:pPr>
              <w:rPr>
                <w:lang w:eastAsia="zh-Hans"/>
              </w:rPr>
            </w:pPr>
            <w:r>
              <w:rPr>
                <w:rFonts w:hint="eastAsia"/>
                <w:lang w:eastAsia="zh-Hans"/>
              </w:rPr>
              <w:t>资源税</w:t>
            </w:r>
          </w:p>
        </w:tc>
      </w:tr>
      <w:tr w:rsidR="000829C4" w14:paraId="1F7FF293" w14:textId="77777777">
        <w:tc>
          <w:tcPr>
            <w:tcW w:w="1190" w:type="dxa"/>
            <w:vMerge/>
          </w:tcPr>
          <w:p w14:paraId="67BFCA22" w14:textId="77777777" w:rsidR="000829C4" w:rsidRDefault="000829C4">
            <w:pPr>
              <w:rPr>
                <w:lang w:eastAsia="zh-Hans"/>
              </w:rPr>
            </w:pPr>
          </w:p>
        </w:tc>
        <w:tc>
          <w:tcPr>
            <w:tcW w:w="2129" w:type="dxa"/>
            <w:vMerge/>
          </w:tcPr>
          <w:p w14:paraId="43BA5DA2" w14:textId="77777777" w:rsidR="000829C4" w:rsidRDefault="000829C4"/>
        </w:tc>
        <w:tc>
          <w:tcPr>
            <w:tcW w:w="5203" w:type="dxa"/>
          </w:tcPr>
          <w:p w14:paraId="5FA6DD2D" w14:textId="77777777" w:rsidR="000829C4" w:rsidRDefault="00000000">
            <w:pPr>
              <w:rPr>
                <w:lang w:eastAsia="zh-Hans"/>
              </w:rPr>
            </w:pPr>
            <w:r>
              <w:rPr>
                <w:rFonts w:hint="eastAsia"/>
                <w:lang w:eastAsia="zh-Hans"/>
              </w:rPr>
              <w:t>城市维护建设税</w:t>
            </w:r>
          </w:p>
        </w:tc>
      </w:tr>
      <w:tr w:rsidR="000829C4" w14:paraId="0B18A47F" w14:textId="77777777">
        <w:tc>
          <w:tcPr>
            <w:tcW w:w="1190" w:type="dxa"/>
            <w:vMerge/>
          </w:tcPr>
          <w:p w14:paraId="0A89A21C" w14:textId="77777777" w:rsidR="000829C4" w:rsidRDefault="000829C4">
            <w:pPr>
              <w:rPr>
                <w:lang w:eastAsia="zh-Hans"/>
              </w:rPr>
            </w:pPr>
          </w:p>
        </w:tc>
        <w:tc>
          <w:tcPr>
            <w:tcW w:w="2129" w:type="dxa"/>
            <w:vMerge/>
          </w:tcPr>
          <w:p w14:paraId="5D1CC232" w14:textId="77777777" w:rsidR="000829C4" w:rsidRDefault="000829C4"/>
        </w:tc>
        <w:tc>
          <w:tcPr>
            <w:tcW w:w="5203" w:type="dxa"/>
          </w:tcPr>
          <w:p w14:paraId="3352D095" w14:textId="77777777" w:rsidR="000829C4" w:rsidRDefault="00000000">
            <w:pPr>
              <w:rPr>
                <w:lang w:eastAsia="zh-Hans"/>
              </w:rPr>
            </w:pPr>
            <w:r>
              <w:rPr>
                <w:rFonts w:hint="eastAsia"/>
                <w:lang w:eastAsia="zh-Hans"/>
              </w:rPr>
              <w:t>房产税</w:t>
            </w:r>
          </w:p>
        </w:tc>
      </w:tr>
      <w:tr w:rsidR="000829C4" w14:paraId="515824B5" w14:textId="77777777">
        <w:tc>
          <w:tcPr>
            <w:tcW w:w="1190" w:type="dxa"/>
            <w:vMerge/>
          </w:tcPr>
          <w:p w14:paraId="4B6B50BC" w14:textId="77777777" w:rsidR="000829C4" w:rsidRDefault="000829C4">
            <w:pPr>
              <w:rPr>
                <w:lang w:eastAsia="zh-Hans"/>
              </w:rPr>
            </w:pPr>
          </w:p>
        </w:tc>
        <w:tc>
          <w:tcPr>
            <w:tcW w:w="2129" w:type="dxa"/>
            <w:vMerge/>
          </w:tcPr>
          <w:p w14:paraId="6F0529C4" w14:textId="77777777" w:rsidR="000829C4" w:rsidRDefault="000829C4"/>
        </w:tc>
        <w:tc>
          <w:tcPr>
            <w:tcW w:w="5203" w:type="dxa"/>
          </w:tcPr>
          <w:p w14:paraId="34202C81" w14:textId="77777777" w:rsidR="000829C4" w:rsidRDefault="00000000">
            <w:pPr>
              <w:rPr>
                <w:lang w:eastAsia="zh-Hans"/>
              </w:rPr>
            </w:pPr>
            <w:r>
              <w:rPr>
                <w:rFonts w:hint="eastAsia"/>
                <w:lang w:eastAsia="zh-Hans"/>
              </w:rPr>
              <w:t>印花税</w:t>
            </w:r>
          </w:p>
        </w:tc>
      </w:tr>
      <w:tr w:rsidR="000829C4" w14:paraId="00BA4A23" w14:textId="77777777">
        <w:tc>
          <w:tcPr>
            <w:tcW w:w="1190" w:type="dxa"/>
            <w:vMerge/>
          </w:tcPr>
          <w:p w14:paraId="3D851769" w14:textId="77777777" w:rsidR="000829C4" w:rsidRDefault="000829C4">
            <w:pPr>
              <w:rPr>
                <w:lang w:eastAsia="zh-Hans"/>
              </w:rPr>
            </w:pPr>
          </w:p>
        </w:tc>
        <w:tc>
          <w:tcPr>
            <w:tcW w:w="2129" w:type="dxa"/>
            <w:vMerge/>
          </w:tcPr>
          <w:p w14:paraId="35DFE0F3" w14:textId="77777777" w:rsidR="000829C4" w:rsidRDefault="000829C4"/>
        </w:tc>
        <w:tc>
          <w:tcPr>
            <w:tcW w:w="5203" w:type="dxa"/>
          </w:tcPr>
          <w:p w14:paraId="68C5A0E4" w14:textId="77777777" w:rsidR="000829C4" w:rsidRDefault="00000000">
            <w:pPr>
              <w:rPr>
                <w:lang w:eastAsia="zh-Hans"/>
              </w:rPr>
            </w:pPr>
            <w:r>
              <w:rPr>
                <w:rFonts w:hint="eastAsia"/>
                <w:lang w:eastAsia="zh-Hans"/>
              </w:rPr>
              <w:t>城镇土地使用税</w:t>
            </w:r>
          </w:p>
        </w:tc>
      </w:tr>
      <w:tr w:rsidR="000829C4" w14:paraId="03CABDFC" w14:textId="77777777">
        <w:tc>
          <w:tcPr>
            <w:tcW w:w="1190" w:type="dxa"/>
            <w:vMerge/>
          </w:tcPr>
          <w:p w14:paraId="05BAC522" w14:textId="77777777" w:rsidR="000829C4" w:rsidRDefault="000829C4">
            <w:pPr>
              <w:rPr>
                <w:lang w:eastAsia="zh-Hans"/>
              </w:rPr>
            </w:pPr>
          </w:p>
        </w:tc>
        <w:tc>
          <w:tcPr>
            <w:tcW w:w="2129" w:type="dxa"/>
            <w:vMerge/>
          </w:tcPr>
          <w:p w14:paraId="69296777" w14:textId="77777777" w:rsidR="000829C4" w:rsidRDefault="000829C4"/>
        </w:tc>
        <w:tc>
          <w:tcPr>
            <w:tcW w:w="5203" w:type="dxa"/>
          </w:tcPr>
          <w:p w14:paraId="74733BD1" w14:textId="77777777" w:rsidR="000829C4" w:rsidRDefault="00000000">
            <w:pPr>
              <w:rPr>
                <w:lang w:eastAsia="zh-Hans"/>
              </w:rPr>
            </w:pPr>
            <w:r>
              <w:rPr>
                <w:rFonts w:hint="eastAsia"/>
                <w:lang w:eastAsia="zh-Hans"/>
              </w:rPr>
              <w:t>土地增值税</w:t>
            </w:r>
          </w:p>
        </w:tc>
      </w:tr>
      <w:tr w:rsidR="000829C4" w14:paraId="06193C59" w14:textId="77777777">
        <w:tc>
          <w:tcPr>
            <w:tcW w:w="1190" w:type="dxa"/>
            <w:vMerge/>
          </w:tcPr>
          <w:p w14:paraId="13E7262B" w14:textId="77777777" w:rsidR="000829C4" w:rsidRDefault="000829C4">
            <w:pPr>
              <w:rPr>
                <w:lang w:eastAsia="zh-Hans"/>
              </w:rPr>
            </w:pPr>
          </w:p>
        </w:tc>
        <w:tc>
          <w:tcPr>
            <w:tcW w:w="2129" w:type="dxa"/>
            <w:vMerge/>
          </w:tcPr>
          <w:p w14:paraId="25B00D40" w14:textId="77777777" w:rsidR="000829C4" w:rsidRDefault="000829C4"/>
        </w:tc>
        <w:tc>
          <w:tcPr>
            <w:tcW w:w="5203" w:type="dxa"/>
          </w:tcPr>
          <w:p w14:paraId="6DF90A9E" w14:textId="77777777" w:rsidR="000829C4" w:rsidRDefault="00000000">
            <w:pPr>
              <w:rPr>
                <w:lang w:eastAsia="zh-Hans"/>
              </w:rPr>
            </w:pPr>
            <w:r>
              <w:rPr>
                <w:rFonts w:hint="eastAsia"/>
                <w:lang w:eastAsia="zh-Hans"/>
              </w:rPr>
              <w:t>车船税</w:t>
            </w:r>
          </w:p>
        </w:tc>
      </w:tr>
      <w:tr w:rsidR="000829C4" w14:paraId="5965ABFF" w14:textId="77777777">
        <w:tc>
          <w:tcPr>
            <w:tcW w:w="1190" w:type="dxa"/>
            <w:vMerge/>
          </w:tcPr>
          <w:p w14:paraId="112CDA02" w14:textId="77777777" w:rsidR="000829C4" w:rsidRDefault="000829C4">
            <w:pPr>
              <w:rPr>
                <w:lang w:eastAsia="zh-Hans"/>
              </w:rPr>
            </w:pPr>
          </w:p>
        </w:tc>
        <w:tc>
          <w:tcPr>
            <w:tcW w:w="2129" w:type="dxa"/>
            <w:vMerge/>
          </w:tcPr>
          <w:p w14:paraId="00B430A2" w14:textId="77777777" w:rsidR="000829C4" w:rsidRDefault="000829C4"/>
        </w:tc>
        <w:tc>
          <w:tcPr>
            <w:tcW w:w="5203" w:type="dxa"/>
          </w:tcPr>
          <w:p w14:paraId="1BBA6948" w14:textId="77777777" w:rsidR="000829C4" w:rsidRDefault="00000000">
            <w:pPr>
              <w:rPr>
                <w:lang w:eastAsia="zh-Hans"/>
              </w:rPr>
            </w:pPr>
            <w:r>
              <w:rPr>
                <w:rFonts w:hint="eastAsia"/>
                <w:lang w:eastAsia="zh-Hans"/>
              </w:rPr>
              <w:t>车辆购置税</w:t>
            </w:r>
          </w:p>
        </w:tc>
      </w:tr>
      <w:tr w:rsidR="000829C4" w14:paraId="03EBB827" w14:textId="77777777">
        <w:tc>
          <w:tcPr>
            <w:tcW w:w="1190" w:type="dxa"/>
            <w:vMerge/>
          </w:tcPr>
          <w:p w14:paraId="2C844DDC" w14:textId="77777777" w:rsidR="000829C4" w:rsidRDefault="000829C4">
            <w:pPr>
              <w:rPr>
                <w:lang w:eastAsia="zh-Hans"/>
              </w:rPr>
            </w:pPr>
          </w:p>
        </w:tc>
        <w:tc>
          <w:tcPr>
            <w:tcW w:w="2129" w:type="dxa"/>
            <w:vMerge/>
          </w:tcPr>
          <w:p w14:paraId="6AABC896" w14:textId="77777777" w:rsidR="000829C4" w:rsidRDefault="000829C4"/>
        </w:tc>
        <w:tc>
          <w:tcPr>
            <w:tcW w:w="5203" w:type="dxa"/>
          </w:tcPr>
          <w:p w14:paraId="5B3B1043" w14:textId="77777777" w:rsidR="000829C4" w:rsidRDefault="00000000">
            <w:pPr>
              <w:rPr>
                <w:lang w:eastAsia="zh-Hans"/>
              </w:rPr>
            </w:pPr>
            <w:r>
              <w:rPr>
                <w:rFonts w:hint="eastAsia"/>
                <w:lang w:eastAsia="zh-Hans"/>
              </w:rPr>
              <w:t>烟叶税</w:t>
            </w:r>
          </w:p>
        </w:tc>
      </w:tr>
      <w:tr w:rsidR="000829C4" w14:paraId="754D80CE" w14:textId="77777777">
        <w:tc>
          <w:tcPr>
            <w:tcW w:w="1190" w:type="dxa"/>
            <w:vMerge/>
          </w:tcPr>
          <w:p w14:paraId="05047388" w14:textId="77777777" w:rsidR="000829C4" w:rsidRDefault="000829C4">
            <w:pPr>
              <w:rPr>
                <w:lang w:eastAsia="zh-Hans"/>
              </w:rPr>
            </w:pPr>
          </w:p>
        </w:tc>
        <w:tc>
          <w:tcPr>
            <w:tcW w:w="2129" w:type="dxa"/>
            <w:vMerge/>
          </w:tcPr>
          <w:p w14:paraId="16D0E733" w14:textId="77777777" w:rsidR="000829C4" w:rsidRDefault="000829C4"/>
        </w:tc>
        <w:tc>
          <w:tcPr>
            <w:tcW w:w="5203" w:type="dxa"/>
          </w:tcPr>
          <w:p w14:paraId="67424B3E" w14:textId="77777777" w:rsidR="000829C4" w:rsidRDefault="00000000">
            <w:pPr>
              <w:rPr>
                <w:lang w:eastAsia="zh-Hans"/>
              </w:rPr>
            </w:pPr>
            <w:r>
              <w:rPr>
                <w:rFonts w:hint="eastAsia"/>
                <w:lang w:eastAsia="zh-Hans"/>
              </w:rPr>
              <w:t>耕地占用税</w:t>
            </w:r>
          </w:p>
        </w:tc>
      </w:tr>
      <w:tr w:rsidR="000829C4" w14:paraId="74CDE287" w14:textId="77777777">
        <w:tc>
          <w:tcPr>
            <w:tcW w:w="1190" w:type="dxa"/>
            <w:vMerge/>
          </w:tcPr>
          <w:p w14:paraId="395365A2" w14:textId="77777777" w:rsidR="000829C4" w:rsidRDefault="000829C4">
            <w:pPr>
              <w:rPr>
                <w:lang w:eastAsia="zh-Hans"/>
              </w:rPr>
            </w:pPr>
          </w:p>
        </w:tc>
        <w:tc>
          <w:tcPr>
            <w:tcW w:w="2129" w:type="dxa"/>
            <w:vMerge/>
          </w:tcPr>
          <w:p w14:paraId="4F6EC900" w14:textId="77777777" w:rsidR="000829C4" w:rsidRDefault="000829C4"/>
        </w:tc>
        <w:tc>
          <w:tcPr>
            <w:tcW w:w="5203" w:type="dxa"/>
          </w:tcPr>
          <w:p w14:paraId="6821D3F9" w14:textId="77777777" w:rsidR="000829C4" w:rsidRDefault="00000000">
            <w:pPr>
              <w:rPr>
                <w:lang w:eastAsia="zh-Hans"/>
              </w:rPr>
            </w:pPr>
            <w:r>
              <w:rPr>
                <w:rFonts w:hint="eastAsia"/>
                <w:lang w:eastAsia="zh-Hans"/>
              </w:rPr>
              <w:t>契税</w:t>
            </w:r>
          </w:p>
        </w:tc>
      </w:tr>
      <w:tr w:rsidR="000829C4" w14:paraId="2F93409D" w14:textId="77777777">
        <w:tc>
          <w:tcPr>
            <w:tcW w:w="1190" w:type="dxa"/>
            <w:vMerge/>
          </w:tcPr>
          <w:p w14:paraId="1978448A" w14:textId="77777777" w:rsidR="000829C4" w:rsidRDefault="000829C4">
            <w:pPr>
              <w:rPr>
                <w:lang w:eastAsia="zh-Hans"/>
              </w:rPr>
            </w:pPr>
          </w:p>
        </w:tc>
        <w:tc>
          <w:tcPr>
            <w:tcW w:w="2129" w:type="dxa"/>
            <w:vMerge/>
          </w:tcPr>
          <w:p w14:paraId="35EA2066" w14:textId="77777777" w:rsidR="000829C4" w:rsidRDefault="000829C4"/>
        </w:tc>
        <w:tc>
          <w:tcPr>
            <w:tcW w:w="5203" w:type="dxa"/>
          </w:tcPr>
          <w:p w14:paraId="71E9C0B8" w14:textId="77777777" w:rsidR="000829C4" w:rsidRDefault="00000000">
            <w:pPr>
              <w:rPr>
                <w:lang w:eastAsia="zh-Hans"/>
              </w:rPr>
            </w:pPr>
            <w:r>
              <w:rPr>
                <w:rFonts w:hint="eastAsia"/>
                <w:lang w:eastAsia="zh-Hans"/>
              </w:rPr>
              <w:t>环境保护税</w:t>
            </w:r>
          </w:p>
        </w:tc>
      </w:tr>
      <w:tr w:rsidR="000829C4" w14:paraId="6A424AEC" w14:textId="77777777">
        <w:tc>
          <w:tcPr>
            <w:tcW w:w="1190" w:type="dxa"/>
            <w:vMerge/>
          </w:tcPr>
          <w:p w14:paraId="3F22A4EC" w14:textId="77777777" w:rsidR="000829C4" w:rsidRDefault="000829C4">
            <w:pPr>
              <w:rPr>
                <w:lang w:eastAsia="zh-Hans"/>
              </w:rPr>
            </w:pPr>
          </w:p>
        </w:tc>
        <w:tc>
          <w:tcPr>
            <w:tcW w:w="2129" w:type="dxa"/>
            <w:vMerge/>
          </w:tcPr>
          <w:p w14:paraId="2F1DBC11" w14:textId="77777777" w:rsidR="000829C4" w:rsidRDefault="000829C4"/>
        </w:tc>
        <w:tc>
          <w:tcPr>
            <w:tcW w:w="5203" w:type="dxa"/>
          </w:tcPr>
          <w:p w14:paraId="22C492D9" w14:textId="77777777" w:rsidR="000829C4" w:rsidRDefault="00000000">
            <w:pPr>
              <w:rPr>
                <w:lang w:eastAsia="zh-Hans"/>
              </w:rPr>
            </w:pPr>
            <w:r>
              <w:rPr>
                <w:rFonts w:hint="eastAsia"/>
                <w:lang w:eastAsia="zh-Hans"/>
              </w:rPr>
              <w:t>进出口税收</w:t>
            </w:r>
          </w:p>
        </w:tc>
      </w:tr>
      <w:tr w:rsidR="000829C4" w14:paraId="5CBAF9A1" w14:textId="77777777">
        <w:tc>
          <w:tcPr>
            <w:tcW w:w="1190" w:type="dxa"/>
            <w:vMerge w:val="restart"/>
          </w:tcPr>
          <w:p w14:paraId="0C413381" w14:textId="77777777" w:rsidR="000829C4" w:rsidRDefault="00000000">
            <w:pPr>
              <w:rPr>
                <w:lang w:eastAsia="zh-Hans"/>
              </w:rPr>
            </w:pPr>
            <w:r>
              <w:rPr>
                <w:rFonts w:hint="eastAsia"/>
                <w:lang w:eastAsia="zh-Hans"/>
              </w:rPr>
              <w:t>发文日期</w:t>
            </w:r>
          </w:p>
        </w:tc>
        <w:tc>
          <w:tcPr>
            <w:tcW w:w="2129" w:type="dxa"/>
          </w:tcPr>
          <w:p w14:paraId="3C618154" w14:textId="77777777" w:rsidR="000829C4" w:rsidRDefault="00000000">
            <w:pPr>
              <w:rPr>
                <w:lang w:eastAsia="zh-Hans"/>
              </w:rPr>
            </w:pPr>
            <w:r>
              <w:t>2010</w:t>
            </w:r>
            <w:r>
              <w:rPr>
                <w:rFonts w:hint="eastAsia"/>
                <w:lang w:eastAsia="zh-Hans"/>
              </w:rPr>
              <w:t>年之后</w:t>
            </w:r>
          </w:p>
        </w:tc>
        <w:tc>
          <w:tcPr>
            <w:tcW w:w="5203" w:type="dxa"/>
          </w:tcPr>
          <w:p w14:paraId="03AB4677" w14:textId="77777777" w:rsidR="000829C4" w:rsidRDefault="00000000">
            <w:pPr>
              <w:rPr>
                <w:lang w:eastAsia="zh-Hans"/>
              </w:rPr>
            </w:pPr>
            <w:r>
              <w:rPr>
                <w:lang w:eastAsia="zh-Hans"/>
              </w:rPr>
              <w:t>-</w:t>
            </w:r>
          </w:p>
        </w:tc>
      </w:tr>
      <w:tr w:rsidR="000829C4" w14:paraId="39DB5ADC" w14:textId="77777777">
        <w:tc>
          <w:tcPr>
            <w:tcW w:w="1190" w:type="dxa"/>
            <w:vMerge/>
          </w:tcPr>
          <w:p w14:paraId="0C076A63" w14:textId="77777777" w:rsidR="000829C4" w:rsidRDefault="000829C4">
            <w:pPr>
              <w:rPr>
                <w:lang w:eastAsia="zh-Hans"/>
              </w:rPr>
            </w:pPr>
          </w:p>
        </w:tc>
        <w:tc>
          <w:tcPr>
            <w:tcW w:w="2129" w:type="dxa"/>
          </w:tcPr>
          <w:p w14:paraId="138903BA" w14:textId="77777777" w:rsidR="000829C4" w:rsidRDefault="00000000">
            <w:pPr>
              <w:rPr>
                <w:lang w:eastAsia="zh-Hans"/>
              </w:rPr>
            </w:pPr>
            <w:r>
              <w:t>2000</w:t>
            </w:r>
            <w:r>
              <w:rPr>
                <w:rFonts w:hint="eastAsia"/>
                <w:lang w:eastAsia="zh-Hans"/>
              </w:rPr>
              <w:t>年至</w:t>
            </w:r>
            <w:r>
              <w:rPr>
                <w:lang w:eastAsia="zh-Hans"/>
              </w:rPr>
              <w:t>2009</w:t>
            </w:r>
            <w:r>
              <w:rPr>
                <w:rFonts w:hint="eastAsia"/>
                <w:lang w:eastAsia="zh-Hans"/>
              </w:rPr>
              <w:t>年</w:t>
            </w:r>
          </w:p>
        </w:tc>
        <w:tc>
          <w:tcPr>
            <w:tcW w:w="5203" w:type="dxa"/>
          </w:tcPr>
          <w:p w14:paraId="0A60AD0C" w14:textId="77777777" w:rsidR="000829C4" w:rsidRDefault="00000000">
            <w:pPr>
              <w:rPr>
                <w:lang w:eastAsia="zh-Hans"/>
              </w:rPr>
            </w:pPr>
            <w:r>
              <w:rPr>
                <w:lang w:eastAsia="zh-Hans"/>
              </w:rPr>
              <w:t>-</w:t>
            </w:r>
          </w:p>
        </w:tc>
      </w:tr>
      <w:tr w:rsidR="000829C4" w14:paraId="65DCA65F" w14:textId="77777777">
        <w:tc>
          <w:tcPr>
            <w:tcW w:w="1190" w:type="dxa"/>
            <w:vMerge/>
          </w:tcPr>
          <w:p w14:paraId="2F3977EC" w14:textId="77777777" w:rsidR="000829C4" w:rsidRDefault="000829C4">
            <w:pPr>
              <w:rPr>
                <w:lang w:eastAsia="zh-Hans"/>
              </w:rPr>
            </w:pPr>
          </w:p>
        </w:tc>
        <w:tc>
          <w:tcPr>
            <w:tcW w:w="2129" w:type="dxa"/>
          </w:tcPr>
          <w:p w14:paraId="4ABA75F2" w14:textId="77777777" w:rsidR="000829C4" w:rsidRDefault="00000000">
            <w:pPr>
              <w:rPr>
                <w:lang w:eastAsia="zh-Hans"/>
              </w:rPr>
            </w:pPr>
            <w:r>
              <w:t>2000</w:t>
            </w:r>
            <w:r>
              <w:rPr>
                <w:rFonts w:hint="eastAsia"/>
                <w:lang w:eastAsia="zh-Hans"/>
              </w:rPr>
              <w:t>年之前</w:t>
            </w:r>
          </w:p>
        </w:tc>
        <w:tc>
          <w:tcPr>
            <w:tcW w:w="5203" w:type="dxa"/>
          </w:tcPr>
          <w:p w14:paraId="6E4B9D41" w14:textId="77777777" w:rsidR="000829C4" w:rsidRDefault="00000000">
            <w:pPr>
              <w:rPr>
                <w:lang w:eastAsia="zh-Hans"/>
              </w:rPr>
            </w:pPr>
            <w:r>
              <w:rPr>
                <w:lang w:eastAsia="zh-Hans"/>
              </w:rPr>
              <w:t>-</w:t>
            </w:r>
          </w:p>
        </w:tc>
      </w:tr>
      <w:tr w:rsidR="000829C4" w14:paraId="48BD0FF5" w14:textId="77777777">
        <w:tc>
          <w:tcPr>
            <w:tcW w:w="1190" w:type="dxa"/>
            <w:vMerge w:val="restart"/>
          </w:tcPr>
          <w:p w14:paraId="5CE769BE" w14:textId="77777777" w:rsidR="000829C4" w:rsidRDefault="00000000">
            <w:pPr>
              <w:rPr>
                <w:lang w:eastAsia="zh-Hans"/>
              </w:rPr>
            </w:pPr>
            <w:r>
              <w:rPr>
                <w:rFonts w:hint="eastAsia"/>
                <w:lang w:eastAsia="zh-Hans"/>
              </w:rPr>
              <w:t>时效性</w:t>
            </w:r>
          </w:p>
        </w:tc>
        <w:tc>
          <w:tcPr>
            <w:tcW w:w="2129" w:type="dxa"/>
          </w:tcPr>
          <w:p w14:paraId="34D0990F" w14:textId="77777777" w:rsidR="000829C4" w:rsidRDefault="00000000">
            <w:pPr>
              <w:rPr>
                <w:lang w:eastAsia="zh-Hans"/>
              </w:rPr>
            </w:pPr>
            <w:r>
              <w:rPr>
                <w:rFonts w:hint="eastAsia"/>
                <w:lang w:eastAsia="zh-Hans"/>
              </w:rPr>
              <w:t>现行有效</w:t>
            </w:r>
          </w:p>
        </w:tc>
        <w:tc>
          <w:tcPr>
            <w:tcW w:w="5203" w:type="dxa"/>
          </w:tcPr>
          <w:p w14:paraId="418C91AA" w14:textId="77777777" w:rsidR="000829C4" w:rsidRDefault="00000000">
            <w:pPr>
              <w:rPr>
                <w:lang w:eastAsia="zh-Hans"/>
              </w:rPr>
            </w:pPr>
            <w:r>
              <w:rPr>
                <w:lang w:eastAsia="zh-Hans"/>
              </w:rPr>
              <w:t>-</w:t>
            </w:r>
          </w:p>
        </w:tc>
      </w:tr>
      <w:tr w:rsidR="000829C4" w14:paraId="144BD141" w14:textId="77777777">
        <w:tc>
          <w:tcPr>
            <w:tcW w:w="1190" w:type="dxa"/>
            <w:vMerge/>
          </w:tcPr>
          <w:p w14:paraId="181A04BF" w14:textId="77777777" w:rsidR="000829C4" w:rsidRDefault="000829C4">
            <w:pPr>
              <w:rPr>
                <w:lang w:eastAsia="zh-Hans"/>
              </w:rPr>
            </w:pPr>
          </w:p>
        </w:tc>
        <w:tc>
          <w:tcPr>
            <w:tcW w:w="2129" w:type="dxa"/>
          </w:tcPr>
          <w:p w14:paraId="3934C597" w14:textId="77777777" w:rsidR="000829C4" w:rsidRDefault="00000000">
            <w:pPr>
              <w:rPr>
                <w:lang w:eastAsia="zh-Hans"/>
              </w:rPr>
            </w:pPr>
            <w:r>
              <w:rPr>
                <w:rFonts w:hint="eastAsia"/>
                <w:lang w:eastAsia="zh-Hans"/>
              </w:rPr>
              <w:t>失效</w:t>
            </w:r>
            <w:r>
              <w:rPr>
                <w:lang w:eastAsia="zh-Hans"/>
              </w:rPr>
              <w:t>/</w:t>
            </w:r>
            <w:r>
              <w:rPr>
                <w:rFonts w:hint="eastAsia"/>
                <w:lang w:eastAsia="zh-Hans"/>
              </w:rPr>
              <w:t>废止</w:t>
            </w:r>
          </w:p>
        </w:tc>
        <w:tc>
          <w:tcPr>
            <w:tcW w:w="5203" w:type="dxa"/>
          </w:tcPr>
          <w:p w14:paraId="388D0028" w14:textId="77777777" w:rsidR="000829C4" w:rsidRDefault="00000000">
            <w:pPr>
              <w:rPr>
                <w:lang w:eastAsia="zh-Hans"/>
              </w:rPr>
            </w:pPr>
            <w:r>
              <w:rPr>
                <w:lang w:eastAsia="zh-Hans"/>
              </w:rPr>
              <w:t>-</w:t>
            </w:r>
          </w:p>
        </w:tc>
      </w:tr>
      <w:tr w:rsidR="000829C4" w14:paraId="63FE4133" w14:textId="77777777">
        <w:tc>
          <w:tcPr>
            <w:tcW w:w="1190" w:type="dxa"/>
            <w:vMerge/>
          </w:tcPr>
          <w:p w14:paraId="3BA77278" w14:textId="77777777" w:rsidR="000829C4" w:rsidRDefault="000829C4">
            <w:pPr>
              <w:rPr>
                <w:lang w:eastAsia="zh-Hans"/>
              </w:rPr>
            </w:pPr>
          </w:p>
        </w:tc>
        <w:tc>
          <w:tcPr>
            <w:tcW w:w="2129" w:type="dxa"/>
          </w:tcPr>
          <w:p w14:paraId="21DF46DA" w14:textId="77777777" w:rsidR="000829C4" w:rsidRDefault="00000000">
            <w:pPr>
              <w:rPr>
                <w:lang w:eastAsia="zh-Hans"/>
              </w:rPr>
            </w:pPr>
            <w:r>
              <w:rPr>
                <w:rFonts w:hint="eastAsia"/>
                <w:lang w:eastAsia="zh-Hans"/>
              </w:rPr>
              <w:t>已被修订</w:t>
            </w:r>
          </w:p>
        </w:tc>
        <w:tc>
          <w:tcPr>
            <w:tcW w:w="5203" w:type="dxa"/>
          </w:tcPr>
          <w:p w14:paraId="0DADEA32" w14:textId="77777777" w:rsidR="000829C4" w:rsidRDefault="00000000">
            <w:pPr>
              <w:rPr>
                <w:lang w:eastAsia="zh-Hans"/>
              </w:rPr>
            </w:pPr>
            <w:r>
              <w:rPr>
                <w:lang w:eastAsia="zh-Hans"/>
              </w:rPr>
              <w:t>-</w:t>
            </w:r>
          </w:p>
        </w:tc>
      </w:tr>
      <w:tr w:rsidR="000829C4" w14:paraId="5FDBB960" w14:textId="77777777">
        <w:tc>
          <w:tcPr>
            <w:tcW w:w="1190" w:type="dxa"/>
            <w:vMerge/>
          </w:tcPr>
          <w:p w14:paraId="2C1834D8" w14:textId="77777777" w:rsidR="000829C4" w:rsidRDefault="000829C4">
            <w:pPr>
              <w:rPr>
                <w:lang w:eastAsia="zh-Hans"/>
              </w:rPr>
            </w:pPr>
          </w:p>
        </w:tc>
        <w:tc>
          <w:tcPr>
            <w:tcW w:w="2129" w:type="dxa"/>
          </w:tcPr>
          <w:p w14:paraId="37B00ADA" w14:textId="77777777" w:rsidR="000829C4" w:rsidRDefault="00000000">
            <w:pPr>
              <w:rPr>
                <w:lang w:eastAsia="zh-Hans"/>
              </w:rPr>
            </w:pPr>
            <w:r>
              <w:rPr>
                <w:rFonts w:hint="eastAsia"/>
                <w:lang w:eastAsia="zh-Hans"/>
              </w:rPr>
              <w:t>部分失效</w:t>
            </w:r>
            <w:r>
              <w:rPr>
                <w:lang w:eastAsia="zh-Hans"/>
              </w:rPr>
              <w:t>.</w:t>
            </w:r>
            <w:r>
              <w:rPr>
                <w:rFonts w:hint="eastAsia"/>
                <w:lang w:eastAsia="zh-Hans"/>
              </w:rPr>
              <w:t>废止</w:t>
            </w:r>
          </w:p>
        </w:tc>
        <w:tc>
          <w:tcPr>
            <w:tcW w:w="5203" w:type="dxa"/>
          </w:tcPr>
          <w:p w14:paraId="779D1280" w14:textId="77777777" w:rsidR="000829C4" w:rsidRDefault="00000000">
            <w:pPr>
              <w:rPr>
                <w:lang w:eastAsia="zh-Hans"/>
              </w:rPr>
            </w:pPr>
            <w:r>
              <w:rPr>
                <w:lang w:eastAsia="zh-Hans"/>
              </w:rPr>
              <w:t>-</w:t>
            </w:r>
          </w:p>
        </w:tc>
      </w:tr>
      <w:tr w:rsidR="000829C4" w14:paraId="562E17F9" w14:textId="77777777">
        <w:tc>
          <w:tcPr>
            <w:tcW w:w="1190" w:type="dxa"/>
            <w:vMerge/>
          </w:tcPr>
          <w:p w14:paraId="0B6381E7" w14:textId="77777777" w:rsidR="000829C4" w:rsidRDefault="000829C4">
            <w:pPr>
              <w:rPr>
                <w:lang w:eastAsia="zh-Hans"/>
              </w:rPr>
            </w:pPr>
          </w:p>
        </w:tc>
        <w:tc>
          <w:tcPr>
            <w:tcW w:w="2129" w:type="dxa"/>
          </w:tcPr>
          <w:p w14:paraId="037B2F39" w14:textId="77777777" w:rsidR="000829C4" w:rsidRDefault="00000000">
            <w:pPr>
              <w:rPr>
                <w:lang w:eastAsia="zh-Hans"/>
              </w:rPr>
            </w:pPr>
            <w:r>
              <w:rPr>
                <w:rFonts w:hint="eastAsia"/>
                <w:lang w:eastAsia="zh-Hans"/>
              </w:rPr>
              <w:t>尚未生效</w:t>
            </w:r>
          </w:p>
        </w:tc>
        <w:tc>
          <w:tcPr>
            <w:tcW w:w="5203" w:type="dxa"/>
          </w:tcPr>
          <w:p w14:paraId="27CF48F1" w14:textId="77777777" w:rsidR="000829C4" w:rsidRDefault="00000000">
            <w:pPr>
              <w:rPr>
                <w:lang w:eastAsia="zh-Hans"/>
              </w:rPr>
            </w:pPr>
            <w:r>
              <w:rPr>
                <w:lang w:eastAsia="zh-Hans"/>
              </w:rPr>
              <w:t>-</w:t>
            </w:r>
          </w:p>
        </w:tc>
      </w:tr>
      <w:tr w:rsidR="000829C4" w14:paraId="78E9E1CE" w14:textId="77777777">
        <w:tc>
          <w:tcPr>
            <w:tcW w:w="1190" w:type="dxa"/>
            <w:vMerge/>
          </w:tcPr>
          <w:p w14:paraId="415A7DCE" w14:textId="77777777" w:rsidR="000829C4" w:rsidRDefault="000829C4">
            <w:pPr>
              <w:rPr>
                <w:lang w:eastAsia="zh-Hans"/>
              </w:rPr>
            </w:pPr>
          </w:p>
        </w:tc>
        <w:tc>
          <w:tcPr>
            <w:tcW w:w="2129" w:type="dxa"/>
          </w:tcPr>
          <w:p w14:paraId="47991337" w14:textId="77777777" w:rsidR="000829C4" w:rsidRDefault="00000000">
            <w:pPr>
              <w:rPr>
                <w:lang w:eastAsia="zh-Hans"/>
              </w:rPr>
            </w:pPr>
            <w:r>
              <w:rPr>
                <w:rFonts w:hint="eastAsia"/>
                <w:lang w:eastAsia="zh-Hans"/>
              </w:rPr>
              <w:t>草案</w:t>
            </w:r>
            <w:r>
              <w:rPr>
                <w:lang w:eastAsia="zh-Hans"/>
              </w:rPr>
              <w:t>/</w:t>
            </w:r>
            <w:r>
              <w:rPr>
                <w:rFonts w:hint="eastAsia"/>
                <w:lang w:eastAsia="zh-Hans"/>
              </w:rPr>
              <w:t>征求意见稿</w:t>
            </w:r>
          </w:p>
        </w:tc>
        <w:tc>
          <w:tcPr>
            <w:tcW w:w="5203" w:type="dxa"/>
          </w:tcPr>
          <w:p w14:paraId="5682F47A" w14:textId="77777777" w:rsidR="000829C4" w:rsidRDefault="00000000">
            <w:pPr>
              <w:rPr>
                <w:lang w:eastAsia="zh-Hans"/>
              </w:rPr>
            </w:pPr>
            <w:r>
              <w:rPr>
                <w:lang w:eastAsia="zh-Hans"/>
              </w:rPr>
              <w:t>-</w:t>
            </w:r>
          </w:p>
        </w:tc>
      </w:tr>
      <w:tr w:rsidR="000829C4" w14:paraId="13A66E60" w14:textId="77777777">
        <w:tc>
          <w:tcPr>
            <w:tcW w:w="1190" w:type="dxa"/>
            <w:vMerge w:val="restart"/>
          </w:tcPr>
          <w:p w14:paraId="3F8894D8" w14:textId="77777777" w:rsidR="000829C4" w:rsidRDefault="00000000">
            <w:pPr>
              <w:rPr>
                <w:lang w:eastAsia="zh-Hans"/>
              </w:rPr>
            </w:pPr>
            <w:r>
              <w:rPr>
                <w:rFonts w:hint="eastAsia"/>
                <w:lang w:eastAsia="zh-Hans"/>
              </w:rPr>
              <w:t>行业分类</w:t>
            </w:r>
          </w:p>
        </w:tc>
        <w:tc>
          <w:tcPr>
            <w:tcW w:w="2129" w:type="dxa"/>
            <w:vMerge w:val="restart"/>
          </w:tcPr>
          <w:p w14:paraId="75C309CB" w14:textId="77777777" w:rsidR="000829C4" w:rsidRDefault="00000000">
            <w:pPr>
              <w:rPr>
                <w:lang w:eastAsia="zh-Hans"/>
              </w:rPr>
            </w:pPr>
            <w:r>
              <w:rPr>
                <w:rFonts w:hint="eastAsia"/>
                <w:lang w:eastAsia="zh-Hans"/>
              </w:rPr>
              <w:t>金融服务业</w:t>
            </w:r>
          </w:p>
        </w:tc>
        <w:tc>
          <w:tcPr>
            <w:tcW w:w="5203" w:type="dxa"/>
          </w:tcPr>
          <w:p w14:paraId="565B9D17" w14:textId="77777777" w:rsidR="000829C4" w:rsidRDefault="00000000">
            <w:pPr>
              <w:rPr>
                <w:lang w:eastAsia="zh-Hans"/>
              </w:rPr>
            </w:pPr>
            <w:r>
              <w:rPr>
                <w:rFonts w:hint="eastAsia"/>
                <w:lang w:eastAsia="zh-Hans"/>
              </w:rPr>
              <w:t>银行</w:t>
            </w:r>
          </w:p>
        </w:tc>
      </w:tr>
      <w:tr w:rsidR="000829C4" w14:paraId="39C4865F" w14:textId="77777777">
        <w:tc>
          <w:tcPr>
            <w:tcW w:w="1190" w:type="dxa"/>
            <w:vMerge/>
          </w:tcPr>
          <w:p w14:paraId="72E50561" w14:textId="77777777" w:rsidR="000829C4" w:rsidRDefault="000829C4">
            <w:pPr>
              <w:rPr>
                <w:lang w:eastAsia="zh-Hans"/>
              </w:rPr>
            </w:pPr>
          </w:p>
        </w:tc>
        <w:tc>
          <w:tcPr>
            <w:tcW w:w="2129" w:type="dxa"/>
            <w:vMerge/>
          </w:tcPr>
          <w:p w14:paraId="570C5665" w14:textId="77777777" w:rsidR="000829C4" w:rsidRDefault="000829C4">
            <w:pPr>
              <w:rPr>
                <w:lang w:eastAsia="zh-Hans"/>
              </w:rPr>
            </w:pPr>
          </w:p>
        </w:tc>
        <w:tc>
          <w:tcPr>
            <w:tcW w:w="5203" w:type="dxa"/>
          </w:tcPr>
          <w:p w14:paraId="0F5B39C9" w14:textId="77777777" w:rsidR="000829C4" w:rsidRDefault="00000000">
            <w:pPr>
              <w:rPr>
                <w:lang w:eastAsia="zh-Hans"/>
              </w:rPr>
            </w:pPr>
            <w:r>
              <w:rPr>
                <w:rFonts w:hint="eastAsia"/>
                <w:lang w:eastAsia="zh-Hans"/>
              </w:rPr>
              <w:t>保险</w:t>
            </w:r>
          </w:p>
        </w:tc>
      </w:tr>
      <w:tr w:rsidR="000829C4" w14:paraId="103E67DA" w14:textId="77777777">
        <w:tc>
          <w:tcPr>
            <w:tcW w:w="1190" w:type="dxa"/>
            <w:vMerge/>
          </w:tcPr>
          <w:p w14:paraId="4363C6C0" w14:textId="77777777" w:rsidR="000829C4" w:rsidRDefault="000829C4">
            <w:pPr>
              <w:rPr>
                <w:lang w:eastAsia="zh-Hans"/>
              </w:rPr>
            </w:pPr>
          </w:p>
        </w:tc>
        <w:tc>
          <w:tcPr>
            <w:tcW w:w="2129" w:type="dxa"/>
            <w:vMerge/>
          </w:tcPr>
          <w:p w14:paraId="65CC7E3A" w14:textId="77777777" w:rsidR="000829C4" w:rsidRDefault="000829C4">
            <w:pPr>
              <w:rPr>
                <w:lang w:eastAsia="zh-Hans"/>
              </w:rPr>
            </w:pPr>
          </w:p>
        </w:tc>
        <w:tc>
          <w:tcPr>
            <w:tcW w:w="5203" w:type="dxa"/>
          </w:tcPr>
          <w:p w14:paraId="71136609" w14:textId="77777777" w:rsidR="000829C4" w:rsidRDefault="00000000">
            <w:pPr>
              <w:rPr>
                <w:lang w:eastAsia="zh-Hans"/>
              </w:rPr>
            </w:pPr>
            <w:r>
              <w:rPr>
                <w:rFonts w:hint="eastAsia"/>
                <w:lang w:eastAsia="zh-Hans"/>
              </w:rPr>
              <w:t>证券</w:t>
            </w:r>
            <w:r>
              <w:rPr>
                <w:lang w:eastAsia="zh-Hans"/>
              </w:rPr>
              <w:t>/</w:t>
            </w:r>
            <w:r>
              <w:rPr>
                <w:rFonts w:hint="eastAsia"/>
                <w:lang w:eastAsia="zh-Hans"/>
              </w:rPr>
              <w:t>期货</w:t>
            </w:r>
            <w:r>
              <w:rPr>
                <w:lang w:eastAsia="zh-Hans"/>
              </w:rPr>
              <w:t>/</w:t>
            </w:r>
            <w:r>
              <w:rPr>
                <w:rFonts w:hint="eastAsia"/>
                <w:lang w:eastAsia="zh-Hans"/>
              </w:rPr>
              <w:t>基金</w:t>
            </w:r>
            <w:r>
              <w:rPr>
                <w:lang w:eastAsia="zh-Hans"/>
              </w:rPr>
              <w:t>/</w:t>
            </w:r>
            <w:r>
              <w:rPr>
                <w:rFonts w:hint="eastAsia"/>
                <w:lang w:eastAsia="zh-Hans"/>
              </w:rPr>
              <w:t>信托</w:t>
            </w:r>
          </w:p>
        </w:tc>
      </w:tr>
      <w:tr w:rsidR="000829C4" w14:paraId="23ACAC54" w14:textId="77777777">
        <w:tc>
          <w:tcPr>
            <w:tcW w:w="1190" w:type="dxa"/>
            <w:vMerge/>
          </w:tcPr>
          <w:p w14:paraId="4522BDFB" w14:textId="77777777" w:rsidR="000829C4" w:rsidRDefault="000829C4">
            <w:pPr>
              <w:rPr>
                <w:lang w:eastAsia="zh-Hans"/>
              </w:rPr>
            </w:pPr>
          </w:p>
        </w:tc>
        <w:tc>
          <w:tcPr>
            <w:tcW w:w="2129" w:type="dxa"/>
            <w:vMerge/>
          </w:tcPr>
          <w:p w14:paraId="60DF3154" w14:textId="77777777" w:rsidR="000829C4" w:rsidRDefault="000829C4">
            <w:pPr>
              <w:rPr>
                <w:lang w:eastAsia="zh-Hans"/>
              </w:rPr>
            </w:pPr>
          </w:p>
        </w:tc>
        <w:tc>
          <w:tcPr>
            <w:tcW w:w="5203" w:type="dxa"/>
          </w:tcPr>
          <w:p w14:paraId="6D7459FA" w14:textId="77777777" w:rsidR="000829C4" w:rsidRDefault="00000000">
            <w:pPr>
              <w:rPr>
                <w:lang w:eastAsia="zh-Hans"/>
              </w:rPr>
            </w:pPr>
            <w:r>
              <w:rPr>
                <w:rFonts w:hint="eastAsia"/>
                <w:lang w:eastAsia="zh-Hans"/>
              </w:rPr>
              <w:t>金融租赁</w:t>
            </w:r>
          </w:p>
        </w:tc>
      </w:tr>
      <w:tr w:rsidR="000829C4" w14:paraId="66796C82" w14:textId="77777777">
        <w:tc>
          <w:tcPr>
            <w:tcW w:w="1190" w:type="dxa"/>
            <w:vMerge w:val="restart"/>
          </w:tcPr>
          <w:p w14:paraId="325BEA8F" w14:textId="77777777" w:rsidR="000829C4" w:rsidRDefault="00000000">
            <w:pPr>
              <w:rPr>
                <w:lang w:eastAsia="zh-Hans"/>
              </w:rPr>
            </w:pPr>
            <w:r>
              <w:rPr>
                <w:rFonts w:hint="eastAsia"/>
                <w:lang w:eastAsia="zh-Hans"/>
              </w:rPr>
              <w:t>地域范围</w:t>
            </w:r>
          </w:p>
        </w:tc>
        <w:tc>
          <w:tcPr>
            <w:tcW w:w="2129" w:type="dxa"/>
          </w:tcPr>
          <w:p w14:paraId="0B4233D6" w14:textId="77777777" w:rsidR="000829C4" w:rsidRDefault="00000000">
            <w:pPr>
              <w:rPr>
                <w:lang w:eastAsia="zh-Hans"/>
              </w:rPr>
            </w:pPr>
            <w:r>
              <w:rPr>
                <w:rFonts w:hint="eastAsia"/>
                <w:lang w:eastAsia="zh-Hans"/>
              </w:rPr>
              <w:t>全国</w:t>
            </w:r>
          </w:p>
        </w:tc>
        <w:tc>
          <w:tcPr>
            <w:tcW w:w="5203" w:type="dxa"/>
          </w:tcPr>
          <w:p w14:paraId="05CB61F3" w14:textId="77777777" w:rsidR="000829C4" w:rsidRDefault="000829C4">
            <w:pPr>
              <w:rPr>
                <w:lang w:eastAsia="zh-Hans"/>
              </w:rPr>
            </w:pPr>
          </w:p>
        </w:tc>
      </w:tr>
      <w:tr w:rsidR="000829C4" w14:paraId="10726FCB" w14:textId="77777777">
        <w:tc>
          <w:tcPr>
            <w:tcW w:w="1190" w:type="dxa"/>
            <w:vMerge/>
          </w:tcPr>
          <w:p w14:paraId="5B44B122" w14:textId="77777777" w:rsidR="000829C4" w:rsidRDefault="000829C4">
            <w:pPr>
              <w:rPr>
                <w:lang w:eastAsia="zh-Hans"/>
              </w:rPr>
            </w:pPr>
          </w:p>
        </w:tc>
        <w:tc>
          <w:tcPr>
            <w:tcW w:w="2129" w:type="dxa"/>
          </w:tcPr>
          <w:p w14:paraId="754C537E" w14:textId="77777777" w:rsidR="000829C4" w:rsidRDefault="00000000">
            <w:pPr>
              <w:rPr>
                <w:lang w:eastAsia="zh-Hans"/>
              </w:rPr>
            </w:pPr>
            <w:r>
              <w:rPr>
                <w:rFonts w:hint="eastAsia"/>
                <w:lang w:eastAsia="zh-Hans"/>
              </w:rPr>
              <w:t>北京市</w:t>
            </w:r>
          </w:p>
        </w:tc>
        <w:tc>
          <w:tcPr>
            <w:tcW w:w="5203" w:type="dxa"/>
          </w:tcPr>
          <w:p w14:paraId="0C2C096E" w14:textId="77777777" w:rsidR="000829C4" w:rsidRDefault="000829C4">
            <w:pPr>
              <w:rPr>
                <w:lang w:eastAsia="zh-Hans"/>
              </w:rPr>
            </w:pPr>
          </w:p>
        </w:tc>
      </w:tr>
      <w:tr w:rsidR="000829C4" w14:paraId="45AA4542" w14:textId="77777777">
        <w:tc>
          <w:tcPr>
            <w:tcW w:w="1190" w:type="dxa"/>
            <w:vMerge/>
          </w:tcPr>
          <w:p w14:paraId="11378661" w14:textId="77777777" w:rsidR="000829C4" w:rsidRDefault="000829C4">
            <w:pPr>
              <w:rPr>
                <w:lang w:eastAsia="zh-Hans"/>
              </w:rPr>
            </w:pPr>
          </w:p>
        </w:tc>
        <w:tc>
          <w:tcPr>
            <w:tcW w:w="2129" w:type="dxa"/>
          </w:tcPr>
          <w:p w14:paraId="1A2B0398" w14:textId="77777777" w:rsidR="000829C4" w:rsidRDefault="00000000">
            <w:pPr>
              <w:rPr>
                <w:lang w:eastAsia="zh-Hans"/>
              </w:rPr>
            </w:pPr>
            <w:r>
              <w:rPr>
                <w:rFonts w:hint="eastAsia"/>
                <w:lang w:eastAsia="zh-Hans"/>
              </w:rPr>
              <w:t>上海市</w:t>
            </w:r>
          </w:p>
        </w:tc>
        <w:tc>
          <w:tcPr>
            <w:tcW w:w="5203" w:type="dxa"/>
          </w:tcPr>
          <w:p w14:paraId="7F359536" w14:textId="77777777" w:rsidR="000829C4" w:rsidRDefault="000829C4">
            <w:pPr>
              <w:rPr>
                <w:lang w:eastAsia="zh-Hans"/>
              </w:rPr>
            </w:pPr>
          </w:p>
        </w:tc>
      </w:tr>
      <w:tr w:rsidR="000829C4" w14:paraId="0001279A" w14:textId="77777777">
        <w:tc>
          <w:tcPr>
            <w:tcW w:w="1190" w:type="dxa"/>
            <w:vMerge/>
          </w:tcPr>
          <w:p w14:paraId="302FCC92" w14:textId="77777777" w:rsidR="000829C4" w:rsidRDefault="000829C4">
            <w:pPr>
              <w:rPr>
                <w:lang w:eastAsia="zh-Hans"/>
              </w:rPr>
            </w:pPr>
          </w:p>
        </w:tc>
        <w:tc>
          <w:tcPr>
            <w:tcW w:w="2129" w:type="dxa"/>
          </w:tcPr>
          <w:p w14:paraId="34C7BD7A" w14:textId="77777777" w:rsidR="000829C4" w:rsidRDefault="00000000">
            <w:pPr>
              <w:rPr>
                <w:lang w:eastAsia="zh-Hans"/>
              </w:rPr>
            </w:pPr>
            <w:r>
              <w:rPr>
                <w:rFonts w:hint="eastAsia"/>
                <w:lang w:eastAsia="zh-Hans"/>
              </w:rPr>
              <w:t>天津市</w:t>
            </w:r>
          </w:p>
        </w:tc>
        <w:tc>
          <w:tcPr>
            <w:tcW w:w="5203" w:type="dxa"/>
          </w:tcPr>
          <w:p w14:paraId="6DBCD340" w14:textId="77777777" w:rsidR="000829C4" w:rsidRDefault="000829C4">
            <w:pPr>
              <w:rPr>
                <w:lang w:eastAsia="zh-Hans"/>
              </w:rPr>
            </w:pPr>
          </w:p>
        </w:tc>
      </w:tr>
      <w:tr w:rsidR="000829C4" w14:paraId="2D04C857" w14:textId="77777777">
        <w:tc>
          <w:tcPr>
            <w:tcW w:w="1190" w:type="dxa"/>
            <w:vMerge/>
          </w:tcPr>
          <w:p w14:paraId="47590168" w14:textId="77777777" w:rsidR="000829C4" w:rsidRDefault="000829C4">
            <w:pPr>
              <w:rPr>
                <w:lang w:eastAsia="zh-Hans"/>
              </w:rPr>
            </w:pPr>
          </w:p>
        </w:tc>
        <w:tc>
          <w:tcPr>
            <w:tcW w:w="2129" w:type="dxa"/>
          </w:tcPr>
          <w:p w14:paraId="3C97D10B" w14:textId="77777777" w:rsidR="000829C4" w:rsidRDefault="00000000">
            <w:pPr>
              <w:rPr>
                <w:lang w:eastAsia="zh-Hans"/>
              </w:rPr>
            </w:pPr>
            <w:r>
              <w:rPr>
                <w:rFonts w:hint="eastAsia"/>
                <w:lang w:eastAsia="zh-Hans"/>
              </w:rPr>
              <w:t>重庆市</w:t>
            </w:r>
          </w:p>
        </w:tc>
        <w:tc>
          <w:tcPr>
            <w:tcW w:w="5203" w:type="dxa"/>
          </w:tcPr>
          <w:p w14:paraId="273B67AB" w14:textId="77777777" w:rsidR="000829C4" w:rsidRDefault="000829C4">
            <w:pPr>
              <w:rPr>
                <w:lang w:eastAsia="zh-Hans"/>
              </w:rPr>
            </w:pPr>
          </w:p>
        </w:tc>
      </w:tr>
      <w:tr w:rsidR="000829C4" w14:paraId="1F30D694" w14:textId="77777777">
        <w:tc>
          <w:tcPr>
            <w:tcW w:w="1190" w:type="dxa"/>
            <w:vMerge/>
          </w:tcPr>
          <w:p w14:paraId="2B867471" w14:textId="77777777" w:rsidR="000829C4" w:rsidRDefault="000829C4">
            <w:pPr>
              <w:rPr>
                <w:lang w:eastAsia="zh-Hans"/>
              </w:rPr>
            </w:pPr>
          </w:p>
        </w:tc>
        <w:tc>
          <w:tcPr>
            <w:tcW w:w="2129" w:type="dxa"/>
            <w:vMerge w:val="restart"/>
          </w:tcPr>
          <w:p w14:paraId="602DEDCA" w14:textId="77777777" w:rsidR="000829C4" w:rsidRDefault="00000000">
            <w:pPr>
              <w:rPr>
                <w:lang w:eastAsia="zh-Hans"/>
              </w:rPr>
            </w:pPr>
            <w:r>
              <w:rPr>
                <w:rFonts w:hint="eastAsia"/>
                <w:lang w:eastAsia="zh-Hans"/>
              </w:rPr>
              <w:t>广东省</w:t>
            </w:r>
          </w:p>
        </w:tc>
        <w:tc>
          <w:tcPr>
            <w:tcW w:w="5203" w:type="dxa"/>
          </w:tcPr>
          <w:p w14:paraId="5D0836F2" w14:textId="77777777" w:rsidR="000829C4" w:rsidRDefault="00000000">
            <w:pPr>
              <w:rPr>
                <w:lang w:eastAsia="zh-Hans"/>
              </w:rPr>
            </w:pPr>
            <w:r>
              <w:rPr>
                <w:rFonts w:hint="eastAsia"/>
                <w:lang w:eastAsia="zh-Hans"/>
              </w:rPr>
              <w:t>省级法规</w:t>
            </w:r>
          </w:p>
        </w:tc>
      </w:tr>
      <w:tr w:rsidR="000829C4" w14:paraId="68356C5D" w14:textId="77777777">
        <w:tc>
          <w:tcPr>
            <w:tcW w:w="1190" w:type="dxa"/>
            <w:vMerge/>
          </w:tcPr>
          <w:p w14:paraId="2FA4BE7D" w14:textId="77777777" w:rsidR="000829C4" w:rsidRDefault="000829C4">
            <w:pPr>
              <w:rPr>
                <w:lang w:eastAsia="zh-Hans"/>
              </w:rPr>
            </w:pPr>
          </w:p>
        </w:tc>
        <w:tc>
          <w:tcPr>
            <w:tcW w:w="2129" w:type="dxa"/>
            <w:vMerge/>
          </w:tcPr>
          <w:p w14:paraId="5E2C8944" w14:textId="77777777" w:rsidR="000829C4" w:rsidRDefault="000829C4">
            <w:pPr>
              <w:rPr>
                <w:lang w:eastAsia="zh-Hans"/>
              </w:rPr>
            </w:pPr>
          </w:p>
        </w:tc>
        <w:tc>
          <w:tcPr>
            <w:tcW w:w="5203" w:type="dxa"/>
          </w:tcPr>
          <w:p w14:paraId="6D9AD6F5" w14:textId="77777777" w:rsidR="000829C4" w:rsidRDefault="00000000">
            <w:pPr>
              <w:rPr>
                <w:lang w:eastAsia="zh-Hans"/>
              </w:rPr>
            </w:pPr>
            <w:r>
              <w:rPr>
                <w:rFonts w:hint="eastAsia"/>
                <w:lang w:eastAsia="zh-Hans"/>
              </w:rPr>
              <w:t>广州市</w:t>
            </w:r>
          </w:p>
        </w:tc>
      </w:tr>
      <w:tr w:rsidR="000829C4" w14:paraId="646A5CA0" w14:textId="77777777">
        <w:tc>
          <w:tcPr>
            <w:tcW w:w="1190" w:type="dxa"/>
            <w:vMerge/>
          </w:tcPr>
          <w:p w14:paraId="648B1342" w14:textId="77777777" w:rsidR="000829C4" w:rsidRDefault="000829C4">
            <w:pPr>
              <w:rPr>
                <w:lang w:eastAsia="zh-Hans"/>
              </w:rPr>
            </w:pPr>
          </w:p>
        </w:tc>
        <w:tc>
          <w:tcPr>
            <w:tcW w:w="2129" w:type="dxa"/>
            <w:vMerge/>
          </w:tcPr>
          <w:p w14:paraId="466EC542" w14:textId="77777777" w:rsidR="000829C4" w:rsidRDefault="000829C4">
            <w:pPr>
              <w:rPr>
                <w:lang w:eastAsia="zh-Hans"/>
              </w:rPr>
            </w:pPr>
          </w:p>
        </w:tc>
        <w:tc>
          <w:tcPr>
            <w:tcW w:w="5203" w:type="dxa"/>
          </w:tcPr>
          <w:p w14:paraId="22925F9A" w14:textId="77777777" w:rsidR="000829C4" w:rsidRDefault="00000000">
            <w:pPr>
              <w:rPr>
                <w:lang w:eastAsia="zh-Hans"/>
              </w:rPr>
            </w:pPr>
            <w:r>
              <w:rPr>
                <w:rFonts w:hint="eastAsia"/>
                <w:lang w:eastAsia="zh-Hans"/>
              </w:rPr>
              <w:t>韶关市</w:t>
            </w:r>
          </w:p>
        </w:tc>
      </w:tr>
      <w:tr w:rsidR="000829C4" w14:paraId="4D38F39C" w14:textId="77777777">
        <w:tc>
          <w:tcPr>
            <w:tcW w:w="1190" w:type="dxa"/>
            <w:vMerge/>
          </w:tcPr>
          <w:p w14:paraId="5F70637A" w14:textId="77777777" w:rsidR="000829C4" w:rsidRDefault="000829C4">
            <w:pPr>
              <w:rPr>
                <w:lang w:eastAsia="zh-Hans"/>
              </w:rPr>
            </w:pPr>
          </w:p>
        </w:tc>
        <w:tc>
          <w:tcPr>
            <w:tcW w:w="2129" w:type="dxa"/>
            <w:vMerge/>
          </w:tcPr>
          <w:p w14:paraId="75A53B19" w14:textId="77777777" w:rsidR="000829C4" w:rsidRDefault="000829C4">
            <w:pPr>
              <w:rPr>
                <w:lang w:eastAsia="zh-Hans"/>
              </w:rPr>
            </w:pPr>
          </w:p>
        </w:tc>
        <w:tc>
          <w:tcPr>
            <w:tcW w:w="5203" w:type="dxa"/>
          </w:tcPr>
          <w:p w14:paraId="5ED930FB" w14:textId="77777777" w:rsidR="000829C4" w:rsidRDefault="00000000">
            <w:pPr>
              <w:rPr>
                <w:lang w:eastAsia="zh-Hans"/>
              </w:rPr>
            </w:pPr>
            <w:r>
              <w:rPr>
                <w:rFonts w:hint="eastAsia"/>
                <w:lang w:eastAsia="zh-Hans"/>
              </w:rPr>
              <w:t>深圳市</w:t>
            </w:r>
          </w:p>
        </w:tc>
      </w:tr>
      <w:tr w:rsidR="000829C4" w14:paraId="5E09AA96" w14:textId="77777777">
        <w:tc>
          <w:tcPr>
            <w:tcW w:w="1190" w:type="dxa"/>
            <w:vMerge/>
          </w:tcPr>
          <w:p w14:paraId="1CE68D21" w14:textId="77777777" w:rsidR="000829C4" w:rsidRDefault="000829C4">
            <w:pPr>
              <w:rPr>
                <w:lang w:eastAsia="zh-Hans"/>
              </w:rPr>
            </w:pPr>
          </w:p>
        </w:tc>
        <w:tc>
          <w:tcPr>
            <w:tcW w:w="2129" w:type="dxa"/>
            <w:vMerge/>
          </w:tcPr>
          <w:p w14:paraId="53C0DC37" w14:textId="77777777" w:rsidR="000829C4" w:rsidRDefault="000829C4">
            <w:pPr>
              <w:rPr>
                <w:lang w:eastAsia="zh-Hans"/>
              </w:rPr>
            </w:pPr>
          </w:p>
        </w:tc>
        <w:tc>
          <w:tcPr>
            <w:tcW w:w="5203" w:type="dxa"/>
          </w:tcPr>
          <w:p w14:paraId="28CD10C9" w14:textId="77777777" w:rsidR="000829C4" w:rsidRDefault="00000000">
            <w:pPr>
              <w:rPr>
                <w:lang w:eastAsia="zh-Hans"/>
              </w:rPr>
            </w:pPr>
            <w:r>
              <w:rPr>
                <w:rFonts w:hint="eastAsia"/>
                <w:lang w:eastAsia="zh-Hans"/>
              </w:rPr>
              <w:t>珠海市</w:t>
            </w:r>
          </w:p>
        </w:tc>
      </w:tr>
      <w:tr w:rsidR="000829C4" w14:paraId="09CDED3D" w14:textId="77777777">
        <w:tc>
          <w:tcPr>
            <w:tcW w:w="1190" w:type="dxa"/>
            <w:vMerge/>
          </w:tcPr>
          <w:p w14:paraId="33E225D8" w14:textId="77777777" w:rsidR="000829C4" w:rsidRDefault="000829C4">
            <w:pPr>
              <w:rPr>
                <w:lang w:eastAsia="zh-Hans"/>
              </w:rPr>
            </w:pPr>
          </w:p>
        </w:tc>
        <w:tc>
          <w:tcPr>
            <w:tcW w:w="2129" w:type="dxa"/>
            <w:vMerge/>
          </w:tcPr>
          <w:p w14:paraId="05D291C9" w14:textId="77777777" w:rsidR="000829C4" w:rsidRDefault="000829C4">
            <w:pPr>
              <w:rPr>
                <w:lang w:eastAsia="zh-Hans"/>
              </w:rPr>
            </w:pPr>
          </w:p>
        </w:tc>
        <w:tc>
          <w:tcPr>
            <w:tcW w:w="5203" w:type="dxa"/>
          </w:tcPr>
          <w:p w14:paraId="7A2F75FA" w14:textId="77777777" w:rsidR="000829C4" w:rsidRDefault="00000000">
            <w:pPr>
              <w:rPr>
                <w:lang w:eastAsia="zh-Hans"/>
              </w:rPr>
            </w:pPr>
            <w:r>
              <w:rPr>
                <w:rFonts w:hint="eastAsia"/>
                <w:lang w:eastAsia="zh-Hans"/>
              </w:rPr>
              <w:t>汕头市</w:t>
            </w:r>
          </w:p>
        </w:tc>
      </w:tr>
      <w:tr w:rsidR="000829C4" w14:paraId="5CD960AA" w14:textId="77777777">
        <w:tc>
          <w:tcPr>
            <w:tcW w:w="1190" w:type="dxa"/>
            <w:vMerge/>
          </w:tcPr>
          <w:p w14:paraId="3C12E28D" w14:textId="77777777" w:rsidR="000829C4" w:rsidRDefault="000829C4">
            <w:pPr>
              <w:rPr>
                <w:lang w:eastAsia="zh-Hans"/>
              </w:rPr>
            </w:pPr>
          </w:p>
        </w:tc>
        <w:tc>
          <w:tcPr>
            <w:tcW w:w="2129" w:type="dxa"/>
            <w:vMerge/>
          </w:tcPr>
          <w:p w14:paraId="3B8A0733" w14:textId="77777777" w:rsidR="000829C4" w:rsidRDefault="000829C4">
            <w:pPr>
              <w:rPr>
                <w:lang w:eastAsia="zh-Hans"/>
              </w:rPr>
            </w:pPr>
          </w:p>
        </w:tc>
        <w:tc>
          <w:tcPr>
            <w:tcW w:w="5203" w:type="dxa"/>
          </w:tcPr>
          <w:p w14:paraId="39431069" w14:textId="77777777" w:rsidR="000829C4" w:rsidRDefault="00000000">
            <w:pPr>
              <w:rPr>
                <w:lang w:eastAsia="zh-Hans"/>
              </w:rPr>
            </w:pPr>
            <w:r>
              <w:rPr>
                <w:rFonts w:hint="eastAsia"/>
                <w:lang w:eastAsia="zh-Hans"/>
              </w:rPr>
              <w:t>佛山市</w:t>
            </w:r>
          </w:p>
        </w:tc>
      </w:tr>
      <w:tr w:rsidR="000829C4" w14:paraId="6CBD3A3B" w14:textId="77777777">
        <w:tc>
          <w:tcPr>
            <w:tcW w:w="1190" w:type="dxa"/>
            <w:vMerge/>
          </w:tcPr>
          <w:p w14:paraId="1A5E2F67" w14:textId="77777777" w:rsidR="000829C4" w:rsidRDefault="000829C4">
            <w:pPr>
              <w:rPr>
                <w:lang w:eastAsia="zh-Hans"/>
              </w:rPr>
            </w:pPr>
          </w:p>
        </w:tc>
        <w:tc>
          <w:tcPr>
            <w:tcW w:w="2129" w:type="dxa"/>
            <w:vMerge/>
          </w:tcPr>
          <w:p w14:paraId="2A4D4D7F" w14:textId="77777777" w:rsidR="000829C4" w:rsidRDefault="000829C4">
            <w:pPr>
              <w:rPr>
                <w:lang w:eastAsia="zh-Hans"/>
              </w:rPr>
            </w:pPr>
          </w:p>
        </w:tc>
        <w:tc>
          <w:tcPr>
            <w:tcW w:w="5203" w:type="dxa"/>
          </w:tcPr>
          <w:p w14:paraId="72A2DB1F" w14:textId="77777777" w:rsidR="000829C4" w:rsidRDefault="00000000">
            <w:pPr>
              <w:rPr>
                <w:lang w:eastAsia="zh-Hans"/>
              </w:rPr>
            </w:pPr>
            <w:r>
              <w:rPr>
                <w:rFonts w:hint="eastAsia"/>
                <w:lang w:eastAsia="zh-Hans"/>
              </w:rPr>
              <w:t>江门市</w:t>
            </w:r>
          </w:p>
        </w:tc>
      </w:tr>
      <w:tr w:rsidR="000829C4" w14:paraId="65EF3627" w14:textId="77777777">
        <w:tc>
          <w:tcPr>
            <w:tcW w:w="1190" w:type="dxa"/>
            <w:vMerge/>
          </w:tcPr>
          <w:p w14:paraId="326FE0F2" w14:textId="77777777" w:rsidR="000829C4" w:rsidRDefault="000829C4">
            <w:pPr>
              <w:rPr>
                <w:lang w:eastAsia="zh-Hans"/>
              </w:rPr>
            </w:pPr>
          </w:p>
        </w:tc>
        <w:tc>
          <w:tcPr>
            <w:tcW w:w="2129" w:type="dxa"/>
            <w:vMerge/>
          </w:tcPr>
          <w:p w14:paraId="091572F8" w14:textId="77777777" w:rsidR="000829C4" w:rsidRDefault="000829C4">
            <w:pPr>
              <w:rPr>
                <w:lang w:eastAsia="zh-Hans"/>
              </w:rPr>
            </w:pPr>
          </w:p>
        </w:tc>
        <w:tc>
          <w:tcPr>
            <w:tcW w:w="5203" w:type="dxa"/>
          </w:tcPr>
          <w:p w14:paraId="16E83969" w14:textId="77777777" w:rsidR="000829C4" w:rsidRDefault="00000000">
            <w:pPr>
              <w:rPr>
                <w:lang w:eastAsia="zh-Hans"/>
              </w:rPr>
            </w:pPr>
            <w:r>
              <w:rPr>
                <w:rFonts w:hint="eastAsia"/>
                <w:lang w:eastAsia="zh-Hans"/>
              </w:rPr>
              <w:t>湛江市</w:t>
            </w:r>
          </w:p>
        </w:tc>
      </w:tr>
      <w:tr w:rsidR="000829C4" w14:paraId="6AB209D9" w14:textId="77777777">
        <w:tc>
          <w:tcPr>
            <w:tcW w:w="1190" w:type="dxa"/>
            <w:vMerge/>
          </w:tcPr>
          <w:p w14:paraId="24FD5B2C" w14:textId="77777777" w:rsidR="000829C4" w:rsidRDefault="000829C4">
            <w:pPr>
              <w:rPr>
                <w:lang w:eastAsia="zh-Hans"/>
              </w:rPr>
            </w:pPr>
          </w:p>
        </w:tc>
        <w:tc>
          <w:tcPr>
            <w:tcW w:w="2129" w:type="dxa"/>
            <w:vMerge/>
          </w:tcPr>
          <w:p w14:paraId="269F7B21" w14:textId="77777777" w:rsidR="000829C4" w:rsidRDefault="000829C4">
            <w:pPr>
              <w:rPr>
                <w:lang w:eastAsia="zh-Hans"/>
              </w:rPr>
            </w:pPr>
          </w:p>
        </w:tc>
        <w:tc>
          <w:tcPr>
            <w:tcW w:w="5203" w:type="dxa"/>
          </w:tcPr>
          <w:p w14:paraId="4F437A27" w14:textId="77777777" w:rsidR="000829C4" w:rsidRDefault="00000000">
            <w:pPr>
              <w:rPr>
                <w:lang w:eastAsia="zh-Hans"/>
              </w:rPr>
            </w:pPr>
            <w:r>
              <w:rPr>
                <w:rFonts w:hint="eastAsia"/>
                <w:lang w:eastAsia="zh-Hans"/>
              </w:rPr>
              <w:t>茂名市</w:t>
            </w:r>
          </w:p>
        </w:tc>
      </w:tr>
      <w:tr w:rsidR="000829C4" w14:paraId="1188011E" w14:textId="77777777">
        <w:tc>
          <w:tcPr>
            <w:tcW w:w="1190" w:type="dxa"/>
            <w:vMerge/>
          </w:tcPr>
          <w:p w14:paraId="4B30C850" w14:textId="77777777" w:rsidR="000829C4" w:rsidRDefault="000829C4">
            <w:pPr>
              <w:rPr>
                <w:lang w:eastAsia="zh-Hans"/>
              </w:rPr>
            </w:pPr>
          </w:p>
        </w:tc>
        <w:tc>
          <w:tcPr>
            <w:tcW w:w="2129" w:type="dxa"/>
            <w:vMerge/>
          </w:tcPr>
          <w:p w14:paraId="29816FEB" w14:textId="77777777" w:rsidR="000829C4" w:rsidRDefault="000829C4">
            <w:pPr>
              <w:rPr>
                <w:lang w:eastAsia="zh-Hans"/>
              </w:rPr>
            </w:pPr>
          </w:p>
        </w:tc>
        <w:tc>
          <w:tcPr>
            <w:tcW w:w="5203" w:type="dxa"/>
          </w:tcPr>
          <w:p w14:paraId="65AF4F74" w14:textId="77777777" w:rsidR="000829C4" w:rsidRDefault="00000000">
            <w:pPr>
              <w:rPr>
                <w:lang w:eastAsia="zh-Hans"/>
              </w:rPr>
            </w:pPr>
            <w:r>
              <w:rPr>
                <w:rFonts w:hint="eastAsia"/>
                <w:lang w:eastAsia="zh-Hans"/>
              </w:rPr>
              <w:t>肇庆市</w:t>
            </w:r>
          </w:p>
        </w:tc>
      </w:tr>
      <w:tr w:rsidR="000829C4" w14:paraId="4A60FDEA" w14:textId="77777777">
        <w:tc>
          <w:tcPr>
            <w:tcW w:w="1190" w:type="dxa"/>
            <w:vMerge/>
          </w:tcPr>
          <w:p w14:paraId="299F858F" w14:textId="77777777" w:rsidR="000829C4" w:rsidRDefault="000829C4">
            <w:pPr>
              <w:rPr>
                <w:lang w:eastAsia="zh-Hans"/>
              </w:rPr>
            </w:pPr>
          </w:p>
        </w:tc>
        <w:tc>
          <w:tcPr>
            <w:tcW w:w="2129" w:type="dxa"/>
            <w:vMerge/>
          </w:tcPr>
          <w:p w14:paraId="67D3987D" w14:textId="77777777" w:rsidR="000829C4" w:rsidRDefault="000829C4">
            <w:pPr>
              <w:rPr>
                <w:lang w:eastAsia="zh-Hans"/>
              </w:rPr>
            </w:pPr>
          </w:p>
        </w:tc>
        <w:tc>
          <w:tcPr>
            <w:tcW w:w="5203" w:type="dxa"/>
          </w:tcPr>
          <w:p w14:paraId="3B8DCF93" w14:textId="77777777" w:rsidR="000829C4" w:rsidRDefault="00000000">
            <w:pPr>
              <w:rPr>
                <w:lang w:eastAsia="zh-Hans"/>
              </w:rPr>
            </w:pPr>
            <w:r>
              <w:rPr>
                <w:rFonts w:hint="eastAsia"/>
                <w:lang w:eastAsia="zh-Hans"/>
              </w:rPr>
              <w:t>惠州市</w:t>
            </w:r>
          </w:p>
        </w:tc>
      </w:tr>
      <w:tr w:rsidR="000829C4" w14:paraId="2840135B" w14:textId="77777777">
        <w:tc>
          <w:tcPr>
            <w:tcW w:w="1190" w:type="dxa"/>
            <w:vMerge/>
          </w:tcPr>
          <w:p w14:paraId="05F9C6BD" w14:textId="77777777" w:rsidR="000829C4" w:rsidRDefault="000829C4">
            <w:pPr>
              <w:rPr>
                <w:lang w:eastAsia="zh-Hans"/>
              </w:rPr>
            </w:pPr>
          </w:p>
        </w:tc>
        <w:tc>
          <w:tcPr>
            <w:tcW w:w="2129" w:type="dxa"/>
            <w:vMerge/>
          </w:tcPr>
          <w:p w14:paraId="5A49F422" w14:textId="77777777" w:rsidR="000829C4" w:rsidRDefault="000829C4">
            <w:pPr>
              <w:rPr>
                <w:lang w:eastAsia="zh-Hans"/>
              </w:rPr>
            </w:pPr>
          </w:p>
        </w:tc>
        <w:tc>
          <w:tcPr>
            <w:tcW w:w="5203" w:type="dxa"/>
          </w:tcPr>
          <w:p w14:paraId="6227B463" w14:textId="77777777" w:rsidR="000829C4" w:rsidRDefault="00000000">
            <w:pPr>
              <w:rPr>
                <w:lang w:eastAsia="zh-Hans"/>
              </w:rPr>
            </w:pPr>
            <w:r>
              <w:rPr>
                <w:rFonts w:hint="eastAsia"/>
                <w:lang w:eastAsia="zh-Hans"/>
              </w:rPr>
              <w:t>梅州市</w:t>
            </w:r>
          </w:p>
        </w:tc>
      </w:tr>
      <w:tr w:rsidR="000829C4" w14:paraId="4D974FD0" w14:textId="77777777">
        <w:tc>
          <w:tcPr>
            <w:tcW w:w="1190" w:type="dxa"/>
            <w:vMerge/>
          </w:tcPr>
          <w:p w14:paraId="3D335849" w14:textId="77777777" w:rsidR="000829C4" w:rsidRDefault="000829C4">
            <w:pPr>
              <w:rPr>
                <w:lang w:eastAsia="zh-Hans"/>
              </w:rPr>
            </w:pPr>
          </w:p>
        </w:tc>
        <w:tc>
          <w:tcPr>
            <w:tcW w:w="2129" w:type="dxa"/>
            <w:vMerge/>
          </w:tcPr>
          <w:p w14:paraId="75CEB445" w14:textId="77777777" w:rsidR="000829C4" w:rsidRDefault="000829C4">
            <w:pPr>
              <w:rPr>
                <w:lang w:eastAsia="zh-Hans"/>
              </w:rPr>
            </w:pPr>
          </w:p>
        </w:tc>
        <w:tc>
          <w:tcPr>
            <w:tcW w:w="5203" w:type="dxa"/>
          </w:tcPr>
          <w:p w14:paraId="15E6AD69" w14:textId="77777777" w:rsidR="000829C4" w:rsidRDefault="00000000">
            <w:pPr>
              <w:rPr>
                <w:lang w:eastAsia="zh-Hans"/>
              </w:rPr>
            </w:pPr>
            <w:r>
              <w:rPr>
                <w:rFonts w:hint="eastAsia"/>
                <w:lang w:eastAsia="zh-Hans"/>
              </w:rPr>
              <w:t>汕尾市</w:t>
            </w:r>
          </w:p>
        </w:tc>
      </w:tr>
      <w:tr w:rsidR="000829C4" w14:paraId="1EBF54EF" w14:textId="77777777">
        <w:tc>
          <w:tcPr>
            <w:tcW w:w="1190" w:type="dxa"/>
            <w:vMerge/>
          </w:tcPr>
          <w:p w14:paraId="40DDC105" w14:textId="77777777" w:rsidR="000829C4" w:rsidRDefault="000829C4">
            <w:pPr>
              <w:rPr>
                <w:lang w:eastAsia="zh-Hans"/>
              </w:rPr>
            </w:pPr>
          </w:p>
        </w:tc>
        <w:tc>
          <w:tcPr>
            <w:tcW w:w="2129" w:type="dxa"/>
            <w:vMerge/>
          </w:tcPr>
          <w:p w14:paraId="1642AA38" w14:textId="77777777" w:rsidR="000829C4" w:rsidRDefault="000829C4">
            <w:pPr>
              <w:rPr>
                <w:lang w:eastAsia="zh-Hans"/>
              </w:rPr>
            </w:pPr>
          </w:p>
        </w:tc>
        <w:tc>
          <w:tcPr>
            <w:tcW w:w="5203" w:type="dxa"/>
          </w:tcPr>
          <w:p w14:paraId="1688F22D" w14:textId="77777777" w:rsidR="000829C4" w:rsidRDefault="00000000">
            <w:pPr>
              <w:rPr>
                <w:lang w:eastAsia="zh-Hans"/>
              </w:rPr>
            </w:pPr>
            <w:r>
              <w:rPr>
                <w:rFonts w:hint="eastAsia"/>
                <w:lang w:eastAsia="zh-Hans"/>
              </w:rPr>
              <w:t>河源市</w:t>
            </w:r>
          </w:p>
        </w:tc>
      </w:tr>
      <w:tr w:rsidR="000829C4" w14:paraId="0292C504" w14:textId="77777777">
        <w:tc>
          <w:tcPr>
            <w:tcW w:w="1190" w:type="dxa"/>
            <w:vMerge/>
          </w:tcPr>
          <w:p w14:paraId="2D2A0B39" w14:textId="77777777" w:rsidR="000829C4" w:rsidRDefault="000829C4">
            <w:pPr>
              <w:rPr>
                <w:lang w:eastAsia="zh-Hans"/>
              </w:rPr>
            </w:pPr>
          </w:p>
        </w:tc>
        <w:tc>
          <w:tcPr>
            <w:tcW w:w="2129" w:type="dxa"/>
            <w:vMerge/>
          </w:tcPr>
          <w:p w14:paraId="40FD5E9A" w14:textId="77777777" w:rsidR="000829C4" w:rsidRDefault="000829C4">
            <w:pPr>
              <w:rPr>
                <w:lang w:eastAsia="zh-Hans"/>
              </w:rPr>
            </w:pPr>
          </w:p>
        </w:tc>
        <w:tc>
          <w:tcPr>
            <w:tcW w:w="5203" w:type="dxa"/>
          </w:tcPr>
          <w:p w14:paraId="53230C11" w14:textId="77777777" w:rsidR="000829C4" w:rsidRDefault="00000000">
            <w:pPr>
              <w:rPr>
                <w:lang w:eastAsia="zh-Hans"/>
              </w:rPr>
            </w:pPr>
            <w:r>
              <w:rPr>
                <w:rFonts w:hint="eastAsia"/>
                <w:lang w:eastAsia="zh-Hans"/>
              </w:rPr>
              <w:t>阳江市</w:t>
            </w:r>
          </w:p>
        </w:tc>
      </w:tr>
      <w:tr w:rsidR="000829C4" w14:paraId="75486F04" w14:textId="77777777">
        <w:tc>
          <w:tcPr>
            <w:tcW w:w="1190" w:type="dxa"/>
            <w:vMerge/>
          </w:tcPr>
          <w:p w14:paraId="539CDFF3" w14:textId="77777777" w:rsidR="000829C4" w:rsidRDefault="000829C4">
            <w:pPr>
              <w:rPr>
                <w:lang w:eastAsia="zh-Hans"/>
              </w:rPr>
            </w:pPr>
          </w:p>
        </w:tc>
        <w:tc>
          <w:tcPr>
            <w:tcW w:w="2129" w:type="dxa"/>
            <w:vMerge/>
          </w:tcPr>
          <w:p w14:paraId="444861A5" w14:textId="77777777" w:rsidR="000829C4" w:rsidRDefault="000829C4">
            <w:pPr>
              <w:rPr>
                <w:lang w:eastAsia="zh-Hans"/>
              </w:rPr>
            </w:pPr>
          </w:p>
        </w:tc>
        <w:tc>
          <w:tcPr>
            <w:tcW w:w="5203" w:type="dxa"/>
          </w:tcPr>
          <w:p w14:paraId="27D6C4CB" w14:textId="77777777" w:rsidR="000829C4" w:rsidRDefault="00000000">
            <w:pPr>
              <w:rPr>
                <w:lang w:eastAsia="zh-Hans"/>
              </w:rPr>
            </w:pPr>
            <w:r>
              <w:rPr>
                <w:rFonts w:hint="eastAsia"/>
                <w:lang w:eastAsia="zh-Hans"/>
              </w:rPr>
              <w:t>清远市</w:t>
            </w:r>
          </w:p>
        </w:tc>
      </w:tr>
      <w:tr w:rsidR="000829C4" w14:paraId="5EDD96E4" w14:textId="77777777">
        <w:tc>
          <w:tcPr>
            <w:tcW w:w="1190" w:type="dxa"/>
            <w:vMerge/>
          </w:tcPr>
          <w:p w14:paraId="76D7F365" w14:textId="77777777" w:rsidR="000829C4" w:rsidRDefault="000829C4">
            <w:pPr>
              <w:rPr>
                <w:lang w:eastAsia="zh-Hans"/>
              </w:rPr>
            </w:pPr>
          </w:p>
        </w:tc>
        <w:tc>
          <w:tcPr>
            <w:tcW w:w="2129" w:type="dxa"/>
            <w:vMerge/>
          </w:tcPr>
          <w:p w14:paraId="55A16F23" w14:textId="77777777" w:rsidR="000829C4" w:rsidRDefault="000829C4">
            <w:pPr>
              <w:rPr>
                <w:lang w:eastAsia="zh-Hans"/>
              </w:rPr>
            </w:pPr>
          </w:p>
        </w:tc>
        <w:tc>
          <w:tcPr>
            <w:tcW w:w="5203" w:type="dxa"/>
          </w:tcPr>
          <w:p w14:paraId="2D317EE3" w14:textId="77777777" w:rsidR="000829C4" w:rsidRDefault="00000000">
            <w:pPr>
              <w:rPr>
                <w:lang w:eastAsia="zh-Hans"/>
              </w:rPr>
            </w:pPr>
            <w:r>
              <w:rPr>
                <w:rFonts w:hint="eastAsia"/>
                <w:lang w:eastAsia="zh-Hans"/>
              </w:rPr>
              <w:t>东莞市</w:t>
            </w:r>
          </w:p>
        </w:tc>
      </w:tr>
      <w:tr w:rsidR="000829C4" w14:paraId="1EB1FD25" w14:textId="77777777">
        <w:tc>
          <w:tcPr>
            <w:tcW w:w="1190" w:type="dxa"/>
            <w:vMerge/>
          </w:tcPr>
          <w:p w14:paraId="75F28D27" w14:textId="77777777" w:rsidR="000829C4" w:rsidRDefault="000829C4">
            <w:pPr>
              <w:rPr>
                <w:lang w:eastAsia="zh-Hans"/>
              </w:rPr>
            </w:pPr>
          </w:p>
        </w:tc>
        <w:tc>
          <w:tcPr>
            <w:tcW w:w="2129" w:type="dxa"/>
            <w:vMerge/>
          </w:tcPr>
          <w:p w14:paraId="751E19AF" w14:textId="77777777" w:rsidR="000829C4" w:rsidRDefault="000829C4">
            <w:pPr>
              <w:rPr>
                <w:lang w:eastAsia="zh-Hans"/>
              </w:rPr>
            </w:pPr>
          </w:p>
        </w:tc>
        <w:tc>
          <w:tcPr>
            <w:tcW w:w="5203" w:type="dxa"/>
          </w:tcPr>
          <w:p w14:paraId="1ECC4CFB" w14:textId="77777777" w:rsidR="000829C4" w:rsidRDefault="00000000">
            <w:pPr>
              <w:rPr>
                <w:lang w:eastAsia="zh-Hans"/>
              </w:rPr>
            </w:pPr>
            <w:r>
              <w:rPr>
                <w:rFonts w:hint="eastAsia"/>
                <w:lang w:eastAsia="zh-Hans"/>
              </w:rPr>
              <w:t>中山市</w:t>
            </w:r>
          </w:p>
        </w:tc>
      </w:tr>
      <w:tr w:rsidR="000829C4" w14:paraId="39A798DA" w14:textId="77777777">
        <w:tc>
          <w:tcPr>
            <w:tcW w:w="1190" w:type="dxa"/>
            <w:vMerge/>
          </w:tcPr>
          <w:p w14:paraId="2D49449E" w14:textId="77777777" w:rsidR="000829C4" w:rsidRDefault="000829C4">
            <w:pPr>
              <w:rPr>
                <w:lang w:eastAsia="zh-Hans"/>
              </w:rPr>
            </w:pPr>
          </w:p>
        </w:tc>
        <w:tc>
          <w:tcPr>
            <w:tcW w:w="2129" w:type="dxa"/>
            <w:vMerge/>
          </w:tcPr>
          <w:p w14:paraId="6EDA2282" w14:textId="77777777" w:rsidR="000829C4" w:rsidRDefault="000829C4">
            <w:pPr>
              <w:rPr>
                <w:lang w:eastAsia="zh-Hans"/>
              </w:rPr>
            </w:pPr>
          </w:p>
        </w:tc>
        <w:tc>
          <w:tcPr>
            <w:tcW w:w="5203" w:type="dxa"/>
          </w:tcPr>
          <w:p w14:paraId="416ACF83" w14:textId="77777777" w:rsidR="000829C4" w:rsidRDefault="00000000">
            <w:pPr>
              <w:rPr>
                <w:lang w:eastAsia="zh-Hans"/>
              </w:rPr>
            </w:pPr>
            <w:r>
              <w:rPr>
                <w:rFonts w:hint="eastAsia"/>
                <w:lang w:eastAsia="zh-Hans"/>
              </w:rPr>
              <w:t>潮州市</w:t>
            </w:r>
          </w:p>
        </w:tc>
      </w:tr>
      <w:tr w:rsidR="000829C4" w14:paraId="09388E1B" w14:textId="77777777">
        <w:tc>
          <w:tcPr>
            <w:tcW w:w="1190" w:type="dxa"/>
            <w:vMerge/>
          </w:tcPr>
          <w:p w14:paraId="6D9FA8E0" w14:textId="77777777" w:rsidR="000829C4" w:rsidRDefault="000829C4">
            <w:pPr>
              <w:rPr>
                <w:lang w:eastAsia="zh-Hans"/>
              </w:rPr>
            </w:pPr>
          </w:p>
        </w:tc>
        <w:tc>
          <w:tcPr>
            <w:tcW w:w="2129" w:type="dxa"/>
            <w:vMerge/>
          </w:tcPr>
          <w:p w14:paraId="211E96BB" w14:textId="77777777" w:rsidR="000829C4" w:rsidRDefault="000829C4">
            <w:pPr>
              <w:rPr>
                <w:lang w:eastAsia="zh-Hans"/>
              </w:rPr>
            </w:pPr>
          </w:p>
        </w:tc>
        <w:tc>
          <w:tcPr>
            <w:tcW w:w="5203" w:type="dxa"/>
          </w:tcPr>
          <w:p w14:paraId="2D89596E" w14:textId="77777777" w:rsidR="000829C4" w:rsidRDefault="00000000">
            <w:pPr>
              <w:rPr>
                <w:lang w:eastAsia="zh-Hans"/>
              </w:rPr>
            </w:pPr>
            <w:r>
              <w:rPr>
                <w:rFonts w:hint="eastAsia"/>
                <w:lang w:eastAsia="zh-Hans"/>
              </w:rPr>
              <w:t>揭阳市</w:t>
            </w:r>
          </w:p>
        </w:tc>
      </w:tr>
      <w:tr w:rsidR="000829C4" w14:paraId="01CE04BD" w14:textId="77777777">
        <w:tc>
          <w:tcPr>
            <w:tcW w:w="1190" w:type="dxa"/>
            <w:vMerge/>
          </w:tcPr>
          <w:p w14:paraId="59B05DAD" w14:textId="77777777" w:rsidR="000829C4" w:rsidRDefault="000829C4">
            <w:pPr>
              <w:rPr>
                <w:lang w:eastAsia="zh-Hans"/>
              </w:rPr>
            </w:pPr>
          </w:p>
        </w:tc>
        <w:tc>
          <w:tcPr>
            <w:tcW w:w="2129" w:type="dxa"/>
            <w:vMerge/>
          </w:tcPr>
          <w:p w14:paraId="5E0694B5" w14:textId="77777777" w:rsidR="000829C4" w:rsidRDefault="000829C4">
            <w:pPr>
              <w:rPr>
                <w:lang w:eastAsia="zh-Hans"/>
              </w:rPr>
            </w:pPr>
          </w:p>
        </w:tc>
        <w:tc>
          <w:tcPr>
            <w:tcW w:w="5203" w:type="dxa"/>
          </w:tcPr>
          <w:p w14:paraId="3D83BBF2" w14:textId="77777777" w:rsidR="000829C4" w:rsidRDefault="00000000">
            <w:pPr>
              <w:rPr>
                <w:lang w:eastAsia="zh-Hans"/>
              </w:rPr>
            </w:pPr>
            <w:r>
              <w:rPr>
                <w:rFonts w:hint="eastAsia"/>
                <w:lang w:eastAsia="zh-Hans"/>
              </w:rPr>
              <w:t>云浮市</w:t>
            </w:r>
          </w:p>
        </w:tc>
      </w:tr>
      <w:tr w:rsidR="000829C4" w14:paraId="4F86D314" w14:textId="77777777">
        <w:tc>
          <w:tcPr>
            <w:tcW w:w="1190" w:type="dxa"/>
            <w:vMerge/>
          </w:tcPr>
          <w:p w14:paraId="5798879F" w14:textId="77777777" w:rsidR="000829C4" w:rsidRDefault="000829C4">
            <w:pPr>
              <w:rPr>
                <w:lang w:eastAsia="zh-Hans"/>
              </w:rPr>
            </w:pPr>
          </w:p>
        </w:tc>
        <w:tc>
          <w:tcPr>
            <w:tcW w:w="2129" w:type="dxa"/>
            <w:vMerge w:val="restart"/>
          </w:tcPr>
          <w:p w14:paraId="1197CB1D" w14:textId="77777777" w:rsidR="000829C4" w:rsidRDefault="00000000">
            <w:pPr>
              <w:rPr>
                <w:lang w:eastAsia="zh-Hans"/>
              </w:rPr>
            </w:pPr>
            <w:r>
              <w:rPr>
                <w:rFonts w:hint="eastAsia"/>
                <w:lang w:eastAsia="zh-Hans"/>
              </w:rPr>
              <w:t>江苏省</w:t>
            </w:r>
          </w:p>
        </w:tc>
        <w:tc>
          <w:tcPr>
            <w:tcW w:w="5203" w:type="dxa"/>
          </w:tcPr>
          <w:p w14:paraId="0757D4AE" w14:textId="77777777" w:rsidR="000829C4" w:rsidRDefault="00000000">
            <w:pPr>
              <w:rPr>
                <w:lang w:eastAsia="zh-Hans"/>
              </w:rPr>
            </w:pPr>
            <w:r>
              <w:rPr>
                <w:rFonts w:hint="eastAsia"/>
                <w:lang w:eastAsia="zh-Hans"/>
              </w:rPr>
              <w:t>省级法规</w:t>
            </w:r>
          </w:p>
        </w:tc>
      </w:tr>
      <w:tr w:rsidR="000829C4" w14:paraId="5D4AE8B7" w14:textId="77777777">
        <w:tc>
          <w:tcPr>
            <w:tcW w:w="1190" w:type="dxa"/>
            <w:vMerge/>
          </w:tcPr>
          <w:p w14:paraId="025C8521" w14:textId="77777777" w:rsidR="000829C4" w:rsidRDefault="000829C4">
            <w:pPr>
              <w:rPr>
                <w:lang w:eastAsia="zh-Hans"/>
              </w:rPr>
            </w:pPr>
          </w:p>
        </w:tc>
        <w:tc>
          <w:tcPr>
            <w:tcW w:w="2129" w:type="dxa"/>
            <w:vMerge/>
          </w:tcPr>
          <w:p w14:paraId="326BF4D1" w14:textId="77777777" w:rsidR="000829C4" w:rsidRDefault="000829C4">
            <w:pPr>
              <w:rPr>
                <w:lang w:eastAsia="zh-Hans"/>
              </w:rPr>
            </w:pPr>
          </w:p>
        </w:tc>
        <w:tc>
          <w:tcPr>
            <w:tcW w:w="5203" w:type="dxa"/>
          </w:tcPr>
          <w:p w14:paraId="729BC7BF" w14:textId="77777777" w:rsidR="000829C4" w:rsidRDefault="00000000">
            <w:pPr>
              <w:rPr>
                <w:lang w:eastAsia="zh-Hans"/>
              </w:rPr>
            </w:pPr>
            <w:r>
              <w:rPr>
                <w:rFonts w:hint="eastAsia"/>
                <w:lang w:eastAsia="zh-Hans"/>
              </w:rPr>
              <w:t>南京市</w:t>
            </w:r>
          </w:p>
        </w:tc>
      </w:tr>
      <w:tr w:rsidR="000829C4" w14:paraId="16242D29" w14:textId="77777777">
        <w:tc>
          <w:tcPr>
            <w:tcW w:w="1190" w:type="dxa"/>
            <w:vMerge/>
          </w:tcPr>
          <w:p w14:paraId="1DCE97EA" w14:textId="77777777" w:rsidR="000829C4" w:rsidRDefault="000829C4">
            <w:pPr>
              <w:rPr>
                <w:lang w:eastAsia="zh-Hans"/>
              </w:rPr>
            </w:pPr>
          </w:p>
        </w:tc>
        <w:tc>
          <w:tcPr>
            <w:tcW w:w="2129" w:type="dxa"/>
            <w:vMerge/>
          </w:tcPr>
          <w:p w14:paraId="19A6A0E9" w14:textId="77777777" w:rsidR="000829C4" w:rsidRDefault="000829C4">
            <w:pPr>
              <w:rPr>
                <w:lang w:eastAsia="zh-Hans"/>
              </w:rPr>
            </w:pPr>
          </w:p>
        </w:tc>
        <w:tc>
          <w:tcPr>
            <w:tcW w:w="5203" w:type="dxa"/>
          </w:tcPr>
          <w:p w14:paraId="2877C743" w14:textId="77777777" w:rsidR="000829C4" w:rsidRDefault="00000000">
            <w:pPr>
              <w:rPr>
                <w:lang w:eastAsia="zh-Hans"/>
              </w:rPr>
            </w:pPr>
            <w:r>
              <w:rPr>
                <w:rFonts w:hint="eastAsia"/>
                <w:lang w:eastAsia="zh-Hans"/>
              </w:rPr>
              <w:t>无锡市</w:t>
            </w:r>
          </w:p>
        </w:tc>
      </w:tr>
      <w:tr w:rsidR="000829C4" w14:paraId="5CA39E4A" w14:textId="77777777">
        <w:tc>
          <w:tcPr>
            <w:tcW w:w="1190" w:type="dxa"/>
            <w:vMerge/>
          </w:tcPr>
          <w:p w14:paraId="04E52CE1" w14:textId="77777777" w:rsidR="000829C4" w:rsidRDefault="000829C4">
            <w:pPr>
              <w:rPr>
                <w:lang w:eastAsia="zh-Hans"/>
              </w:rPr>
            </w:pPr>
          </w:p>
        </w:tc>
        <w:tc>
          <w:tcPr>
            <w:tcW w:w="2129" w:type="dxa"/>
            <w:vMerge/>
          </w:tcPr>
          <w:p w14:paraId="66F762F1" w14:textId="77777777" w:rsidR="000829C4" w:rsidRDefault="000829C4">
            <w:pPr>
              <w:rPr>
                <w:lang w:eastAsia="zh-Hans"/>
              </w:rPr>
            </w:pPr>
          </w:p>
        </w:tc>
        <w:tc>
          <w:tcPr>
            <w:tcW w:w="5203" w:type="dxa"/>
          </w:tcPr>
          <w:p w14:paraId="3B9BA206" w14:textId="77777777" w:rsidR="000829C4" w:rsidRDefault="00000000">
            <w:pPr>
              <w:rPr>
                <w:lang w:eastAsia="zh-Hans"/>
              </w:rPr>
            </w:pPr>
            <w:r>
              <w:rPr>
                <w:rFonts w:hint="eastAsia"/>
                <w:lang w:eastAsia="zh-Hans"/>
              </w:rPr>
              <w:t>徐州市</w:t>
            </w:r>
          </w:p>
        </w:tc>
      </w:tr>
      <w:tr w:rsidR="000829C4" w14:paraId="49CD03E3" w14:textId="77777777">
        <w:tc>
          <w:tcPr>
            <w:tcW w:w="1190" w:type="dxa"/>
            <w:vMerge/>
          </w:tcPr>
          <w:p w14:paraId="0BFC5C1F" w14:textId="77777777" w:rsidR="000829C4" w:rsidRDefault="000829C4">
            <w:pPr>
              <w:rPr>
                <w:lang w:eastAsia="zh-Hans"/>
              </w:rPr>
            </w:pPr>
          </w:p>
        </w:tc>
        <w:tc>
          <w:tcPr>
            <w:tcW w:w="2129" w:type="dxa"/>
            <w:vMerge/>
          </w:tcPr>
          <w:p w14:paraId="6B66BF91" w14:textId="77777777" w:rsidR="000829C4" w:rsidRDefault="000829C4">
            <w:pPr>
              <w:rPr>
                <w:lang w:eastAsia="zh-Hans"/>
              </w:rPr>
            </w:pPr>
          </w:p>
        </w:tc>
        <w:tc>
          <w:tcPr>
            <w:tcW w:w="5203" w:type="dxa"/>
          </w:tcPr>
          <w:p w14:paraId="5FD00141" w14:textId="77777777" w:rsidR="000829C4" w:rsidRDefault="00000000">
            <w:pPr>
              <w:rPr>
                <w:lang w:eastAsia="zh-Hans"/>
              </w:rPr>
            </w:pPr>
            <w:r>
              <w:rPr>
                <w:rFonts w:hint="eastAsia"/>
                <w:lang w:eastAsia="zh-Hans"/>
              </w:rPr>
              <w:t>常州市</w:t>
            </w:r>
          </w:p>
        </w:tc>
      </w:tr>
      <w:tr w:rsidR="000829C4" w14:paraId="54EFDB90" w14:textId="77777777">
        <w:tc>
          <w:tcPr>
            <w:tcW w:w="1190" w:type="dxa"/>
            <w:vMerge/>
          </w:tcPr>
          <w:p w14:paraId="591AFD2C" w14:textId="77777777" w:rsidR="000829C4" w:rsidRDefault="000829C4">
            <w:pPr>
              <w:rPr>
                <w:lang w:eastAsia="zh-Hans"/>
              </w:rPr>
            </w:pPr>
          </w:p>
        </w:tc>
        <w:tc>
          <w:tcPr>
            <w:tcW w:w="2129" w:type="dxa"/>
            <w:vMerge/>
          </w:tcPr>
          <w:p w14:paraId="7B6F556D" w14:textId="77777777" w:rsidR="000829C4" w:rsidRDefault="000829C4">
            <w:pPr>
              <w:rPr>
                <w:lang w:eastAsia="zh-Hans"/>
              </w:rPr>
            </w:pPr>
          </w:p>
        </w:tc>
        <w:tc>
          <w:tcPr>
            <w:tcW w:w="5203" w:type="dxa"/>
          </w:tcPr>
          <w:p w14:paraId="792D2BA2" w14:textId="77777777" w:rsidR="000829C4" w:rsidRDefault="00000000">
            <w:pPr>
              <w:rPr>
                <w:lang w:eastAsia="zh-Hans"/>
              </w:rPr>
            </w:pPr>
            <w:r>
              <w:rPr>
                <w:rFonts w:hint="eastAsia"/>
                <w:lang w:eastAsia="zh-Hans"/>
              </w:rPr>
              <w:t>苏州市</w:t>
            </w:r>
          </w:p>
        </w:tc>
      </w:tr>
      <w:tr w:rsidR="000829C4" w14:paraId="79D54AAB" w14:textId="77777777">
        <w:tc>
          <w:tcPr>
            <w:tcW w:w="1190" w:type="dxa"/>
            <w:vMerge/>
          </w:tcPr>
          <w:p w14:paraId="10C70AF1" w14:textId="77777777" w:rsidR="000829C4" w:rsidRDefault="000829C4">
            <w:pPr>
              <w:rPr>
                <w:lang w:eastAsia="zh-Hans"/>
              </w:rPr>
            </w:pPr>
          </w:p>
        </w:tc>
        <w:tc>
          <w:tcPr>
            <w:tcW w:w="2129" w:type="dxa"/>
            <w:vMerge/>
          </w:tcPr>
          <w:p w14:paraId="3EFB7B0B" w14:textId="77777777" w:rsidR="000829C4" w:rsidRDefault="000829C4">
            <w:pPr>
              <w:rPr>
                <w:lang w:eastAsia="zh-Hans"/>
              </w:rPr>
            </w:pPr>
          </w:p>
        </w:tc>
        <w:tc>
          <w:tcPr>
            <w:tcW w:w="5203" w:type="dxa"/>
          </w:tcPr>
          <w:p w14:paraId="50AC3760" w14:textId="77777777" w:rsidR="000829C4" w:rsidRDefault="00000000">
            <w:pPr>
              <w:rPr>
                <w:lang w:eastAsia="zh-Hans"/>
              </w:rPr>
            </w:pPr>
            <w:r>
              <w:rPr>
                <w:rFonts w:hint="eastAsia"/>
                <w:lang w:eastAsia="zh-Hans"/>
              </w:rPr>
              <w:t>南通市</w:t>
            </w:r>
          </w:p>
        </w:tc>
      </w:tr>
      <w:tr w:rsidR="000829C4" w14:paraId="566CAE58" w14:textId="77777777">
        <w:tc>
          <w:tcPr>
            <w:tcW w:w="1190" w:type="dxa"/>
            <w:vMerge/>
          </w:tcPr>
          <w:p w14:paraId="069E7870" w14:textId="77777777" w:rsidR="000829C4" w:rsidRDefault="000829C4">
            <w:pPr>
              <w:rPr>
                <w:lang w:eastAsia="zh-Hans"/>
              </w:rPr>
            </w:pPr>
          </w:p>
        </w:tc>
        <w:tc>
          <w:tcPr>
            <w:tcW w:w="2129" w:type="dxa"/>
            <w:vMerge/>
          </w:tcPr>
          <w:p w14:paraId="087F0CF9" w14:textId="77777777" w:rsidR="000829C4" w:rsidRDefault="000829C4">
            <w:pPr>
              <w:rPr>
                <w:lang w:eastAsia="zh-Hans"/>
              </w:rPr>
            </w:pPr>
          </w:p>
        </w:tc>
        <w:tc>
          <w:tcPr>
            <w:tcW w:w="5203" w:type="dxa"/>
          </w:tcPr>
          <w:p w14:paraId="0D216D59" w14:textId="77777777" w:rsidR="000829C4" w:rsidRDefault="00000000">
            <w:pPr>
              <w:rPr>
                <w:lang w:eastAsia="zh-Hans"/>
              </w:rPr>
            </w:pPr>
            <w:r>
              <w:rPr>
                <w:rFonts w:hint="eastAsia"/>
                <w:lang w:eastAsia="zh-Hans"/>
              </w:rPr>
              <w:t>连云港市</w:t>
            </w:r>
          </w:p>
        </w:tc>
      </w:tr>
      <w:tr w:rsidR="000829C4" w14:paraId="0AA81186" w14:textId="77777777">
        <w:tc>
          <w:tcPr>
            <w:tcW w:w="1190" w:type="dxa"/>
            <w:vMerge/>
          </w:tcPr>
          <w:p w14:paraId="22695CF5" w14:textId="77777777" w:rsidR="000829C4" w:rsidRDefault="000829C4">
            <w:pPr>
              <w:rPr>
                <w:lang w:eastAsia="zh-Hans"/>
              </w:rPr>
            </w:pPr>
          </w:p>
        </w:tc>
        <w:tc>
          <w:tcPr>
            <w:tcW w:w="2129" w:type="dxa"/>
            <w:vMerge/>
          </w:tcPr>
          <w:p w14:paraId="3F1FE790" w14:textId="77777777" w:rsidR="000829C4" w:rsidRDefault="000829C4">
            <w:pPr>
              <w:rPr>
                <w:lang w:eastAsia="zh-Hans"/>
              </w:rPr>
            </w:pPr>
          </w:p>
        </w:tc>
        <w:tc>
          <w:tcPr>
            <w:tcW w:w="5203" w:type="dxa"/>
          </w:tcPr>
          <w:p w14:paraId="460360DE" w14:textId="77777777" w:rsidR="000829C4" w:rsidRDefault="00000000">
            <w:pPr>
              <w:rPr>
                <w:lang w:eastAsia="zh-Hans"/>
              </w:rPr>
            </w:pPr>
            <w:r>
              <w:rPr>
                <w:rFonts w:hint="eastAsia"/>
                <w:lang w:eastAsia="zh-Hans"/>
              </w:rPr>
              <w:t>淮安市</w:t>
            </w:r>
          </w:p>
        </w:tc>
      </w:tr>
      <w:tr w:rsidR="000829C4" w14:paraId="4497ED6B" w14:textId="77777777">
        <w:tc>
          <w:tcPr>
            <w:tcW w:w="1190" w:type="dxa"/>
            <w:vMerge/>
          </w:tcPr>
          <w:p w14:paraId="6CB4F23B" w14:textId="77777777" w:rsidR="000829C4" w:rsidRDefault="000829C4">
            <w:pPr>
              <w:rPr>
                <w:lang w:eastAsia="zh-Hans"/>
              </w:rPr>
            </w:pPr>
          </w:p>
        </w:tc>
        <w:tc>
          <w:tcPr>
            <w:tcW w:w="2129" w:type="dxa"/>
            <w:vMerge/>
          </w:tcPr>
          <w:p w14:paraId="74BDB63E" w14:textId="77777777" w:rsidR="000829C4" w:rsidRDefault="000829C4">
            <w:pPr>
              <w:rPr>
                <w:lang w:eastAsia="zh-Hans"/>
              </w:rPr>
            </w:pPr>
          </w:p>
        </w:tc>
        <w:tc>
          <w:tcPr>
            <w:tcW w:w="5203" w:type="dxa"/>
          </w:tcPr>
          <w:p w14:paraId="2D056F9F" w14:textId="77777777" w:rsidR="000829C4" w:rsidRDefault="00000000">
            <w:pPr>
              <w:rPr>
                <w:lang w:eastAsia="zh-Hans"/>
              </w:rPr>
            </w:pPr>
            <w:r>
              <w:rPr>
                <w:rFonts w:hint="eastAsia"/>
                <w:lang w:eastAsia="zh-Hans"/>
              </w:rPr>
              <w:t>盐城市</w:t>
            </w:r>
          </w:p>
        </w:tc>
      </w:tr>
      <w:tr w:rsidR="000829C4" w14:paraId="781363F5" w14:textId="77777777">
        <w:tc>
          <w:tcPr>
            <w:tcW w:w="1190" w:type="dxa"/>
            <w:vMerge/>
          </w:tcPr>
          <w:p w14:paraId="137C06BA" w14:textId="77777777" w:rsidR="000829C4" w:rsidRDefault="000829C4">
            <w:pPr>
              <w:rPr>
                <w:lang w:eastAsia="zh-Hans"/>
              </w:rPr>
            </w:pPr>
          </w:p>
        </w:tc>
        <w:tc>
          <w:tcPr>
            <w:tcW w:w="2129" w:type="dxa"/>
            <w:vMerge/>
          </w:tcPr>
          <w:p w14:paraId="181AD3C8" w14:textId="77777777" w:rsidR="000829C4" w:rsidRDefault="000829C4">
            <w:pPr>
              <w:rPr>
                <w:lang w:eastAsia="zh-Hans"/>
              </w:rPr>
            </w:pPr>
          </w:p>
        </w:tc>
        <w:tc>
          <w:tcPr>
            <w:tcW w:w="5203" w:type="dxa"/>
          </w:tcPr>
          <w:p w14:paraId="583B5AB3" w14:textId="77777777" w:rsidR="000829C4" w:rsidRDefault="00000000">
            <w:pPr>
              <w:rPr>
                <w:lang w:eastAsia="zh-Hans"/>
              </w:rPr>
            </w:pPr>
            <w:r>
              <w:rPr>
                <w:rFonts w:hint="eastAsia"/>
                <w:lang w:eastAsia="zh-Hans"/>
              </w:rPr>
              <w:t>扬州市</w:t>
            </w:r>
          </w:p>
        </w:tc>
      </w:tr>
      <w:tr w:rsidR="000829C4" w14:paraId="2D561CD1" w14:textId="77777777">
        <w:tc>
          <w:tcPr>
            <w:tcW w:w="1190" w:type="dxa"/>
            <w:vMerge/>
          </w:tcPr>
          <w:p w14:paraId="1AEEB387" w14:textId="77777777" w:rsidR="000829C4" w:rsidRDefault="000829C4">
            <w:pPr>
              <w:rPr>
                <w:lang w:eastAsia="zh-Hans"/>
              </w:rPr>
            </w:pPr>
          </w:p>
        </w:tc>
        <w:tc>
          <w:tcPr>
            <w:tcW w:w="2129" w:type="dxa"/>
            <w:vMerge/>
          </w:tcPr>
          <w:p w14:paraId="526A0FE5" w14:textId="77777777" w:rsidR="000829C4" w:rsidRDefault="000829C4">
            <w:pPr>
              <w:rPr>
                <w:lang w:eastAsia="zh-Hans"/>
              </w:rPr>
            </w:pPr>
          </w:p>
        </w:tc>
        <w:tc>
          <w:tcPr>
            <w:tcW w:w="5203" w:type="dxa"/>
          </w:tcPr>
          <w:p w14:paraId="49F09377" w14:textId="77777777" w:rsidR="000829C4" w:rsidRDefault="00000000">
            <w:pPr>
              <w:rPr>
                <w:lang w:eastAsia="zh-Hans"/>
              </w:rPr>
            </w:pPr>
            <w:r>
              <w:rPr>
                <w:rFonts w:hint="eastAsia"/>
                <w:lang w:eastAsia="zh-Hans"/>
              </w:rPr>
              <w:t>镇江市</w:t>
            </w:r>
          </w:p>
        </w:tc>
      </w:tr>
      <w:tr w:rsidR="000829C4" w14:paraId="1649489B" w14:textId="77777777">
        <w:tc>
          <w:tcPr>
            <w:tcW w:w="1190" w:type="dxa"/>
            <w:vMerge/>
          </w:tcPr>
          <w:p w14:paraId="5B9C3692" w14:textId="77777777" w:rsidR="000829C4" w:rsidRDefault="000829C4">
            <w:pPr>
              <w:rPr>
                <w:lang w:eastAsia="zh-Hans"/>
              </w:rPr>
            </w:pPr>
          </w:p>
        </w:tc>
        <w:tc>
          <w:tcPr>
            <w:tcW w:w="2129" w:type="dxa"/>
            <w:vMerge/>
          </w:tcPr>
          <w:p w14:paraId="12E6652B" w14:textId="77777777" w:rsidR="000829C4" w:rsidRDefault="000829C4">
            <w:pPr>
              <w:rPr>
                <w:lang w:eastAsia="zh-Hans"/>
              </w:rPr>
            </w:pPr>
          </w:p>
        </w:tc>
        <w:tc>
          <w:tcPr>
            <w:tcW w:w="5203" w:type="dxa"/>
          </w:tcPr>
          <w:p w14:paraId="2BC3EC34" w14:textId="77777777" w:rsidR="000829C4" w:rsidRDefault="00000000">
            <w:pPr>
              <w:rPr>
                <w:lang w:eastAsia="zh-Hans"/>
              </w:rPr>
            </w:pPr>
            <w:r>
              <w:rPr>
                <w:rFonts w:hint="eastAsia"/>
                <w:lang w:eastAsia="zh-Hans"/>
              </w:rPr>
              <w:t>泰州市</w:t>
            </w:r>
          </w:p>
        </w:tc>
      </w:tr>
      <w:tr w:rsidR="000829C4" w14:paraId="7EB89F8C" w14:textId="77777777">
        <w:tc>
          <w:tcPr>
            <w:tcW w:w="1190" w:type="dxa"/>
            <w:vMerge/>
          </w:tcPr>
          <w:p w14:paraId="14732140" w14:textId="77777777" w:rsidR="000829C4" w:rsidRDefault="000829C4">
            <w:pPr>
              <w:rPr>
                <w:lang w:eastAsia="zh-Hans"/>
              </w:rPr>
            </w:pPr>
          </w:p>
        </w:tc>
        <w:tc>
          <w:tcPr>
            <w:tcW w:w="2129" w:type="dxa"/>
            <w:vMerge/>
          </w:tcPr>
          <w:p w14:paraId="1FCF5DE8" w14:textId="77777777" w:rsidR="000829C4" w:rsidRDefault="000829C4">
            <w:pPr>
              <w:rPr>
                <w:lang w:eastAsia="zh-Hans"/>
              </w:rPr>
            </w:pPr>
          </w:p>
        </w:tc>
        <w:tc>
          <w:tcPr>
            <w:tcW w:w="5203" w:type="dxa"/>
          </w:tcPr>
          <w:p w14:paraId="715255F6" w14:textId="77777777" w:rsidR="000829C4" w:rsidRDefault="00000000">
            <w:pPr>
              <w:rPr>
                <w:lang w:eastAsia="zh-Hans"/>
              </w:rPr>
            </w:pPr>
            <w:r>
              <w:rPr>
                <w:rFonts w:hint="eastAsia"/>
                <w:lang w:eastAsia="zh-Hans"/>
              </w:rPr>
              <w:t>宿迁市</w:t>
            </w:r>
          </w:p>
        </w:tc>
      </w:tr>
      <w:tr w:rsidR="000829C4" w14:paraId="6E8B1138" w14:textId="77777777">
        <w:tc>
          <w:tcPr>
            <w:tcW w:w="1190" w:type="dxa"/>
            <w:vMerge/>
          </w:tcPr>
          <w:p w14:paraId="0BCDAE55" w14:textId="77777777" w:rsidR="000829C4" w:rsidRDefault="000829C4">
            <w:pPr>
              <w:rPr>
                <w:lang w:eastAsia="zh-Hans"/>
              </w:rPr>
            </w:pPr>
          </w:p>
        </w:tc>
        <w:tc>
          <w:tcPr>
            <w:tcW w:w="2129" w:type="dxa"/>
            <w:vMerge w:val="restart"/>
          </w:tcPr>
          <w:p w14:paraId="6CA598B7" w14:textId="77777777" w:rsidR="000829C4" w:rsidRDefault="00000000">
            <w:pPr>
              <w:rPr>
                <w:lang w:eastAsia="zh-Hans"/>
              </w:rPr>
            </w:pPr>
            <w:r>
              <w:rPr>
                <w:rFonts w:hint="eastAsia"/>
                <w:lang w:eastAsia="zh-Hans"/>
              </w:rPr>
              <w:t>浙江省</w:t>
            </w:r>
          </w:p>
        </w:tc>
        <w:tc>
          <w:tcPr>
            <w:tcW w:w="5203" w:type="dxa"/>
          </w:tcPr>
          <w:p w14:paraId="27E09A45" w14:textId="77777777" w:rsidR="000829C4" w:rsidRDefault="00000000">
            <w:pPr>
              <w:rPr>
                <w:lang w:eastAsia="zh-Hans"/>
              </w:rPr>
            </w:pPr>
            <w:r>
              <w:rPr>
                <w:rFonts w:hint="eastAsia"/>
                <w:lang w:eastAsia="zh-Hans"/>
              </w:rPr>
              <w:t>省级法规</w:t>
            </w:r>
          </w:p>
        </w:tc>
      </w:tr>
      <w:tr w:rsidR="000829C4" w14:paraId="2C3D6ECE" w14:textId="77777777">
        <w:tc>
          <w:tcPr>
            <w:tcW w:w="1190" w:type="dxa"/>
            <w:vMerge/>
          </w:tcPr>
          <w:p w14:paraId="68208E79" w14:textId="77777777" w:rsidR="000829C4" w:rsidRDefault="000829C4">
            <w:pPr>
              <w:rPr>
                <w:lang w:eastAsia="zh-Hans"/>
              </w:rPr>
            </w:pPr>
          </w:p>
        </w:tc>
        <w:tc>
          <w:tcPr>
            <w:tcW w:w="2129" w:type="dxa"/>
            <w:vMerge/>
          </w:tcPr>
          <w:p w14:paraId="44069EFC" w14:textId="77777777" w:rsidR="000829C4" w:rsidRDefault="000829C4">
            <w:pPr>
              <w:rPr>
                <w:lang w:eastAsia="zh-Hans"/>
              </w:rPr>
            </w:pPr>
          </w:p>
        </w:tc>
        <w:tc>
          <w:tcPr>
            <w:tcW w:w="5203" w:type="dxa"/>
          </w:tcPr>
          <w:p w14:paraId="4D0DFA05" w14:textId="77777777" w:rsidR="000829C4" w:rsidRDefault="00000000">
            <w:pPr>
              <w:rPr>
                <w:lang w:eastAsia="zh-Hans"/>
              </w:rPr>
            </w:pPr>
            <w:r>
              <w:rPr>
                <w:rFonts w:hint="eastAsia"/>
                <w:lang w:eastAsia="zh-Hans"/>
              </w:rPr>
              <w:t>杭州市</w:t>
            </w:r>
          </w:p>
        </w:tc>
      </w:tr>
      <w:tr w:rsidR="000829C4" w14:paraId="142D205B" w14:textId="77777777">
        <w:tc>
          <w:tcPr>
            <w:tcW w:w="1190" w:type="dxa"/>
            <w:vMerge/>
          </w:tcPr>
          <w:p w14:paraId="4BD09845" w14:textId="77777777" w:rsidR="000829C4" w:rsidRDefault="000829C4">
            <w:pPr>
              <w:rPr>
                <w:lang w:eastAsia="zh-Hans"/>
              </w:rPr>
            </w:pPr>
          </w:p>
        </w:tc>
        <w:tc>
          <w:tcPr>
            <w:tcW w:w="2129" w:type="dxa"/>
            <w:vMerge/>
          </w:tcPr>
          <w:p w14:paraId="1C6E7B31" w14:textId="77777777" w:rsidR="000829C4" w:rsidRDefault="000829C4">
            <w:pPr>
              <w:rPr>
                <w:lang w:eastAsia="zh-Hans"/>
              </w:rPr>
            </w:pPr>
          </w:p>
        </w:tc>
        <w:tc>
          <w:tcPr>
            <w:tcW w:w="5203" w:type="dxa"/>
          </w:tcPr>
          <w:p w14:paraId="5578BE66" w14:textId="77777777" w:rsidR="000829C4" w:rsidRDefault="00000000">
            <w:pPr>
              <w:rPr>
                <w:lang w:eastAsia="zh-Hans"/>
              </w:rPr>
            </w:pPr>
            <w:r>
              <w:rPr>
                <w:rFonts w:hint="eastAsia"/>
                <w:lang w:eastAsia="zh-Hans"/>
              </w:rPr>
              <w:t>宁波市</w:t>
            </w:r>
          </w:p>
        </w:tc>
      </w:tr>
      <w:tr w:rsidR="000829C4" w14:paraId="5826EC97" w14:textId="77777777">
        <w:tc>
          <w:tcPr>
            <w:tcW w:w="1190" w:type="dxa"/>
            <w:vMerge/>
          </w:tcPr>
          <w:p w14:paraId="223EF99C" w14:textId="77777777" w:rsidR="000829C4" w:rsidRDefault="000829C4">
            <w:pPr>
              <w:rPr>
                <w:lang w:eastAsia="zh-Hans"/>
              </w:rPr>
            </w:pPr>
          </w:p>
        </w:tc>
        <w:tc>
          <w:tcPr>
            <w:tcW w:w="2129" w:type="dxa"/>
            <w:vMerge/>
          </w:tcPr>
          <w:p w14:paraId="64FA9223" w14:textId="77777777" w:rsidR="000829C4" w:rsidRDefault="000829C4">
            <w:pPr>
              <w:rPr>
                <w:lang w:eastAsia="zh-Hans"/>
              </w:rPr>
            </w:pPr>
          </w:p>
        </w:tc>
        <w:tc>
          <w:tcPr>
            <w:tcW w:w="5203" w:type="dxa"/>
          </w:tcPr>
          <w:p w14:paraId="7BC538F4" w14:textId="77777777" w:rsidR="000829C4" w:rsidRDefault="00000000">
            <w:pPr>
              <w:rPr>
                <w:lang w:eastAsia="zh-Hans"/>
              </w:rPr>
            </w:pPr>
            <w:r>
              <w:rPr>
                <w:rFonts w:hint="eastAsia"/>
                <w:lang w:eastAsia="zh-Hans"/>
              </w:rPr>
              <w:t>温州市</w:t>
            </w:r>
          </w:p>
        </w:tc>
      </w:tr>
      <w:tr w:rsidR="000829C4" w14:paraId="557DAFB1" w14:textId="77777777">
        <w:tc>
          <w:tcPr>
            <w:tcW w:w="1190" w:type="dxa"/>
            <w:vMerge/>
          </w:tcPr>
          <w:p w14:paraId="684F31BF" w14:textId="77777777" w:rsidR="000829C4" w:rsidRDefault="000829C4">
            <w:pPr>
              <w:rPr>
                <w:lang w:eastAsia="zh-Hans"/>
              </w:rPr>
            </w:pPr>
          </w:p>
        </w:tc>
        <w:tc>
          <w:tcPr>
            <w:tcW w:w="2129" w:type="dxa"/>
            <w:vMerge/>
          </w:tcPr>
          <w:p w14:paraId="413464DF" w14:textId="77777777" w:rsidR="000829C4" w:rsidRDefault="000829C4">
            <w:pPr>
              <w:rPr>
                <w:lang w:eastAsia="zh-Hans"/>
              </w:rPr>
            </w:pPr>
          </w:p>
        </w:tc>
        <w:tc>
          <w:tcPr>
            <w:tcW w:w="5203" w:type="dxa"/>
          </w:tcPr>
          <w:p w14:paraId="120E9BDA" w14:textId="77777777" w:rsidR="000829C4" w:rsidRDefault="00000000">
            <w:pPr>
              <w:rPr>
                <w:lang w:eastAsia="zh-Hans"/>
              </w:rPr>
            </w:pPr>
            <w:r>
              <w:rPr>
                <w:rFonts w:hint="eastAsia"/>
                <w:lang w:eastAsia="zh-Hans"/>
              </w:rPr>
              <w:t>嘉兴市</w:t>
            </w:r>
          </w:p>
        </w:tc>
      </w:tr>
      <w:tr w:rsidR="000829C4" w14:paraId="5B460315" w14:textId="77777777">
        <w:tc>
          <w:tcPr>
            <w:tcW w:w="1190" w:type="dxa"/>
            <w:vMerge/>
          </w:tcPr>
          <w:p w14:paraId="51CA0DAA" w14:textId="77777777" w:rsidR="000829C4" w:rsidRDefault="000829C4">
            <w:pPr>
              <w:rPr>
                <w:lang w:eastAsia="zh-Hans"/>
              </w:rPr>
            </w:pPr>
          </w:p>
        </w:tc>
        <w:tc>
          <w:tcPr>
            <w:tcW w:w="2129" w:type="dxa"/>
            <w:vMerge/>
          </w:tcPr>
          <w:p w14:paraId="4F7B0FF8" w14:textId="77777777" w:rsidR="000829C4" w:rsidRDefault="000829C4">
            <w:pPr>
              <w:rPr>
                <w:lang w:eastAsia="zh-Hans"/>
              </w:rPr>
            </w:pPr>
          </w:p>
        </w:tc>
        <w:tc>
          <w:tcPr>
            <w:tcW w:w="5203" w:type="dxa"/>
          </w:tcPr>
          <w:p w14:paraId="3F20756F" w14:textId="77777777" w:rsidR="000829C4" w:rsidRDefault="00000000">
            <w:pPr>
              <w:rPr>
                <w:lang w:eastAsia="zh-Hans"/>
              </w:rPr>
            </w:pPr>
            <w:r>
              <w:rPr>
                <w:rFonts w:hint="eastAsia"/>
                <w:lang w:eastAsia="zh-Hans"/>
              </w:rPr>
              <w:t>湖州市</w:t>
            </w:r>
          </w:p>
        </w:tc>
      </w:tr>
      <w:tr w:rsidR="000829C4" w14:paraId="03365A24" w14:textId="77777777">
        <w:tc>
          <w:tcPr>
            <w:tcW w:w="1190" w:type="dxa"/>
            <w:vMerge/>
          </w:tcPr>
          <w:p w14:paraId="27F11BB7" w14:textId="77777777" w:rsidR="000829C4" w:rsidRDefault="000829C4">
            <w:pPr>
              <w:rPr>
                <w:lang w:eastAsia="zh-Hans"/>
              </w:rPr>
            </w:pPr>
          </w:p>
        </w:tc>
        <w:tc>
          <w:tcPr>
            <w:tcW w:w="2129" w:type="dxa"/>
            <w:vMerge/>
          </w:tcPr>
          <w:p w14:paraId="67C10236" w14:textId="77777777" w:rsidR="000829C4" w:rsidRDefault="000829C4">
            <w:pPr>
              <w:rPr>
                <w:lang w:eastAsia="zh-Hans"/>
              </w:rPr>
            </w:pPr>
          </w:p>
        </w:tc>
        <w:tc>
          <w:tcPr>
            <w:tcW w:w="5203" w:type="dxa"/>
          </w:tcPr>
          <w:p w14:paraId="727EBD70" w14:textId="77777777" w:rsidR="000829C4" w:rsidRDefault="00000000">
            <w:pPr>
              <w:rPr>
                <w:lang w:eastAsia="zh-Hans"/>
              </w:rPr>
            </w:pPr>
            <w:r>
              <w:rPr>
                <w:rFonts w:hint="eastAsia"/>
                <w:lang w:eastAsia="zh-Hans"/>
              </w:rPr>
              <w:t>绍兴市</w:t>
            </w:r>
          </w:p>
        </w:tc>
      </w:tr>
      <w:tr w:rsidR="000829C4" w14:paraId="0AFA6E93" w14:textId="77777777">
        <w:tc>
          <w:tcPr>
            <w:tcW w:w="1190" w:type="dxa"/>
            <w:vMerge/>
          </w:tcPr>
          <w:p w14:paraId="572CD2A5" w14:textId="77777777" w:rsidR="000829C4" w:rsidRDefault="000829C4">
            <w:pPr>
              <w:rPr>
                <w:lang w:eastAsia="zh-Hans"/>
              </w:rPr>
            </w:pPr>
          </w:p>
        </w:tc>
        <w:tc>
          <w:tcPr>
            <w:tcW w:w="2129" w:type="dxa"/>
            <w:vMerge/>
          </w:tcPr>
          <w:p w14:paraId="6D99ED4A" w14:textId="77777777" w:rsidR="000829C4" w:rsidRDefault="000829C4">
            <w:pPr>
              <w:rPr>
                <w:lang w:eastAsia="zh-Hans"/>
              </w:rPr>
            </w:pPr>
          </w:p>
        </w:tc>
        <w:tc>
          <w:tcPr>
            <w:tcW w:w="5203" w:type="dxa"/>
          </w:tcPr>
          <w:p w14:paraId="45312F90" w14:textId="77777777" w:rsidR="000829C4" w:rsidRDefault="00000000">
            <w:pPr>
              <w:rPr>
                <w:lang w:eastAsia="zh-Hans"/>
              </w:rPr>
            </w:pPr>
            <w:r>
              <w:rPr>
                <w:rFonts w:hint="eastAsia"/>
                <w:lang w:eastAsia="zh-Hans"/>
              </w:rPr>
              <w:t>金华市</w:t>
            </w:r>
          </w:p>
        </w:tc>
      </w:tr>
      <w:tr w:rsidR="000829C4" w14:paraId="555DCD07" w14:textId="77777777">
        <w:tc>
          <w:tcPr>
            <w:tcW w:w="1190" w:type="dxa"/>
            <w:vMerge/>
          </w:tcPr>
          <w:p w14:paraId="4470A6EA" w14:textId="77777777" w:rsidR="000829C4" w:rsidRDefault="000829C4">
            <w:pPr>
              <w:rPr>
                <w:lang w:eastAsia="zh-Hans"/>
              </w:rPr>
            </w:pPr>
          </w:p>
        </w:tc>
        <w:tc>
          <w:tcPr>
            <w:tcW w:w="2129" w:type="dxa"/>
            <w:vMerge/>
          </w:tcPr>
          <w:p w14:paraId="30C02A9D" w14:textId="77777777" w:rsidR="000829C4" w:rsidRDefault="000829C4">
            <w:pPr>
              <w:rPr>
                <w:lang w:eastAsia="zh-Hans"/>
              </w:rPr>
            </w:pPr>
          </w:p>
        </w:tc>
        <w:tc>
          <w:tcPr>
            <w:tcW w:w="5203" w:type="dxa"/>
          </w:tcPr>
          <w:p w14:paraId="572F8713" w14:textId="77777777" w:rsidR="000829C4" w:rsidRDefault="00000000">
            <w:pPr>
              <w:rPr>
                <w:lang w:eastAsia="zh-Hans"/>
              </w:rPr>
            </w:pPr>
            <w:r>
              <w:rPr>
                <w:rFonts w:hint="eastAsia"/>
                <w:lang w:eastAsia="zh-Hans"/>
              </w:rPr>
              <w:t>衢州市</w:t>
            </w:r>
          </w:p>
        </w:tc>
      </w:tr>
      <w:tr w:rsidR="000829C4" w14:paraId="381F4817" w14:textId="77777777">
        <w:tc>
          <w:tcPr>
            <w:tcW w:w="1190" w:type="dxa"/>
            <w:vMerge/>
          </w:tcPr>
          <w:p w14:paraId="0A8F5951" w14:textId="77777777" w:rsidR="000829C4" w:rsidRDefault="000829C4">
            <w:pPr>
              <w:rPr>
                <w:lang w:eastAsia="zh-Hans"/>
              </w:rPr>
            </w:pPr>
          </w:p>
        </w:tc>
        <w:tc>
          <w:tcPr>
            <w:tcW w:w="2129" w:type="dxa"/>
            <w:vMerge/>
          </w:tcPr>
          <w:p w14:paraId="38622EC0" w14:textId="77777777" w:rsidR="000829C4" w:rsidRDefault="000829C4">
            <w:pPr>
              <w:rPr>
                <w:lang w:eastAsia="zh-Hans"/>
              </w:rPr>
            </w:pPr>
          </w:p>
        </w:tc>
        <w:tc>
          <w:tcPr>
            <w:tcW w:w="5203" w:type="dxa"/>
          </w:tcPr>
          <w:p w14:paraId="29A849AD" w14:textId="77777777" w:rsidR="000829C4" w:rsidRDefault="00000000">
            <w:pPr>
              <w:rPr>
                <w:lang w:eastAsia="zh-Hans"/>
              </w:rPr>
            </w:pPr>
            <w:r>
              <w:rPr>
                <w:rFonts w:hint="eastAsia"/>
                <w:lang w:eastAsia="zh-Hans"/>
              </w:rPr>
              <w:t>舟山市</w:t>
            </w:r>
          </w:p>
        </w:tc>
      </w:tr>
      <w:tr w:rsidR="000829C4" w14:paraId="192C87AD" w14:textId="77777777">
        <w:tc>
          <w:tcPr>
            <w:tcW w:w="1190" w:type="dxa"/>
            <w:vMerge/>
          </w:tcPr>
          <w:p w14:paraId="231D76D2" w14:textId="77777777" w:rsidR="000829C4" w:rsidRDefault="000829C4">
            <w:pPr>
              <w:rPr>
                <w:lang w:eastAsia="zh-Hans"/>
              </w:rPr>
            </w:pPr>
          </w:p>
        </w:tc>
        <w:tc>
          <w:tcPr>
            <w:tcW w:w="2129" w:type="dxa"/>
            <w:vMerge/>
          </w:tcPr>
          <w:p w14:paraId="3C640F4F" w14:textId="77777777" w:rsidR="000829C4" w:rsidRDefault="000829C4">
            <w:pPr>
              <w:rPr>
                <w:lang w:eastAsia="zh-Hans"/>
              </w:rPr>
            </w:pPr>
          </w:p>
        </w:tc>
        <w:tc>
          <w:tcPr>
            <w:tcW w:w="5203" w:type="dxa"/>
          </w:tcPr>
          <w:p w14:paraId="65AC2C4E" w14:textId="77777777" w:rsidR="000829C4" w:rsidRDefault="00000000">
            <w:pPr>
              <w:rPr>
                <w:lang w:eastAsia="zh-Hans"/>
              </w:rPr>
            </w:pPr>
            <w:r>
              <w:rPr>
                <w:rFonts w:hint="eastAsia"/>
                <w:lang w:eastAsia="zh-Hans"/>
              </w:rPr>
              <w:t>台州市</w:t>
            </w:r>
          </w:p>
        </w:tc>
      </w:tr>
      <w:tr w:rsidR="000829C4" w14:paraId="305AC7D1" w14:textId="77777777">
        <w:tc>
          <w:tcPr>
            <w:tcW w:w="1190" w:type="dxa"/>
            <w:vMerge/>
          </w:tcPr>
          <w:p w14:paraId="5C5DBB6E" w14:textId="77777777" w:rsidR="000829C4" w:rsidRDefault="000829C4">
            <w:pPr>
              <w:rPr>
                <w:lang w:eastAsia="zh-Hans"/>
              </w:rPr>
            </w:pPr>
          </w:p>
        </w:tc>
        <w:tc>
          <w:tcPr>
            <w:tcW w:w="2129" w:type="dxa"/>
            <w:vMerge/>
          </w:tcPr>
          <w:p w14:paraId="12EC6506" w14:textId="77777777" w:rsidR="000829C4" w:rsidRDefault="000829C4">
            <w:pPr>
              <w:rPr>
                <w:lang w:eastAsia="zh-Hans"/>
              </w:rPr>
            </w:pPr>
          </w:p>
        </w:tc>
        <w:tc>
          <w:tcPr>
            <w:tcW w:w="5203" w:type="dxa"/>
          </w:tcPr>
          <w:p w14:paraId="11EC468A" w14:textId="77777777" w:rsidR="000829C4" w:rsidRDefault="00000000">
            <w:pPr>
              <w:rPr>
                <w:lang w:eastAsia="zh-Hans"/>
              </w:rPr>
            </w:pPr>
            <w:r>
              <w:rPr>
                <w:rFonts w:hint="eastAsia"/>
                <w:lang w:eastAsia="zh-Hans"/>
              </w:rPr>
              <w:t>丽水市</w:t>
            </w:r>
          </w:p>
        </w:tc>
      </w:tr>
      <w:tr w:rsidR="000829C4" w14:paraId="542812AE" w14:textId="77777777">
        <w:tc>
          <w:tcPr>
            <w:tcW w:w="1190" w:type="dxa"/>
            <w:vMerge/>
          </w:tcPr>
          <w:p w14:paraId="25B072CC" w14:textId="77777777" w:rsidR="000829C4" w:rsidRDefault="000829C4">
            <w:pPr>
              <w:rPr>
                <w:lang w:eastAsia="zh-Hans"/>
              </w:rPr>
            </w:pPr>
          </w:p>
        </w:tc>
        <w:tc>
          <w:tcPr>
            <w:tcW w:w="2129" w:type="dxa"/>
            <w:vMerge w:val="restart"/>
          </w:tcPr>
          <w:p w14:paraId="7D30B5BA" w14:textId="77777777" w:rsidR="000829C4" w:rsidRDefault="00000000">
            <w:pPr>
              <w:rPr>
                <w:lang w:eastAsia="zh-Hans"/>
              </w:rPr>
            </w:pPr>
            <w:r>
              <w:rPr>
                <w:rFonts w:hint="eastAsia"/>
                <w:lang w:eastAsia="zh-Hans"/>
              </w:rPr>
              <w:t>河北省</w:t>
            </w:r>
          </w:p>
        </w:tc>
        <w:tc>
          <w:tcPr>
            <w:tcW w:w="5203" w:type="dxa"/>
          </w:tcPr>
          <w:p w14:paraId="50B8948F" w14:textId="77777777" w:rsidR="000829C4" w:rsidRDefault="00000000">
            <w:pPr>
              <w:rPr>
                <w:lang w:eastAsia="zh-Hans"/>
              </w:rPr>
            </w:pPr>
            <w:r>
              <w:rPr>
                <w:rFonts w:hint="eastAsia"/>
                <w:lang w:eastAsia="zh-Hans"/>
              </w:rPr>
              <w:t>省级法规</w:t>
            </w:r>
          </w:p>
        </w:tc>
      </w:tr>
      <w:tr w:rsidR="000829C4" w14:paraId="21D19A90" w14:textId="77777777">
        <w:tc>
          <w:tcPr>
            <w:tcW w:w="1190" w:type="dxa"/>
            <w:vMerge/>
          </w:tcPr>
          <w:p w14:paraId="20618A29" w14:textId="77777777" w:rsidR="000829C4" w:rsidRDefault="000829C4">
            <w:pPr>
              <w:rPr>
                <w:lang w:eastAsia="zh-Hans"/>
              </w:rPr>
            </w:pPr>
          </w:p>
        </w:tc>
        <w:tc>
          <w:tcPr>
            <w:tcW w:w="2129" w:type="dxa"/>
            <w:vMerge/>
          </w:tcPr>
          <w:p w14:paraId="58FDFE6A" w14:textId="77777777" w:rsidR="000829C4" w:rsidRDefault="000829C4">
            <w:pPr>
              <w:rPr>
                <w:lang w:eastAsia="zh-Hans"/>
              </w:rPr>
            </w:pPr>
          </w:p>
        </w:tc>
        <w:tc>
          <w:tcPr>
            <w:tcW w:w="5203" w:type="dxa"/>
          </w:tcPr>
          <w:p w14:paraId="23161934" w14:textId="77777777" w:rsidR="000829C4" w:rsidRDefault="00000000">
            <w:pPr>
              <w:rPr>
                <w:lang w:eastAsia="zh-Hans"/>
              </w:rPr>
            </w:pPr>
            <w:r>
              <w:rPr>
                <w:rFonts w:hint="eastAsia"/>
                <w:lang w:eastAsia="zh-Hans"/>
              </w:rPr>
              <w:t>石家庄市</w:t>
            </w:r>
          </w:p>
        </w:tc>
      </w:tr>
      <w:tr w:rsidR="000829C4" w14:paraId="75C93F53" w14:textId="77777777">
        <w:tc>
          <w:tcPr>
            <w:tcW w:w="1190" w:type="dxa"/>
            <w:vMerge/>
          </w:tcPr>
          <w:p w14:paraId="01234269" w14:textId="77777777" w:rsidR="000829C4" w:rsidRDefault="000829C4">
            <w:pPr>
              <w:rPr>
                <w:lang w:eastAsia="zh-Hans"/>
              </w:rPr>
            </w:pPr>
          </w:p>
        </w:tc>
        <w:tc>
          <w:tcPr>
            <w:tcW w:w="2129" w:type="dxa"/>
            <w:vMerge/>
          </w:tcPr>
          <w:p w14:paraId="40B75D2F" w14:textId="77777777" w:rsidR="000829C4" w:rsidRDefault="000829C4">
            <w:pPr>
              <w:rPr>
                <w:lang w:eastAsia="zh-Hans"/>
              </w:rPr>
            </w:pPr>
          </w:p>
        </w:tc>
        <w:tc>
          <w:tcPr>
            <w:tcW w:w="5203" w:type="dxa"/>
          </w:tcPr>
          <w:p w14:paraId="557E9FE7" w14:textId="77777777" w:rsidR="000829C4" w:rsidRDefault="00000000">
            <w:pPr>
              <w:rPr>
                <w:lang w:eastAsia="zh-Hans"/>
              </w:rPr>
            </w:pPr>
            <w:r>
              <w:rPr>
                <w:rFonts w:hint="eastAsia"/>
                <w:lang w:eastAsia="zh-Hans"/>
              </w:rPr>
              <w:t>唐山市</w:t>
            </w:r>
          </w:p>
        </w:tc>
      </w:tr>
      <w:tr w:rsidR="000829C4" w14:paraId="2C1B107B" w14:textId="77777777">
        <w:tc>
          <w:tcPr>
            <w:tcW w:w="1190" w:type="dxa"/>
            <w:vMerge/>
          </w:tcPr>
          <w:p w14:paraId="448F4E42" w14:textId="77777777" w:rsidR="000829C4" w:rsidRDefault="000829C4">
            <w:pPr>
              <w:rPr>
                <w:lang w:eastAsia="zh-Hans"/>
              </w:rPr>
            </w:pPr>
          </w:p>
        </w:tc>
        <w:tc>
          <w:tcPr>
            <w:tcW w:w="2129" w:type="dxa"/>
            <w:vMerge/>
          </w:tcPr>
          <w:p w14:paraId="48BA2499" w14:textId="77777777" w:rsidR="000829C4" w:rsidRDefault="000829C4">
            <w:pPr>
              <w:rPr>
                <w:lang w:eastAsia="zh-Hans"/>
              </w:rPr>
            </w:pPr>
          </w:p>
        </w:tc>
        <w:tc>
          <w:tcPr>
            <w:tcW w:w="5203" w:type="dxa"/>
          </w:tcPr>
          <w:p w14:paraId="281AEDA1" w14:textId="77777777" w:rsidR="000829C4" w:rsidRDefault="00000000">
            <w:pPr>
              <w:rPr>
                <w:lang w:eastAsia="zh-Hans"/>
              </w:rPr>
            </w:pPr>
            <w:r>
              <w:rPr>
                <w:rFonts w:hint="eastAsia"/>
                <w:lang w:eastAsia="zh-Hans"/>
              </w:rPr>
              <w:t>秦皇岛市</w:t>
            </w:r>
          </w:p>
        </w:tc>
      </w:tr>
      <w:tr w:rsidR="000829C4" w14:paraId="7FD5EA40" w14:textId="77777777">
        <w:tc>
          <w:tcPr>
            <w:tcW w:w="1190" w:type="dxa"/>
            <w:vMerge/>
          </w:tcPr>
          <w:p w14:paraId="2554141B" w14:textId="77777777" w:rsidR="000829C4" w:rsidRDefault="000829C4">
            <w:pPr>
              <w:rPr>
                <w:lang w:eastAsia="zh-Hans"/>
              </w:rPr>
            </w:pPr>
          </w:p>
        </w:tc>
        <w:tc>
          <w:tcPr>
            <w:tcW w:w="2129" w:type="dxa"/>
            <w:vMerge/>
          </w:tcPr>
          <w:p w14:paraId="259405FC" w14:textId="77777777" w:rsidR="000829C4" w:rsidRDefault="000829C4">
            <w:pPr>
              <w:rPr>
                <w:lang w:eastAsia="zh-Hans"/>
              </w:rPr>
            </w:pPr>
          </w:p>
        </w:tc>
        <w:tc>
          <w:tcPr>
            <w:tcW w:w="5203" w:type="dxa"/>
          </w:tcPr>
          <w:p w14:paraId="3AB65489" w14:textId="77777777" w:rsidR="000829C4" w:rsidRDefault="00000000">
            <w:pPr>
              <w:rPr>
                <w:lang w:eastAsia="zh-Hans"/>
              </w:rPr>
            </w:pPr>
            <w:r>
              <w:rPr>
                <w:rFonts w:hint="eastAsia"/>
                <w:lang w:eastAsia="zh-Hans"/>
              </w:rPr>
              <w:t>邯郸市</w:t>
            </w:r>
          </w:p>
        </w:tc>
      </w:tr>
      <w:tr w:rsidR="000829C4" w14:paraId="49CAAFEF" w14:textId="77777777">
        <w:tc>
          <w:tcPr>
            <w:tcW w:w="1190" w:type="dxa"/>
            <w:vMerge/>
          </w:tcPr>
          <w:p w14:paraId="4C889B53" w14:textId="77777777" w:rsidR="000829C4" w:rsidRDefault="000829C4">
            <w:pPr>
              <w:rPr>
                <w:lang w:eastAsia="zh-Hans"/>
              </w:rPr>
            </w:pPr>
          </w:p>
        </w:tc>
        <w:tc>
          <w:tcPr>
            <w:tcW w:w="2129" w:type="dxa"/>
            <w:vMerge/>
          </w:tcPr>
          <w:p w14:paraId="2FBBA595" w14:textId="77777777" w:rsidR="000829C4" w:rsidRDefault="000829C4">
            <w:pPr>
              <w:rPr>
                <w:lang w:eastAsia="zh-Hans"/>
              </w:rPr>
            </w:pPr>
          </w:p>
        </w:tc>
        <w:tc>
          <w:tcPr>
            <w:tcW w:w="5203" w:type="dxa"/>
          </w:tcPr>
          <w:p w14:paraId="4CCC0438" w14:textId="77777777" w:rsidR="000829C4" w:rsidRDefault="00000000">
            <w:pPr>
              <w:rPr>
                <w:lang w:eastAsia="zh-Hans"/>
              </w:rPr>
            </w:pPr>
            <w:r>
              <w:rPr>
                <w:rFonts w:hint="eastAsia"/>
                <w:lang w:eastAsia="zh-Hans"/>
              </w:rPr>
              <w:t>邢台市</w:t>
            </w:r>
          </w:p>
        </w:tc>
      </w:tr>
      <w:tr w:rsidR="000829C4" w14:paraId="6B0A52DE" w14:textId="77777777">
        <w:tc>
          <w:tcPr>
            <w:tcW w:w="1190" w:type="dxa"/>
            <w:vMerge/>
          </w:tcPr>
          <w:p w14:paraId="7FCC4A9F" w14:textId="77777777" w:rsidR="000829C4" w:rsidRDefault="000829C4">
            <w:pPr>
              <w:rPr>
                <w:lang w:eastAsia="zh-Hans"/>
              </w:rPr>
            </w:pPr>
          </w:p>
        </w:tc>
        <w:tc>
          <w:tcPr>
            <w:tcW w:w="2129" w:type="dxa"/>
            <w:vMerge/>
          </w:tcPr>
          <w:p w14:paraId="5B57BE0E" w14:textId="77777777" w:rsidR="000829C4" w:rsidRDefault="000829C4">
            <w:pPr>
              <w:rPr>
                <w:lang w:eastAsia="zh-Hans"/>
              </w:rPr>
            </w:pPr>
          </w:p>
        </w:tc>
        <w:tc>
          <w:tcPr>
            <w:tcW w:w="5203" w:type="dxa"/>
          </w:tcPr>
          <w:p w14:paraId="50230882" w14:textId="77777777" w:rsidR="000829C4" w:rsidRDefault="00000000">
            <w:pPr>
              <w:rPr>
                <w:lang w:eastAsia="zh-Hans"/>
              </w:rPr>
            </w:pPr>
            <w:r>
              <w:rPr>
                <w:rFonts w:hint="eastAsia"/>
                <w:lang w:eastAsia="zh-Hans"/>
              </w:rPr>
              <w:t>保定市</w:t>
            </w:r>
          </w:p>
        </w:tc>
      </w:tr>
      <w:tr w:rsidR="000829C4" w14:paraId="5BFD3AD8" w14:textId="77777777">
        <w:tc>
          <w:tcPr>
            <w:tcW w:w="1190" w:type="dxa"/>
            <w:vMerge/>
          </w:tcPr>
          <w:p w14:paraId="061A0138" w14:textId="77777777" w:rsidR="000829C4" w:rsidRDefault="000829C4">
            <w:pPr>
              <w:rPr>
                <w:lang w:eastAsia="zh-Hans"/>
              </w:rPr>
            </w:pPr>
          </w:p>
        </w:tc>
        <w:tc>
          <w:tcPr>
            <w:tcW w:w="2129" w:type="dxa"/>
            <w:vMerge/>
          </w:tcPr>
          <w:p w14:paraId="2EAD6A7B" w14:textId="77777777" w:rsidR="000829C4" w:rsidRDefault="000829C4">
            <w:pPr>
              <w:rPr>
                <w:lang w:eastAsia="zh-Hans"/>
              </w:rPr>
            </w:pPr>
          </w:p>
        </w:tc>
        <w:tc>
          <w:tcPr>
            <w:tcW w:w="5203" w:type="dxa"/>
          </w:tcPr>
          <w:p w14:paraId="4DDABFCF" w14:textId="77777777" w:rsidR="000829C4" w:rsidRDefault="00000000">
            <w:pPr>
              <w:rPr>
                <w:lang w:eastAsia="zh-Hans"/>
              </w:rPr>
            </w:pPr>
            <w:r>
              <w:rPr>
                <w:rFonts w:hint="eastAsia"/>
                <w:lang w:eastAsia="zh-Hans"/>
              </w:rPr>
              <w:t>张家口市</w:t>
            </w:r>
          </w:p>
        </w:tc>
      </w:tr>
      <w:tr w:rsidR="000829C4" w14:paraId="59987B70" w14:textId="77777777">
        <w:tc>
          <w:tcPr>
            <w:tcW w:w="1190" w:type="dxa"/>
            <w:vMerge/>
          </w:tcPr>
          <w:p w14:paraId="1CC757B9" w14:textId="77777777" w:rsidR="000829C4" w:rsidRDefault="000829C4">
            <w:pPr>
              <w:rPr>
                <w:lang w:eastAsia="zh-Hans"/>
              </w:rPr>
            </w:pPr>
          </w:p>
        </w:tc>
        <w:tc>
          <w:tcPr>
            <w:tcW w:w="2129" w:type="dxa"/>
            <w:vMerge/>
          </w:tcPr>
          <w:p w14:paraId="267D1339" w14:textId="77777777" w:rsidR="000829C4" w:rsidRDefault="000829C4">
            <w:pPr>
              <w:rPr>
                <w:lang w:eastAsia="zh-Hans"/>
              </w:rPr>
            </w:pPr>
          </w:p>
        </w:tc>
        <w:tc>
          <w:tcPr>
            <w:tcW w:w="5203" w:type="dxa"/>
          </w:tcPr>
          <w:p w14:paraId="27574255" w14:textId="77777777" w:rsidR="000829C4" w:rsidRDefault="00000000">
            <w:pPr>
              <w:rPr>
                <w:lang w:eastAsia="zh-Hans"/>
              </w:rPr>
            </w:pPr>
            <w:r>
              <w:rPr>
                <w:rFonts w:hint="eastAsia"/>
                <w:lang w:eastAsia="zh-Hans"/>
              </w:rPr>
              <w:t>承德市</w:t>
            </w:r>
          </w:p>
        </w:tc>
      </w:tr>
      <w:tr w:rsidR="000829C4" w14:paraId="00AD9020" w14:textId="77777777">
        <w:tc>
          <w:tcPr>
            <w:tcW w:w="1190" w:type="dxa"/>
            <w:vMerge/>
          </w:tcPr>
          <w:p w14:paraId="49C4593E" w14:textId="77777777" w:rsidR="000829C4" w:rsidRDefault="000829C4">
            <w:pPr>
              <w:rPr>
                <w:lang w:eastAsia="zh-Hans"/>
              </w:rPr>
            </w:pPr>
          </w:p>
        </w:tc>
        <w:tc>
          <w:tcPr>
            <w:tcW w:w="2129" w:type="dxa"/>
            <w:vMerge/>
          </w:tcPr>
          <w:p w14:paraId="0CA08C66" w14:textId="77777777" w:rsidR="000829C4" w:rsidRDefault="000829C4">
            <w:pPr>
              <w:rPr>
                <w:lang w:eastAsia="zh-Hans"/>
              </w:rPr>
            </w:pPr>
          </w:p>
        </w:tc>
        <w:tc>
          <w:tcPr>
            <w:tcW w:w="5203" w:type="dxa"/>
          </w:tcPr>
          <w:p w14:paraId="0636D59D" w14:textId="77777777" w:rsidR="000829C4" w:rsidRDefault="00000000">
            <w:pPr>
              <w:rPr>
                <w:lang w:eastAsia="zh-Hans"/>
              </w:rPr>
            </w:pPr>
            <w:r>
              <w:rPr>
                <w:rFonts w:hint="eastAsia"/>
                <w:lang w:eastAsia="zh-Hans"/>
              </w:rPr>
              <w:t>沧州市</w:t>
            </w:r>
          </w:p>
        </w:tc>
      </w:tr>
      <w:tr w:rsidR="000829C4" w14:paraId="13BB55B6" w14:textId="77777777">
        <w:tc>
          <w:tcPr>
            <w:tcW w:w="1190" w:type="dxa"/>
            <w:vMerge/>
          </w:tcPr>
          <w:p w14:paraId="1D7ED5EC" w14:textId="77777777" w:rsidR="000829C4" w:rsidRDefault="000829C4">
            <w:pPr>
              <w:rPr>
                <w:lang w:eastAsia="zh-Hans"/>
              </w:rPr>
            </w:pPr>
          </w:p>
        </w:tc>
        <w:tc>
          <w:tcPr>
            <w:tcW w:w="2129" w:type="dxa"/>
            <w:vMerge/>
          </w:tcPr>
          <w:p w14:paraId="25E17E5A" w14:textId="77777777" w:rsidR="000829C4" w:rsidRDefault="000829C4">
            <w:pPr>
              <w:rPr>
                <w:lang w:eastAsia="zh-Hans"/>
              </w:rPr>
            </w:pPr>
          </w:p>
        </w:tc>
        <w:tc>
          <w:tcPr>
            <w:tcW w:w="5203" w:type="dxa"/>
          </w:tcPr>
          <w:p w14:paraId="56B909D7" w14:textId="77777777" w:rsidR="000829C4" w:rsidRDefault="00000000">
            <w:pPr>
              <w:rPr>
                <w:lang w:eastAsia="zh-Hans"/>
              </w:rPr>
            </w:pPr>
            <w:r>
              <w:rPr>
                <w:rFonts w:hint="eastAsia"/>
                <w:lang w:eastAsia="zh-Hans"/>
              </w:rPr>
              <w:t>廊坊市</w:t>
            </w:r>
          </w:p>
        </w:tc>
      </w:tr>
      <w:tr w:rsidR="000829C4" w14:paraId="77C9EEC7" w14:textId="77777777">
        <w:tc>
          <w:tcPr>
            <w:tcW w:w="1190" w:type="dxa"/>
            <w:vMerge/>
          </w:tcPr>
          <w:p w14:paraId="14D3E5C3" w14:textId="77777777" w:rsidR="000829C4" w:rsidRDefault="000829C4">
            <w:pPr>
              <w:rPr>
                <w:lang w:eastAsia="zh-Hans"/>
              </w:rPr>
            </w:pPr>
          </w:p>
        </w:tc>
        <w:tc>
          <w:tcPr>
            <w:tcW w:w="2129" w:type="dxa"/>
            <w:vMerge/>
          </w:tcPr>
          <w:p w14:paraId="202217A0" w14:textId="77777777" w:rsidR="000829C4" w:rsidRDefault="000829C4">
            <w:pPr>
              <w:rPr>
                <w:lang w:eastAsia="zh-Hans"/>
              </w:rPr>
            </w:pPr>
          </w:p>
        </w:tc>
        <w:tc>
          <w:tcPr>
            <w:tcW w:w="5203" w:type="dxa"/>
          </w:tcPr>
          <w:p w14:paraId="56F107ED" w14:textId="77777777" w:rsidR="000829C4" w:rsidRDefault="00000000">
            <w:pPr>
              <w:rPr>
                <w:lang w:eastAsia="zh-Hans"/>
              </w:rPr>
            </w:pPr>
            <w:r>
              <w:rPr>
                <w:rFonts w:hint="eastAsia"/>
                <w:lang w:eastAsia="zh-Hans"/>
              </w:rPr>
              <w:t>衡水市</w:t>
            </w:r>
          </w:p>
        </w:tc>
      </w:tr>
      <w:tr w:rsidR="000829C4" w14:paraId="43E5A96B" w14:textId="77777777">
        <w:tc>
          <w:tcPr>
            <w:tcW w:w="1190" w:type="dxa"/>
            <w:vMerge/>
          </w:tcPr>
          <w:p w14:paraId="18DA46C6" w14:textId="77777777" w:rsidR="000829C4" w:rsidRDefault="000829C4">
            <w:pPr>
              <w:rPr>
                <w:lang w:eastAsia="zh-Hans"/>
              </w:rPr>
            </w:pPr>
          </w:p>
        </w:tc>
        <w:tc>
          <w:tcPr>
            <w:tcW w:w="2129" w:type="dxa"/>
            <w:vMerge w:val="restart"/>
          </w:tcPr>
          <w:p w14:paraId="08D9E4C9" w14:textId="77777777" w:rsidR="000829C4" w:rsidRDefault="00000000">
            <w:pPr>
              <w:rPr>
                <w:lang w:eastAsia="zh-Hans"/>
              </w:rPr>
            </w:pPr>
            <w:r>
              <w:rPr>
                <w:rFonts w:hint="eastAsia"/>
                <w:lang w:eastAsia="zh-Hans"/>
              </w:rPr>
              <w:t>辽宁省</w:t>
            </w:r>
          </w:p>
        </w:tc>
        <w:tc>
          <w:tcPr>
            <w:tcW w:w="5203" w:type="dxa"/>
          </w:tcPr>
          <w:p w14:paraId="2A2AB81B" w14:textId="77777777" w:rsidR="000829C4" w:rsidRDefault="00000000">
            <w:pPr>
              <w:rPr>
                <w:lang w:eastAsia="zh-Hans"/>
              </w:rPr>
            </w:pPr>
            <w:r>
              <w:rPr>
                <w:rFonts w:hint="eastAsia"/>
                <w:lang w:eastAsia="zh-Hans"/>
              </w:rPr>
              <w:t>省级法规</w:t>
            </w:r>
          </w:p>
        </w:tc>
      </w:tr>
      <w:tr w:rsidR="000829C4" w14:paraId="184EC798" w14:textId="77777777">
        <w:tc>
          <w:tcPr>
            <w:tcW w:w="1190" w:type="dxa"/>
            <w:vMerge/>
          </w:tcPr>
          <w:p w14:paraId="5CA13DE5" w14:textId="77777777" w:rsidR="000829C4" w:rsidRDefault="000829C4">
            <w:pPr>
              <w:rPr>
                <w:lang w:eastAsia="zh-Hans"/>
              </w:rPr>
            </w:pPr>
          </w:p>
        </w:tc>
        <w:tc>
          <w:tcPr>
            <w:tcW w:w="2129" w:type="dxa"/>
            <w:vMerge/>
          </w:tcPr>
          <w:p w14:paraId="30D053BB" w14:textId="77777777" w:rsidR="000829C4" w:rsidRDefault="000829C4">
            <w:pPr>
              <w:rPr>
                <w:lang w:eastAsia="zh-Hans"/>
              </w:rPr>
            </w:pPr>
          </w:p>
        </w:tc>
        <w:tc>
          <w:tcPr>
            <w:tcW w:w="5203" w:type="dxa"/>
          </w:tcPr>
          <w:p w14:paraId="43290918" w14:textId="77777777" w:rsidR="000829C4" w:rsidRDefault="00000000">
            <w:pPr>
              <w:rPr>
                <w:lang w:eastAsia="zh-Hans"/>
              </w:rPr>
            </w:pPr>
            <w:r>
              <w:rPr>
                <w:rFonts w:hint="eastAsia"/>
                <w:lang w:eastAsia="zh-Hans"/>
              </w:rPr>
              <w:t>沈阳市</w:t>
            </w:r>
          </w:p>
        </w:tc>
      </w:tr>
      <w:tr w:rsidR="000829C4" w14:paraId="5046BC8F" w14:textId="77777777">
        <w:tc>
          <w:tcPr>
            <w:tcW w:w="1190" w:type="dxa"/>
            <w:vMerge/>
          </w:tcPr>
          <w:p w14:paraId="214BDEF3" w14:textId="77777777" w:rsidR="000829C4" w:rsidRDefault="000829C4">
            <w:pPr>
              <w:rPr>
                <w:lang w:eastAsia="zh-Hans"/>
              </w:rPr>
            </w:pPr>
          </w:p>
        </w:tc>
        <w:tc>
          <w:tcPr>
            <w:tcW w:w="2129" w:type="dxa"/>
            <w:vMerge/>
          </w:tcPr>
          <w:p w14:paraId="76B4C3C0" w14:textId="77777777" w:rsidR="000829C4" w:rsidRDefault="000829C4">
            <w:pPr>
              <w:rPr>
                <w:lang w:eastAsia="zh-Hans"/>
              </w:rPr>
            </w:pPr>
          </w:p>
        </w:tc>
        <w:tc>
          <w:tcPr>
            <w:tcW w:w="5203" w:type="dxa"/>
          </w:tcPr>
          <w:p w14:paraId="0FC694CA" w14:textId="77777777" w:rsidR="000829C4" w:rsidRDefault="00000000">
            <w:pPr>
              <w:rPr>
                <w:lang w:eastAsia="zh-Hans"/>
              </w:rPr>
            </w:pPr>
            <w:r>
              <w:rPr>
                <w:rFonts w:hint="eastAsia"/>
                <w:lang w:eastAsia="zh-Hans"/>
              </w:rPr>
              <w:t>大连市</w:t>
            </w:r>
          </w:p>
        </w:tc>
      </w:tr>
      <w:tr w:rsidR="000829C4" w14:paraId="2F0DA4D5" w14:textId="77777777">
        <w:tc>
          <w:tcPr>
            <w:tcW w:w="1190" w:type="dxa"/>
            <w:vMerge/>
          </w:tcPr>
          <w:p w14:paraId="44BC961C" w14:textId="77777777" w:rsidR="000829C4" w:rsidRDefault="000829C4">
            <w:pPr>
              <w:rPr>
                <w:lang w:eastAsia="zh-Hans"/>
              </w:rPr>
            </w:pPr>
          </w:p>
        </w:tc>
        <w:tc>
          <w:tcPr>
            <w:tcW w:w="2129" w:type="dxa"/>
            <w:vMerge/>
          </w:tcPr>
          <w:p w14:paraId="11D79A0C" w14:textId="77777777" w:rsidR="000829C4" w:rsidRDefault="000829C4">
            <w:pPr>
              <w:rPr>
                <w:lang w:eastAsia="zh-Hans"/>
              </w:rPr>
            </w:pPr>
          </w:p>
        </w:tc>
        <w:tc>
          <w:tcPr>
            <w:tcW w:w="5203" w:type="dxa"/>
          </w:tcPr>
          <w:p w14:paraId="173D8B17" w14:textId="77777777" w:rsidR="000829C4" w:rsidRDefault="00000000">
            <w:pPr>
              <w:rPr>
                <w:lang w:eastAsia="zh-Hans"/>
              </w:rPr>
            </w:pPr>
            <w:r>
              <w:rPr>
                <w:rFonts w:hint="eastAsia"/>
                <w:lang w:eastAsia="zh-Hans"/>
              </w:rPr>
              <w:t>鞍山市</w:t>
            </w:r>
          </w:p>
        </w:tc>
      </w:tr>
      <w:tr w:rsidR="000829C4" w14:paraId="04E99399" w14:textId="77777777">
        <w:tc>
          <w:tcPr>
            <w:tcW w:w="1190" w:type="dxa"/>
            <w:vMerge/>
          </w:tcPr>
          <w:p w14:paraId="3979510D" w14:textId="77777777" w:rsidR="000829C4" w:rsidRDefault="000829C4">
            <w:pPr>
              <w:rPr>
                <w:lang w:eastAsia="zh-Hans"/>
              </w:rPr>
            </w:pPr>
          </w:p>
        </w:tc>
        <w:tc>
          <w:tcPr>
            <w:tcW w:w="2129" w:type="dxa"/>
            <w:vMerge/>
          </w:tcPr>
          <w:p w14:paraId="7E27391C" w14:textId="77777777" w:rsidR="000829C4" w:rsidRDefault="000829C4">
            <w:pPr>
              <w:rPr>
                <w:lang w:eastAsia="zh-Hans"/>
              </w:rPr>
            </w:pPr>
          </w:p>
        </w:tc>
        <w:tc>
          <w:tcPr>
            <w:tcW w:w="5203" w:type="dxa"/>
          </w:tcPr>
          <w:p w14:paraId="41C6DBC3" w14:textId="77777777" w:rsidR="000829C4" w:rsidRDefault="00000000">
            <w:pPr>
              <w:rPr>
                <w:lang w:eastAsia="zh-Hans"/>
              </w:rPr>
            </w:pPr>
            <w:r>
              <w:rPr>
                <w:rFonts w:hint="eastAsia"/>
                <w:lang w:eastAsia="zh-Hans"/>
              </w:rPr>
              <w:t>抚顺市</w:t>
            </w:r>
          </w:p>
        </w:tc>
      </w:tr>
      <w:tr w:rsidR="000829C4" w14:paraId="21C02662" w14:textId="77777777">
        <w:tc>
          <w:tcPr>
            <w:tcW w:w="1190" w:type="dxa"/>
            <w:vMerge/>
          </w:tcPr>
          <w:p w14:paraId="0FCFFA33" w14:textId="77777777" w:rsidR="000829C4" w:rsidRDefault="000829C4">
            <w:pPr>
              <w:rPr>
                <w:lang w:eastAsia="zh-Hans"/>
              </w:rPr>
            </w:pPr>
          </w:p>
        </w:tc>
        <w:tc>
          <w:tcPr>
            <w:tcW w:w="2129" w:type="dxa"/>
            <w:vMerge/>
          </w:tcPr>
          <w:p w14:paraId="38BE310C" w14:textId="77777777" w:rsidR="000829C4" w:rsidRDefault="000829C4">
            <w:pPr>
              <w:rPr>
                <w:lang w:eastAsia="zh-Hans"/>
              </w:rPr>
            </w:pPr>
          </w:p>
        </w:tc>
        <w:tc>
          <w:tcPr>
            <w:tcW w:w="5203" w:type="dxa"/>
          </w:tcPr>
          <w:p w14:paraId="736C6DE0" w14:textId="77777777" w:rsidR="000829C4" w:rsidRDefault="00000000">
            <w:pPr>
              <w:rPr>
                <w:lang w:eastAsia="zh-Hans"/>
              </w:rPr>
            </w:pPr>
            <w:r>
              <w:rPr>
                <w:rFonts w:hint="eastAsia"/>
                <w:lang w:eastAsia="zh-Hans"/>
              </w:rPr>
              <w:t>本溪市</w:t>
            </w:r>
          </w:p>
        </w:tc>
      </w:tr>
      <w:tr w:rsidR="000829C4" w14:paraId="0BF5D112" w14:textId="77777777">
        <w:tc>
          <w:tcPr>
            <w:tcW w:w="1190" w:type="dxa"/>
            <w:vMerge/>
          </w:tcPr>
          <w:p w14:paraId="638D48C1" w14:textId="77777777" w:rsidR="000829C4" w:rsidRDefault="000829C4">
            <w:pPr>
              <w:rPr>
                <w:lang w:eastAsia="zh-Hans"/>
              </w:rPr>
            </w:pPr>
          </w:p>
        </w:tc>
        <w:tc>
          <w:tcPr>
            <w:tcW w:w="2129" w:type="dxa"/>
            <w:vMerge/>
          </w:tcPr>
          <w:p w14:paraId="3E2CF512" w14:textId="77777777" w:rsidR="000829C4" w:rsidRDefault="000829C4">
            <w:pPr>
              <w:rPr>
                <w:lang w:eastAsia="zh-Hans"/>
              </w:rPr>
            </w:pPr>
          </w:p>
        </w:tc>
        <w:tc>
          <w:tcPr>
            <w:tcW w:w="5203" w:type="dxa"/>
          </w:tcPr>
          <w:p w14:paraId="5DC28F06" w14:textId="77777777" w:rsidR="000829C4" w:rsidRDefault="00000000">
            <w:pPr>
              <w:rPr>
                <w:lang w:eastAsia="zh-Hans"/>
              </w:rPr>
            </w:pPr>
            <w:r>
              <w:rPr>
                <w:rFonts w:hint="eastAsia"/>
                <w:lang w:eastAsia="zh-Hans"/>
              </w:rPr>
              <w:t>丹东市</w:t>
            </w:r>
          </w:p>
        </w:tc>
      </w:tr>
      <w:tr w:rsidR="000829C4" w14:paraId="7C09937C" w14:textId="77777777">
        <w:tc>
          <w:tcPr>
            <w:tcW w:w="1190" w:type="dxa"/>
            <w:vMerge/>
          </w:tcPr>
          <w:p w14:paraId="706244A0" w14:textId="77777777" w:rsidR="000829C4" w:rsidRDefault="000829C4">
            <w:pPr>
              <w:rPr>
                <w:lang w:eastAsia="zh-Hans"/>
              </w:rPr>
            </w:pPr>
          </w:p>
        </w:tc>
        <w:tc>
          <w:tcPr>
            <w:tcW w:w="2129" w:type="dxa"/>
            <w:vMerge/>
          </w:tcPr>
          <w:p w14:paraId="04EFAAF6" w14:textId="77777777" w:rsidR="000829C4" w:rsidRDefault="000829C4">
            <w:pPr>
              <w:rPr>
                <w:lang w:eastAsia="zh-Hans"/>
              </w:rPr>
            </w:pPr>
          </w:p>
        </w:tc>
        <w:tc>
          <w:tcPr>
            <w:tcW w:w="5203" w:type="dxa"/>
          </w:tcPr>
          <w:p w14:paraId="797E4427" w14:textId="77777777" w:rsidR="000829C4" w:rsidRDefault="00000000">
            <w:pPr>
              <w:rPr>
                <w:lang w:eastAsia="zh-Hans"/>
              </w:rPr>
            </w:pPr>
            <w:r>
              <w:rPr>
                <w:rFonts w:hint="eastAsia"/>
                <w:lang w:eastAsia="zh-Hans"/>
              </w:rPr>
              <w:t>锦州市</w:t>
            </w:r>
          </w:p>
        </w:tc>
      </w:tr>
      <w:tr w:rsidR="000829C4" w14:paraId="4989179B" w14:textId="77777777">
        <w:tc>
          <w:tcPr>
            <w:tcW w:w="1190" w:type="dxa"/>
            <w:vMerge/>
          </w:tcPr>
          <w:p w14:paraId="166BFE0D" w14:textId="77777777" w:rsidR="000829C4" w:rsidRDefault="000829C4">
            <w:pPr>
              <w:rPr>
                <w:lang w:eastAsia="zh-Hans"/>
              </w:rPr>
            </w:pPr>
          </w:p>
        </w:tc>
        <w:tc>
          <w:tcPr>
            <w:tcW w:w="2129" w:type="dxa"/>
            <w:vMerge/>
          </w:tcPr>
          <w:p w14:paraId="47FDF1E5" w14:textId="77777777" w:rsidR="000829C4" w:rsidRDefault="000829C4">
            <w:pPr>
              <w:rPr>
                <w:lang w:eastAsia="zh-Hans"/>
              </w:rPr>
            </w:pPr>
          </w:p>
        </w:tc>
        <w:tc>
          <w:tcPr>
            <w:tcW w:w="5203" w:type="dxa"/>
          </w:tcPr>
          <w:p w14:paraId="7435A85E" w14:textId="77777777" w:rsidR="000829C4" w:rsidRDefault="00000000">
            <w:pPr>
              <w:rPr>
                <w:lang w:eastAsia="zh-Hans"/>
              </w:rPr>
            </w:pPr>
            <w:r>
              <w:rPr>
                <w:rFonts w:hint="eastAsia"/>
                <w:lang w:eastAsia="zh-Hans"/>
              </w:rPr>
              <w:t>营口市</w:t>
            </w:r>
          </w:p>
        </w:tc>
      </w:tr>
      <w:tr w:rsidR="000829C4" w14:paraId="6B7CE53D" w14:textId="77777777">
        <w:tc>
          <w:tcPr>
            <w:tcW w:w="1190" w:type="dxa"/>
            <w:vMerge/>
          </w:tcPr>
          <w:p w14:paraId="2B5B8015" w14:textId="77777777" w:rsidR="000829C4" w:rsidRDefault="000829C4">
            <w:pPr>
              <w:rPr>
                <w:lang w:eastAsia="zh-Hans"/>
              </w:rPr>
            </w:pPr>
          </w:p>
        </w:tc>
        <w:tc>
          <w:tcPr>
            <w:tcW w:w="2129" w:type="dxa"/>
            <w:vMerge/>
          </w:tcPr>
          <w:p w14:paraId="704D793F" w14:textId="77777777" w:rsidR="000829C4" w:rsidRDefault="000829C4">
            <w:pPr>
              <w:rPr>
                <w:lang w:eastAsia="zh-Hans"/>
              </w:rPr>
            </w:pPr>
          </w:p>
        </w:tc>
        <w:tc>
          <w:tcPr>
            <w:tcW w:w="5203" w:type="dxa"/>
          </w:tcPr>
          <w:p w14:paraId="67315AFF" w14:textId="77777777" w:rsidR="000829C4" w:rsidRDefault="00000000">
            <w:pPr>
              <w:rPr>
                <w:lang w:eastAsia="zh-Hans"/>
              </w:rPr>
            </w:pPr>
            <w:r>
              <w:rPr>
                <w:rFonts w:hint="eastAsia"/>
                <w:lang w:eastAsia="zh-Hans"/>
              </w:rPr>
              <w:t>阜新市</w:t>
            </w:r>
          </w:p>
        </w:tc>
      </w:tr>
      <w:tr w:rsidR="000829C4" w14:paraId="6FC1594B" w14:textId="77777777">
        <w:tc>
          <w:tcPr>
            <w:tcW w:w="1190" w:type="dxa"/>
            <w:vMerge/>
          </w:tcPr>
          <w:p w14:paraId="317357FC" w14:textId="77777777" w:rsidR="000829C4" w:rsidRDefault="000829C4">
            <w:pPr>
              <w:rPr>
                <w:lang w:eastAsia="zh-Hans"/>
              </w:rPr>
            </w:pPr>
          </w:p>
        </w:tc>
        <w:tc>
          <w:tcPr>
            <w:tcW w:w="2129" w:type="dxa"/>
            <w:vMerge/>
          </w:tcPr>
          <w:p w14:paraId="31033E15" w14:textId="77777777" w:rsidR="000829C4" w:rsidRDefault="000829C4">
            <w:pPr>
              <w:rPr>
                <w:lang w:eastAsia="zh-Hans"/>
              </w:rPr>
            </w:pPr>
          </w:p>
        </w:tc>
        <w:tc>
          <w:tcPr>
            <w:tcW w:w="5203" w:type="dxa"/>
          </w:tcPr>
          <w:p w14:paraId="647175CE" w14:textId="77777777" w:rsidR="000829C4" w:rsidRDefault="00000000">
            <w:pPr>
              <w:rPr>
                <w:lang w:eastAsia="zh-Hans"/>
              </w:rPr>
            </w:pPr>
            <w:r>
              <w:rPr>
                <w:rFonts w:hint="eastAsia"/>
                <w:lang w:eastAsia="zh-Hans"/>
              </w:rPr>
              <w:t>辽阳市</w:t>
            </w:r>
          </w:p>
        </w:tc>
      </w:tr>
      <w:tr w:rsidR="000829C4" w14:paraId="4C8C05CD" w14:textId="77777777">
        <w:tc>
          <w:tcPr>
            <w:tcW w:w="1190" w:type="dxa"/>
            <w:vMerge/>
          </w:tcPr>
          <w:p w14:paraId="678B7CF1" w14:textId="77777777" w:rsidR="000829C4" w:rsidRDefault="000829C4">
            <w:pPr>
              <w:rPr>
                <w:lang w:eastAsia="zh-Hans"/>
              </w:rPr>
            </w:pPr>
          </w:p>
        </w:tc>
        <w:tc>
          <w:tcPr>
            <w:tcW w:w="2129" w:type="dxa"/>
            <w:vMerge/>
          </w:tcPr>
          <w:p w14:paraId="6D451C90" w14:textId="77777777" w:rsidR="000829C4" w:rsidRDefault="000829C4">
            <w:pPr>
              <w:rPr>
                <w:lang w:eastAsia="zh-Hans"/>
              </w:rPr>
            </w:pPr>
          </w:p>
        </w:tc>
        <w:tc>
          <w:tcPr>
            <w:tcW w:w="5203" w:type="dxa"/>
          </w:tcPr>
          <w:p w14:paraId="0F65B98D" w14:textId="77777777" w:rsidR="000829C4" w:rsidRDefault="00000000">
            <w:pPr>
              <w:rPr>
                <w:lang w:eastAsia="zh-Hans"/>
              </w:rPr>
            </w:pPr>
            <w:r>
              <w:rPr>
                <w:rFonts w:hint="eastAsia"/>
                <w:lang w:eastAsia="zh-Hans"/>
              </w:rPr>
              <w:t>盘锦市</w:t>
            </w:r>
          </w:p>
        </w:tc>
      </w:tr>
      <w:tr w:rsidR="000829C4" w14:paraId="75C37FA5" w14:textId="77777777">
        <w:tc>
          <w:tcPr>
            <w:tcW w:w="1190" w:type="dxa"/>
            <w:vMerge/>
          </w:tcPr>
          <w:p w14:paraId="32C7706D" w14:textId="77777777" w:rsidR="000829C4" w:rsidRDefault="000829C4">
            <w:pPr>
              <w:rPr>
                <w:lang w:eastAsia="zh-Hans"/>
              </w:rPr>
            </w:pPr>
          </w:p>
        </w:tc>
        <w:tc>
          <w:tcPr>
            <w:tcW w:w="2129" w:type="dxa"/>
            <w:vMerge/>
          </w:tcPr>
          <w:p w14:paraId="2830CF1B" w14:textId="77777777" w:rsidR="000829C4" w:rsidRDefault="000829C4">
            <w:pPr>
              <w:rPr>
                <w:lang w:eastAsia="zh-Hans"/>
              </w:rPr>
            </w:pPr>
          </w:p>
        </w:tc>
        <w:tc>
          <w:tcPr>
            <w:tcW w:w="5203" w:type="dxa"/>
          </w:tcPr>
          <w:p w14:paraId="7385F98D" w14:textId="77777777" w:rsidR="000829C4" w:rsidRDefault="00000000">
            <w:pPr>
              <w:rPr>
                <w:lang w:eastAsia="zh-Hans"/>
              </w:rPr>
            </w:pPr>
            <w:r>
              <w:rPr>
                <w:rFonts w:hint="eastAsia"/>
                <w:lang w:eastAsia="zh-Hans"/>
              </w:rPr>
              <w:t>铁岭市</w:t>
            </w:r>
          </w:p>
        </w:tc>
      </w:tr>
      <w:tr w:rsidR="000829C4" w14:paraId="453AF29B" w14:textId="77777777">
        <w:tc>
          <w:tcPr>
            <w:tcW w:w="1190" w:type="dxa"/>
            <w:vMerge/>
          </w:tcPr>
          <w:p w14:paraId="6804CCA8" w14:textId="77777777" w:rsidR="000829C4" w:rsidRDefault="000829C4">
            <w:pPr>
              <w:rPr>
                <w:lang w:eastAsia="zh-Hans"/>
              </w:rPr>
            </w:pPr>
          </w:p>
        </w:tc>
        <w:tc>
          <w:tcPr>
            <w:tcW w:w="2129" w:type="dxa"/>
            <w:vMerge/>
          </w:tcPr>
          <w:p w14:paraId="1B2C42A4" w14:textId="77777777" w:rsidR="000829C4" w:rsidRDefault="000829C4">
            <w:pPr>
              <w:rPr>
                <w:lang w:eastAsia="zh-Hans"/>
              </w:rPr>
            </w:pPr>
          </w:p>
        </w:tc>
        <w:tc>
          <w:tcPr>
            <w:tcW w:w="5203" w:type="dxa"/>
          </w:tcPr>
          <w:p w14:paraId="0C055FDA" w14:textId="77777777" w:rsidR="000829C4" w:rsidRDefault="00000000">
            <w:pPr>
              <w:rPr>
                <w:lang w:eastAsia="zh-Hans"/>
              </w:rPr>
            </w:pPr>
            <w:r>
              <w:rPr>
                <w:rFonts w:hint="eastAsia"/>
                <w:lang w:eastAsia="zh-Hans"/>
              </w:rPr>
              <w:t>朝阳市</w:t>
            </w:r>
          </w:p>
        </w:tc>
      </w:tr>
      <w:tr w:rsidR="000829C4" w14:paraId="5BB0ECFA" w14:textId="77777777">
        <w:tc>
          <w:tcPr>
            <w:tcW w:w="1190" w:type="dxa"/>
            <w:vMerge/>
          </w:tcPr>
          <w:p w14:paraId="0179F7EF" w14:textId="77777777" w:rsidR="000829C4" w:rsidRDefault="000829C4">
            <w:pPr>
              <w:rPr>
                <w:lang w:eastAsia="zh-Hans"/>
              </w:rPr>
            </w:pPr>
          </w:p>
        </w:tc>
        <w:tc>
          <w:tcPr>
            <w:tcW w:w="2129" w:type="dxa"/>
            <w:vMerge/>
          </w:tcPr>
          <w:p w14:paraId="3F293436" w14:textId="77777777" w:rsidR="000829C4" w:rsidRDefault="000829C4">
            <w:pPr>
              <w:rPr>
                <w:lang w:eastAsia="zh-Hans"/>
              </w:rPr>
            </w:pPr>
          </w:p>
        </w:tc>
        <w:tc>
          <w:tcPr>
            <w:tcW w:w="5203" w:type="dxa"/>
          </w:tcPr>
          <w:p w14:paraId="2AC4D1CA" w14:textId="77777777" w:rsidR="000829C4" w:rsidRDefault="00000000">
            <w:pPr>
              <w:rPr>
                <w:lang w:eastAsia="zh-Hans"/>
              </w:rPr>
            </w:pPr>
            <w:r>
              <w:rPr>
                <w:rFonts w:hint="eastAsia"/>
                <w:lang w:eastAsia="zh-Hans"/>
              </w:rPr>
              <w:t>葫芦岛市</w:t>
            </w:r>
          </w:p>
        </w:tc>
      </w:tr>
      <w:tr w:rsidR="000829C4" w14:paraId="676B675C" w14:textId="77777777">
        <w:tc>
          <w:tcPr>
            <w:tcW w:w="1190" w:type="dxa"/>
            <w:vMerge/>
          </w:tcPr>
          <w:p w14:paraId="2D800E4F" w14:textId="77777777" w:rsidR="000829C4" w:rsidRDefault="000829C4">
            <w:pPr>
              <w:rPr>
                <w:lang w:eastAsia="zh-Hans"/>
              </w:rPr>
            </w:pPr>
          </w:p>
        </w:tc>
        <w:tc>
          <w:tcPr>
            <w:tcW w:w="2129" w:type="dxa"/>
            <w:vMerge w:val="restart"/>
          </w:tcPr>
          <w:p w14:paraId="24B1BE39" w14:textId="77777777" w:rsidR="000829C4" w:rsidRDefault="00000000">
            <w:pPr>
              <w:rPr>
                <w:lang w:eastAsia="zh-Hans"/>
              </w:rPr>
            </w:pPr>
            <w:r>
              <w:rPr>
                <w:rFonts w:hint="eastAsia"/>
                <w:lang w:eastAsia="zh-Hans"/>
              </w:rPr>
              <w:t>山东省</w:t>
            </w:r>
          </w:p>
        </w:tc>
        <w:tc>
          <w:tcPr>
            <w:tcW w:w="5203" w:type="dxa"/>
          </w:tcPr>
          <w:p w14:paraId="51DB5C29" w14:textId="77777777" w:rsidR="000829C4" w:rsidRDefault="00000000">
            <w:pPr>
              <w:rPr>
                <w:lang w:eastAsia="zh-Hans"/>
              </w:rPr>
            </w:pPr>
            <w:r>
              <w:rPr>
                <w:rFonts w:hint="eastAsia"/>
                <w:lang w:eastAsia="zh-Hans"/>
              </w:rPr>
              <w:t>省级法规</w:t>
            </w:r>
          </w:p>
        </w:tc>
      </w:tr>
      <w:tr w:rsidR="000829C4" w14:paraId="72323A93" w14:textId="77777777">
        <w:tc>
          <w:tcPr>
            <w:tcW w:w="1190" w:type="dxa"/>
            <w:vMerge/>
          </w:tcPr>
          <w:p w14:paraId="1E6925CA" w14:textId="77777777" w:rsidR="000829C4" w:rsidRDefault="000829C4">
            <w:pPr>
              <w:rPr>
                <w:lang w:eastAsia="zh-Hans"/>
              </w:rPr>
            </w:pPr>
          </w:p>
        </w:tc>
        <w:tc>
          <w:tcPr>
            <w:tcW w:w="2129" w:type="dxa"/>
            <w:vMerge/>
          </w:tcPr>
          <w:p w14:paraId="42DB8967" w14:textId="77777777" w:rsidR="000829C4" w:rsidRDefault="000829C4">
            <w:pPr>
              <w:rPr>
                <w:lang w:eastAsia="zh-Hans"/>
              </w:rPr>
            </w:pPr>
          </w:p>
        </w:tc>
        <w:tc>
          <w:tcPr>
            <w:tcW w:w="5203" w:type="dxa"/>
          </w:tcPr>
          <w:p w14:paraId="7B331825" w14:textId="77777777" w:rsidR="000829C4" w:rsidRDefault="00000000">
            <w:pPr>
              <w:rPr>
                <w:lang w:eastAsia="zh-Hans"/>
              </w:rPr>
            </w:pPr>
            <w:r>
              <w:rPr>
                <w:rFonts w:hint="eastAsia"/>
                <w:lang w:eastAsia="zh-Hans"/>
              </w:rPr>
              <w:t>济南市</w:t>
            </w:r>
          </w:p>
        </w:tc>
      </w:tr>
      <w:tr w:rsidR="000829C4" w14:paraId="268E2A0E" w14:textId="77777777">
        <w:tc>
          <w:tcPr>
            <w:tcW w:w="1190" w:type="dxa"/>
            <w:vMerge/>
          </w:tcPr>
          <w:p w14:paraId="0BFE126A" w14:textId="77777777" w:rsidR="000829C4" w:rsidRDefault="000829C4">
            <w:pPr>
              <w:rPr>
                <w:lang w:eastAsia="zh-Hans"/>
              </w:rPr>
            </w:pPr>
          </w:p>
        </w:tc>
        <w:tc>
          <w:tcPr>
            <w:tcW w:w="2129" w:type="dxa"/>
            <w:vMerge/>
          </w:tcPr>
          <w:p w14:paraId="2D152D79" w14:textId="77777777" w:rsidR="000829C4" w:rsidRDefault="000829C4">
            <w:pPr>
              <w:rPr>
                <w:lang w:eastAsia="zh-Hans"/>
              </w:rPr>
            </w:pPr>
          </w:p>
        </w:tc>
        <w:tc>
          <w:tcPr>
            <w:tcW w:w="5203" w:type="dxa"/>
          </w:tcPr>
          <w:p w14:paraId="207E40F1" w14:textId="77777777" w:rsidR="000829C4" w:rsidRDefault="00000000">
            <w:pPr>
              <w:rPr>
                <w:lang w:eastAsia="zh-Hans"/>
              </w:rPr>
            </w:pPr>
            <w:r>
              <w:rPr>
                <w:rFonts w:hint="eastAsia"/>
                <w:lang w:eastAsia="zh-Hans"/>
              </w:rPr>
              <w:t>青岛市</w:t>
            </w:r>
          </w:p>
        </w:tc>
      </w:tr>
      <w:tr w:rsidR="000829C4" w14:paraId="356303A8" w14:textId="77777777">
        <w:tc>
          <w:tcPr>
            <w:tcW w:w="1190" w:type="dxa"/>
            <w:vMerge/>
          </w:tcPr>
          <w:p w14:paraId="36F02005" w14:textId="77777777" w:rsidR="000829C4" w:rsidRDefault="000829C4">
            <w:pPr>
              <w:rPr>
                <w:lang w:eastAsia="zh-Hans"/>
              </w:rPr>
            </w:pPr>
          </w:p>
        </w:tc>
        <w:tc>
          <w:tcPr>
            <w:tcW w:w="2129" w:type="dxa"/>
            <w:vMerge/>
          </w:tcPr>
          <w:p w14:paraId="35093DDA" w14:textId="77777777" w:rsidR="000829C4" w:rsidRDefault="000829C4">
            <w:pPr>
              <w:rPr>
                <w:lang w:eastAsia="zh-Hans"/>
              </w:rPr>
            </w:pPr>
          </w:p>
        </w:tc>
        <w:tc>
          <w:tcPr>
            <w:tcW w:w="5203" w:type="dxa"/>
          </w:tcPr>
          <w:p w14:paraId="3E96AC76" w14:textId="77777777" w:rsidR="000829C4" w:rsidRDefault="00000000">
            <w:pPr>
              <w:rPr>
                <w:lang w:eastAsia="zh-Hans"/>
              </w:rPr>
            </w:pPr>
            <w:r>
              <w:rPr>
                <w:rFonts w:hint="eastAsia"/>
                <w:lang w:eastAsia="zh-Hans"/>
              </w:rPr>
              <w:t>淄博市</w:t>
            </w:r>
          </w:p>
        </w:tc>
      </w:tr>
      <w:tr w:rsidR="000829C4" w14:paraId="1964324E" w14:textId="77777777">
        <w:tc>
          <w:tcPr>
            <w:tcW w:w="1190" w:type="dxa"/>
            <w:vMerge/>
          </w:tcPr>
          <w:p w14:paraId="3290273D" w14:textId="77777777" w:rsidR="000829C4" w:rsidRDefault="000829C4">
            <w:pPr>
              <w:rPr>
                <w:lang w:eastAsia="zh-Hans"/>
              </w:rPr>
            </w:pPr>
          </w:p>
        </w:tc>
        <w:tc>
          <w:tcPr>
            <w:tcW w:w="2129" w:type="dxa"/>
            <w:vMerge/>
          </w:tcPr>
          <w:p w14:paraId="5F3E1584" w14:textId="77777777" w:rsidR="000829C4" w:rsidRDefault="000829C4">
            <w:pPr>
              <w:rPr>
                <w:lang w:eastAsia="zh-Hans"/>
              </w:rPr>
            </w:pPr>
          </w:p>
        </w:tc>
        <w:tc>
          <w:tcPr>
            <w:tcW w:w="5203" w:type="dxa"/>
          </w:tcPr>
          <w:p w14:paraId="6BCC584B" w14:textId="77777777" w:rsidR="000829C4" w:rsidRDefault="00000000">
            <w:pPr>
              <w:rPr>
                <w:lang w:eastAsia="zh-Hans"/>
              </w:rPr>
            </w:pPr>
            <w:r>
              <w:rPr>
                <w:rFonts w:hint="eastAsia"/>
                <w:lang w:eastAsia="zh-Hans"/>
              </w:rPr>
              <w:t>枣庄市</w:t>
            </w:r>
          </w:p>
        </w:tc>
      </w:tr>
      <w:tr w:rsidR="000829C4" w14:paraId="496E314A" w14:textId="77777777">
        <w:tc>
          <w:tcPr>
            <w:tcW w:w="1190" w:type="dxa"/>
            <w:vMerge/>
          </w:tcPr>
          <w:p w14:paraId="33EA93F5" w14:textId="77777777" w:rsidR="000829C4" w:rsidRDefault="000829C4">
            <w:pPr>
              <w:rPr>
                <w:lang w:eastAsia="zh-Hans"/>
              </w:rPr>
            </w:pPr>
          </w:p>
        </w:tc>
        <w:tc>
          <w:tcPr>
            <w:tcW w:w="2129" w:type="dxa"/>
            <w:vMerge/>
          </w:tcPr>
          <w:p w14:paraId="493AEBA1" w14:textId="77777777" w:rsidR="000829C4" w:rsidRDefault="000829C4">
            <w:pPr>
              <w:rPr>
                <w:lang w:eastAsia="zh-Hans"/>
              </w:rPr>
            </w:pPr>
          </w:p>
        </w:tc>
        <w:tc>
          <w:tcPr>
            <w:tcW w:w="5203" w:type="dxa"/>
          </w:tcPr>
          <w:p w14:paraId="746E6038" w14:textId="77777777" w:rsidR="000829C4" w:rsidRDefault="00000000">
            <w:pPr>
              <w:rPr>
                <w:lang w:eastAsia="zh-Hans"/>
              </w:rPr>
            </w:pPr>
            <w:r>
              <w:rPr>
                <w:rFonts w:hint="eastAsia"/>
                <w:lang w:eastAsia="zh-Hans"/>
              </w:rPr>
              <w:t>东营市</w:t>
            </w:r>
          </w:p>
        </w:tc>
      </w:tr>
      <w:tr w:rsidR="000829C4" w14:paraId="478F0391" w14:textId="77777777">
        <w:tc>
          <w:tcPr>
            <w:tcW w:w="1190" w:type="dxa"/>
            <w:vMerge/>
          </w:tcPr>
          <w:p w14:paraId="2365C1EB" w14:textId="77777777" w:rsidR="000829C4" w:rsidRDefault="000829C4">
            <w:pPr>
              <w:rPr>
                <w:lang w:eastAsia="zh-Hans"/>
              </w:rPr>
            </w:pPr>
          </w:p>
        </w:tc>
        <w:tc>
          <w:tcPr>
            <w:tcW w:w="2129" w:type="dxa"/>
            <w:vMerge/>
          </w:tcPr>
          <w:p w14:paraId="11CD2CA4" w14:textId="77777777" w:rsidR="000829C4" w:rsidRDefault="000829C4">
            <w:pPr>
              <w:rPr>
                <w:lang w:eastAsia="zh-Hans"/>
              </w:rPr>
            </w:pPr>
          </w:p>
        </w:tc>
        <w:tc>
          <w:tcPr>
            <w:tcW w:w="5203" w:type="dxa"/>
          </w:tcPr>
          <w:p w14:paraId="07364202" w14:textId="77777777" w:rsidR="000829C4" w:rsidRDefault="00000000">
            <w:pPr>
              <w:rPr>
                <w:lang w:eastAsia="zh-Hans"/>
              </w:rPr>
            </w:pPr>
            <w:r>
              <w:rPr>
                <w:rFonts w:hint="eastAsia"/>
                <w:lang w:eastAsia="zh-Hans"/>
              </w:rPr>
              <w:t>烟台市</w:t>
            </w:r>
          </w:p>
        </w:tc>
      </w:tr>
      <w:tr w:rsidR="000829C4" w14:paraId="0FC2A847" w14:textId="77777777">
        <w:tc>
          <w:tcPr>
            <w:tcW w:w="1190" w:type="dxa"/>
            <w:vMerge/>
          </w:tcPr>
          <w:p w14:paraId="5488BE65" w14:textId="77777777" w:rsidR="000829C4" w:rsidRDefault="000829C4">
            <w:pPr>
              <w:rPr>
                <w:lang w:eastAsia="zh-Hans"/>
              </w:rPr>
            </w:pPr>
          </w:p>
        </w:tc>
        <w:tc>
          <w:tcPr>
            <w:tcW w:w="2129" w:type="dxa"/>
            <w:vMerge/>
          </w:tcPr>
          <w:p w14:paraId="1CFD180A" w14:textId="77777777" w:rsidR="000829C4" w:rsidRDefault="000829C4">
            <w:pPr>
              <w:rPr>
                <w:lang w:eastAsia="zh-Hans"/>
              </w:rPr>
            </w:pPr>
          </w:p>
        </w:tc>
        <w:tc>
          <w:tcPr>
            <w:tcW w:w="5203" w:type="dxa"/>
          </w:tcPr>
          <w:p w14:paraId="348FE7F6" w14:textId="77777777" w:rsidR="000829C4" w:rsidRDefault="00000000">
            <w:pPr>
              <w:rPr>
                <w:lang w:eastAsia="zh-Hans"/>
              </w:rPr>
            </w:pPr>
            <w:r>
              <w:rPr>
                <w:rFonts w:hint="eastAsia"/>
                <w:lang w:eastAsia="zh-Hans"/>
              </w:rPr>
              <w:t>潍坊市</w:t>
            </w:r>
          </w:p>
        </w:tc>
      </w:tr>
      <w:tr w:rsidR="000829C4" w14:paraId="3F8233DB" w14:textId="77777777">
        <w:tc>
          <w:tcPr>
            <w:tcW w:w="1190" w:type="dxa"/>
            <w:vMerge/>
          </w:tcPr>
          <w:p w14:paraId="39BE7273" w14:textId="77777777" w:rsidR="000829C4" w:rsidRDefault="000829C4">
            <w:pPr>
              <w:rPr>
                <w:lang w:eastAsia="zh-Hans"/>
              </w:rPr>
            </w:pPr>
          </w:p>
        </w:tc>
        <w:tc>
          <w:tcPr>
            <w:tcW w:w="2129" w:type="dxa"/>
            <w:vMerge/>
          </w:tcPr>
          <w:p w14:paraId="5A398AA1" w14:textId="77777777" w:rsidR="000829C4" w:rsidRDefault="000829C4">
            <w:pPr>
              <w:rPr>
                <w:lang w:eastAsia="zh-Hans"/>
              </w:rPr>
            </w:pPr>
          </w:p>
        </w:tc>
        <w:tc>
          <w:tcPr>
            <w:tcW w:w="5203" w:type="dxa"/>
          </w:tcPr>
          <w:p w14:paraId="6C882F0F" w14:textId="77777777" w:rsidR="000829C4" w:rsidRDefault="00000000">
            <w:pPr>
              <w:rPr>
                <w:lang w:eastAsia="zh-Hans"/>
              </w:rPr>
            </w:pPr>
            <w:r>
              <w:rPr>
                <w:rFonts w:hint="eastAsia"/>
                <w:lang w:eastAsia="zh-Hans"/>
              </w:rPr>
              <w:t>济宁市</w:t>
            </w:r>
          </w:p>
        </w:tc>
      </w:tr>
      <w:tr w:rsidR="000829C4" w14:paraId="152140D9" w14:textId="77777777">
        <w:tc>
          <w:tcPr>
            <w:tcW w:w="1190" w:type="dxa"/>
            <w:vMerge/>
          </w:tcPr>
          <w:p w14:paraId="010C377F" w14:textId="77777777" w:rsidR="000829C4" w:rsidRDefault="000829C4">
            <w:pPr>
              <w:rPr>
                <w:lang w:eastAsia="zh-Hans"/>
              </w:rPr>
            </w:pPr>
          </w:p>
        </w:tc>
        <w:tc>
          <w:tcPr>
            <w:tcW w:w="2129" w:type="dxa"/>
            <w:vMerge/>
          </w:tcPr>
          <w:p w14:paraId="4CB9BBEF" w14:textId="77777777" w:rsidR="000829C4" w:rsidRDefault="000829C4">
            <w:pPr>
              <w:rPr>
                <w:lang w:eastAsia="zh-Hans"/>
              </w:rPr>
            </w:pPr>
          </w:p>
        </w:tc>
        <w:tc>
          <w:tcPr>
            <w:tcW w:w="5203" w:type="dxa"/>
          </w:tcPr>
          <w:p w14:paraId="0C6B8D88" w14:textId="77777777" w:rsidR="000829C4" w:rsidRDefault="00000000">
            <w:pPr>
              <w:rPr>
                <w:lang w:eastAsia="zh-Hans"/>
              </w:rPr>
            </w:pPr>
            <w:r>
              <w:rPr>
                <w:rFonts w:hint="eastAsia"/>
                <w:lang w:eastAsia="zh-Hans"/>
              </w:rPr>
              <w:t>泰安市</w:t>
            </w:r>
          </w:p>
        </w:tc>
      </w:tr>
      <w:tr w:rsidR="000829C4" w14:paraId="22C87001" w14:textId="77777777">
        <w:tc>
          <w:tcPr>
            <w:tcW w:w="1190" w:type="dxa"/>
            <w:vMerge/>
          </w:tcPr>
          <w:p w14:paraId="37C17F47" w14:textId="77777777" w:rsidR="000829C4" w:rsidRDefault="000829C4">
            <w:pPr>
              <w:rPr>
                <w:lang w:eastAsia="zh-Hans"/>
              </w:rPr>
            </w:pPr>
          </w:p>
        </w:tc>
        <w:tc>
          <w:tcPr>
            <w:tcW w:w="2129" w:type="dxa"/>
            <w:vMerge/>
          </w:tcPr>
          <w:p w14:paraId="153C9459" w14:textId="77777777" w:rsidR="000829C4" w:rsidRDefault="000829C4">
            <w:pPr>
              <w:rPr>
                <w:lang w:eastAsia="zh-Hans"/>
              </w:rPr>
            </w:pPr>
          </w:p>
        </w:tc>
        <w:tc>
          <w:tcPr>
            <w:tcW w:w="5203" w:type="dxa"/>
          </w:tcPr>
          <w:p w14:paraId="5013CDBB" w14:textId="77777777" w:rsidR="000829C4" w:rsidRDefault="00000000">
            <w:pPr>
              <w:rPr>
                <w:lang w:eastAsia="zh-Hans"/>
              </w:rPr>
            </w:pPr>
            <w:r>
              <w:rPr>
                <w:rFonts w:hint="eastAsia"/>
                <w:lang w:eastAsia="zh-Hans"/>
              </w:rPr>
              <w:t>威海市</w:t>
            </w:r>
          </w:p>
        </w:tc>
      </w:tr>
      <w:tr w:rsidR="000829C4" w14:paraId="34241E9B" w14:textId="77777777">
        <w:tc>
          <w:tcPr>
            <w:tcW w:w="1190" w:type="dxa"/>
            <w:vMerge/>
          </w:tcPr>
          <w:p w14:paraId="7E7D8D82" w14:textId="77777777" w:rsidR="000829C4" w:rsidRDefault="000829C4">
            <w:pPr>
              <w:rPr>
                <w:lang w:eastAsia="zh-Hans"/>
              </w:rPr>
            </w:pPr>
          </w:p>
        </w:tc>
        <w:tc>
          <w:tcPr>
            <w:tcW w:w="2129" w:type="dxa"/>
            <w:vMerge/>
          </w:tcPr>
          <w:p w14:paraId="31AAA871" w14:textId="77777777" w:rsidR="000829C4" w:rsidRDefault="000829C4">
            <w:pPr>
              <w:rPr>
                <w:lang w:eastAsia="zh-Hans"/>
              </w:rPr>
            </w:pPr>
          </w:p>
        </w:tc>
        <w:tc>
          <w:tcPr>
            <w:tcW w:w="5203" w:type="dxa"/>
          </w:tcPr>
          <w:p w14:paraId="7B0CC666" w14:textId="77777777" w:rsidR="000829C4" w:rsidRDefault="00000000">
            <w:pPr>
              <w:rPr>
                <w:lang w:eastAsia="zh-Hans"/>
              </w:rPr>
            </w:pPr>
            <w:r>
              <w:rPr>
                <w:rFonts w:hint="eastAsia"/>
                <w:lang w:eastAsia="zh-Hans"/>
              </w:rPr>
              <w:t>日照市</w:t>
            </w:r>
          </w:p>
        </w:tc>
      </w:tr>
      <w:tr w:rsidR="000829C4" w14:paraId="7F44D195" w14:textId="77777777">
        <w:tc>
          <w:tcPr>
            <w:tcW w:w="1190" w:type="dxa"/>
            <w:vMerge/>
          </w:tcPr>
          <w:p w14:paraId="68B6FB58" w14:textId="77777777" w:rsidR="000829C4" w:rsidRDefault="000829C4">
            <w:pPr>
              <w:rPr>
                <w:lang w:eastAsia="zh-Hans"/>
              </w:rPr>
            </w:pPr>
          </w:p>
        </w:tc>
        <w:tc>
          <w:tcPr>
            <w:tcW w:w="2129" w:type="dxa"/>
            <w:vMerge/>
          </w:tcPr>
          <w:p w14:paraId="4ED55368" w14:textId="77777777" w:rsidR="000829C4" w:rsidRDefault="000829C4">
            <w:pPr>
              <w:rPr>
                <w:lang w:eastAsia="zh-Hans"/>
              </w:rPr>
            </w:pPr>
          </w:p>
        </w:tc>
        <w:tc>
          <w:tcPr>
            <w:tcW w:w="5203" w:type="dxa"/>
          </w:tcPr>
          <w:p w14:paraId="68EDA0F5" w14:textId="77777777" w:rsidR="000829C4" w:rsidRDefault="00000000">
            <w:pPr>
              <w:rPr>
                <w:lang w:eastAsia="zh-Hans"/>
              </w:rPr>
            </w:pPr>
            <w:r>
              <w:rPr>
                <w:rFonts w:hint="eastAsia"/>
                <w:lang w:eastAsia="zh-Hans"/>
              </w:rPr>
              <w:t>莱芜市</w:t>
            </w:r>
          </w:p>
        </w:tc>
      </w:tr>
      <w:tr w:rsidR="000829C4" w14:paraId="3065A52F" w14:textId="77777777">
        <w:tc>
          <w:tcPr>
            <w:tcW w:w="1190" w:type="dxa"/>
            <w:vMerge/>
          </w:tcPr>
          <w:p w14:paraId="0E2947A1" w14:textId="77777777" w:rsidR="000829C4" w:rsidRDefault="000829C4">
            <w:pPr>
              <w:rPr>
                <w:lang w:eastAsia="zh-Hans"/>
              </w:rPr>
            </w:pPr>
          </w:p>
        </w:tc>
        <w:tc>
          <w:tcPr>
            <w:tcW w:w="2129" w:type="dxa"/>
            <w:vMerge/>
          </w:tcPr>
          <w:p w14:paraId="60ADA0C3" w14:textId="77777777" w:rsidR="000829C4" w:rsidRDefault="000829C4">
            <w:pPr>
              <w:rPr>
                <w:lang w:eastAsia="zh-Hans"/>
              </w:rPr>
            </w:pPr>
          </w:p>
        </w:tc>
        <w:tc>
          <w:tcPr>
            <w:tcW w:w="5203" w:type="dxa"/>
          </w:tcPr>
          <w:p w14:paraId="7FFD384B" w14:textId="77777777" w:rsidR="000829C4" w:rsidRDefault="00000000">
            <w:pPr>
              <w:rPr>
                <w:lang w:eastAsia="zh-Hans"/>
              </w:rPr>
            </w:pPr>
            <w:r>
              <w:rPr>
                <w:rFonts w:hint="eastAsia"/>
                <w:lang w:eastAsia="zh-Hans"/>
              </w:rPr>
              <w:t>临沂市</w:t>
            </w:r>
          </w:p>
        </w:tc>
      </w:tr>
      <w:tr w:rsidR="000829C4" w14:paraId="25819247" w14:textId="77777777">
        <w:tc>
          <w:tcPr>
            <w:tcW w:w="1190" w:type="dxa"/>
            <w:vMerge/>
          </w:tcPr>
          <w:p w14:paraId="467ED35E" w14:textId="77777777" w:rsidR="000829C4" w:rsidRDefault="000829C4">
            <w:pPr>
              <w:rPr>
                <w:lang w:eastAsia="zh-Hans"/>
              </w:rPr>
            </w:pPr>
          </w:p>
        </w:tc>
        <w:tc>
          <w:tcPr>
            <w:tcW w:w="2129" w:type="dxa"/>
            <w:vMerge/>
          </w:tcPr>
          <w:p w14:paraId="0A7F8815" w14:textId="77777777" w:rsidR="000829C4" w:rsidRDefault="000829C4">
            <w:pPr>
              <w:rPr>
                <w:lang w:eastAsia="zh-Hans"/>
              </w:rPr>
            </w:pPr>
          </w:p>
        </w:tc>
        <w:tc>
          <w:tcPr>
            <w:tcW w:w="5203" w:type="dxa"/>
          </w:tcPr>
          <w:p w14:paraId="59943351" w14:textId="77777777" w:rsidR="000829C4" w:rsidRDefault="00000000">
            <w:pPr>
              <w:rPr>
                <w:lang w:eastAsia="zh-Hans"/>
              </w:rPr>
            </w:pPr>
            <w:r>
              <w:rPr>
                <w:rFonts w:hint="eastAsia"/>
                <w:lang w:eastAsia="zh-Hans"/>
              </w:rPr>
              <w:t>德州市</w:t>
            </w:r>
          </w:p>
        </w:tc>
      </w:tr>
      <w:tr w:rsidR="000829C4" w14:paraId="3D45F84B" w14:textId="77777777">
        <w:tc>
          <w:tcPr>
            <w:tcW w:w="1190" w:type="dxa"/>
            <w:vMerge/>
          </w:tcPr>
          <w:p w14:paraId="76D57E30" w14:textId="77777777" w:rsidR="000829C4" w:rsidRDefault="000829C4">
            <w:pPr>
              <w:rPr>
                <w:lang w:eastAsia="zh-Hans"/>
              </w:rPr>
            </w:pPr>
          </w:p>
        </w:tc>
        <w:tc>
          <w:tcPr>
            <w:tcW w:w="2129" w:type="dxa"/>
            <w:vMerge/>
          </w:tcPr>
          <w:p w14:paraId="7756F3D1" w14:textId="77777777" w:rsidR="000829C4" w:rsidRDefault="000829C4">
            <w:pPr>
              <w:rPr>
                <w:lang w:eastAsia="zh-Hans"/>
              </w:rPr>
            </w:pPr>
          </w:p>
        </w:tc>
        <w:tc>
          <w:tcPr>
            <w:tcW w:w="5203" w:type="dxa"/>
          </w:tcPr>
          <w:p w14:paraId="5DD486D8" w14:textId="77777777" w:rsidR="000829C4" w:rsidRDefault="00000000">
            <w:pPr>
              <w:rPr>
                <w:lang w:eastAsia="zh-Hans"/>
              </w:rPr>
            </w:pPr>
            <w:r>
              <w:rPr>
                <w:rFonts w:hint="eastAsia"/>
                <w:lang w:eastAsia="zh-Hans"/>
              </w:rPr>
              <w:t>聊城市</w:t>
            </w:r>
          </w:p>
        </w:tc>
      </w:tr>
      <w:tr w:rsidR="000829C4" w14:paraId="563906C0" w14:textId="77777777">
        <w:tc>
          <w:tcPr>
            <w:tcW w:w="1190" w:type="dxa"/>
            <w:vMerge/>
          </w:tcPr>
          <w:p w14:paraId="40531755" w14:textId="77777777" w:rsidR="000829C4" w:rsidRDefault="000829C4">
            <w:pPr>
              <w:rPr>
                <w:lang w:eastAsia="zh-Hans"/>
              </w:rPr>
            </w:pPr>
          </w:p>
        </w:tc>
        <w:tc>
          <w:tcPr>
            <w:tcW w:w="2129" w:type="dxa"/>
            <w:vMerge/>
          </w:tcPr>
          <w:p w14:paraId="4EB2F9A9" w14:textId="77777777" w:rsidR="000829C4" w:rsidRDefault="000829C4">
            <w:pPr>
              <w:rPr>
                <w:lang w:eastAsia="zh-Hans"/>
              </w:rPr>
            </w:pPr>
          </w:p>
        </w:tc>
        <w:tc>
          <w:tcPr>
            <w:tcW w:w="5203" w:type="dxa"/>
          </w:tcPr>
          <w:p w14:paraId="4320A3CF" w14:textId="77777777" w:rsidR="000829C4" w:rsidRDefault="00000000">
            <w:pPr>
              <w:rPr>
                <w:lang w:eastAsia="zh-Hans"/>
              </w:rPr>
            </w:pPr>
            <w:r>
              <w:rPr>
                <w:rFonts w:hint="eastAsia"/>
                <w:lang w:eastAsia="zh-Hans"/>
              </w:rPr>
              <w:t>滨州市</w:t>
            </w:r>
          </w:p>
        </w:tc>
      </w:tr>
      <w:tr w:rsidR="000829C4" w14:paraId="6AE1B396" w14:textId="77777777">
        <w:tc>
          <w:tcPr>
            <w:tcW w:w="1190" w:type="dxa"/>
            <w:vMerge/>
          </w:tcPr>
          <w:p w14:paraId="64C4E9AF" w14:textId="77777777" w:rsidR="000829C4" w:rsidRDefault="000829C4">
            <w:pPr>
              <w:rPr>
                <w:lang w:eastAsia="zh-Hans"/>
              </w:rPr>
            </w:pPr>
          </w:p>
        </w:tc>
        <w:tc>
          <w:tcPr>
            <w:tcW w:w="2129" w:type="dxa"/>
            <w:vMerge/>
          </w:tcPr>
          <w:p w14:paraId="7145DB07" w14:textId="77777777" w:rsidR="000829C4" w:rsidRDefault="000829C4">
            <w:pPr>
              <w:rPr>
                <w:lang w:eastAsia="zh-Hans"/>
              </w:rPr>
            </w:pPr>
          </w:p>
        </w:tc>
        <w:tc>
          <w:tcPr>
            <w:tcW w:w="5203" w:type="dxa"/>
          </w:tcPr>
          <w:p w14:paraId="1FF0906F" w14:textId="77777777" w:rsidR="000829C4" w:rsidRDefault="00000000">
            <w:pPr>
              <w:rPr>
                <w:lang w:eastAsia="zh-Hans"/>
              </w:rPr>
            </w:pPr>
            <w:r>
              <w:rPr>
                <w:rFonts w:hint="eastAsia"/>
                <w:lang w:eastAsia="zh-Hans"/>
              </w:rPr>
              <w:t>菏泽市</w:t>
            </w:r>
          </w:p>
        </w:tc>
      </w:tr>
      <w:tr w:rsidR="000829C4" w14:paraId="248CA59C" w14:textId="77777777">
        <w:tc>
          <w:tcPr>
            <w:tcW w:w="1190" w:type="dxa"/>
            <w:vMerge/>
          </w:tcPr>
          <w:p w14:paraId="6FB36359" w14:textId="77777777" w:rsidR="000829C4" w:rsidRDefault="000829C4">
            <w:pPr>
              <w:rPr>
                <w:lang w:eastAsia="zh-Hans"/>
              </w:rPr>
            </w:pPr>
          </w:p>
        </w:tc>
        <w:tc>
          <w:tcPr>
            <w:tcW w:w="2129" w:type="dxa"/>
            <w:vMerge w:val="restart"/>
          </w:tcPr>
          <w:p w14:paraId="4FF72FDD" w14:textId="77777777" w:rsidR="000829C4" w:rsidRDefault="00000000">
            <w:pPr>
              <w:rPr>
                <w:lang w:eastAsia="zh-Hans"/>
              </w:rPr>
            </w:pPr>
            <w:r>
              <w:rPr>
                <w:rFonts w:hint="eastAsia"/>
                <w:lang w:eastAsia="zh-Hans"/>
              </w:rPr>
              <w:t>山西省</w:t>
            </w:r>
          </w:p>
        </w:tc>
        <w:tc>
          <w:tcPr>
            <w:tcW w:w="5203" w:type="dxa"/>
          </w:tcPr>
          <w:p w14:paraId="58F405BA" w14:textId="77777777" w:rsidR="000829C4" w:rsidRDefault="00000000">
            <w:pPr>
              <w:rPr>
                <w:lang w:eastAsia="zh-Hans"/>
              </w:rPr>
            </w:pPr>
            <w:r>
              <w:rPr>
                <w:rFonts w:hint="eastAsia"/>
                <w:lang w:eastAsia="zh-Hans"/>
              </w:rPr>
              <w:t>省级法规</w:t>
            </w:r>
          </w:p>
        </w:tc>
      </w:tr>
      <w:tr w:rsidR="000829C4" w14:paraId="4272F071" w14:textId="77777777">
        <w:tc>
          <w:tcPr>
            <w:tcW w:w="1190" w:type="dxa"/>
            <w:vMerge/>
          </w:tcPr>
          <w:p w14:paraId="42BA20DF" w14:textId="77777777" w:rsidR="000829C4" w:rsidRDefault="000829C4">
            <w:pPr>
              <w:rPr>
                <w:lang w:eastAsia="zh-Hans"/>
              </w:rPr>
            </w:pPr>
          </w:p>
        </w:tc>
        <w:tc>
          <w:tcPr>
            <w:tcW w:w="2129" w:type="dxa"/>
            <w:vMerge/>
          </w:tcPr>
          <w:p w14:paraId="798BE49F" w14:textId="77777777" w:rsidR="000829C4" w:rsidRDefault="000829C4">
            <w:pPr>
              <w:rPr>
                <w:lang w:eastAsia="zh-Hans"/>
              </w:rPr>
            </w:pPr>
          </w:p>
        </w:tc>
        <w:tc>
          <w:tcPr>
            <w:tcW w:w="5203" w:type="dxa"/>
          </w:tcPr>
          <w:p w14:paraId="06CEB142" w14:textId="77777777" w:rsidR="000829C4" w:rsidRDefault="00000000">
            <w:pPr>
              <w:rPr>
                <w:lang w:eastAsia="zh-Hans"/>
              </w:rPr>
            </w:pPr>
            <w:r>
              <w:rPr>
                <w:rFonts w:hint="eastAsia"/>
                <w:lang w:eastAsia="zh-Hans"/>
              </w:rPr>
              <w:t>太原市</w:t>
            </w:r>
          </w:p>
        </w:tc>
      </w:tr>
      <w:tr w:rsidR="000829C4" w14:paraId="67121870" w14:textId="77777777">
        <w:tc>
          <w:tcPr>
            <w:tcW w:w="1190" w:type="dxa"/>
            <w:vMerge/>
          </w:tcPr>
          <w:p w14:paraId="4E7EF31F" w14:textId="77777777" w:rsidR="000829C4" w:rsidRDefault="000829C4">
            <w:pPr>
              <w:rPr>
                <w:lang w:eastAsia="zh-Hans"/>
              </w:rPr>
            </w:pPr>
          </w:p>
        </w:tc>
        <w:tc>
          <w:tcPr>
            <w:tcW w:w="2129" w:type="dxa"/>
            <w:vMerge/>
          </w:tcPr>
          <w:p w14:paraId="7741BE74" w14:textId="77777777" w:rsidR="000829C4" w:rsidRDefault="000829C4">
            <w:pPr>
              <w:rPr>
                <w:lang w:eastAsia="zh-Hans"/>
              </w:rPr>
            </w:pPr>
          </w:p>
        </w:tc>
        <w:tc>
          <w:tcPr>
            <w:tcW w:w="5203" w:type="dxa"/>
          </w:tcPr>
          <w:p w14:paraId="3034724F" w14:textId="77777777" w:rsidR="000829C4" w:rsidRDefault="00000000">
            <w:pPr>
              <w:rPr>
                <w:lang w:eastAsia="zh-Hans"/>
              </w:rPr>
            </w:pPr>
            <w:r>
              <w:rPr>
                <w:rFonts w:hint="eastAsia"/>
                <w:lang w:eastAsia="zh-Hans"/>
              </w:rPr>
              <w:t>大同市</w:t>
            </w:r>
          </w:p>
        </w:tc>
      </w:tr>
      <w:tr w:rsidR="000829C4" w14:paraId="5B71F107" w14:textId="77777777">
        <w:tc>
          <w:tcPr>
            <w:tcW w:w="1190" w:type="dxa"/>
            <w:vMerge/>
          </w:tcPr>
          <w:p w14:paraId="3C40756D" w14:textId="77777777" w:rsidR="000829C4" w:rsidRDefault="000829C4">
            <w:pPr>
              <w:rPr>
                <w:lang w:eastAsia="zh-Hans"/>
              </w:rPr>
            </w:pPr>
          </w:p>
        </w:tc>
        <w:tc>
          <w:tcPr>
            <w:tcW w:w="2129" w:type="dxa"/>
            <w:vMerge/>
          </w:tcPr>
          <w:p w14:paraId="0FE5B04A" w14:textId="77777777" w:rsidR="000829C4" w:rsidRDefault="000829C4">
            <w:pPr>
              <w:rPr>
                <w:lang w:eastAsia="zh-Hans"/>
              </w:rPr>
            </w:pPr>
          </w:p>
        </w:tc>
        <w:tc>
          <w:tcPr>
            <w:tcW w:w="5203" w:type="dxa"/>
          </w:tcPr>
          <w:p w14:paraId="79A8CA9D" w14:textId="77777777" w:rsidR="000829C4" w:rsidRDefault="00000000">
            <w:pPr>
              <w:rPr>
                <w:lang w:eastAsia="zh-Hans"/>
              </w:rPr>
            </w:pPr>
            <w:r>
              <w:rPr>
                <w:rFonts w:hint="eastAsia"/>
                <w:lang w:eastAsia="zh-Hans"/>
              </w:rPr>
              <w:t>阳泉市</w:t>
            </w:r>
          </w:p>
        </w:tc>
      </w:tr>
      <w:tr w:rsidR="000829C4" w14:paraId="4FEF1314" w14:textId="77777777">
        <w:tc>
          <w:tcPr>
            <w:tcW w:w="1190" w:type="dxa"/>
            <w:vMerge/>
          </w:tcPr>
          <w:p w14:paraId="3D388D75" w14:textId="77777777" w:rsidR="000829C4" w:rsidRDefault="000829C4">
            <w:pPr>
              <w:rPr>
                <w:lang w:eastAsia="zh-Hans"/>
              </w:rPr>
            </w:pPr>
          </w:p>
        </w:tc>
        <w:tc>
          <w:tcPr>
            <w:tcW w:w="2129" w:type="dxa"/>
            <w:vMerge/>
          </w:tcPr>
          <w:p w14:paraId="3D979B45" w14:textId="77777777" w:rsidR="000829C4" w:rsidRDefault="000829C4">
            <w:pPr>
              <w:rPr>
                <w:lang w:eastAsia="zh-Hans"/>
              </w:rPr>
            </w:pPr>
          </w:p>
        </w:tc>
        <w:tc>
          <w:tcPr>
            <w:tcW w:w="5203" w:type="dxa"/>
          </w:tcPr>
          <w:p w14:paraId="7C2C70C4" w14:textId="77777777" w:rsidR="000829C4" w:rsidRDefault="00000000">
            <w:pPr>
              <w:rPr>
                <w:lang w:eastAsia="zh-Hans"/>
              </w:rPr>
            </w:pPr>
            <w:r>
              <w:rPr>
                <w:rFonts w:hint="eastAsia"/>
                <w:lang w:eastAsia="zh-Hans"/>
              </w:rPr>
              <w:t>长治市</w:t>
            </w:r>
          </w:p>
        </w:tc>
      </w:tr>
      <w:tr w:rsidR="000829C4" w14:paraId="377BF3B0" w14:textId="77777777">
        <w:tc>
          <w:tcPr>
            <w:tcW w:w="1190" w:type="dxa"/>
            <w:vMerge/>
          </w:tcPr>
          <w:p w14:paraId="21BBB41E" w14:textId="77777777" w:rsidR="000829C4" w:rsidRDefault="000829C4">
            <w:pPr>
              <w:rPr>
                <w:lang w:eastAsia="zh-Hans"/>
              </w:rPr>
            </w:pPr>
          </w:p>
        </w:tc>
        <w:tc>
          <w:tcPr>
            <w:tcW w:w="2129" w:type="dxa"/>
            <w:vMerge/>
          </w:tcPr>
          <w:p w14:paraId="38F9B22C" w14:textId="77777777" w:rsidR="000829C4" w:rsidRDefault="000829C4">
            <w:pPr>
              <w:rPr>
                <w:lang w:eastAsia="zh-Hans"/>
              </w:rPr>
            </w:pPr>
          </w:p>
        </w:tc>
        <w:tc>
          <w:tcPr>
            <w:tcW w:w="5203" w:type="dxa"/>
          </w:tcPr>
          <w:p w14:paraId="5E352291" w14:textId="77777777" w:rsidR="000829C4" w:rsidRDefault="00000000">
            <w:pPr>
              <w:rPr>
                <w:lang w:eastAsia="zh-Hans"/>
              </w:rPr>
            </w:pPr>
            <w:r>
              <w:rPr>
                <w:rFonts w:hint="eastAsia"/>
                <w:lang w:eastAsia="zh-Hans"/>
              </w:rPr>
              <w:t>晋城市</w:t>
            </w:r>
          </w:p>
        </w:tc>
      </w:tr>
      <w:tr w:rsidR="000829C4" w14:paraId="055330EE" w14:textId="77777777">
        <w:tc>
          <w:tcPr>
            <w:tcW w:w="1190" w:type="dxa"/>
            <w:vMerge/>
          </w:tcPr>
          <w:p w14:paraId="294066B4" w14:textId="77777777" w:rsidR="000829C4" w:rsidRDefault="000829C4">
            <w:pPr>
              <w:rPr>
                <w:lang w:eastAsia="zh-Hans"/>
              </w:rPr>
            </w:pPr>
          </w:p>
        </w:tc>
        <w:tc>
          <w:tcPr>
            <w:tcW w:w="2129" w:type="dxa"/>
            <w:vMerge/>
          </w:tcPr>
          <w:p w14:paraId="26B0D0F9" w14:textId="77777777" w:rsidR="000829C4" w:rsidRDefault="000829C4">
            <w:pPr>
              <w:rPr>
                <w:lang w:eastAsia="zh-Hans"/>
              </w:rPr>
            </w:pPr>
          </w:p>
        </w:tc>
        <w:tc>
          <w:tcPr>
            <w:tcW w:w="5203" w:type="dxa"/>
          </w:tcPr>
          <w:p w14:paraId="684DA22B" w14:textId="77777777" w:rsidR="000829C4" w:rsidRDefault="00000000">
            <w:pPr>
              <w:rPr>
                <w:lang w:eastAsia="zh-Hans"/>
              </w:rPr>
            </w:pPr>
            <w:r>
              <w:rPr>
                <w:rFonts w:hint="eastAsia"/>
                <w:lang w:eastAsia="zh-Hans"/>
              </w:rPr>
              <w:t>朔州市</w:t>
            </w:r>
          </w:p>
        </w:tc>
      </w:tr>
      <w:tr w:rsidR="000829C4" w14:paraId="5D29157D" w14:textId="77777777">
        <w:tc>
          <w:tcPr>
            <w:tcW w:w="1190" w:type="dxa"/>
            <w:vMerge/>
          </w:tcPr>
          <w:p w14:paraId="6388BDC0" w14:textId="77777777" w:rsidR="000829C4" w:rsidRDefault="000829C4">
            <w:pPr>
              <w:rPr>
                <w:lang w:eastAsia="zh-Hans"/>
              </w:rPr>
            </w:pPr>
          </w:p>
        </w:tc>
        <w:tc>
          <w:tcPr>
            <w:tcW w:w="2129" w:type="dxa"/>
            <w:vMerge/>
          </w:tcPr>
          <w:p w14:paraId="0FE45DCC" w14:textId="77777777" w:rsidR="000829C4" w:rsidRDefault="000829C4">
            <w:pPr>
              <w:rPr>
                <w:lang w:eastAsia="zh-Hans"/>
              </w:rPr>
            </w:pPr>
          </w:p>
        </w:tc>
        <w:tc>
          <w:tcPr>
            <w:tcW w:w="5203" w:type="dxa"/>
          </w:tcPr>
          <w:p w14:paraId="46EF15EE" w14:textId="77777777" w:rsidR="000829C4" w:rsidRDefault="00000000">
            <w:pPr>
              <w:rPr>
                <w:lang w:eastAsia="zh-Hans"/>
              </w:rPr>
            </w:pPr>
            <w:r>
              <w:rPr>
                <w:rFonts w:hint="eastAsia"/>
                <w:lang w:eastAsia="zh-Hans"/>
              </w:rPr>
              <w:t>晋中市</w:t>
            </w:r>
          </w:p>
        </w:tc>
      </w:tr>
      <w:tr w:rsidR="000829C4" w14:paraId="4E7C3AB4" w14:textId="77777777">
        <w:tc>
          <w:tcPr>
            <w:tcW w:w="1190" w:type="dxa"/>
            <w:vMerge/>
          </w:tcPr>
          <w:p w14:paraId="0C2A47F0" w14:textId="77777777" w:rsidR="000829C4" w:rsidRDefault="000829C4">
            <w:pPr>
              <w:rPr>
                <w:lang w:eastAsia="zh-Hans"/>
              </w:rPr>
            </w:pPr>
          </w:p>
        </w:tc>
        <w:tc>
          <w:tcPr>
            <w:tcW w:w="2129" w:type="dxa"/>
            <w:vMerge/>
          </w:tcPr>
          <w:p w14:paraId="4D166867" w14:textId="77777777" w:rsidR="000829C4" w:rsidRDefault="000829C4">
            <w:pPr>
              <w:rPr>
                <w:lang w:eastAsia="zh-Hans"/>
              </w:rPr>
            </w:pPr>
          </w:p>
        </w:tc>
        <w:tc>
          <w:tcPr>
            <w:tcW w:w="5203" w:type="dxa"/>
          </w:tcPr>
          <w:p w14:paraId="6FB00351" w14:textId="77777777" w:rsidR="000829C4" w:rsidRDefault="00000000">
            <w:pPr>
              <w:rPr>
                <w:lang w:eastAsia="zh-Hans"/>
              </w:rPr>
            </w:pPr>
            <w:r>
              <w:rPr>
                <w:rFonts w:hint="eastAsia"/>
                <w:lang w:eastAsia="zh-Hans"/>
              </w:rPr>
              <w:t>运城市</w:t>
            </w:r>
          </w:p>
        </w:tc>
      </w:tr>
      <w:tr w:rsidR="000829C4" w14:paraId="7297CA95" w14:textId="77777777">
        <w:tc>
          <w:tcPr>
            <w:tcW w:w="1190" w:type="dxa"/>
            <w:vMerge/>
          </w:tcPr>
          <w:p w14:paraId="0EE4E409" w14:textId="77777777" w:rsidR="000829C4" w:rsidRDefault="000829C4">
            <w:pPr>
              <w:rPr>
                <w:lang w:eastAsia="zh-Hans"/>
              </w:rPr>
            </w:pPr>
          </w:p>
        </w:tc>
        <w:tc>
          <w:tcPr>
            <w:tcW w:w="2129" w:type="dxa"/>
            <w:vMerge/>
          </w:tcPr>
          <w:p w14:paraId="7E0CDC2C" w14:textId="77777777" w:rsidR="000829C4" w:rsidRDefault="000829C4">
            <w:pPr>
              <w:rPr>
                <w:lang w:eastAsia="zh-Hans"/>
              </w:rPr>
            </w:pPr>
          </w:p>
        </w:tc>
        <w:tc>
          <w:tcPr>
            <w:tcW w:w="5203" w:type="dxa"/>
          </w:tcPr>
          <w:p w14:paraId="4E6778F2" w14:textId="77777777" w:rsidR="000829C4" w:rsidRDefault="00000000">
            <w:pPr>
              <w:rPr>
                <w:lang w:eastAsia="zh-Hans"/>
              </w:rPr>
            </w:pPr>
            <w:r>
              <w:rPr>
                <w:rFonts w:hint="eastAsia"/>
                <w:lang w:eastAsia="zh-Hans"/>
              </w:rPr>
              <w:t>忻州市</w:t>
            </w:r>
          </w:p>
        </w:tc>
      </w:tr>
      <w:tr w:rsidR="000829C4" w14:paraId="1B9A38FF" w14:textId="77777777">
        <w:tc>
          <w:tcPr>
            <w:tcW w:w="1190" w:type="dxa"/>
            <w:vMerge/>
          </w:tcPr>
          <w:p w14:paraId="44439AD5" w14:textId="77777777" w:rsidR="000829C4" w:rsidRDefault="000829C4">
            <w:pPr>
              <w:rPr>
                <w:lang w:eastAsia="zh-Hans"/>
              </w:rPr>
            </w:pPr>
          </w:p>
        </w:tc>
        <w:tc>
          <w:tcPr>
            <w:tcW w:w="2129" w:type="dxa"/>
            <w:vMerge/>
          </w:tcPr>
          <w:p w14:paraId="7097BC03" w14:textId="77777777" w:rsidR="000829C4" w:rsidRDefault="000829C4">
            <w:pPr>
              <w:rPr>
                <w:lang w:eastAsia="zh-Hans"/>
              </w:rPr>
            </w:pPr>
          </w:p>
        </w:tc>
        <w:tc>
          <w:tcPr>
            <w:tcW w:w="5203" w:type="dxa"/>
          </w:tcPr>
          <w:p w14:paraId="0814A8BE" w14:textId="77777777" w:rsidR="000829C4" w:rsidRDefault="00000000">
            <w:pPr>
              <w:rPr>
                <w:lang w:eastAsia="zh-Hans"/>
              </w:rPr>
            </w:pPr>
            <w:r>
              <w:rPr>
                <w:rFonts w:hint="eastAsia"/>
                <w:lang w:eastAsia="zh-Hans"/>
              </w:rPr>
              <w:t>临汾市</w:t>
            </w:r>
          </w:p>
        </w:tc>
      </w:tr>
      <w:tr w:rsidR="000829C4" w14:paraId="120B2557" w14:textId="77777777">
        <w:tc>
          <w:tcPr>
            <w:tcW w:w="1190" w:type="dxa"/>
            <w:vMerge/>
          </w:tcPr>
          <w:p w14:paraId="06895C6B" w14:textId="77777777" w:rsidR="000829C4" w:rsidRDefault="000829C4">
            <w:pPr>
              <w:rPr>
                <w:lang w:eastAsia="zh-Hans"/>
              </w:rPr>
            </w:pPr>
          </w:p>
        </w:tc>
        <w:tc>
          <w:tcPr>
            <w:tcW w:w="2129" w:type="dxa"/>
            <w:vMerge/>
          </w:tcPr>
          <w:p w14:paraId="5EAB16D0" w14:textId="77777777" w:rsidR="000829C4" w:rsidRDefault="000829C4">
            <w:pPr>
              <w:rPr>
                <w:lang w:eastAsia="zh-Hans"/>
              </w:rPr>
            </w:pPr>
          </w:p>
        </w:tc>
        <w:tc>
          <w:tcPr>
            <w:tcW w:w="5203" w:type="dxa"/>
          </w:tcPr>
          <w:p w14:paraId="64970E44" w14:textId="77777777" w:rsidR="000829C4" w:rsidRDefault="00000000">
            <w:pPr>
              <w:rPr>
                <w:lang w:eastAsia="zh-Hans"/>
              </w:rPr>
            </w:pPr>
            <w:r>
              <w:rPr>
                <w:rFonts w:hint="eastAsia"/>
                <w:lang w:eastAsia="zh-Hans"/>
              </w:rPr>
              <w:t>吕梁市</w:t>
            </w:r>
          </w:p>
        </w:tc>
      </w:tr>
      <w:tr w:rsidR="000829C4" w14:paraId="5C97A4CB" w14:textId="77777777">
        <w:tc>
          <w:tcPr>
            <w:tcW w:w="1190" w:type="dxa"/>
            <w:vMerge/>
          </w:tcPr>
          <w:p w14:paraId="50A43DE4" w14:textId="77777777" w:rsidR="000829C4" w:rsidRDefault="000829C4">
            <w:pPr>
              <w:rPr>
                <w:lang w:eastAsia="zh-Hans"/>
              </w:rPr>
            </w:pPr>
          </w:p>
        </w:tc>
        <w:tc>
          <w:tcPr>
            <w:tcW w:w="2129" w:type="dxa"/>
            <w:vMerge w:val="restart"/>
          </w:tcPr>
          <w:p w14:paraId="47E73203" w14:textId="77777777" w:rsidR="000829C4" w:rsidRDefault="00000000">
            <w:pPr>
              <w:rPr>
                <w:lang w:eastAsia="zh-Hans"/>
              </w:rPr>
            </w:pPr>
            <w:r>
              <w:rPr>
                <w:rFonts w:hint="eastAsia"/>
                <w:lang w:eastAsia="zh-Hans"/>
              </w:rPr>
              <w:t>安徽省</w:t>
            </w:r>
          </w:p>
        </w:tc>
        <w:tc>
          <w:tcPr>
            <w:tcW w:w="5203" w:type="dxa"/>
          </w:tcPr>
          <w:p w14:paraId="0B76834C" w14:textId="77777777" w:rsidR="000829C4" w:rsidRDefault="00000000">
            <w:pPr>
              <w:rPr>
                <w:lang w:eastAsia="zh-Hans"/>
              </w:rPr>
            </w:pPr>
            <w:r>
              <w:rPr>
                <w:rFonts w:hint="eastAsia"/>
                <w:lang w:eastAsia="zh-Hans"/>
              </w:rPr>
              <w:t>省级法规</w:t>
            </w:r>
          </w:p>
        </w:tc>
      </w:tr>
      <w:tr w:rsidR="000829C4" w14:paraId="670BF6E7" w14:textId="77777777">
        <w:tc>
          <w:tcPr>
            <w:tcW w:w="1190" w:type="dxa"/>
            <w:vMerge/>
          </w:tcPr>
          <w:p w14:paraId="4099E3B3" w14:textId="77777777" w:rsidR="000829C4" w:rsidRDefault="000829C4">
            <w:pPr>
              <w:rPr>
                <w:lang w:eastAsia="zh-Hans"/>
              </w:rPr>
            </w:pPr>
          </w:p>
        </w:tc>
        <w:tc>
          <w:tcPr>
            <w:tcW w:w="2129" w:type="dxa"/>
            <w:vMerge/>
          </w:tcPr>
          <w:p w14:paraId="6AC12FB4" w14:textId="77777777" w:rsidR="000829C4" w:rsidRDefault="000829C4">
            <w:pPr>
              <w:rPr>
                <w:lang w:eastAsia="zh-Hans"/>
              </w:rPr>
            </w:pPr>
          </w:p>
        </w:tc>
        <w:tc>
          <w:tcPr>
            <w:tcW w:w="5203" w:type="dxa"/>
          </w:tcPr>
          <w:p w14:paraId="104FF8E4" w14:textId="77777777" w:rsidR="000829C4" w:rsidRDefault="00000000">
            <w:pPr>
              <w:rPr>
                <w:lang w:eastAsia="zh-Hans"/>
              </w:rPr>
            </w:pPr>
            <w:r>
              <w:rPr>
                <w:rFonts w:hint="eastAsia"/>
                <w:lang w:eastAsia="zh-Hans"/>
              </w:rPr>
              <w:t>合肥市</w:t>
            </w:r>
          </w:p>
        </w:tc>
      </w:tr>
      <w:tr w:rsidR="000829C4" w14:paraId="06F88155" w14:textId="77777777">
        <w:tc>
          <w:tcPr>
            <w:tcW w:w="1190" w:type="dxa"/>
            <w:vMerge/>
          </w:tcPr>
          <w:p w14:paraId="510BDEF9" w14:textId="77777777" w:rsidR="000829C4" w:rsidRDefault="000829C4">
            <w:pPr>
              <w:rPr>
                <w:lang w:eastAsia="zh-Hans"/>
              </w:rPr>
            </w:pPr>
          </w:p>
        </w:tc>
        <w:tc>
          <w:tcPr>
            <w:tcW w:w="2129" w:type="dxa"/>
            <w:vMerge/>
          </w:tcPr>
          <w:p w14:paraId="4F75D53E" w14:textId="77777777" w:rsidR="000829C4" w:rsidRDefault="000829C4">
            <w:pPr>
              <w:rPr>
                <w:lang w:eastAsia="zh-Hans"/>
              </w:rPr>
            </w:pPr>
          </w:p>
        </w:tc>
        <w:tc>
          <w:tcPr>
            <w:tcW w:w="5203" w:type="dxa"/>
          </w:tcPr>
          <w:p w14:paraId="76827CBE" w14:textId="77777777" w:rsidR="000829C4" w:rsidRDefault="00000000">
            <w:pPr>
              <w:rPr>
                <w:lang w:eastAsia="zh-Hans"/>
              </w:rPr>
            </w:pPr>
            <w:r>
              <w:rPr>
                <w:rFonts w:hint="eastAsia"/>
                <w:lang w:eastAsia="zh-Hans"/>
              </w:rPr>
              <w:t>芜湖市</w:t>
            </w:r>
          </w:p>
        </w:tc>
      </w:tr>
      <w:tr w:rsidR="000829C4" w14:paraId="2DB3FA24" w14:textId="77777777">
        <w:tc>
          <w:tcPr>
            <w:tcW w:w="1190" w:type="dxa"/>
            <w:vMerge/>
          </w:tcPr>
          <w:p w14:paraId="06865A8C" w14:textId="77777777" w:rsidR="000829C4" w:rsidRDefault="000829C4">
            <w:pPr>
              <w:rPr>
                <w:lang w:eastAsia="zh-Hans"/>
              </w:rPr>
            </w:pPr>
          </w:p>
        </w:tc>
        <w:tc>
          <w:tcPr>
            <w:tcW w:w="2129" w:type="dxa"/>
            <w:vMerge/>
          </w:tcPr>
          <w:p w14:paraId="6B4C56F7" w14:textId="77777777" w:rsidR="000829C4" w:rsidRDefault="000829C4">
            <w:pPr>
              <w:rPr>
                <w:lang w:eastAsia="zh-Hans"/>
              </w:rPr>
            </w:pPr>
          </w:p>
        </w:tc>
        <w:tc>
          <w:tcPr>
            <w:tcW w:w="5203" w:type="dxa"/>
          </w:tcPr>
          <w:p w14:paraId="6AB14514" w14:textId="77777777" w:rsidR="000829C4" w:rsidRDefault="00000000">
            <w:pPr>
              <w:rPr>
                <w:lang w:eastAsia="zh-Hans"/>
              </w:rPr>
            </w:pPr>
            <w:r>
              <w:rPr>
                <w:rFonts w:hint="eastAsia"/>
                <w:lang w:eastAsia="zh-Hans"/>
              </w:rPr>
              <w:t>蚌埠市</w:t>
            </w:r>
          </w:p>
        </w:tc>
      </w:tr>
      <w:tr w:rsidR="000829C4" w14:paraId="36BE34A7" w14:textId="77777777">
        <w:tc>
          <w:tcPr>
            <w:tcW w:w="1190" w:type="dxa"/>
            <w:vMerge/>
          </w:tcPr>
          <w:p w14:paraId="6C9003CD" w14:textId="77777777" w:rsidR="000829C4" w:rsidRDefault="000829C4">
            <w:pPr>
              <w:rPr>
                <w:lang w:eastAsia="zh-Hans"/>
              </w:rPr>
            </w:pPr>
          </w:p>
        </w:tc>
        <w:tc>
          <w:tcPr>
            <w:tcW w:w="2129" w:type="dxa"/>
            <w:vMerge/>
          </w:tcPr>
          <w:p w14:paraId="6BEECFAC" w14:textId="77777777" w:rsidR="000829C4" w:rsidRDefault="000829C4">
            <w:pPr>
              <w:rPr>
                <w:lang w:eastAsia="zh-Hans"/>
              </w:rPr>
            </w:pPr>
          </w:p>
        </w:tc>
        <w:tc>
          <w:tcPr>
            <w:tcW w:w="5203" w:type="dxa"/>
          </w:tcPr>
          <w:p w14:paraId="43A1F198" w14:textId="77777777" w:rsidR="000829C4" w:rsidRDefault="00000000">
            <w:pPr>
              <w:rPr>
                <w:lang w:eastAsia="zh-Hans"/>
              </w:rPr>
            </w:pPr>
            <w:r>
              <w:rPr>
                <w:rFonts w:hint="eastAsia"/>
                <w:lang w:eastAsia="zh-Hans"/>
              </w:rPr>
              <w:t>淮南市</w:t>
            </w:r>
          </w:p>
        </w:tc>
      </w:tr>
      <w:tr w:rsidR="000829C4" w14:paraId="4EC9FA6A" w14:textId="77777777">
        <w:tc>
          <w:tcPr>
            <w:tcW w:w="1190" w:type="dxa"/>
            <w:vMerge/>
          </w:tcPr>
          <w:p w14:paraId="39F6BBBE" w14:textId="77777777" w:rsidR="000829C4" w:rsidRDefault="000829C4">
            <w:pPr>
              <w:rPr>
                <w:lang w:eastAsia="zh-Hans"/>
              </w:rPr>
            </w:pPr>
          </w:p>
        </w:tc>
        <w:tc>
          <w:tcPr>
            <w:tcW w:w="2129" w:type="dxa"/>
            <w:vMerge/>
          </w:tcPr>
          <w:p w14:paraId="498D3007" w14:textId="77777777" w:rsidR="000829C4" w:rsidRDefault="000829C4">
            <w:pPr>
              <w:rPr>
                <w:lang w:eastAsia="zh-Hans"/>
              </w:rPr>
            </w:pPr>
          </w:p>
        </w:tc>
        <w:tc>
          <w:tcPr>
            <w:tcW w:w="5203" w:type="dxa"/>
          </w:tcPr>
          <w:p w14:paraId="48786BBD" w14:textId="77777777" w:rsidR="000829C4" w:rsidRDefault="00000000">
            <w:pPr>
              <w:rPr>
                <w:lang w:eastAsia="zh-Hans"/>
              </w:rPr>
            </w:pPr>
            <w:r>
              <w:rPr>
                <w:rFonts w:hint="eastAsia"/>
                <w:lang w:eastAsia="zh-Hans"/>
              </w:rPr>
              <w:t>马鞍山市</w:t>
            </w:r>
          </w:p>
        </w:tc>
      </w:tr>
      <w:tr w:rsidR="000829C4" w14:paraId="06A86212" w14:textId="77777777">
        <w:tc>
          <w:tcPr>
            <w:tcW w:w="1190" w:type="dxa"/>
            <w:vMerge/>
          </w:tcPr>
          <w:p w14:paraId="35989CA9" w14:textId="77777777" w:rsidR="000829C4" w:rsidRDefault="000829C4">
            <w:pPr>
              <w:rPr>
                <w:lang w:eastAsia="zh-Hans"/>
              </w:rPr>
            </w:pPr>
          </w:p>
        </w:tc>
        <w:tc>
          <w:tcPr>
            <w:tcW w:w="2129" w:type="dxa"/>
            <w:vMerge/>
          </w:tcPr>
          <w:p w14:paraId="3ABEC54E" w14:textId="77777777" w:rsidR="000829C4" w:rsidRDefault="000829C4">
            <w:pPr>
              <w:rPr>
                <w:lang w:eastAsia="zh-Hans"/>
              </w:rPr>
            </w:pPr>
          </w:p>
        </w:tc>
        <w:tc>
          <w:tcPr>
            <w:tcW w:w="5203" w:type="dxa"/>
          </w:tcPr>
          <w:p w14:paraId="43A406DF" w14:textId="77777777" w:rsidR="000829C4" w:rsidRDefault="00000000">
            <w:pPr>
              <w:rPr>
                <w:lang w:eastAsia="zh-Hans"/>
              </w:rPr>
            </w:pPr>
            <w:r>
              <w:rPr>
                <w:rFonts w:hint="eastAsia"/>
                <w:lang w:eastAsia="zh-Hans"/>
              </w:rPr>
              <w:t>淮北市</w:t>
            </w:r>
          </w:p>
        </w:tc>
      </w:tr>
      <w:tr w:rsidR="000829C4" w14:paraId="41935605" w14:textId="77777777">
        <w:tc>
          <w:tcPr>
            <w:tcW w:w="1190" w:type="dxa"/>
            <w:vMerge/>
          </w:tcPr>
          <w:p w14:paraId="04C703D7" w14:textId="77777777" w:rsidR="000829C4" w:rsidRDefault="000829C4">
            <w:pPr>
              <w:rPr>
                <w:lang w:eastAsia="zh-Hans"/>
              </w:rPr>
            </w:pPr>
          </w:p>
        </w:tc>
        <w:tc>
          <w:tcPr>
            <w:tcW w:w="2129" w:type="dxa"/>
            <w:vMerge/>
          </w:tcPr>
          <w:p w14:paraId="61EB0487" w14:textId="77777777" w:rsidR="000829C4" w:rsidRDefault="000829C4">
            <w:pPr>
              <w:rPr>
                <w:lang w:eastAsia="zh-Hans"/>
              </w:rPr>
            </w:pPr>
          </w:p>
        </w:tc>
        <w:tc>
          <w:tcPr>
            <w:tcW w:w="5203" w:type="dxa"/>
          </w:tcPr>
          <w:p w14:paraId="10199C71" w14:textId="77777777" w:rsidR="000829C4" w:rsidRDefault="00000000">
            <w:pPr>
              <w:rPr>
                <w:lang w:eastAsia="zh-Hans"/>
              </w:rPr>
            </w:pPr>
            <w:r>
              <w:rPr>
                <w:rFonts w:hint="eastAsia"/>
                <w:lang w:eastAsia="zh-Hans"/>
              </w:rPr>
              <w:t>铜陵市</w:t>
            </w:r>
          </w:p>
        </w:tc>
      </w:tr>
      <w:tr w:rsidR="000829C4" w14:paraId="4163DCD0" w14:textId="77777777">
        <w:tc>
          <w:tcPr>
            <w:tcW w:w="1190" w:type="dxa"/>
            <w:vMerge/>
          </w:tcPr>
          <w:p w14:paraId="4C57D5C8" w14:textId="77777777" w:rsidR="000829C4" w:rsidRDefault="000829C4">
            <w:pPr>
              <w:rPr>
                <w:lang w:eastAsia="zh-Hans"/>
              </w:rPr>
            </w:pPr>
          </w:p>
        </w:tc>
        <w:tc>
          <w:tcPr>
            <w:tcW w:w="2129" w:type="dxa"/>
            <w:vMerge/>
          </w:tcPr>
          <w:p w14:paraId="60B13CEF" w14:textId="77777777" w:rsidR="000829C4" w:rsidRDefault="000829C4">
            <w:pPr>
              <w:rPr>
                <w:lang w:eastAsia="zh-Hans"/>
              </w:rPr>
            </w:pPr>
          </w:p>
        </w:tc>
        <w:tc>
          <w:tcPr>
            <w:tcW w:w="5203" w:type="dxa"/>
          </w:tcPr>
          <w:p w14:paraId="0A7B9084" w14:textId="77777777" w:rsidR="000829C4" w:rsidRDefault="00000000">
            <w:pPr>
              <w:rPr>
                <w:lang w:eastAsia="zh-Hans"/>
              </w:rPr>
            </w:pPr>
            <w:r>
              <w:rPr>
                <w:rFonts w:hint="eastAsia"/>
                <w:lang w:eastAsia="zh-Hans"/>
              </w:rPr>
              <w:t>安庆市</w:t>
            </w:r>
          </w:p>
        </w:tc>
      </w:tr>
      <w:tr w:rsidR="000829C4" w14:paraId="2029D31D" w14:textId="77777777">
        <w:tc>
          <w:tcPr>
            <w:tcW w:w="1190" w:type="dxa"/>
            <w:vMerge/>
          </w:tcPr>
          <w:p w14:paraId="2F1AEEA1" w14:textId="77777777" w:rsidR="000829C4" w:rsidRDefault="000829C4">
            <w:pPr>
              <w:rPr>
                <w:lang w:eastAsia="zh-Hans"/>
              </w:rPr>
            </w:pPr>
          </w:p>
        </w:tc>
        <w:tc>
          <w:tcPr>
            <w:tcW w:w="2129" w:type="dxa"/>
            <w:vMerge/>
          </w:tcPr>
          <w:p w14:paraId="374172E0" w14:textId="77777777" w:rsidR="000829C4" w:rsidRDefault="000829C4">
            <w:pPr>
              <w:rPr>
                <w:lang w:eastAsia="zh-Hans"/>
              </w:rPr>
            </w:pPr>
          </w:p>
        </w:tc>
        <w:tc>
          <w:tcPr>
            <w:tcW w:w="5203" w:type="dxa"/>
          </w:tcPr>
          <w:p w14:paraId="64E0D3CA" w14:textId="77777777" w:rsidR="000829C4" w:rsidRDefault="00000000">
            <w:pPr>
              <w:rPr>
                <w:lang w:eastAsia="zh-Hans"/>
              </w:rPr>
            </w:pPr>
            <w:r>
              <w:rPr>
                <w:rFonts w:hint="eastAsia"/>
                <w:lang w:eastAsia="zh-Hans"/>
              </w:rPr>
              <w:t>黄山市</w:t>
            </w:r>
          </w:p>
        </w:tc>
      </w:tr>
      <w:tr w:rsidR="000829C4" w14:paraId="60E3A592" w14:textId="77777777">
        <w:tc>
          <w:tcPr>
            <w:tcW w:w="1190" w:type="dxa"/>
            <w:vMerge/>
          </w:tcPr>
          <w:p w14:paraId="7F94B422" w14:textId="77777777" w:rsidR="000829C4" w:rsidRDefault="000829C4">
            <w:pPr>
              <w:rPr>
                <w:lang w:eastAsia="zh-Hans"/>
              </w:rPr>
            </w:pPr>
          </w:p>
        </w:tc>
        <w:tc>
          <w:tcPr>
            <w:tcW w:w="2129" w:type="dxa"/>
            <w:vMerge/>
          </w:tcPr>
          <w:p w14:paraId="06CF69D3" w14:textId="77777777" w:rsidR="000829C4" w:rsidRDefault="000829C4">
            <w:pPr>
              <w:rPr>
                <w:lang w:eastAsia="zh-Hans"/>
              </w:rPr>
            </w:pPr>
          </w:p>
        </w:tc>
        <w:tc>
          <w:tcPr>
            <w:tcW w:w="5203" w:type="dxa"/>
          </w:tcPr>
          <w:p w14:paraId="5E1B85AA" w14:textId="77777777" w:rsidR="000829C4" w:rsidRDefault="00000000">
            <w:pPr>
              <w:rPr>
                <w:lang w:eastAsia="zh-Hans"/>
              </w:rPr>
            </w:pPr>
            <w:r>
              <w:rPr>
                <w:rFonts w:hint="eastAsia"/>
                <w:lang w:eastAsia="zh-Hans"/>
              </w:rPr>
              <w:t>滁州市</w:t>
            </w:r>
          </w:p>
        </w:tc>
      </w:tr>
      <w:tr w:rsidR="000829C4" w14:paraId="5F322E67" w14:textId="77777777">
        <w:tc>
          <w:tcPr>
            <w:tcW w:w="1190" w:type="dxa"/>
            <w:vMerge/>
          </w:tcPr>
          <w:p w14:paraId="1853B193" w14:textId="77777777" w:rsidR="000829C4" w:rsidRDefault="000829C4">
            <w:pPr>
              <w:rPr>
                <w:lang w:eastAsia="zh-Hans"/>
              </w:rPr>
            </w:pPr>
          </w:p>
        </w:tc>
        <w:tc>
          <w:tcPr>
            <w:tcW w:w="2129" w:type="dxa"/>
            <w:vMerge/>
          </w:tcPr>
          <w:p w14:paraId="5DD01E94" w14:textId="77777777" w:rsidR="000829C4" w:rsidRDefault="000829C4">
            <w:pPr>
              <w:rPr>
                <w:lang w:eastAsia="zh-Hans"/>
              </w:rPr>
            </w:pPr>
          </w:p>
        </w:tc>
        <w:tc>
          <w:tcPr>
            <w:tcW w:w="5203" w:type="dxa"/>
          </w:tcPr>
          <w:p w14:paraId="14320D3A" w14:textId="77777777" w:rsidR="000829C4" w:rsidRDefault="00000000">
            <w:pPr>
              <w:rPr>
                <w:lang w:eastAsia="zh-Hans"/>
              </w:rPr>
            </w:pPr>
            <w:r>
              <w:rPr>
                <w:rFonts w:hint="eastAsia"/>
                <w:lang w:eastAsia="zh-Hans"/>
              </w:rPr>
              <w:t>阜阳市</w:t>
            </w:r>
          </w:p>
        </w:tc>
      </w:tr>
      <w:tr w:rsidR="000829C4" w14:paraId="6CFF0C04" w14:textId="77777777">
        <w:tc>
          <w:tcPr>
            <w:tcW w:w="1190" w:type="dxa"/>
            <w:vMerge/>
          </w:tcPr>
          <w:p w14:paraId="232B186F" w14:textId="77777777" w:rsidR="000829C4" w:rsidRDefault="000829C4">
            <w:pPr>
              <w:rPr>
                <w:lang w:eastAsia="zh-Hans"/>
              </w:rPr>
            </w:pPr>
          </w:p>
        </w:tc>
        <w:tc>
          <w:tcPr>
            <w:tcW w:w="2129" w:type="dxa"/>
            <w:vMerge/>
          </w:tcPr>
          <w:p w14:paraId="47552D32" w14:textId="77777777" w:rsidR="000829C4" w:rsidRDefault="000829C4">
            <w:pPr>
              <w:rPr>
                <w:lang w:eastAsia="zh-Hans"/>
              </w:rPr>
            </w:pPr>
          </w:p>
        </w:tc>
        <w:tc>
          <w:tcPr>
            <w:tcW w:w="5203" w:type="dxa"/>
          </w:tcPr>
          <w:p w14:paraId="29B3ACF5" w14:textId="77777777" w:rsidR="000829C4" w:rsidRDefault="00000000">
            <w:pPr>
              <w:rPr>
                <w:lang w:eastAsia="zh-Hans"/>
              </w:rPr>
            </w:pPr>
            <w:r>
              <w:rPr>
                <w:rFonts w:hint="eastAsia"/>
                <w:lang w:eastAsia="zh-Hans"/>
              </w:rPr>
              <w:t>宿州市</w:t>
            </w:r>
          </w:p>
        </w:tc>
      </w:tr>
      <w:tr w:rsidR="000829C4" w14:paraId="2715DBE0" w14:textId="77777777">
        <w:tc>
          <w:tcPr>
            <w:tcW w:w="1190" w:type="dxa"/>
            <w:vMerge/>
          </w:tcPr>
          <w:p w14:paraId="0F7CED91" w14:textId="77777777" w:rsidR="000829C4" w:rsidRDefault="000829C4">
            <w:pPr>
              <w:rPr>
                <w:lang w:eastAsia="zh-Hans"/>
              </w:rPr>
            </w:pPr>
          </w:p>
        </w:tc>
        <w:tc>
          <w:tcPr>
            <w:tcW w:w="2129" w:type="dxa"/>
            <w:vMerge/>
          </w:tcPr>
          <w:p w14:paraId="46B28DBF" w14:textId="77777777" w:rsidR="000829C4" w:rsidRDefault="000829C4">
            <w:pPr>
              <w:rPr>
                <w:lang w:eastAsia="zh-Hans"/>
              </w:rPr>
            </w:pPr>
          </w:p>
        </w:tc>
        <w:tc>
          <w:tcPr>
            <w:tcW w:w="5203" w:type="dxa"/>
          </w:tcPr>
          <w:p w14:paraId="4AF4A975" w14:textId="77777777" w:rsidR="000829C4" w:rsidRDefault="00000000">
            <w:pPr>
              <w:rPr>
                <w:lang w:eastAsia="zh-Hans"/>
              </w:rPr>
            </w:pPr>
            <w:r>
              <w:rPr>
                <w:rFonts w:hint="eastAsia"/>
                <w:lang w:eastAsia="zh-Hans"/>
              </w:rPr>
              <w:t>巢湖市</w:t>
            </w:r>
          </w:p>
        </w:tc>
      </w:tr>
      <w:tr w:rsidR="000829C4" w14:paraId="3B76F8A6" w14:textId="77777777">
        <w:tc>
          <w:tcPr>
            <w:tcW w:w="1190" w:type="dxa"/>
            <w:vMerge/>
          </w:tcPr>
          <w:p w14:paraId="0CA0E935" w14:textId="77777777" w:rsidR="000829C4" w:rsidRDefault="000829C4">
            <w:pPr>
              <w:rPr>
                <w:lang w:eastAsia="zh-Hans"/>
              </w:rPr>
            </w:pPr>
          </w:p>
        </w:tc>
        <w:tc>
          <w:tcPr>
            <w:tcW w:w="2129" w:type="dxa"/>
            <w:vMerge/>
          </w:tcPr>
          <w:p w14:paraId="141F5F03" w14:textId="77777777" w:rsidR="000829C4" w:rsidRDefault="000829C4">
            <w:pPr>
              <w:rPr>
                <w:lang w:eastAsia="zh-Hans"/>
              </w:rPr>
            </w:pPr>
          </w:p>
        </w:tc>
        <w:tc>
          <w:tcPr>
            <w:tcW w:w="5203" w:type="dxa"/>
          </w:tcPr>
          <w:p w14:paraId="128CB7E1" w14:textId="77777777" w:rsidR="000829C4" w:rsidRDefault="00000000">
            <w:pPr>
              <w:rPr>
                <w:lang w:eastAsia="zh-Hans"/>
              </w:rPr>
            </w:pPr>
            <w:r>
              <w:rPr>
                <w:rFonts w:hint="eastAsia"/>
                <w:lang w:eastAsia="zh-Hans"/>
              </w:rPr>
              <w:t>六安市</w:t>
            </w:r>
          </w:p>
        </w:tc>
      </w:tr>
      <w:tr w:rsidR="000829C4" w14:paraId="6BF5575F" w14:textId="77777777">
        <w:tc>
          <w:tcPr>
            <w:tcW w:w="1190" w:type="dxa"/>
            <w:vMerge/>
          </w:tcPr>
          <w:p w14:paraId="5E2DBDD6" w14:textId="77777777" w:rsidR="000829C4" w:rsidRDefault="000829C4">
            <w:pPr>
              <w:rPr>
                <w:lang w:eastAsia="zh-Hans"/>
              </w:rPr>
            </w:pPr>
          </w:p>
        </w:tc>
        <w:tc>
          <w:tcPr>
            <w:tcW w:w="2129" w:type="dxa"/>
            <w:vMerge/>
          </w:tcPr>
          <w:p w14:paraId="1BD8AA2A" w14:textId="77777777" w:rsidR="000829C4" w:rsidRDefault="000829C4">
            <w:pPr>
              <w:rPr>
                <w:lang w:eastAsia="zh-Hans"/>
              </w:rPr>
            </w:pPr>
          </w:p>
        </w:tc>
        <w:tc>
          <w:tcPr>
            <w:tcW w:w="5203" w:type="dxa"/>
          </w:tcPr>
          <w:p w14:paraId="6204C48E" w14:textId="77777777" w:rsidR="000829C4" w:rsidRDefault="00000000">
            <w:pPr>
              <w:rPr>
                <w:lang w:eastAsia="zh-Hans"/>
              </w:rPr>
            </w:pPr>
            <w:r>
              <w:rPr>
                <w:rFonts w:hint="eastAsia"/>
                <w:lang w:eastAsia="zh-Hans"/>
              </w:rPr>
              <w:t>亳州市</w:t>
            </w:r>
          </w:p>
        </w:tc>
      </w:tr>
      <w:tr w:rsidR="000829C4" w14:paraId="4173C748" w14:textId="77777777">
        <w:tc>
          <w:tcPr>
            <w:tcW w:w="1190" w:type="dxa"/>
            <w:vMerge/>
          </w:tcPr>
          <w:p w14:paraId="3E25C4E8" w14:textId="77777777" w:rsidR="000829C4" w:rsidRDefault="000829C4">
            <w:pPr>
              <w:rPr>
                <w:lang w:eastAsia="zh-Hans"/>
              </w:rPr>
            </w:pPr>
          </w:p>
        </w:tc>
        <w:tc>
          <w:tcPr>
            <w:tcW w:w="2129" w:type="dxa"/>
            <w:vMerge/>
          </w:tcPr>
          <w:p w14:paraId="49FFD99D" w14:textId="77777777" w:rsidR="000829C4" w:rsidRDefault="000829C4">
            <w:pPr>
              <w:rPr>
                <w:lang w:eastAsia="zh-Hans"/>
              </w:rPr>
            </w:pPr>
          </w:p>
        </w:tc>
        <w:tc>
          <w:tcPr>
            <w:tcW w:w="5203" w:type="dxa"/>
          </w:tcPr>
          <w:p w14:paraId="774C33FF" w14:textId="77777777" w:rsidR="000829C4" w:rsidRDefault="00000000">
            <w:pPr>
              <w:rPr>
                <w:lang w:eastAsia="zh-Hans"/>
              </w:rPr>
            </w:pPr>
            <w:r>
              <w:rPr>
                <w:rFonts w:hint="eastAsia"/>
                <w:lang w:eastAsia="zh-Hans"/>
              </w:rPr>
              <w:t>池州市</w:t>
            </w:r>
          </w:p>
        </w:tc>
      </w:tr>
      <w:tr w:rsidR="000829C4" w14:paraId="360A1CEC" w14:textId="77777777">
        <w:tc>
          <w:tcPr>
            <w:tcW w:w="1190" w:type="dxa"/>
            <w:vMerge/>
          </w:tcPr>
          <w:p w14:paraId="11B0E28F" w14:textId="77777777" w:rsidR="000829C4" w:rsidRDefault="000829C4">
            <w:pPr>
              <w:rPr>
                <w:lang w:eastAsia="zh-Hans"/>
              </w:rPr>
            </w:pPr>
          </w:p>
        </w:tc>
        <w:tc>
          <w:tcPr>
            <w:tcW w:w="2129" w:type="dxa"/>
            <w:vMerge/>
          </w:tcPr>
          <w:p w14:paraId="49F053C7" w14:textId="77777777" w:rsidR="000829C4" w:rsidRDefault="000829C4">
            <w:pPr>
              <w:rPr>
                <w:lang w:eastAsia="zh-Hans"/>
              </w:rPr>
            </w:pPr>
          </w:p>
        </w:tc>
        <w:tc>
          <w:tcPr>
            <w:tcW w:w="5203" w:type="dxa"/>
          </w:tcPr>
          <w:p w14:paraId="23CACC3E" w14:textId="77777777" w:rsidR="000829C4" w:rsidRDefault="00000000">
            <w:pPr>
              <w:rPr>
                <w:lang w:eastAsia="zh-Hans"/>
              </w:rPr>
            </w:pPr>
            <w:r>
              <w:rPr>
                <w:rFonts w:hint="eastAsia"/>
                <w:lang w:eastAsia="zh-Hans"/>
              </w:rPr>
              <w:t>宣城市</w:t>
            </w:r>
          </w:p>
        </w:tc>
      </w:tr>
      <w:tr w:rsidR="000829C4" w14:paraId="118A582B" w14:textId="77777777">
        <w:tc>
          <w:tcPr>
            <w:tcW w:w="1190" w:type="dxa"/>
            <w:vMerge/>
          </w:tcPr>
          <w:p w14:paraId="3D045EA1" w14:textId="77777777" w:rsidR="000829C4" w:rsidRDefault="000829C4">
            <w:pPr>
              <w:rPr>
                <w:lang w:eastAsia="zh-Hans"/>
              </w:rPr>
            </w:pPr>
          </w:p>
        </w:tc>
        <w:tc>
          <w:tcPr>
            <w:tcW w:w="2129" w:type="dxa"/>
            <w:vMerge w:val="restart"/>
          </w:tcPr>
          <w:p w14:paraId="6BAF189B" w14:textId="77777777" w:rsidR="000829C4" w:rsidRDefault="00000000">
            <w:pPr>
              <w:rPr>
                <w:lang w:eastAsia="zh-Hans"/>
              </w:rPr>
            </w:pPr>
            <w:r>
              <w:rPr>
                <w:rFonts w:hint="eastAsia"/>
                <w:lang w:eastAsia="zh-Hans"/>
              </w:rPr>
              <w:t>福建省</w:t>
            </w:r>
          </w:p>
        </w:tc>
        <w:tc>
          <w:tcPr>
            <w:tcW w:w="5203" w:type="dxa"/>
          </w:tcPr>
          <w:p w14:paraId="374FF582" w14:textId="77777777" w:rsidR="000829C4" w:rsidRDefault="00000000">
            <w:pPr>
              <w:rPr>
                <w:lang w:eastAsia="zh-Hans"/>
              </w:rPr>
            </w:pPr>
            <w:r>
              <w:rPr>
                <w:rFonts w:hint="eastAsia"/>
                <w:lang w:eastAsia="zh-Hans"/>
              </w:rPr>
              <w:t>省级法规</w:t>
            </w:r>
          </w:p>
        </w:tc>
      </w:tr>
      <w:tr w:rsidR="000829C4" w14:paraId="371CF7E9" w14:textId="77777777">
        <w:tc>
          <w:tcPr>
            <w:tcW w:w="1190" w:type="dxa"/>
            <w:vMerge/>
          </w:tcPr>
          <w:p w14:paraId="0365183B" w14:textId="77777777" w:rsidR="000829C4" w:rsidRDefault="000829C4">
            <w:pPr>
              <w:rPr>
                <w:lang w:eastAsia="zh-Hans"/>
              </w:rPr>
            </w:pPr>
          </w:p>
        </w:tc>
        <w:tc>
          <w:tcPr>
            <w:tcW w:w="2129" w:type="dxa"/>
            <w:vMerge/>
          </w:tcPr>
          <w:p w14:paraId="585F4229" w14:textId="77777777" w:rsidR="000829C4" w:rsidRDefault="000829C4">
            <w:pPr>
              <w:rPr>
                <w:lang w:eastAsia="zh-Hans"/>
              </w:rPr>
            </w:pPr>
          </w:p>
        </w:tc>
        <w:tc>
          <w:tcPr>
            <w:tcW w:w="5203" w:type="dxa"/>
          </w:tcPr>
          <w:p w14:paraId="5979F79C" w14:textId="77777777" w:rsidR="000829C4" w:rsidRDefault="00000000">
            <w:pPr>
              <w:rPr>
                <w:lang w:eastAsia="zh-Hans"/>
              </w:rPr>
            </w:pPr>
            <w:r>
              <w:rPr>
                <w:rFonts w:hint="eastAsia"/>
                <w:lang w:eastAsia="zh-Hans"/>
              </w:rPr>
              <w:t>福州市</w:t>
            </w:r>
          </w:p>
        </w:tc>
      </w:tr>
      <w:tr w:rsidR="000829C4" w14:paraId="53BE3F53" w14:textId="77777777">
        <w:tc>
          <w:tcPr>
            <w:tcW w:w="1190" w:type="dxa"/>
            <w:vMerge/>
          </w:tcPr>
          <w:p w14:paraId="6D5F701F" w14:textId="77777777" w:rsidR="000829C4" w:rsidRDefault="000829C4">
            <w:pPr>
              <w:rPr>
                <w:lang w:eastAsia="zh-Hans"/>
              </w:rPr>
            </w:pPr>
          </w:p>
        </w:tc>
        <w:tc>
          <w:tcPr>
            <w:tcW w:w="2129" w:type="dxa"/>
            <w:vMerge/>
          </w:tcPr>
          <w:p w14:paraId="015D443C" w14:textId="77777777" w:rsidR="000829C4" w:rsidRDefault="000829C4">
            <w:pPr>
              <w:rPr>
                <w:lang w:eastAsia="zh-Hans"/>
              </w:rPr>
            </w:pPr>
          </w:p>
        </w:tc>
        <w:tc>
          <w:tcPr>
            <w:tcW w:w="5203" w:type="dxa"/>
          </w:tcPr>
          <w:p w14:paraId="720F65B8" w14:textId="77777777" w:rsidR="000829C4" w:rsidRDefault="00000000">
            <w:pPr>
              <w:rPr>
                <w:lang w:eastAsia="zh-Hans"/>
              </w:rPr>
            </w:pPr>
            <w:r>
              <w:rPr>
                <w:rFonts w:hint="eastAsia"/>
                <w:lang w:eastAsia="zh-Hans"/>
              </w:rPr>
              <w:t>厦门市</w:t>
            </w:r>
          </w:p>
        </w:tc>
      </w:tr>
      <w:tr w:rsidR="000829C4" w14:paraId="0DDDEF8D" w14:textId="77777777">
        <w:tc>
          <w:tcPr>
            <w:tcW w:w="1190" w:type="dxa"/>
            <w:vMerge/>
          </w:tcPr>
          <w:p w14:paraId="449045B8" w14:textId="77777777" w:rsidR="000829C4" w:rsidRDefault="000829C4">
            <w:pPr>
              <w:rPr>
                <w:lang w:eastAsia="zh-Hans"/>
              </w:rPr>
            </w:pPr>
          </w:p>
        </w:tc>
        <w:tc>
          <w:tcPr>
            <w:tcW w:w="2129" w:type="dxa"/>
            <w:vMerge/>
          </w:tcPr>
          <w:p w14:paraId="6DCF7344" w14:textId="77777777" w:rsidR="000829C4" w:rsidRDefault="000829C4">
            <w:pPr>
              <w:rPr>
                <w:lang w:eastAsia="zh-Hans"/>
              </w:rPr>
            </w:pPr>
          </w:p>
        </w:tc>
        <w:tc>
          <w:tcPr>
            <w:tcW w:w="5203" w:type="dxa"/>
          </w:tcPr>
          <w:p w14:paraId="4A85E639" w14:textId="77777777" w:rsidR="000829C4" w:rsidRDefault="00000000">
            <w:pPr>
              <w:rPr>
                <w:lang w:eastAsia="zh-Hans"/>
              </w:rPr>
            </w:pPr>
            <w:r>
              <w:rPr>
                <w:rFonts w:hint="eastAsia"/>
                <w:lang w:eastAsia="zh-Hans"/>
              </w:rPr>
              <w:t>莆田市</w:t>
            </w:r>
          </w:p>
        </w:tc>
      </w:tr>
      <w:tr w:rsidR="000829C4" w14:paraId="6D7C003C" w14:textId="77777777">
        <w:tc>
          <w:tcPr>
            <w:tcW w:w="1190" w:type="dxa"/>
            <w:vMerge/>
          </w:tcPr>
          <w:p w14:paraId="163BBBB5" w14:textId="77777777" w:rsidR="000829C4" w:rsidRDefault="000829C4">
            <w:pPr>
              <w:rPr>
                <w:lang w:eastAsia="zh-Hans"/>
              </w:rPr>
            </w:pPr>
          </w:p>
        </w:tc>
        <w:tc>
          <w:tcPr>
            <w:tcW w:w="2129" w:type="dxa"/>
            <w:vMerge/>
          </w:tcPr>
          <w:p w14:paraId="0C9CCD2C" w14:textId="77777777" w:rsidR="000829C4" w:rsidRDefault="000829C4">
            <w:pPr>
              <w:rPr>
                <w:lang w:eastAsia="zh-Hans"/>
              </w:rPr>
            </w:pPr>
          </w:p>
        </w:tc>
        <w:tc>
          <w:tcPr>
            <w:tcW w:w="5203" w:type="dxa"/>
          </w:tcPr>
          <w:p w14:paraId="7677D039" w14:textId="77777777" w:rsidR="000829C4" w:rsidRDefault="00000000">
            <w:pPr>
              <w:rPr>
                <w:lang w:eastAsia="zh-Hans"/>
              </w:rPr>
            </w:pPr>
            <w:r>
              <w:rPr>
                <w:rFonts w:hint="eastAsia"/>
                <w:lang w:eastAsia="zh-Hans"/>
              </w:rPr>
              <w:t>三明市</w:t>
            </w:r>
          </w:p>
        </w:tc>
      </w:tr>
      <w:tr w:rsidR="000829C4" w14:paraId="550140A7" w14:textId="77777777">
        <w:tc>
          <w:tcPr>
            <w:tcW w:w="1190" w:type="dxa"/>
            <w:vMerge/>
          </w:tcPr>
          <w:p w14:paraId="4921DC6E" w14:textId="77777777" w:rsidR="000829C4" w:rsidRDefault="000829C4">
            <w:pPr>
              <w:rPr>
                <w:lang w:eastAsia="zh-Hans"/>
              </w:rPr>
            </w:pPr>
          </w:p>
        </w:tc>
        <w:tc>
          <w:tcPr>
            <w:tcW w:w="2129" w:type="dxa"/>
            <w:vMerge/>
          </w:tcPr>
          <w:p w14:paraId="331251B0" w14:textId="77777777" w:rsidR="000829C4" w:rsidRDefault="000829C4">
            <w:pPr>
              <w:rPr>
                <w:lang w:eastAsia="zh-Hans"/>
              </w:rPr>
            </w:pPr>
          </w:p>
        </w:tc>
        <w:tc>
          <w:tcPr>
            <w:tcW w:w="5203" w:type="dxa"/>
          </w:tcPr>
          <w:p w14:paraId="60D48BBA" w14:textId="77777777" w:rsidR="000829C4" w:rsidRDefault="00000000">
            <w:pPr>
              <w:rPr>
                <w:lang w:eastAsia="zh-Hans"/>
              </w:rPr>
            </w:pPr>
            <w:r>
              <w:rPr>
                <w:rFonts w:hint="eastAsia"/>
                <w:lang w:eastAsia="zh-Hans"/>
              </w:rPr>
              <w:t>泉州市</w:t>
            </w:r>
          </w:p>
        </w:tc>
      </w:tr>
      <w:tr w:rsidR="000829C4" w14:paraId="76C22602" w14:textId="77777777">
        <w:tc>
          <w:tcPr>
            <w:tcW w:w="1190" w:type="dxa"/>
            <w:vMerge/>
          </w:tcPr>
          <w:p w14:paraId="2C1A1798" w14:textId="77777777" w:rsidR="000829C4" w:rsidRDefault="000829C4">
            <w:pPr>
              <w:rPr>
                <w:lang w:eastAsia="zh-Hans"/>
              </w:rPr>
            </w:pPr>
          </w:p>
        </w:tc>
        <w:tc>
          <w:tcPr>
            <w:tcW w:w="2129" w:type="dxa"/>
            <w:vMerge/>
          </w:tcPr>
          <w:p w14:paraId="0007DC4B" w14:textId="77777777" w:rsidR="000829C4" w:rsidRDefault="000829C4">
            <w:pPr>
              <w:rPr>
                <w:lang w:eastAsia="zh-Hans"/>
              </w:rPr>
            </w:pPr>
          </w:p>
        </w:tc>
        <w:tc>
          <w:tcPr>
            <w:tcW w:w="5203" w:type="dxa"/>
          </w:tcPr>
          <w:p w14:paraId="489AD3F4" w14:textId="77777777" w:rsidR="000829C4" w:rsidRDefault="00000000">
            <w:pPr>
              <w:rPr>
                <w:lang w:eastAsia="zh-Hans"/>
              </w:rPr>
            </w:pPr>
            <w:r>
              <w:rPr>
                <w:rFonts w:hint="eastAsia"/>
                <w:lang w:eastAsia="zh-Hans"/>
              </w:rPr>
              <w:t>漳州市</w:t>
            </w:r>
          </w:p>
        </w:tc>
      </w:tr>
      <w:tr w:rsidR="000829C4" w14:paraId="6BA16CE7" w14:textId="77777777">
        <w:tc>
          <w:tcPr>
            <w:tcW w:w="1190" w:type="dxa"/>
            <w:vMerge/>
          </w:tcPr>
          <w:p w14:paraId="1139178F" w14:textId="77777777" w:rsidR="000829C4" w:rsidRDefault="000829C4">
            <w:pPr>
              <w:rPr>
                <w:lang w:eastAsia="zh-Hans"/>
              </w:rPr>
            </w:pPr>
          </w:p>
        </w:tc>
        <w:tc>
          <w:tcPr>
            <w:tcW w:w="2129" w:type="dxa"/>
            <w:vMerge/>
          </w:tcPr>
          <w:p w14:paraId="5649941A" w14:textId="77777777" w:rsidR="000829C4" w:rsidRDefault="000829C4">
            <w:pPr>
              <w:rPr>
                <w:lang w:eastAsia="zh-Hans"/>
              </w:rPr>
            </w:pPr>
          </w:p>
        </w:tc>
        <w:tc>
          <w:tcPr>
            <w:tcW w:w="5203" w:type="dxa"/>
          </w:tcPr>
          <w:p w14:paraId="5FC38A67" w14:textId="77777777" w:rsidR="000829C4" w:rsidRDefault="00000000">
            <w:pPr>
              <w:rPr>
                <w:lang w:eastAsia="zh-Hans"/>
              </w:rPr>
            </w:pPr>
            <w:r>
              <w:rPr>
                <w:rFonts w:hint="eastAsia"/>
                <w:lang w:eastAsia="zh-Hans"/>
              </w:rPr>
              <w:t>南平市</w:t>
            </w:r>
          </w:p>
        </w:tc>
      </w:tr>
      <w:tr w:rsidR="000829C4" w14:paraId="3C56EFB3" w14:textId="77777777">
        <w:tc>
          <w:tcPr>
            <w:tcW w:w="1190" w:type="dxa"/>
            <w:vMerge/>
          </w:tcPr>
          <w:p w14:paraId="2ADBD1CE" w14:textId="77777777" w:rsidR="000829C4" w:rsidRDefault="000829C4">
            <w:pPr>
              <w:rPr>
                <w:lang w:eastAsia="zh-Hans"/>
              </w:rPr>
            </w:pPr>
          </w:p>
        </w:tc>
        <w:tc>
          <w:tcPr>
            <w:tcW w:w="2129" w:type="dxa"/>
            <w:vMerge/>
          </w:tcPr>
          <w:p w14:paraId="4E0C974A" w14:textId="77777777" w:rsidR="000829C4" w:rsidRDefault="000829C4">
            <w:pPr>
              <w:rPr>
                <w:lang w:eastAsia="zh-Hans"/>
              </w:rPr>
            </w:pPr>
          </w:p>
        </w:tc>
        <w:tc>
          <w:tcPr>
            <w:tcW w:w="5203" w:type="dxa"/>
          </w:tcPr>
          <w:p w14:paraId="5414C859" w14:textId="77777777" w:rsidR="000829C4" w:rsidRDefault="00000000">
            <w:pPr>
              <w:rPr>
                <w:lang w:eastAsia="zh-Hans"/>
              </w:rPr>
            </w:pPr>
            <w:r>
              <w:rPr>
                <w:rFonts w:hint="eastAsia"/>
                <w:lang w:eastAsia="zh-Hans"/>
              </w:rPr>
              <w:t>龙岩市</w:t>
            </w:r>
          </w:p>
        </w:tc>
      </w:tr>
      <w:tr w:rsidR="000829C4" w14:paraId="30FF885B" w14:textId="77777777">
        <w:tc>
          <w:tcPr>
            <w:tcW w:w="1190" w:type="dxa"/>
            <w:vMerge/>
          </w:tcPr>
          <w:p w14:paraId="6E36790C" w14:textId="77777777" w:rsidR="000829C4" w:rsidRDefault="000829C4">
            <w:pPr>
              <w:rPr>
                <w:lang w:eastAsia="zh-Hans"/>
              </w:rPr>
            </w:pPr>
          </w:p>
        </w:tc>
        <w:tc>
          <w:tcPr>
            <w:tcW w:w="2129" w:type="dxa"/>
            <w:vMerge/>
          </w:tcPr>
          <w:p w14:paraId="3ACEA517" w14:textId="77777777" w:rsidR="000829C4" w:rsidRDefault="000829C4">
            <w:pPr>
              <w:rPr>
                <w:lang w:eastAsia="zh-Hans"/>
              </w:rPr>
            </w:pPr>
          </w:p>
        </w:tc>
        <w:tc>
          <w:tcPr>
            <w:tcW w:w="5203" w:type="dxa"/>
          </w:tcPr>
          <w:p w14:paraId="24A03435" w14:textId="77777777" w:rsidR="000829C4" w:rsidRDefault="00000000">
            <w:pPr>
              <w:rPr>
                <w:lang w:eastAsia="zh-Hans"/>
              </w:rPr>
            </w:pPr>
            <w:r>
              <w:rPr>
                <w:rFonts w:hint="eastAsia"/>
                <w:lang w:eastAsia="zh-Hans"/>
              </w:rPr>
              <w:t>宁德市</w:t>
            </w:r>
          </w:p>
        </w:tc>
      </w:tr>
      <w:tr w:rsidR="000829C4" w14:paraId="4CB1F798" w14:textId="77777777">
        <w:tc>
          <w:tcPr>
            <w:tcW w:w="1190" w:type="dxa"/>
            <w:vMerge/>
          </w:tcPr>
          <w:p w14:paraId="561EE040" w14:textId="77777777" w:rsidR="000829C4" w:rsidRDefault="000829C4">
            <w:pPr>
              <w:rPr>
                <w:lang w:eastAsia="zh-Hans"/>
              </w:rPr>
            </w:pPr>
          </w:p>
        </w:tc>
        <w:tc>
          <w:tcPr>
            <w:tcW w:w="2129" w:type="dxa"/>
            <w:vMerge w:val="restart"/>
          </w:tcPr>
          <w:p w14:paraId="798DE53E" w14:textId="77777777" w:rsidR="000829C4" w:rsidRDefault="00000000">
            <w:pPr>
              <w:rPr>
                <w:lang w:eastAsia="zh-Hans"/>
              </w:rPr>
            </w:pPr>
            <w:r>
              <w:rPr>
                <w:rFonts w:hint="eastAsia"/>
                <w:lang w:eastAsia="zh-Hans"/>
              </w:rPr>
              <w:t>甘肃省</w:t>
            </w:r>
          </w:p>
        </w:tc>
        <w:tc>
          <w:tcPr>
            <w:tcW w:w="5203" w:type="dxa"/>
          </w:tcPr>
          <w:p w14:paraId="53A06E3D" w14:textId="77777777" w:rsidR="000829C4" w:rsidRDefault="00000000">
            <w:pPr>
              <w:rPr>
                <w:lang w:eastAsia="zh-Hans"/>
              </w:rPr>
            </w:pPr>
            <w:r>
              <w:rPr>
                <w:rFonts w:hint="eastAsia"/>
                <w:lang w:eastAsia="zh-Hans"/>
              </w:rPr>
              <w:t>省级法规</w:t>
            </w:r>
          </w:p>
        </w:tc>
      </w:tr>
      <w:tr w:rsidR="000829C4" w14:paraId="14F0E46A" w14:textId="77777777">
        <w:tc>
          <w:tcPr>
            <w:tcW w:w="1190" w:type="dxa"/>
            <w:vMerge/>
          </w:tcPr>
          <w:p w14:paraId="62746F76" w14:textId="77777777" w:rsidR="000829C4" w:rsidRDefault="000829C4">
            <w:pPr>
              <w:rPr>
                <w:lang w:eastAsia="zh-Hans"/>
              </w:rPr>
            </w:pPr>
          </w:p>
        </w:tc>
        <w:tc>
          <w:tcPr>
            <w:tcW w:w="2129" w:type="dxa"/>
            <w:vMerge/>
          </w:tcPr>
          <w:p w14:paraId="27E4FBA1" w14:textId="77777777" w:rsidR="000829C4" w:rsidRDefault="000829C4">
            <w:pPr>
              <w:rPr>
                <w:lang w:eastAsia="zh-Hans"/>
              </w:rPr>
            </w:pPr>
          </w:p>
        </w:tc>
        <w:tc>
          <w:tcPr>
            <w:tcW w:w="5203" w:type="dxa"/>
          </w:tcPr>
          <w:p w14:paraId="16960956" w14:textId="77777777" w:rsidR="000829C4" w:rsidRDefault="00000000">
            <w:pPr>
              <w:rPr>
                <w:lang w:eastAsia="zh-Hans"/>
              </w:rPr>
            </w:pPr>
            <w:r>
              <w:rPr>
                <w:rFonts w:hint="eastAsia"/>
                <w:lang w:eastAsia="zh-Hans"/>
              </w:rPr>
              <w:t>兰州市</w:t>
            </w:r>
          </w:p>
        </w:tc>
      </w:tr>
      <w:tr w:rsidR="000829C4" w14:paraId="35432E97" w14:textId="77777777">
        <w:tc>
          <w:tcPr>
            <w:tcW w:w="1190" w:type="dxa"/>
            <w:vMerge/>
          </w:tcPr>
          <w:p w14:paraId="78776483" w14:textId="77777777" w:rsidR="000829C4" w:rsidRDefault="000829C4">
            <w:pPr>
              <w:rPr>
                <w:lang w:eastAsia="zh-Hans"/>
              </w:rPr>
            </w:pPr>
          </w:p>
        </w:tc>
        <w:tc>
          <w:tcPr>
            <w:tcW w:w="2129" w:type="dxa"/>
            <w:vMerge/>
          </w:tcPr>
          <w:p w14:paraId="1757E3AA" w14:textId="77777777" w:rsidR="000829C4" w:rsidRDefault="000829C4">
            <w:pPr>
              <w:rPr>
                <w:lang w:eastAsia="zh-Hans"/>
              </w:rPr>
            </w:pPr>
          </w:p>
        </w:tc>
        <w:tc>
          <w:tcPr>
            <w:tcW w:w="5203" w:type="dxa"/>
          </w:tcPr>
          <w:p w14:paraId="21C59DCB" w14:textId="77777777" w:rsidR="000829C4" w:rsidRDefault="00000000">
            <w:pPr>
              <w:rPr>
                <w:lang w:eastAsia="zh-Hans"/>
              </w:rPr>
            </w:pPr>
            <w:r>
              <w:rPr>
                <w:rFonts w:hint="eastAsia"/>
                <w:lang w:eastAsia="zh-Hans"/>
              </w:rPr>
              <w:t>嘉峪关市</w:t>
            </w:r>
          </w:p>
        </w:tc>
      </w:tr>
      <w:tr w:rsidR="000829C4" w14:paraId="5064566A" w14:textId="77777777">
        <w:tc>
          <w:tcPr>
            <w:tcW w:w="1190" w:type="dxa"/>
            <w:vMerge/>
          </w:tcPr>
          <w:p w14:paraId="6D5F3962" w14:textId="77777777" w:rsidR="000829C4" w:rsidRDefault="000829C4">
            <w:pPr>
              <w:rPr>
                <w:lang w:eastAsia="zh-Hans"/>
              </w:rPr>
            </w:pPr>
          </w:p>
        </w:tc>
        <w:tc>
          <w:tcPr>
            <w:tcW w:w="2129" w:type="dxa"/>
            <w:vMerge/>
          </w:tcPr>
          <w:p w14:paraId="79295F55" w14:textId="77777777" w:rsidR="000829C4" w:rsidRDefault="000829C4">
            <w:pPr>
              <w:rPr>
                <w:lang w:eastAsia="zh-Hans"/>
              </w:rPr>
            </w:pPr>
          </w:p>
        </w:tc>
        <w:tc>
          <w:tcPr>
            <w:tcW w:w="5203" w:type="dxa"/>
          </w:tcPr>
          <w:p w14:paraId="433B2E19" w14:textId="77777777" w:rsidR="000829C4" w:rsidRDefault="00000000">
            <w:pPr>
              <w:rPr>
                <w:lang w:eastAsia="zh-Hans"/>
              </w:rPr>
            </w:pPr>
            <w:r>
              <w:rPr>
                <w:rFonts w:hint="eastAsia"/>
                <w:lang w:eastAsia="zh-Hans"/>
              </w:rPr>
              <w:t>金昌市</w:t>
            </w:r>
          </w:p>
        </w:tc>
      </w:tr>
      <w:tr w:rsidR="000829C4" w14:paraId="284DD245" w14:textId="77777777">
        <w:tc>
          <w:tcPr>
            <w:tcW w:w="1190" w:type="dxa"/>
            <w:vMerge/>
          </w:tcPr>
          <w:p w14:paraId="3453F87A" w14:textId="77777777" w:rsidR="000829C4" w:rsidRDefault="000829C4">
            <w:pPr>
              <w:rPr>
                <w:lang w:eastAsia="zh-Hans"/>
              </w:rPr>
            </w:pPr>
          </w:p>
        </w:tc>
        <w:tc>
          <w:tcPr>
            <w:tcW w:w="2129" w:type="dxa"/>
            <w:vMerge/>
          </w:tcPr>
          <w:p w14:paraId="14701D3D" w14:textId="77777777" w:rsidR="000829C4" w:rsidRDefault="000829C4">
            <w:pPr>
              <w:rPr>
                <w:lang w:eastAsia="zh-Hans"/>
              </w:rPr>
            </w:pPr>
          </w:p>
        </w:tc>
        <w:tc>
          <w:tcPr>
            <w:tcW w:w="5203" w:type="dxa"/>
          </w:tcPr>
          <w:p w14:paraId="2C1E7A7D" w14:textId="77777777" w:rsidR="000829C4" w:rsidRDefault="00000000">
            <w:pPr>
              <w:rPr>
                <w:lang w:eastAsia="zh-Hans"/>
              </w:rPr>
            </w:pPr>
            <w:r>
              <w:rPr>
                <w:rFonts w:hint="eastAsia"/>
                <w:lang w:eastAsia="zh-Hans"/>
              </w:rPr>
              <w:t>白银市</w:t>
            </w:r>
          </w:p>
        </w:tc>
      </w:tr>
      <w:tr w:rsidR="000829C4" w14:paraId="280D4AA1" w14:textId="77777777">
        <w:tc>
          <w:tcPr>
            <w:tcW w:w="1190" w:type="dxa"/>
            <w:vMerge/>
          </w:tcPr>
          <w:p w14:paraId="4C887822" w14:textId="77777777" w:rsidR="000829C4" w:rsidRDefault="000829C4">
            <w:pPr>
              <w:rPr>
                <w:lang w:eastAsia="zh-Hans"/>
              </w:rPr>
            </w:pPr>
          </w:p>
        </w:tc>
        <w:tc>
          <w:tcPr>
            <w:tcW w:w="2129" w:type="dxa"/>
            <w:vMerge/>
          </w:tcPr>
          <w:p w14:paraId="2A758CBD" w14:textId="77777777" w:rsidR="000829C4" w:rsidRDefault="000829C4">
            <w:pPr>
              <w:rPr>
                <w:lang w:eastAsia="zh-Hans"/>
              </w:rPr>
            </w:pPr>
          </w:p>
        </w:tc>
        <w:tc>
          <w:tcPr>
            <w:tcW w:w="5203" w:type="dxa"/>
          </w:tcPr>
          <w:p w14:paraId="7AA50713" w14:textId="77777777" w:rsidR="000829C4" w:rsidRDefault="00000000">
            <w:pPr>
              <w:rPr>
                <w:lang w:eastAsia="zh-Hans"/>
              </w:rPr>
            </w:pPr>
            <w:r>
              <w:rPr>
                <w:rFonts w:hint="eastAsia"/>
                <w:lang w:eastAsia="zh-Hans"/>
              </w:rPr>
              <w:t>天水市</w:t>
            </w:r>
          </w:p>
        </w:tc>
      </w:tr>
      <w:tr w:rsidR="000829C4" w14:paraId="05182C90" w14:textId="77777777">
        <w:tc>
          <w:tcPr>
            <w:tcW w:w="1190" w:type="dxa"/>
            <w:vMerge/>
          </w:tcPr>
          <w:p w14:paraId="20F4DD87" w14:textId="77777777" w:rsidR="000829C4" w:rsidRDefault="000829C4">
            <w:pPr>
              <w:rPr>
                <w:lang w:eastAsia="zh-Hans"/>
              </w:rPr>
            </w:pPr>
          </w:p>
        </w:tc>
        <w:tc>
          <w:tcPr>
            <w:tcW w:w="2129" w:type="dxa"/>
            <w:vMerge/>
          </w:tcPr>
          <w:p w14:paraId="6CE3521E" w14:textId="77777777" w:rsidR="000829C4" w:rsidRDefault="000829C4">
            <w:pPr>
              <w:rPr>
                <w:lang w:eastAsia="zh-Hans"/>
              </w:rPr>
            </w:pPr>
          </w:p>
        </w:tc>
        <w:tc>
          <w:tcPr>
            <w:tcW w:w="5203" w:type="dxa"/>
          </w:tcPr>
          <w:p w14:paraId="67D22D13" w14:textId="77777777" w:rsidR="000829C4" w:rsidRDefault="00000000">
            <w:pPr>
              <w:rPr>
                <w:lang w:eastAsia="zh-Hans"/>
              </w:rPr>
            </w:pPr>
            <w:r>
              <w:rPr>
                <w:rFonts w:hint="eastAsia"/>
                <w:lang w:eastAsia="zh-Hans"/>
              </w:rPr>
              <w:t>武威市</w:t>
            </w:r>
          </w:p>
        </w:tc>
      </w:tr>
      <w:tr w:rsidR="000829C4" w14:paraId="739FD26F" w14:textId="77777777">
        <w:tc>
          <w:tcPr>
            <w:tcW w:w="1190" w:type="dxa"/>
            <w:vMerge/>
          </w:tcPr>
          <w:p w14:paraId="0B72510E" w14:textId="77777777" w:rsidR="000829C4" w:rsidRDefault="000829C4">
            <w:pPr>
              <w:rPr>
                <w:lang w:eastAsia="zh-Hans"/>
              </w:rPr>
            </w:pPr>
          </w:p>
        </w:tc>
        <w:tc>
          <w:tcPr>
            <w:tcW w:w="2129" w:type="dxa"/>
            <w:vMerge/>
          </w:tcPr>
          <w:p w14:paraId="3B9C372A" w14:textId="77777777" w:rsidR="000829C4" w:rsidRDefault="000829C4">
            <w:pPr>
              <w:rPr>
                <w:lang w:eastAsia="zh-Hans"/>
              </w:rPr>
            </w:pPr>
          </w:p>
        </w:tc>
        <w:tc>
          <w:tcPr>
            <w:tcW w:w="5203" w:type="dxa"/>
          </w:tcPr>
          <w:p w14:paraId="72FD1F1F" w14:textId="77777777" w:rsidR="000829C4" w:rsidRDefault="00000000">
            <w:pPr>
              <w:rPr>
                <w:lang w:eastAsia="zh-Hans"/>
              </w:rPr>
            </w:pPr>
            <w:r>
              <w:rPr>
                <w:rFonts w:hint="eastAsia"/>
                <w:lang w:eastAsia="zh-Hans"/>
              </w:rPr>
              <w:t>张掖市</w:t>
            </w:r>
          </w:p>
        </w:tc>
      </w:tr>
      <w:tr w:rsidR="000829C4" w14:paraId="23A45C76" w14:textId="77777777">
        <w:tc>
          <w:tcPr>
            <w:tcW w:w="1190" w:type="dxa"/>
            <w:vMerge/>
          </w:tcPr>
          <w:p w14:paraId="5558D500" w14:textId="77777777" w:rsidR="000829C4" w:rsidRDefault="000829C4">
            <w:pPr>
              <w:rPr>
                <w:lang w:eastAsia="zh-Hans"/>
              </w:rPr>
            </w:pPr>
          </w:p>
        </w:tc>
        <w:tc>
          <w:tcPr>
            <w:tcW w:w="2129" w:type="dxa"/>
            <w:vMerge/>
          </w:tcPr>
          <w:p w14:paraId="4BF03166" w14:textId="77777777" w:rsidR="000829C4" w:rsidRDefault="000829C4">
            <w:pPr>
              <w:rPr>
                <w:lang w:eastAsia="zh-Hans"/>
              </w:rPr>
            </w:pPr>
          </w:p>
        </w:tc>
        <w:tc>
          <w:tcPr>
            <w:tcW w:w="5203" w:type="dxa"/>
          </w:tcPr>
          <w:p w14:paraId="58A3EC12" w14:textId="77777777" w:rsidR="000829C4" w:rsidRDefault="00000000">
            <w:pPr>
              <w:rPr>
                <w:lang w:eastAsia="zh-Hans"/>
              </w:rPr>
            </w:pPr>
            <w:r>
              <w:rPr>
                <w:rFonts w:hint="eastAsia"/>
                <w:lang w:eastAsia="zh-Hans"/>
              </w:rPr>
              <w:t>平凉市</w:t>
            </w:r>
          </w:p>
        </w:tc>
      </w:tr>
      <w:tr w:rsidR="000829C4" w14:paraId="1796C3BA" w14:textId="77777777">
        <w:tc>
          <w:tcPr>
            <w:tcW w:w="1190" w:type="dxa"/>
            <w:vMerge/>
          </w:tcPr>
          <w:p w14:paraId="737BE03F" w14:textId="77777777" w:rsidR="000829C4" w:rsidRDefault="000829C4">
            <w:pPr>
              <w:rPr>
                <w:lang w:eastAsia="zh-Hans"/>
              </w:rPr>
            </w:pPr>
          </w:p>
        </w:tc>
        <w:tc>
          <w:tcPr>
            <w:tcW w:w="2129" w:type="dxa"/>
            <w:vMerge/>
          </w:tcPr>
          <w:p w14:paraId="7256D8BB" w14:textId="77777777" w:rsidR="000829C4" w:rsidRDefault="000829C4">
            <w:pPr>
              <w:rPr>
                <w:lang w:eastAsia="zh-Hans"/>
              </w:rPr>
            </w:pPr>
          </w:p>
        </w:tc>
        <w:tc>
          <w:tcPr>
            <w:tcW w:w="5203" w:type="dxa"/>
          </w:tcPr>
          <w:p w14:paraId="08C563EA" w14:textId="77777777" w:rsidR="000829C4" w:rsidRDefault="00000000">
            <w:pPr>
              <w:rPr>
                <w:lang w:eastAsia="zh-Hans"/>
              </w:rPr>
            </w:pPr>
            <w:r>
              <w:rPr>
                <w:rFonts w:hint="eastAsia"/>
                <w:lang w:eastAsia="zh-Hans"/>
              </w:rPr>
              <w:t>酒泉市</w:t>
            </w:r>
          </w:p>
        </w:tc>
      </w:tr>
      <w:tr w:rsidR="000829C4" w14:paraId="2E6ECD86" w14:textId="77777777">
        <w:tc>
          <w:tcPr>
            <w:tcW w:w="1190" w:type="dxa"/>
            <w:vMerge/>
          </w:tcPr>
          <w:p w14:paraId="0DDF877F" w14:textId="77777777" w:rsidR="000829C4" w:rsidRDefault="000829C4">
            <w:pPr>
              <w:rPr>
                <w:lang w:eastAsia="zh-Hans"/>
              </w:rPr>
            </w:pPr>
          </w:p>
        </w:tc>
        <w:tc>
          <w:tcPr>
            <w:tcW w:w="2129" w:type="dxa"/>
            <w:vMerge/>
          </w:tcPr>
          <w:p w14:paraId="535DCD35" w14:textId="77777777" w:rsidR="000829C4" w:rsidRDefault="000829C4">
            <w:pPr>
              <w:rPr>
                <w:lang w:eastAsia="zh-Hans"/>
              </w:rPr>
            </w:pPr>
          </w:p>
        </w:tc>
        <w:tc>
          <w:tcPr>
            <w:tcW w:w="5203" w:type="dxa"/>
          </w:tcPr>
          <w:p w14:paraId="50963B53" w14:textId="77777777" w:rsidR="000829C4" w:rsidRDefault="00000000">
            <w:pPr>
              <w:rPr>
                <w:lang w:eastAsia="zh-Hans"/>
              </w:rPr>
            </w:pPr>
            <w:r>
              <w:rPr>
                <w:rFonts w:hint="eastAsia"/>
                <w:lang w:eastAsia="zh-Hans"/>
              </w:rPr>
              <w:t>庆阳市</w:t>
            </w:r>
          </w:p>
        </w:tc>
      </w:tr>
      <w:tr w:rsidR="000829C4" w14:paraId="1C10EB0B" w14:textId="77777777">
        <w:tc>
          <w:tcPr>
            <w:tcW w:w="1190" w:type="dxa"/>
            <w:vMerge/>
          </w:tcPr>
          <w:p w14:paraId="6BCF5682" w14:textId="77777777" w:rsidR="000829C4" w:rsidRDefault="000829C4">
            <w:pPr>
              <w:rPr>
                <w:lang w:eastAsia="zh-Hans"/>
              </w:rPr>
            </w:pPr>
          </w:p>
        </w:tc>
        <w:tc>
          <w:tcPr>
            <w:tcW w:w="2129" w:type="dxa"/>
            <w:vMerge/>
          </w:tcPr>
          <w:p w14:paraId="0C36A859" w14:textId="77777777" w:rsidR="000829C4" w:rsidRDefault="000829C4">
            <w:pPr>
              <w:rPr>
                <w:lang w:eastAsia="zh-Hans"/>
              </w:rPr>
            </w:pPr>
          </w:p>
        </w:tc>
        <w:tc>
          <w:tcPr>
            <w:tcW w:w="5203" w:type="dxa"/>
          </w:tcPr>
          <w:p w14:paraId="27E52032" w14:textId="77777777" w:rsidR="000829C4" w:rsidRDefault="00000000">
            <w:pPr>
              <w:rPr>
                <w:lang w:eastAsia="zh-Hans"/>
              </w:rPr>
            </w:pPr>
            <w:r>
              <w:rPr>
                <w:rFonts w:hint="eastAsia"/>
                <w:lang w:eastAsia="zh-Hans"/>
              </w:rPr>
              <w:t>定西市</w:t>
            </w:r>
          </w:p>
        </w:tc>
      </w:tr>
      <w:tr w:rsidR="000829C4" w14:paraId="7BE5A3C0" w14:textId="77777777">
        <w:tc>
          <w:tcPr>
            <w:tcW w:w="1190" w:type="dxa"/>
            <w:vMerge/>
          </w:tcPr>
          <w:p w14:paraId="5015C668" w14:textId="77777777" w:rsidR="000829C4" w:rsidRDefault="000829C4">
            <w:pPr>
              <w:rPr>
                <w:lang w:eastAsia="zh-Hans"/>
              </w:rPr>
            </w:pPr>
          </w:p>
        </w:tc>
        <w:tc>
          <w:tcPr>
            <w:tcW w:w="2129" w:type="dxa"/>
            <w:vMerge/>
          </w:tcPr>
          <w:p w14:paraId="6E697392" w14:textId="77777777" w:rsidR="000829C4" w:rsidRDefault="000829C4">
            <w:pPr>
              <w:rPr>
                <w:lang w:eastAsia="zh-Hans"/>
              </w:rPr>
            </w:pPr>
          </w:p>
        </w:tc>
        <w:tc>
          <w:tcPr>
            <w:tcW w:w="5203" w:type="dxa"/>
          </w:tcPr>
          <w:p w14:paraId="5E83A88A" w14:textId="77777777" w:rsidR="000829C4" w:rsidRDefault="00000000">
            <w:pPr>
              <w:rPr>
                <w:lang w:eastAsia="zh-Hans"/>
              </w:rPr>
            </w:pPr>
            <w:r>
              <w:rPr>
                <w:rFonts w:hint="eastAsia"/>
                <w:lang w:eastAsia="zh-Hans"/>
              </w:rPr>
              <w:t>陇南市</w:t>
            </w:r>
          </w:p>
        </w:tc>
      </w:tr>
      <w:tr w:rsidR="000829C4" w14:paraId="29B6F52E" w14:textId="77777777">
        <w:tc>
          <w:tcPr>
            <w:tcW w:w="1190" w:type="dxa"/>
            <w:vMerge/>
          </w:tcPr>
          <w:p w14:paraId="33C7F2FD" w14:textId="77777777" w:rsidR="000829C4" w:rsidRDefault="000829C4">
            <w:pPr>
              <w:rPr>
                <w:lang w:eastAsia="zh-Hans"/>
              </w:rPr>
            </w:pPr>
          </w:p>
        </w:tc>
        <w:tc>
          <w:tcPr>
            <w:tcW w:w="2129" w:type="dxa"/>
            <w:vMerge/>
          </w:tcPr>
          <w:p w14:paraId="18C19FAA" w14:textId="77777777" w:rsidR="000829C4" w:rsidRDefault="000829C4">
            <w:pPr>
              <w:rPr>
                <w:lang w:eastAsia="zh-Hans"/>
              </w:rPr>
            </w:pPr>
          </w:p>
        </w:tc>
        <w:tc>
          <w:tcPr>
            <w:tcW w:w="5203" w:type="dxa"/>
          </w:tcPr>
          <w:p w14:paraId="571708BC" w14:textId="77777777" w:rsidR="000829C4" w:rsidRDefault="00000000">
            <w:pPr>
              <w:rPr>
                <w:lang w:eastAsia="zh-Hans"/>
              </w:rPr>
            </w:pPr>
            <w:r>
              <w:rPr>
                <w:rFonts w:hint="eastAsia"/>
                <w:lang w:eastAsia="zh-Hans"/>
              </w:rPr>
              <w:t>临夏回族自治州</w:t>
            </w:r>
          </w:p>
        </w:tc>
      </w:tr>
      <w:tr w:rsidR="000829C4" w14:paraId="556EC2E7" w14:textId="77777777">
        <w:tc>
          <w:tcPr>
            <w:tcW w:w="1190" w:type="dxa"/>
            <w:vMerge/>
          </w:tcPr>
          <w:p w14:paraId="6AE8BA3A" w14:textId="77777777" w:rsidR="000829C4" w:rsidRDefault="000829C4">
            <w:pPr>
              <w:rPr>
                <w:lang w:eastAsia="zh-Hans"/>
              </w:rPr>
            </w:pPr>
          </w:p>
        </w:tc>
        <w:tc>
          <w:tcPr>
            <w:tcW w:w="2129" w:type="dxa"/>
            <w:vMerge/>
          </w:tcPr>
          <w:p w14:paraId="7D3D3F13" w14:textId="77777777" w:rsidR="000829C4" w:rsidRDefault="000829C4">
            <w:pPr>
              <w:rPr>
                <w:lang w:eastAsia="zh-Hans"/>
              </w:rPr>
            </w:pPr>
          </w:p>
        </w:tc>
        <w:tc>
          <w:tcPr>
            <w:tcW w:w="5203" w:type="dxa"/>
          </w:tcPr>
          <w:p w14:paraId="31A9AD6B" w14:textId="77777777" w:rsidR="000829C4" w:rsidRDefault="00000000">
            <w:pPr>
              <w:rPr>
                <w:lang w:eastAsia="zh-Hans"/>
              </w:rPr>
            </w:pPr>
            <w:r>
              <w:rPr>
                <w:rFonts w:hint="eastAsia"/>
                <w:lang w:eastAsia="zh-Hans"/>
              </w:rPr>
              <w:t>甘南藏族自治州</w:t>
            </w:r>
          </w:p>
        </w:tc>
      </w:tr>
      <w:tr w:rsidR="000829C4" w14:paraId="4B528BB5" w14:textId="77777777">
        <w:tc>
          <w:tcPr>
            <w:tcW w:w="1190" w:type="dxa"/>
            <w:vMerge/>
          </w:tcPr>
          <w:p w14:paraId="1537FA60" w14:textId="77777777" w:rsidR="000829C4" w:rsidRDefault="000829C4">
            <w:pPr>
              <w:rPr>
                <w:lang w:eastAsia="zh-Hans"/>
              </w:rPr>
            </w:pPr>
          </w:p>
        </w:tc>
        <w:tc>
          <w:tcPr>
            <w:tcW w:w="2129" w:type="dxa"/>
            <w:vMerge w:val="restart"/>
          </w:tcPr>
          <w:p w14:paraId="1F8D0247" w14:textId="77777777" w:rsidR="000829C4" w:rsidRDefault="00000000">
            <w:pPr>
              <w:rPr>
                <w:lang w:eastAsia="zh-Hans"/>
              </w:rPr>
            </w:pPr>
            <w:r>
              <w:rPr>
                <w:rFonts w:hint="eastAsia"/>
                <w:lang w:eastAsia="zh-Hans"/>
              </w:rPr>
              <w:t>广西壮族自治区</w:t>
            </w:r>
          </w:p>
        </w:tc>
        <w:tc>
          <w:tcPr>
            <w:tcW w:w="5203" w:type="dxa"/>
          </w:tcPr>
          <w:p w14:paraId="7F9D299E" w14:textId="77777777" w:rsidR="000829C4" w:rsidRDefault="00000000">
            <w:pPr>
              <w:rPr>
                <w:lang w:eastAsia="zh-Hans"/>
              </w:rPr>
            </w:pPr>
            <w:r>
              <w:rPr>
                <w:rFonts w:hint="eastAsia"/>
                <w:lang w:eastAsia="zh-Hans"/>
              </w:rPr>
              <w:t>区及法规</w:t>
            </w:r>
          </w:p>
        </w:tc>
      </w:tr>
      <w:tr w:rsidR="000829C4" w14:paraId="0978DEAF" w14:textId="77777777">
        <w:tc>
          <w:tcPr>
            <w:tcW w:w="1190" w:type="dxa"/>
            <w:vMerge/>
          </w:tcPr>
          <w:p w14:paraId="38C67B97" w14:textId="77777777" w:rsidR="000829C4" w:rsidRDefault="000829C4">
            <w:pPr>
              <w:rPr>
                <w:lang w:eastAsia="zh-Hans"/>
              </w:rPr>
            </w:pPr>
          </w:p>
        </w:tc>
        <w:tc>
          <w:tcPr>
            <w:tcW w:w="2129" w:type="dxa"/>
            <w:vMerge/>
          </w:tcPr>
          <w:p w14:paraId="31802BB8" w14:textId="77777777" w:rsidR="000829C4" w:rsidRDefault="000829C4">
            <w:pPr>
              <w:rPr>
                <w:lang w:eastAsia="zh-Hans"/>
              </w:rPr>
            </w:pPr>
          </w:p>
        </w:tc>
        <w:tc>
          <w:tcPr>
            <w:tcW w:w="5203" w:type="dxa"/>
          </w:tcPr>
          <w:p w14:paraId="1D19FFD9" w14:textId="77777777" w:rsidR="000829C4" w:rsidRDefault="00000000">
            <w:pPr>
              <w:rPr>
                <w:lang w:eastAsia="zh-Hans"/>
              </w:rPr>
            </w:pPr>
            <w:r>
              <w:rPr>
                <w:rFonts w:hint="eastAsia"/>
                <w:lang w:eastAsia="zh-Hans"/>
              </w:rPr>
              <w:t>南宁市</w:t>
            </w:r>
          </w:p>
        </w:tc>
      </w:tr>
      <w:tr w:rsidR="000829C4" w14:paraId="1FE7BE8B" w14:textId="77777777">
        <w:tc>
          <w:tcPr>
            <w:tcW w:w="1190" w:type="dxa"/>
            <w:vMerge/>
          </w:tcPr>
          <w:p w14:paraId="7D03918C" w14:textId="77777777" w:rsidR="000829C4" w:rsidRDefault="000829C4">
            <w:pPr>
              <w:rPr>
                <w:lang w:eastAsia="zh-Hans"/>
              </w:rPr>
            </w:pPr>
          </w:p>
        </w:tc>
        <w:tc>
          <w:tcPr>
            <w:tcW w:w="2129" w:type="dxa"/>
            <w:vMerge/>
          </w:tcPr>
          <w:p w14:paraId="0CF3ADFC" w14:textId="77777777" w:rsidR="000829C4" w:rsidRDefault="000829C4">
            <w:pPr>
              <w:rPr>
                <w:lang w:eastAsia="zh-Hans"/>
              </w:rPr>
            </w:pPr>
          </w:p>
        </w:tc>
        <w:tc>
          <w:tcPr>
            <w:tcW w:w="5203" w:type="dxa"/>
          </w:tcPr>
          <w:p w14:paraId="7B66556A" w14:textId="77777777" w:rsidR="000829C4" w:rsidRDefault="00000000">
            <w:pPr>
              <w:rPr>
                <w:lang w:eastAsia="zh-Hans"/>
              </w:rPr>
            </w:pPr>
            <w:r>
              <w:rPr>
                <w:rFonts w:hint="eastAsia"/>
                <w:lang w:eastAsia="zh-Hans"/>
              </w:rPr>
              <w:t>柳州市</w:t>
            </w:r>
          </w:p>
        </w:tc>
      </w:tr>
      <w:tr w:rsidR="000829C4" w14:paraId="0B47E43B" w14:textId="77777777">
        <w:tc>
          <w:tcPr>
            <w:tcW w:w="1190" w:type="dxa"/>
            <w:vMerge/>
          </w:tcPr>
          <w:p w14:paraId="188597DD" w14:textId="77777777" w:rsidR="000829C4" w:rsidRDefault="000829C4">
            <w:pPr>
              <w:rPr>
                <w:lang w:eastAsia="zh-Hans"/>
              </w:rPr>
            </w:pPr>
          </w:p>
        </w:tc>
        <w:tc>
          <w:tcPr>
            <w:tcW w:w="2129" w:type="dxa"/>
            <w:vMerge/>
          </w:tcPr>
          <w:p w14:paraId="581FCA0F" w14:textId="77777777" w:rsidR="000829C4" w:rsidRDefault="000829C4">
            <w:pPr>
              <w:rPr>
                <w:lang w:eastAsia="zh-Hans"/>
              </w:rPr>
            </w:pPr>
          </w:p>
        </w:tc>
        <w:tc>
          <w:tcPr>
            <w:tcW w:w="5203" w:type="dxa"/>
          </w:tcPr>
          <w:p w14:paraId="569773F2" w14:textId="77777777" w:rsidR="000829C4" w:rsidRDefault="00000000">
            <w:pPr>
              <w:rPr>
                <w:lang w:eastAsia="zh-Hans"/>
              </w:rPr>
            </w:pPr>
            <w:r>
              <w:rPr>
                <w:rFonts w:hint="eastAsia"/>
                <w:lang w:eastAsia="zh-Hans"/>
              </w:rPr>
              <w:t>桂林市</w:t>
            </w:r>
          </w:p>
        </w:tc>
      </w:tr>
      <w:tr w:rsidR="000829C4" w14:paraId="2549D3AF" w14:textId="77777777">
        <w:tc>
          <w:tcPr>
            <w:tcW w:w="1190" w:type="dxa"/>
            <w:vMerge/>
          </w:tcPr>
          <w:p w14:paraId="600B72B0" w14:textId="77777777" w:rsidR="000829C4" w:rsidRDefault="000829C4">
            <w:pPr>
              <w:rPr>
                <w:lang w:eastAsia="zh-Hans"/>
              </w:rPr>
            </w:pPr>
          </w:p>
        </w:tc>
        <w:tc>
          <w:tcPr>
            <w:tcW w:w="2129" w:type="dxa"/>
            <w:vMerge/>
          </w:tcPr>
          <w:p w14:paraId="323BC02D" w14:textId="77777777" w:rsidR="000829C4" w:rsidRDefault="000829C4">
            <w:pPr>
              <w:rPr>
                <w:lang w:eastAsia="zh-Hans"/>
              </w:rPr>
            </w:pPr>
          </w:p>
        </w:tc>
        <w:tc>
          <w:tcPr>
            <w:tcW w:w="5203" w:type="dxa"/>
          </w:tcPr>
          <w:p w14:paraId="394849F3" w14:textId="77777777" w:rsidR="000829C4" w:rsidRDefault="00000000">
            <w:pPr>
              <w:rPr>
                <w:lang w:eastAsia="zh-Hans"/>
              </w:rPr>
            </w:pPr>
            <w:r>
              <w:rPr>
                <w:rFonts w:hint="eastAsia"/>
                <w:lang w:eastAsia="zh-Hans"/>
              </w:rPr>
              <w:t>梧州市</w:t>
            </w:r>
          </w:p>
        </w:tc>
      </w:tr>
      <w:tr w:rsidR="000829C4" w14:paraId="6AD3314B" w14:textId="77777777">
        <w:tc>
          <w:tcPr>
            <w:tcW w:w="1190" w:type="dxa"/>
            <w:vMerge/>
          </w:tcPr>
          <w:p w14:paraId="1C4AA356" w14:textId="77777777" w:rsidR="000829C4" w:rsidRDefault="000829C4">
            <w:pPr>
              <w:rPr>
                <w:lang w:eastAsia="zh-Hans"/>
              </w:rPr>
            </w:pPr>
          </w:p>
        </w:tc>
        <w:tc>
          <w:tcPr>
            <w:tcW w:w="2129" w:type="dxa"/>
            <w:vMerge/>
          </w:tcPr>
          <w:p w14:paraId="7668EE02" w14:textId="77777777" w:rsidR="000829C4" w:rsidRDefault="000829C4">
            <w:pPr>
              <w:rPr>
                <w:lang w:eastAsia="zh-Hans"/>
              </w:rPr>
            </w:pPr>
          </w:p>
        </w:tc>
        <w:tc>
          <w:tcPr>
            <w:tcW w:w="5203" w:type="dxa"/>
          </w:tcPr>
          <w:p w14:paraId="327FC5C7" w14:textId="77777777" w:rsidR="000829C4" w:rsidRDefault="00000000">
            <w:pPr>
              <w:rPr>
                <w:lang w:eastAsia="zh-Hans"/>
              </w:rPr>
            </w:pPr>
            <w:r>
              <w:rPr>
                <w:rFonts w:hint="eastAsia"/>
                <w:lang w:eastAsia="zh-Hans"/>
              </w:rPr>
              <w:t>北海市</w:t>
            </w:r>
          </w:p>
        </w:tc>
      </w:tr>
      <w:tr w:rsidR="000829C4" w14:paraId="225CF928" w14:textId="77777777">
        <w:tc>
          <w:tcPr>
            <w:tcW w:w="1190" w:type="dxa"/>
            <w:vMerge/>
          </w:tcPr>
          <w:p w14:paraId="4316E775" w14:textId="77777777" w:rsidR="000829C4" w:rsidRDefault="000829C4">
            <w:pPr>
              <w:rPr>
                <w:lang w:eastAsia="zh-Hans"/>
              </w:rPr>
            </w:pPr>
          </w:p>
        </w:tc>
        <w:tc>
          <w:tcPr>
            <w:tcW w:w="2129" w:type="dxa"/>
            <w:vMerge/>
          </w:tcPr>
          <w:p w14:paraId="60BA4BD8" w14:textId="77777777" w:rsidR="000829C4" w:rsidRDefault="000829C4">
            <w:pPr>
              <w:rPr>
                <w:lang w:eastAsia="zh-Hans"/>
              </w:rPr>
            </w:pPr>
          </w:p>
        </w:tc>
        <w:tc>
          <w:tcPr>
            <w:tcW w:w="5203" w:type="dxa"/>
          </w:tcPr>
          <w:p w14:paraId="65FC7D3A" w14:textId="77777777" w:rsidR="000829C4" w:rsidRDefault="00000000">
            <w:pPr>
              <w:rPr>
                <w:lang w:eastAsia="zh-Hans"/>
              </w:rPr>
            </w:pPr>
            <w:r>
              <w:rPr>
                <w:rFonts w:hint="eastAsia"/>
                <w:lang w:eastAsia="zh-Hans"/>
              </w:rPr>
              <w:t>防城港市</w:t>
            </w:r>
          </w:p>
        </w:tc>
      </w:tr>
      <w:tr w:rsidR="000829C4" w14:paraId="2DF512C0" w14:textId="77777777">
        <w:tc>
          <w:tcPr>
            <w:tcW w:w="1190" w:type="dxa"/>
            <w:vMerge/>
          </w:tcPr>
          <w:p w14:paraId="63CF3A43" w14:textId="77777777" w:rsidR="000829C4" w:rsidRDefault="000829C4">
            <w:pPr>
              <w:rPr>
                <w:lang w:eastAsia="zh-Hans"/>
              </w:rPr>
            </w:pPr>
          </w:p>
        </w:tc>
        <w:tc>
          <w:tcPr>
            <w:tcW w:w="2129" w:type="dxa"/>
            <w:vMerge/>
          </w:tcPr>
          <w:p w14:paraId="1FFB082A" w14:textId="77777777" w:rsidR="000829C4" w:rsidRDefault="000829C4">
            <w:pPr>
              <w:rPr>
                <w:lang w:eastAsia="zh-Hans"/>
              </w:rPr>
            </w:pPr>
          </w:p>
        </w:tc>
        <w:tc>
          <w:tcPr>
            <w:tcW w:w="5203" w:type="dxa"/>
          </w:tcPr>
          <w:p w14:paraId="7C74F557" w14:textId="77777777" w:rsidR="000829C4" w:rsidRDefault="00000000">
            <w:pPr>
              <w:rPr>
                <w:lang w:eastAsia="zh-Hans"/>
              </w:rPr>
            </w:pPr>
            <w:r>
              <w:rPr>
                <w:rFonts w:hint="eastAsia"/>
                <w:lang w:eastAsia="zh-Hans"/>
              </w:rPr>
              <w:t>钦州市</w:t>
            </w:r>
          </w:p>
        </w:tc>
      </w:tr>
      <w:tr w:rsidR="000829C4" w14:paraId="2800E803" w14:textId="77777777">
        <w:tc>
          <w:tcPr>
            <w:tcW w:w="1190" w:type="dxa"/>
            <w:vMerge/>
          </w:tcPr>
          <w:p w14:paraId="2DDD2B3D" w14:textId="77777777" w:rsidR="000829C4" w:rsidRDefault="000829C4">
            <w:pPr>
              <w:rPr>
                <w:lang w:eastAsia="zh-Hans"/>
              </w:rPr>
            </w:pPr>
          </w:p>
        </w:tc>
        <w:tc>
          <w:tcPr>
            <w:tcW w:w="2129" w:type="dxa"/>
            <w:vMerge/>
          </w:tcPr>
          <w:p w14:paraId="18D094AF" w14:textId="77777777" w:rsidR="000829C4" w:rsidRDefault="000829C4">
            <w:pPr>
              <w:rPr>
                <w:lang w:eastAsia="zh-Hans"/>
              </w:rPr>
            </w:pPr>
          </w:p>
        </w:tc>
        <w:tc>
          <w:tcPr>
            <w:tcW w:w="5203" w:type="dxa"/>
          </w:tcPr>
          <w:p w14:paraId="14E4C908" w14:textId="77777777" w:rsidR="000829C4" w:rsidRDefault="00000000">
            <w:pPr>
              <w:rPr>
                <w:lang w:eastAsia="zh-Hans"/>
              </w:rPr>
            </w:pPr>
            <w:r>
              <w:rPr>
                <w:rFonts w:hint="eastAsia"/>
                <w:lang w:eastAsia="zh-Hans"/>
              </w:rPr>
              <w:t>贵港市</w:t>
            </w:r>
          </w:p>
        </w:tc>
      </w:tr>
      <w:tr w:rsidR="000829C4" w14:paraId="4AC30C1A" w14:textId="77777777">
        <w:tc>
          <w:tcPr>
            <w:tcW w:w="1190" w:type="dxa"/>
            <w:vMerge/>
          </w:tcPr>
          <w:p w14:paraId="45D18618" w14:textId="77777777" w:rsidR="000829C4" w:rsidRDefault="000829C4">
            <w:pPr>
              <w:rPr>
                <w:lang w:eastAsia="zh-Hans"/>
              </w:rPr>
            </w:pPr>
          </w:p>
        </w:tc>
        <w:tc>
          <w:tcPr>
            <w:tcW w:w="2129" w:type="dxa"/>
            <w:vMerge/>
          </w:tcPr>
          <w:p w14:paraId="121219BE" w14:textId="77777777" w:rsidR="000829C4" w:rsidRDefault="000829C4">
            <w:pPr>
              <w:rPr>
                <w:lang w:eastAsia="zh-Hans"/>
              </w:rPr>
            </w:pPr>
          </w:p>
        </w:tc>
        <w:tc>
          <w:tcPr>
            <w:tcW w:w="5203" w:type="dxa"/>
          </w:tcPr>
          <w:p w14:paraId="5B724B63" w14:textId="77777777" w:rsidR="000829C4" w:rsidRDefault="00000000">
            <w:pPr>
              <w:rPr>
                <w:lang w:eastAsia="zh-Hans"/>
              </w:rPr>
            </w:pPr>
            <w:r>
              <w:rPr>
                <w:rFonts w:hint="eastAsia"/>
                <w:lang w:eastAsia="zh-Hans"/>
              </w:rPr>
              <w:t>玉林市</w:t>
            </w:r>
          </w:p>
        </w:tc>
      </w:tr>
      <w:tr w:rsidR="000829C4" w14:paraId="47F71828" w14:textId="77777777">
        <w:tc>
          <w:tcPr>
            <w:tcW w:w="1190" w:type="dxa"/>
            <w:vMerge/>
          </w:tcPr>
          <w:p w14:paraId="37B413F1" w14:textId="77777777" w:rsidR="000829C4" w:rsidRDefault="000829C4">
            <w:pPr>
              <w:rPr>
                <w:lang w:eastAsia="zh-Hans"/>
              </w:rPr>
            </w:pPr>
          </w:p>
        </w:tc>
        <w:tc>
          <w:tcPr>
            <w:tcW w:w="2129" w:type="dxa"/>
            <w:vMerge/>
          </w:tcPr>
          <w:p w14:paraId="126DDDDE" w14:textId="77777777" w:rsidR="000829C4" w:rsidRDefault="000829C4">
            <w:pPr>
              <w:rPr>
                <w:lang w:eastAsia="zh-Hans"/>
              </w:rPr>
            </w:pPr>
          </w:p>
        </w:tc>
        <w:tc>
          <w:tcPr>
            <w:tcW w:w="5203" w:type="dxa"/>
          </w:tcPr>
          <w:p w14:paraId="1BE554E8" w14:textId="77777777" w:rsidR="000829C4" w:rsidRDefault="00000000">
            <w:pPr>
              <w:rPr>
                <w:lang w:eastAsia="zh-Hans"/>
              </w:rPr>
            </w:pPr>
            <w:r>
              <w:rPr>
                <w:rFonts w:hint="eastAsia"/>
                <w:lang w:eastAsia="zh-Hans"/>
              </w:rPr>
              <w:t>百色市</w:t>
            </w:r>
          </w:p>
        </w:tc>
      </w:tr>
      <w:tr w:rsidR="000829C4" w14:paraId="19A1BEEF" w14:textId="77777777">
        <w:tc>
          <w:tcPr>
            <w:tcW w:w="1190" w:type="dxa"/>
            <w:vMerge/>
          </w:tcPr>
          <w:p w14:paraId="6D668222" w14:textId="77777777" w:rsidR="000829C4" w:rsidRDefault="000829C4">
            <w:pPr>
              <w:rPr>
                <w:lang w:eastAsia="zh-Hans"/>
              </w:rPr>
            </w:pPr>
          </w:p>
        </w:tc>
        <w:tc>
          <w:tcPr>
            <w:tcW w:w="2129" w:type="dxa"/>
            <w:vMerge/>
          </w:tcPr>
          <w:p w14:paraId="109B36C2" w14:textId="77777777" w:rsidR="000829C4" w:rsidRDefault="000829C4">
            <w:pPr>
              <w:rPr>
                <w:lang w:eastAsia="zh-Hans"/>
              </w:rPr>
            </w:pPr>
          </w:p>
        </w:tc>
        <w:tc>
          <w:tcPr>
            <w:tcW w:w="5203" w:type="dxa"/>
          </w:tcPr>
          <w:p w14:paraId="2D90733D" w14:textId="77777777" w:rsidR="000829C4" w:rsidRDefault="00000000">
            <w:pPr>
              <w:rPr>
                <w:lang w:eastAsia="zh-Hans"/>
              </w:rPr>
            </w:pPr>
            <w:r>
              <w:rPr>
                <w:rFonts w:hint="eastAsia"/>
                <w:lang w:eastAsia="zh-Hans"/>
              </w:rPr>
              <w:t>贺州市</w:t>
            </w:r>
          </w:p>
        </w:tc>
      </w:tr>
      <w:tr w:rsidR="000829C4" w14:paraId="2AC4FEE3" w14:textId="77777777">
        <w:tc>
          <w:tcPr>
            <w:tcW w:w="1190" w:type="dxa"/>
            <w:vMerge/>
          </w:tcPr>
          <w:p w14:paraId="6D268D25" w14:textId="77777777" w:rsidR="000829C4" w:rsidRDefault="000829C4">
            <w:pPr>
              <w:rPr>
                <w:lang w:eastAsia="zh-Hans"/>
              </w:rPr>
            </w:pPr>
          </w:p>
        </w:tc>
        <w:tc>
          <w:tcPr>
            <w:tcW w:w="2129" w:type="dxa"/>
            <w:vMerge/>
          </w:tcPr>
          <w:p w14:paraId="7B01B8BA" w14:textId="77777777" w:rsidR="000829C4" w:rsidRDefault="000829C4">
            <w:pPr>
              <w:rPr>
                <w:lang w:eastAsia="zh-Hans"/>
              </w:rPr>
            </w:pPr>
          </w:p>
        </w:tc>
        <w:tc>
          <w:tcPr>
            <w:tcW w:w="5203" w:type="dxa"/>
          </w:tcPr>
          <w:p w14:paraId="0C18B42E" w14:textId="77777777" w:rsidR="000829C4" w:rsidRDefault="00000000">
            <w:pPr>
              <w:rPr>
                <w:lang w:eastAsia="zh-Hans"/>
              </w:rPr>
            </w:pPr>
            <w:r>
              <w:rPr>
                <w:rFonts w:hint="eastAsia"/>
                <w:lang w:eastAsia="zh-Hans"/>
              </w:rPr>
              <w:t>河池市</w:t>
            </w:r>
          </w:p>
        </w:tc>
      </w:tr>
      <w:tr w:rsidR="000829C4" w14:paraId="593BCB2B" w14:textId="77777777">
        <w:tc>
          <w:tcPr>
            <w:tcW w:w="1190" w:type="dxa"/>
            <w:vMerge/>
          </w:tcPr>
          <w:p w14:paraId="62730A74" w14:textId="77777777" w:rsidR="000829C4" w:rsidRDefault="000829C4">
            <w:pPr>
              <w:rPr>
                <w:lang w:eastAsia="zh-Hans"/>
              </w:rPr>
            </w:pPr>
          </w:p>
        </w:tc>
        <w:tc>
          <w:tcPr>
            <w:tcW w:w="2129" w:type="dxa"/>
            <w:vMerge/>
          </w:tcPr>
          <w:p w14:paraId="7264E29F" w14:textId="77777777" w:rsidR="000829C4" w:rsidRDefault="000829C4">
            <w:pPr>
              <w:rPr>
                <w:lang w:eastAsia="zh-Hans"/>
              </w:rPr>
            </w:pPr>
          </w:p>
        </w:tc>
        <w:tc>
          <w:tcPr>
            <w:tcW w:w="5203" w:type="dxa"/>
          </w:tcPr>
          <w:p w14:paraId="2356EFD7" w14:textId="77777777" w:rsidR="000829C4" w:rsidRDefault="00000000">
            <w:pPr>
              <w:rPr>
                <w:lang w:eastAsia="zh-Hans"/>
              </w:rPr>
            </w:pPr>
            <w:r>
              <w:rPr>
                <w:rFonts w:hint="eastAsia"/>
                <w:lang w:eastAsia="zh-Hans"/>
              </w:rPr>
              <w:t>来宾市</w:t>
            </w:r>
          </w:p>
        </w:tc>
      </w:tr>
      <w:tr w:rsidR="000829C4" w14:paraId="72762F55" w14:textId="77777777">
        <w:tc>
          <w:tcPr>
            <w:tcW w:w="1190" w:type="dxa"/>
            <w:vMerge/>
          </w:tcPr>
          <w:p w14:paraId="65EE1612" w14:textId="77777777" w:rsidR="000829C4" w:rsidRDefault="000829C4">
            <w:pPr>
              <w:rPr>
                <w:lang w:eastAsia="zh-Hans"/>
              </w:rPr>
            </w:pPr>
          </w:p>
        </w:tc>
        <w:tc>
          <w:tcPr>
            <w:tcW w:w="2129" w:type="dxa"/>
            <w:vMerge/>
          </w:tcPr>
          <w:p w14:paraId="79D1AE7E" w14:textId="77777777" w:rsidR="000829C4" w:rsidRDefault="000829C4">
            <w:pPr>
              <w:rPr>
                <w:lang w:eastAsia="zh-Hans"/>
              </w:rPr>
            </w:pPr>
          </w:p>
        </w:tc>
        <w:tc>
          <w:tcPr>
            <w:tcW w:w="5203" w:type="dxa"/>
          </w:tcPr>
          <w:p w14:paraId="7C1FFE92" w14:textId="77777777" w:rsidR="000829C4" w:rsidRDefault="00000000">
            <w:pPr>
              <w:rPr>
                <w:lang w:eastAsia="zh-Hans"/>
              </w:rPr>
            </w:pPr>
            <w:r>
              <w:rPr>
                <w:rFonts w:hint="eastAsia"/>
                <w:lang w:eastAsia="zh-Hans"/>
              </w:rPr>
              <w:t>崇左市</w:t>
            </w:r>
          </w:p>
        </w:tc>
      </w:tr>
      <w:tr w:rsidR="000829C4" w14:paraId="30C1E069" w14:textId="77777777">
        <w:tc>
          <w:tcPr>
            <w:tcW w:w="1190" w:type="dxa"/>
            <w:vMerge/>
          </w:tcPr>
          <w:p w14:paraId="3B02B94E" w14:textId="77777777" w:rsidR="000829C4" w:rsidRDefault="000829C4">
            <w:pPr>
              <w:rPr>
                <w:lang w:eastAsia="zh-Hans"/>
              </w:rPr>
            </w:pPr>
          </w:p>
        </w:tc>
        <w:tc>
          <w:tcPr>
            <w:tcW w:w="2129" w:type="dxa"/>
            <w:vMerge w:val="restart"/>
          </w:tcPr>
          <w:p w14:paraId="728BAEB0" w14:textId="77777777" w:rsidR="000829C4" w:rsidRDefault="00000000">
            <w:pPr>
              <w:rPr>
                <w:lang w:eastAsia="zh-Hans"/>
              </w:rPr>
            </w:pPr>
            <w:r>
              <w:rPr>
                <w:rFonts w:hint="eastAsia"/>
                <w:lang w:eastAsia="zh-Hans"/>
              </w:rPr>
              <w:t>贵州省</w:t>
            </w:r>
          </w:p>
        </w:tc>
        <w:tc>
          <w:tcPr>
            <w:tcW w:w="5203" w:type="dxa"/>
          </w:tcPr>
          <w:p w14:paraId="73B98F78" w14:textId="77777777" w:rsidR="000829C4" w:rsidRDefault="00000000">
            <w:pPr>
              <w:rPr>
                <w:lang w:eastAsia="zh-Hans"/>
              </w:rPr>
            </w:pPr>
            <w:r>
              <w:rPr>
                <w:rFonts w:hint="eastAsia"/>
                <w:lang w:eastAsia="zh-Hans"/>
              </w:rPr>
              <w:t>省级法规</w:t>
            </w:r>
          </w:p>
        </w:tc>
      </w:tr>
      <w:tr w:rsidR="000829C4" w14:paraId="5FE72099" w14:textId="77777777">
        <w:tc>
          <w:tcPr>
            <w:tcW w:w="1190" w:type="dxa"/>
            <w:vMerge/>
          </w:tcPr>
          <w:p w14:paraId="18CAF2B0" w14:textId="77777777" w:rsidR="000829C4" w:rsidRDefault="000829C4">
            <w:pPr>
              <w:rPr>
                <w:lang w:eastAsia="zh-Hans"/>
              </w:rPr>
            </w:pPr>
          </w:p>
        </w:tc>
        <w:tc>
          <w:tcPr>
            <w:tcW w:w="2129" w:type="dxa"/>
            <w:vMerge/>
          </w:tcPr>
          <w:p w14:paraId="3CCD1BE9" w14:textId="77777777" w:rsidR="000829C4" w:rsidRDefault="000829C4">
            <w:pPr>
              <w:rPr>
                <w:lang w:eastAsia="zh-Hans"/>
              </w:rPr>
            </w:pPr>
          </w:p>
        </w:tc>
        <w:tc>
          <w:tcPr>
            <w:tcW w:w="5203" w:type="dxa"/>
          </w:tcPr>
          <w:p w14:paraId="23B4888C" w14:textId="77777777" w:rsidR="000829C4" w:rsidRDefault="00000000">
            <w:pPr>
              <w:rPr>
                <w:lang w:eastAsia="zh-Hans"/>
              </w:rPr>
            </w:pPr>
            <w:r>
              <w:rPr>
                <w:rFonts w:hint="eastAsia"/>
                <w:lang w:eastAsia="zh-Hans"/>
              </w:rPr>
              <w:t>贵阳市</w:t>
            </w:r>
          </w:p>
        </w:tc>
      </w:tr>
      <w:tr w:rsidR="000829C4" w14:paraId="77CD6675" w14:textId="77777777">
        <w:tc>
          <w:tcPr>
            <w:tcW w:w="1190" w:type="dxa"/>
            <w:vMerge/>
          </w:tcPr>
          <w:p w14:paraId="40DA8132" w14:textId="77777777" w:rsidR="000829C4" w:rsidRDefault="000829C4">
            <w:pPr>
              <w:rPr>
                <w:lang w:eastAsia="zh-Hans"/>
              </w:rPr>
            </w:pPr>
          </w:p>
        </w:tc>
        <w:tc>
          <w:tcPr>
            <w:tcW w:w="2129" w:type="dxa"/>
            <w:vMerge/>
          </w:tcPr>
          <w:p w14:paraId="199B3F6C" w14:textId="77777777" w:rsidR="000829C4" w:rsidRDefault="000829C4">
            <w:pPr>
              <w:rPr>
                <w:lang w:eastAsia="zh-Hans"/>
              </w:rPr>
            </w:pPr>
          </w:p>
        </w:tc>
        <w:tc>
          <w:tcPr>
            <w:tcW w:w="5203" w:type="dxa"/>
          </w:tcPr>
          <w:p w14:paraId="73DCC70E" w14:textId="77777777" w:rsidR="000829C4" w:rsidRDefault="00000000">
            <w:pPr>
              <w:rPr>
                <w:lang w:eastAsia="zh-Hans"/>
              </w:rPr>
            </w:pPr>
            <w:r>
              <w:rPr>
                <w:rFonts w:hint="eastAsia"/>
                <w:lang w:eastAsia="zh-Hans"/>
              </w:rPr>
              <w:t>六盘水市</w:t>
            </w:r>
          </w:p>
        </w:tc>
      </w:tr>
      <w:tr w:rsidR="000829C4" w14:paraId="5F1BC4B4" w14:textId="77777777">
        <w:tc>
          <w:tcPr>
            <w:tcW w:w="1190" w:type="dxa"/>
            <w:vMerge/>
          </w:tcPr>
          <w:p w14:paraId="1DE098CE" w14:textId="77777777" w:rsidR="000829C4" w:rsidRDefault="000829C4">
            <w:pPr>
              <w:rPr>
                <w:lang w:eastAsia="zh-Hans"/>
              </w:rPr>
            </w:pPr>
          </w:p>
        </w:tc>
        <w:tc>
          <w:tcPr>
            <w:tcW w:w="2129" w:type="dxa"/>
            <w:vMerge/>
          </w:tcPr>
          <w:p w14:paraId="4C52EBE1" w14:textId="77777777" w:rsidR="000829C4" w:rsidRDefault="000829C4">
            <w:pPr>
              <w:rPr>
                <w:lang w:eastAsia="zh-Hans"/>
              </w:rPr>
            </w:pPr>
          </w:p>
        </w:tc>
        <w:tc>
          <w:tcPr>
            <w:tcW w:w="5203" w:type="dxa"/>
          </w:tcPr>
          <w:p w14:paraId="242FF6CC" w14:textId="77777777" w:rsidR="000829C4" w:rsidRDefault="00000000">
            <w:pPr>
              <w:rPr>
                <w:lang w:eastAsia="zh-Hans"/>
              </w:rPr>
            </w:pPr>
            <w:r>
              <w:rPr>
                <w:rFonts w:hint="eastAsia"/>
                <w:lang w:eastAsia="zh-Hans"/>
              </w:rPr>
              <w:t>遵义市</w:t>
            </w:r>
          </w:p>
        </w:tc>
      </w:tr>
      <w:tr w:rsidR="000829C4" w14:paraId="242A0F42" w14:textId="77777777">
        <w:tc>
          <w:tcPr>
            <w:tcW w:w="1190" w:type="dxa"/>
            <w:vMerge/>
          </w:tcPr>
          <w:p w14:paraId="47560A00" w14:textId="77777777" w:rsidR="000829C4" w:rsidRDefault="000829C4">
            <w:pPr>
              <w:rPr>
                <w:lang w:eastAsia="zh-Hans"/>
              </w:rPr>
            </w:pPr>
          </w:p>
        </w:tc>
        <w:tc>
          <w:tcPr>
            <w:tcW w:w="2129" w:type="dxa"/>
            <w:vMerge/>
          </w:tcPr>
          <w:p w14:paraId="4ACA8F52" w14:textId="77777777" w:rsidR="000829C4" w:rsidRDefault="000829C4">
            <w:pPr>
              <w:rPr>
                <w:lang w:eastAsia="zh-Hans"/>
              </w:rPr>
            </w:pPr>
          </w:p>
        </w:tc>
        <w:tc>
          <w:tcPr>
            <w:tcW w:w="5203" w:type="dxa"/>
          </w:tcPr>
          <w:p w14:paraId="57E91727" w14:textId="77777777" w:rsidR="000829C4" w:rsidRDefault="00000000">
            <w:pPr>
              <w:rPr>
                <w:lang w:eastAsia="zh-Hans"/>
              </w:rPr>
            </w:pPr>
            <w:r>
              <w:rPr>
                <w:rFonts w:hint="eastAsia"/>
                <w:lang w:eastAsia="zh-Hans"/>
              </w:rPr>
              <w:t>安顺市</w:t>
            </w:r>
          </w:p>
        </w:tc>
      </w:tr>
      <w:tr w:rsidR="000829C4" w14:paraId="2A00D859" w14:textId="77777777">
        <w:tc>
          <w:tcPr>
            <w:tcW w:w="1190" w:type="dxa"/>
            <w:vMerge/>
          </w:tcPr>
          <w:p w14:paraId="7C981384" w14:textId="77777777" w:rsidR="000829C4" w:rsidRDefault="000829C4">
            <w:pPr>
              <w:rPr>
                <w:lang w:eastAsia="zh-Hans"/>
              </w:rPr>
            </w:pPr>
          </w:p>
        </w:tc>
        <w:tc>
          <w:tcPr>
            <w:tcW w:w="2129" w:type="dxa"/>
            <w:vMerge/>
          </w:tcPr>
          <w:p w14:paraId="7131A629" w14:textId="77777777" w:rsidR="000829C4" w:rsidRDefault="000829C4">
            <w:pPr>
              <w:rPr>
                <w:lang w:eastAsia="zh-Hans"/>
              </w:rPr>
            </w:pPr>
          </w:p>
        </w:tc>
        <w:tc>
          <w:tcPr>
            <w:tcW w:w="5203" w:type="dxa"/>
          </w:tcPr>
          <w:p w14:paraId="18C072CD" w14:textId="77777777" w:rsidR="000829C4" w:rsidRDefault="00000000">
            <w:pPr>
              <w:rPr>
                <w:lang w:eastAsia="zh-Hans"/>
              </w:rPr>
            </w:pPr>
            <w:r>
              <w:rPr>
                <w:rFonts w:hint="eastAsia"/>
                <w:lang w:eastAsia="zh-Hans"/>
              </w:rPr>
              <w:t>铜仁地区</w:t>
            </w:r>
          </w:p>
        </w:tc>
      </w:tr>
      <w:tr w:rsidR="000829C4" w14:paraId="15158AC4" w14:textId="77777777">
        <w:tc>
          <w:tcPr>
            <w:tcW w:w="1190" w:type="dxa"/>
            <w:vMerge/>
          </w:tcPr>
          <w:p w14:paraId="7D7898CF" w14:textId="77777777" w:rsidR="000829C4" w:rsidRDefault="000829C4">
            <w:pPr>
              <w:rPr>
                <w:lang w:eastAsia="zh-Hans"/>
              </w:rPr>
            </w:pPr>
          </w:p>
        </w:tc>
        <w:tc>
          <w:tcPr>
            <w:tcW w:w="2129" w:type="dxa"/>
            <w:vMerge/>
          </w:tcPr>
          <w:p w14:paraId="168B2C2C" w14:textId="77777777" w:rsidR="000829C4" w:rsidRDefault="000829C4">
            <w:pPr>
              <w:rPr>
                <w:lang w:eastAsia="zh-Hans"/>
              </w:rPr>
            </w:pPr>
          </w:p>
        </w:tc>
        <w:tc>
          <w:tcPr>
            <w:tcW w:w="5203" w:type="dxa"/>
          </w:tcPr>
          <w:p w14:paraId="742A47E8" w14:textId="77777777" w:rsidR="000829C4" w:rsidRDefault="00000000">
            <w:pPr>
              <w:rPr>
                <w:lang w:eastAsia="zh-Hans"/>
              </w:rPr>
            </w:pPr>
            <w:r>
              <w:rPr>
                <w:rFonts w:hint="eastAsia"/>
                <w:lang w:eastAsia="zh-Hans"/>
              </w:rPr>
              <w:t>黔西南布依族苗族自治州</w:t>
            </w:r>
          </w:p>
        </w:tc>
      </w:tr>
      <w:tr w:rsidR="000829C4" w14:paraId="2F9A166E" w14:textId="77777777">
        <w:tc>
          <w:tcPr>
            <w:tcW w:w="1190" w:type="dxa"/>
            <w:vMerge/>
          </w:tcPr>
          <w:p w14:paraId="767941DD" w14:textId="77777777" w:rsidR="000829C4" w:rsidRDefault="000829C4">
            <w:pPr>
              <w:rPr>
                <w:lang w:eastAsia="zh-Hans"/>
              </w:rPr>
            </w:pPr>
          </w:p>
        </w:tc>
        <w:tc>
          <w:tcPr>
            <w:tcW w:w="2129" w:type="dxa"/>
            <w:vMerge/>
          </w:tcPr>
          <w:p w14:paraId="24E0B220" w14:textId="77777777" w:rsidR="000829C4" w:rsidRDefault="000829C4">
            <w:pPr>
              <w:rPr>
                <w:lang w:eastAsia="zh-Hans"/>
              </w:rPr>
            </w:pPr>
          </w:p>
        </w:tc>
        <w:tc>
          <w:tcPr>
            <w:tcW w:w="5203" w:type="dxa"/>
          </w:tcPr>
          <w:p w14:paraId="5B1E2C65" w14:textId="77777777" w:rsidR="000829C4" w:rsidRDefault="00000000">
            <w:pPr>
              <w:rPr>
                <w:lang w:eastAsia="zh-Hans"/>
              </w:rPr>
            </w:pPr>
            <w:r>
              <w:rPr>
                <w:rFonts w:hint="eastAsia"/>
                <w:lang w:eastAsia="zh-Hans"/>
              </w:rPr>
              <w:t>毕节地区</w:t>
            </w:r>
          </w:p>
        </w:tc>
      </w:tr>
      <w:tr w:rsidR="000829C4" w14:paraId="59B699F5" w14:textId="77777777">
        <w:tc>
          <w:tcPr>
            <w:tcW w:w="1190" w:type="dxa"/>
            <w:vMerge/>
          </w:tcPr>
          <w:p w14:paraId="455B377A" w14:textId="77777777" w:rsidR="000829C4" w:rsidRDefault="000829C4">
            <w:pPr>
              <w:rPr>
                <w:lang w:eastAsia="zh-Hans"/>
              </w:rPr>
            </w:pPr>
          </w:p>
        </w:tc>
        <w:tc>
          <w:tcPr>
            <w:tcW w:w="2129" w:type="dxa"/>
            <w:vMerge/>
          </w:tcPr>
          <w:p w14:paraId="576C2207" w14:textId="77777777" w:rsidR="000829C4" w:rsidRDefault="000829C4">
            <w:pPr>
              <w:rPr>
                <w:lang w:eastAsia="zh-Hans"/>
              </w:rPr>
            </w:pPr>
          </w:p>
        </w:tc>
        <w:tc>
          <w:tcPr>
            <w:tcW w:w="5203" w:type="dxa"/>
          </w:tcPr>
          <w:p w14:paraId="6A625728" w14:textId="77777777" w:rsidR="000829C4" w:rsidRDefault="00000000">
            <w:pPr>
              <w:rPr>
                <w:lang w:eastAsia="zh-Hans"/>
              </w:rPr>
            </w:pPr>
            <w:r>
              <w:rPr>
                <w:rFonts w:hint="eastAsia"/>
                <w:lang w:eastAsia="zh-Hans"/>
              </w:rPr>
              <w:t>黔东南苗族侗族自治州</w:t>
            </w:r>
          </w:p>
        </w:tc>
      </w:tr>
      <w:tr w:rsidR="000829C4" w14:paraId="1FA4FB4B" w14:textId="77777777">
        <w:tc>
          <w:tcPr>
            <w:tcW w:w="1190" w:type="dxa"/>
            <w:vMerge/>
          </w:tcPr>
          <w:p w14:paraId="4D3D3295" w14:textId="77777777" w:rsidR="000829C4" w:rsidRDefault="000829C4">
            <w:pPr>
              <w:rPr>
                <w:lang w:eastAsia="zh-Hans"/>
              </w:rPr>
            </w:pPr>
          </w:p>
        </w:tc>
        <w:tc>
          <w:tcPr>
            <w:tcW w:w="2129" w:type="dxa"/>
            <w:vMerge/>
          </w:tcPr>
          <w:p w14:paraId="3FCA4B28" w14:textId="77777777" w:rsidR="000829C4" w:rsidRDefault="000829C4">
            <w:pPr>
              <w:rPr>
                <w:lang w:eastAsia="zh-Hans"/>
              </w:rPr>
            </w:pPr>
          </w:p>
        </w:tc>
        <w:tc>
          <w:tcPr>
            <w:tcW w:w="5203" w:type="dxa"/>
          </w:tcPr>
          <w:p w14:paraId="4EB20CE1" w14:textId="77777777" w:rsidR="000829C4" w:rsidRDefault="00000000">
            <w:pPr>
              <w:rPr>
                <w:lang w:eastAsia="zh-Hans"/>
              </w:rPr>
            </w:pPr>
            <w:r>
              <w:rPr>
                <w:rFonts w:hint="eastAsia"/>
                <w:lang w:eastAsia="zh-Hans"/>
              </w:rPr>
              <w:t>黔南布依族苗族自治州</w:t>
            </w:r>
          </w:p>
        </w:tc>
      </w:tr>
      <w:tr w:rsidR="000829C4" w14:paraId="6B0AC520" w14:textId="77777777">
        <w:tc>
          <w:tcPr>
            <w:tcW w:w="1190" w:type="dxa"/>
            <w:vMerge/>
          </w:tcPr>
          <w:p w14:paraId="174920C6" w14:textId="77777777" w:rsidR="000829C4" w:rsidRDefault="000829C4">
            <w:pPr>
              <w:rPr>
                <w:lang w:eastAsia="zh-Hans"/>
              </w:rPr>
            </w:pPr>
          </w:p>
        </w:tc>
        <w:tc>
          <w:tcPr>
            <w:tcW w:w="2129" w:type="dxa"/>
            <w:vMerge w:val="restart"/>
          </w:tcPr>
          <w:p w14:paraId="6B7B0C11" w14:textId="77777777" w:rsidR="000829C4" w:rsidRDefault="00000000">
            <w:pPr>
              <w:rPr>
                <w:lang w:eastAsia="zh-Hans"/>
              </w:rPr>
            </w:pPr>
            <w:r>
              <w:rPr>
                <w:rFonts w:hint="eastAsia"/>
                <w:lang w:eastAsia="zh-Hans"/>
              </w:rPr>
              <w:t>海南省</w:t>
            </w:r>
          </w:p>
        </w:tc>
        <w:tc>
          <w:tcPr>
            <w:tcW w:w="5203" w:type="dxa"/>
          </w:tcPr>
          <w:p w14:paraId="6A8AD498" w14:textId="77777777" w:rsidR="000829C4" w:rsidRDefault="00000000">
            <w:pPr>
              <w:rPr>
                <w:lang w:eastAsia="zh-Hans"/>
              </w:rPr>
            </w:pPr>
            <w:r>
              <w:rPr>
                <w:rFonts w:hint="eastAsia"/>
                <w:lang w:eastAsia="zh-Hans"/>
              </w:rPr>
              <w:t>省级法规</w:t>
            </w:r>
          </w:p>
        </w:tc>
      </w:tr>
      <w:tr w:rsidR="000829C4" w14:paraId="4F42FEA8" w14:textId="77777777">
        <w:tc>
          <w:tcPr>
            <w:tcW w:w="1190" w:type="dxa"/>
            <w:vMerge/>
          </w:tcPr>
          <w:p w14:paraId="17394AC6" w14:textId="77777777" w:rsidR="000829C4" w:rsidRDefault="000829C4">
            <w:pPr>
              <w:rPr>
                <w:lang w:eastAsia="zh-Hans"/>
              </w:rPr>
            </w:pPr>
          </w:p>
        </w:tc>
        <w:tc>
          <w:tcPr>
            <w:tcW w:w="2129" w:type="dxa"/>
            <w:vMerge/>
          </w:tcPr>
          <w:p w14:paraId="0BF64202" w14:textId="77777777" w:rsidR="000829C4" w:rsidRDefault="000829C4">
            <w:pPr>
              <w:rPr>
                <w:lang w:eastAsia="zh-Hans"/>
              </w:rPr>
            </w:pPr>
          </w:p>
        </w:tc>
        <w:tc>
          <w:tcPr>
            <w:tcW w:w="5203" w:type="dxa"/>
          </w:tcPr>
          <w:p w14:paraId="014F036C" w14:textId="77777777" w:rsidR="000829C4" w:rsidRDefault="00000000">
            <w:pPr>
              <w:rPr>
                <w:lang w:eastAsia="zh-Hans"/>
              </w:rPr>
            </w:pPr>
            <w:r>
              <w:rPr>
                <w:rFonts w:hint="eastAsia"/>
                <w:lang w:eastAsia="zh-Hans"/>
              </w:rPr>
              <w:t>海口市</w:t>
            </w:r>
          </w:p>
        </w:tc>
      </w:tr>
      <w:tr w:rsidR="000829C4" w14:paraId="07C735EA" w14:textId="77777777">
        <w:tc>
          <w:tcPr>
            <w:tcW w:w="1190" w:type="dxa"/>
            <w:vMerge/>
          </w:tcPr>
          <w:p w14:paraId="58304441" w14:textId="77777777" w:rsidR="000829C4" w:rsidRDefault="000829C4">
            <w:pPr>
              <w:rPr>
                <w:lang w:eastAsia="zh-Hans"/>
              </w:rPr>
            </w:pPr>
          </w:p>
        </w:tc>
        <w:tc>
          <w:tcPr>
            <w:tcW w:w="2129" w:type="dxa"/>
            <w:vMerge/>
          </w:tcPr>
          <w:p w14:paraId="4EB75305" w14:textId="77777777" w:rsidR="000829C4" w:rsidRDefault="000829C4">
            <w:pPr>
              <w:rPr>
                <w:lang w:eastAsia="zh-Hans"/>
              </w:rPr>
            </w:pPr>
          </w:p>
        </w:tc>
        <w:tc>
          <w:tcPr>
            <w:tcW w:w="5203" w:type="dxa"/>
          </w:tcPr>
          <w:p w14:paraId="69F8C5C0" w14:textId="77777777" w:rsidR="000829C4" w:rsidRDefault="00000000">
            <w:pPr>
              <w:rPr>
                <w:lang w:eastAsia="zh-Hans"/>
              </w:rPr>
            </w:pPr>
            <w:r>
              <w:rPr>
                <w:rFonts w:hint="eastAsia"/>
                <w:lang w:eastAsia="zh-Hans"/>
              </w:rPr>
              <w:t>三亚市</w:t>
            </w:r>
          </w:p>
        </w:tc>
      </w:tr>
      <w:tr w:rsidR="000829C4" w14:paraId="7B7B81A2" w14:textId="77777777">
        <w:tc>
          <w:tcPr>
            <w:tcW w:w="1190" w:type="dxa"/>
            <w:vMerge/>
          </w:tcPr>
          <w:p w14:paraId="006BF959" w14:textId="77777777" w:rsidR="000829C4" w:rsidRDefault="000829C4">
            <w:pPr>
              <w:rPr>
                <w:lang w:eastAsia="zh-Hans"/>
              </w:rPr>
            </w:pPr>
          </w:p>
        </w:tc>
        <w:tc>
          <w:tcPr>
            <w:tcW w:w="2129" w:type="dxa"/>
            <w:vMerge/>
          </w:tcPr>
          <w:p w14:paraId="49498CAB" w14:textId="77777777" w:rsidR="000829C4" w:rsidRDefault="000829C4">
            <w:pPr>
              <w:rPr>
                <w:lang w:eastAsia="zh-Hans"/>
              </w:rPr>
            </w:pPr>
          </w:p>
        </w:tc>
        <w:tc>
          <w:tcPr>
            <w:tcW w:w="5203" w:type="dxa"/>
          </w:tcPr>
          <w:p w14:paraId="25A664F3" w14:textId="77777777" w:rsidR="000829C4" w:rsidRDefault="00000000">
            <w:pPr>
              <w:rPr>
                <w:lang w:eastAsia="zh-Hans"/>
              </w:rPr>
            </w:pPr>
            <w:r>
              <w:rPr>
                <w:rFonts w:hint="eastAsia"/>
                <w:lang w:eastAsia="zh-Hans"/>
              </w:rPr>
              <w:t>省直辖县级行政区划</w:t>
            </w:r>
          </w:p>
        </w:tc>
      </w:tr>
      <w:tr w:rsidR="000829C4" w14:paraId="25400246" w14:textId="77777777">
        <w:tc>
          <w:tcPr>
            <w:tcW w:w="1190" w:type="dxa"/>
            <w:vMerge/>
          </w:tcPr>
          <w:p w14:paraId="4C292F5E" w14:textId="77777777" w:rsidR="000829C4" w:rsidRDefault="000829C4">
            <w:pPr>
              <w:rPr>
                <w:lang w:eastAsia="zh-Hans"/>
              </w:rPr>
            </w:pPr>
          </w:p>
        </w:tc>
        <w:tc>
          <w:tcPr>
            <w:tcW w:w="2129" w:type="dxa"/>
            <w:vMerge w:val="restart"/>
          </w:tcPr>
          <w:p w14:paraId="630B0B61" w14:textId="77777777" w:rsidR="000829C4" w:rsidRDefault="00000000">
            <w:pPr>
              <w:rPr>
                <w:lang w:eastAsia="zh-Hans"/>
              </w:rPr>
            </w:pPr>
            <w:r>
              <w:rPr>
                <w:rFonts w:hint="eastAsia"/>
                <w:lang w:eastAsia="zh-Hans"/>
              </w:rPr>
              <w:t>黑龙江省</w:t>
            </w:r>
          </w:p>
        </w:tc>
        <w:tc>
          <w:tcPr>
            <w:tcW w:w="5203" w:type="dxa"/>
          </w:tcPr>
          <w:p w14:paraId="39C06719" w14:textId="77777777" w:rsidR="000829C4" w:rsidRDefault="00000000">
            <w:pPr>
              <w:rPr>
                <w:lang w:eastAsia="zh-Hans"/>
              </w:rPr>
            </w:pPr>
            <w:r>
              <w:rPr>
                <w:rFonts w:hint="eastAsia"/>
                <w:lang w:eastAsia="zh-Hans"/>
              </w:rPr>
              <w:t>省级法规</w:t>
            </w:r>
          </w:p>
        </w:tc>
      </w:tr>
      <w:tr w:rsidR="000829C4" w14:paraId="4CD8F440" w14:textId="77777777">
        <w:tc>
          <w:tcPr>
            <w:tcW w:w="1190" w:type="dxa"/>
            <w:vMerge/>
          </w:tcPr>
          <w:p w14:paraId="23A40941" w14:textId="77777777" w:rsidR="000829C4" w:rsidRDefault="000829C4">
            <w:pPr>
              <w:rPr>
                <w:lang w:eastAsia="zh-Hans"/>
              </w:rPr>
            </w:pPr>
          </w:p>
        </w:tc>
        <w:tc>
          <w:tcPr>
            <w:tcW w:w="2129" w:type="dxa"/>
            <w:vMerge/>
          </w:tcPr>
          <w:p w14:paraId="6703C393" w14:textId="77777777" w:rsidR="000829C4" w:rsidRDefault="000829C4">
            <w:pPr>
              <w:rPr>
                <w:lang w:eastAsia="zh-Hans"/>
              </w:rPr>
            </w:pPr>
          </w:p>
        </w:tc>
        <w:tc>
          <w:tcPr>
            <w:tcW w:w="5203" w:type="dxa"/>
          </w:tcPr>
          <w:p w14:paraId="1672CAC0" w14:textId="77777777" w:rsidR="000829C4" w:rsidRDefault="00000000">
            <w:pPr>
              <w:rPr>
                <w:lang w:eastAsia="zh-Hans"/>
              </w:rPr>
            </w:pPr>
            <w:r>
              <w:rPr>
                <w:rFonts w:hint="eastAsia"/>
                <w:lang w:eastAsia="zh-Hans"/>
              </w:rPr>
              <w:t>哈尔滨市</w:t>
            </w:r>
          </w:p>
        </w:tc>
      </w:tr>
      <w:tr w:rsidR="000829C4" w14:paraId="37AC9C4B" w14:textId="77777777">
        <w:tc>
          <w:tcPr>
            <w:tcW w:w="1190" w:type="dxa"/>
            <w:vMerge/>
          </w:tcPr>
          <w:p w14:paraId="3A1F268C" w14:textId="77777777" w:rsidR="000829C4" w:rsidRDefault="000829C4">
            <w:pPr>
              <w:rPr>
                <w:lang w:eastAsia="zh-Hans"/>
              </w:rPr>
            </w:pPr>
          </w:p>
        </w:tc>
        <w:tc>
          <w:tcPr>
            <w:tcW w:w="2129" w:type="dxa"/>
            <w:vMerge/>
          </w:tcPr>
          <w:p w14:paraId="5816A6E5" w14:textId="77777777" w:rsidR="000829C4" w:rsidRDefault="000829C4">
            <w:pPr>
              <w:rPr>
                <w:lang w:eastAsia="zh-Hans"/>
              </w:rPr>
            </w:pPr>
          </w:p>
        </w:tc>
        <w:tc>
          <w:tcPr>
            <w:tcW w:w="5203" w:type="dxa"/>
          </w:tcPr>
          <w:p w14:paraId="780D7774" w14:textId="77777777" w:rsidR="000829C4" w:rsidRDefault="00000000">
            <w:pPr>
              <w:rPr>
                <w:lang w:eastAsia="zh-Hans"/>
              </w:rPr>
            </w:pPr>
            <w:r>
              <w:rPr>
                <w:rFonts w:hint="eastAsia"/>
                <w:lang w:eastAsia="zh-Hans"/>
              </w:rPr>
              <w:t>齐齐哈尔市</w:t>
            </w:r>
          </w:p>
        </w:tc>
      </w:tr>
      <w:tr w:rsidR="000829C4" w14:paraId="450FB494" w14:textId="77777777">
        <w:tc>
          <w:tcPr>
            <w:tcW w:w="1190" w:type="dxa"/>
            <w:vMerge/>
          </w:tcPr>
          <w:p w14:paraId="73F4CC86" w14:textId="77777777" w:rsidR="000829C4" w:rsidRDefault="000829C4">
            <w:pPr>
              <w:rPr>
                <w:lang w:eastAsia="zh-Hans"/>
              </w:rPr>
            </w:pPr>
          </w:p>
        </w:tc>
        <w:tc>
          <w:tcPr>
            <w:tcW w:w="2129" w:type="dxa"/>
            <w:vMerge/>
          </w:tcPr>
          <w:p w14:paraId="1157245F" w14:textId="77777777" w:rsidR="000829C4" w:rsidRDefault="000829C4">
            <w:pPr>
              <w:rPr>
                <w:lang w:eastAsia="zh-Hans"/>
              </w:rPr>
            </w:pPr>
          </w:p>
        </w:tc>
        <w:tc>
          <w:tcPr>
            <w:tcW w:w="5203" w:type="dxa"/>
          </w:tcPr>
          <w:p w14:paraId="571B155F" w14:textId="77777777" w:rsidR="000829C4" w:rsidRDefault="00000000">
            <w:pPr>
              <w:rPr>
                <w:lang w:eastAsia="zh-Hans"/>
              </w:rPr>
            </w:pPr>
            <w:r>
              <w:rPr>
                <w:rFonts w:hint="eastAsia"/>
                <w:lang w:eastAsia="zh-Hans"/>
              </w:rPr>
              <w:t>鸡西市</w:t>
            </w:r>
          </w:p>
        </w:tc>
      </w:tr>
      <w:tr w:rsidR="000829C4" w14:paraId="67EF1485" w14:textId="77777777">
        <w:tc>
          <w:tcPr>
            <w:tcW w:w="1190" w:type="dxa"/>
            <w:vMerge/>
          </w:tcPr>
          <w:p w14:paraId="068F6E28" w14:textId="77777777" w:rsidR="000829C4" w:rsidRDefault="000829C4">
            <w:pPr>
              <w:rPr>
                <w:lang w:eastAsia="zh-Hans"/>
              </w:rPr>
            </w:pPr>
          </w:p>
        </w:tc>
        <w:tc>
          <w:tcPr>
            <w:tcW w:w="2129" w:type="dxa"/>
            <w:vMerge/>
          </w:tcPr>
          <w:p w14:paraId="4781A695" w14:textId="77777777" w:rsidR="000829C4" w:rsidRDefault="000829C4">
            <w:pPr>
              <w:rPr>
                <w:lang w:eastAsia="zh-Hans"/>
              </w:rPr>
            </w:pPr>
          </w:p>
        </w:tc>
        <w:tc>
          <w:tcPr>
            <w:tcW w:w="5203" w:type="dxa"/>
          </w:tcPr>
          <w:p w14:paraId="53E088DB" w14:textId="77777777" w:rsidR="000829C4" w:rsidRDefault="00000000">
            <w:pPr>
              <w:rPr>
                <w:lang w:eastAsia="zh-Hans"/>
              </w:rPr>
            </w:pPr>
            <w:r>
              <w:rPr>
                <w:rFonts w:hint="eastAsia"/>
                <w:lang w:eastAsia="zh-Hans"/>
              </w:rPr>
              <w:t>鹤岗市</w:t>
            </w:r>
          </w:p>
        </w:tc>
      </w:tr>
      <w:tr w:rsidR="000829C4" w14:paraId="3E7DCD82" w14:textId="77777777">
        <w:tc>
          <w:tcPr>
            <w:tcW w:w="1190" w:type="dxa"/>
            <w:vMerge/>
          </w:tcPr>
          <w:p w14:paraId="59F31FC9" w14:textId="77777777" w:rsidR="000829C4" w:rsidRDefault="000829C4">
            <w:pPr>
              <w:rPr>
                <w:lang w:eastAsia="zh-Hans"/>
              </w:rPr>
            </w:pPr>
          </w:p>
        </w:tc>
        <w:tc>
          <w:tcPr>
            <w:tcW w:w="2129" w:type="dxa"/>
            <w:vMerge/>
          </w:tcPr>
          <w:p w14:paraId="5F174A51" w14:textId="77777777" w:rsidR="000829C4" w:rsidRDefault="000829C4">
            <w:pPr>
              <w:rPr>
                <w:lang w:eastAsia="zh-Hans"/>
              </w:rPr>
            </w:pPr>
          </w:p>
        </w:tc>
        <w:tc>
          <w:tcPr>
            <w:tcW w:w="5203" w:type="dxa"/>
          </w:tcPr>
          <w:p w14:paraId="1B8AFFA3" w14:textId="77777777" w:rsidR="000829C4" w:rsidRDefault="00000000">
            <w:pPr>
              <w:rPr>
                <w:lang w:eastAsia="zh-Hans"/>
              </w:rPr>
            </w:pPr>
            <w:r>
              <w:rPr>
                <w:rFonts w:hint="eastAsia"/>
                <w:lang w:eastAsia="zh-Hans"/>
              </w:rPr>
              <w:t>双鸭山市</w:t>
            </w:r>
          </w:p>
        </w:tc>
      </w:tr>
      <w:tr w:rsidR="000829C4" w14:paraId="09AB7E8B" w14:textId="77777777">
        <w:tc>
          <w:tcPr>
            <w:tcW w:w="1190" w:type="dxa"/>
            <w:vMerge/>
          </w:tcPr>
          <w:p w14:paraId="7B41BE07" w14:textId="77777777" w:rsidR="000829C4" w:rsidRDefault="000829C4">
            <w:pPr>
              <w:rPr>
                <w:lang w:eastAsia="zh-Hans"/>
              </w:rPr>
            </w:pPr>
          </w:p>
        </w:tc>
        <w:tc>
          <w:tcPr>
            <w:tcW w:w="2129" w:type="dxa"/>
            <w:vMerge/>
          </w:tcPr>
          <w:p w14:paraId="24240F86" w14:textId="77777777" w:rsidR="000829C4" w:rsidRDefault="000829C4">
            <w:pPr>
              <w:rPr>
                <w:lang w:eastAsia="zh-Hans"/>
              </w:rPr>
            </w:pPr>
          </w:p>
        </w:tc>
        <w:tc>
          <w:tcPr>
            <w:tcW w:w="5203" w:type="dxa"/>
          </w:tcPr>
          <w:p w14:paraId="1674609F" w14:textId="77777777" w:rsidR="000829C4" w:rsidRDefault="00000000">
            <w:pPr>
              <w:rPr>
                <w:lang w:eastAsia="zh-Hans"/>
              </w:rPr>
            </w:pPr>
            <w:r>
              <w:rPr>
                <w:rFonts w:hint="eastAsia"/>
                <w:lang w:eastAsia="zh-Hans"/>
              </w:rPr>
              <w:t>大庆市</w:t>
            </w:r>
          </w:p>
        </w:tc>
      </w:tr>
      <w:tr w:rsidR="000829C4" w14:paraId="4752C642" w14:textId="77777777">
        <w:tc>
          <w:tcPr>
            <w:tcW w:w="1190" w:type="dxa"/>
            <w:vMerge/>
          </w:tcPr>
          <w:p w14:paraId="1322589D" w14:textId="77777777" w:rsidR="000829C4" w:rsidRDefault="000829C4">
            <w:pPr>
              <w:rPr>
                <w:lang w:eastAsia="zh-Hans"/>
              </w:rPr>
            </w:pPr>
          </w:p>
        </w:tc>
        <w:tc>
          <w:tcPr>
            <w:tcW w:w="2129" w:type="dxa"/>
            <w:vMerge/>
          </w:tcPr>
          <w:p w14:paraId="27AE48C4" w14:textId="77777777" w:rsidR="000829C4" w:rsidRDefault="000829C4">
            <w:pPr>
              <w:rPr>
                <w:lang w:eastAsia="zh-Hans"/>
              </w:rPr>
            </w:pPr>
          </w:p>
        </w:tc>
        <w:tc>
          <w:tcPr>
            <w:tcW w:w="5203" w:type="dxa"/>
          </w:tcPr>
          <w:p w14:paraId="642A56DA" w14:textId="77777777" w:rsidR="000829C4" w:rsidRDefault="00000000">
            <w:pPr>
              <w:rPr>
                <w:lang w:eastAsia="zh-Hans"/>
              </w:rPr>
            </w:pPr>
            <w:r>
              <w:rPr>
                <w:rFonts w:hint="eastAsia"/>
                <w:lang w:eastAsia="zh-Hans"/>
              </w:rPr>
              <w:t>伊春市</w:t>
            </w:r>
          </w:p>
        </w:tc>
      </w:tr>
      <w:tr w:rsidR="000829C4" w14:paraId="020254EB" w14:textId="77777777">
        <w:tc>
          <w:tcPr>
            <w:tcW w:w="1190" w:type="dxa"/>
            <w:vMerge/>
          </w:tcPr>
          <w:p w14:paraId="4D8C9C61" w14:textId="77777777" w:rsidR="000829C4" w:rsidRDefault="000829C4">
            <w:pPr>
              <w:rPr>
                <w:lang w:eastAsia="zh-Hans"/>
              </w:rPr>
            </w:pPr>
          </w:p>
        </w:tc>
        <w:tc>
          <w:tcPr>
            <w:tcW w:w="2129" w:type="dxa"/>
            <w:vMerge/>
          </w:tcPr>
          <w:p w14:paraId="26581D3E" w14:textId="77777777" w:rsidR="000829C4" w:rsidRDefault="000829C4">
            <w:pPr>
              <w:rPr>
                <w:lang w:eastAsia="zh-Hans"/>
              </w:rPr>
            </w:pPr>
          </w:p>
        </w:tc>
        <w:tc>
          <w:tcPr>
            <w:tcW w:w="5203" w:type="dxa"/>
          </w:tcPr>
          <w:p w14:paraId="1D668B7F" w14:textId="77777777" w:rsidR="000829C4" w:rsidRDefault="00000000">
            <w:pPr>
              <w:rPr>
                <w:lang w:eastAsia="zh-Hans"/>
              </w:rPr>
            </w:pPr>
            <w:r>
              <w:rPr>
                <w:rFonts w:hint="eastAsia"/>
                <w:lang w:eastAsia="zh-Hans"/>
              </w:rPr>
              <w:t>佳木斯市</w:t>
            </w:r>
          </w:p>
        </w:tc>
      </w:tr>
      <w:tr w:rsidR="000829C4" w14:paraId="1DD516B1" w14:textId="77777777">
        <w:tc>
          <w:tcPr>
            <w:tcW w:w="1190" w:type="dxa"/>
            <w:vMerge/>
          </w:tcPr>
          <w:p w14:paraId="2E805D51" w14:textId="77777777" w:rsidR="000829C4" w:rsidRDefault="000829C4">
            <w:pPr>
              <w:rPr>
                <w:lang w:eastAsia="zh-Hans"/>
              </w:rPr>
            </w:pPr>
          </w:p>
        </w:tc>
        <w:tc>
          <w:tcPr>
            <w:tcW w:w="2129" w:type="dxa"/>
            <w:vMerge/>
          </w:tcPr>
          <w:p w14:paraId="0D88AAC6" w14:textId="77777777" w:rsidR="000829C4" w:rsidRDefault="000829C4">
            <w:pPr>
              <w:rPr>
                <w:lang w:eastAsia="zh-Hans"/>
              </w:rPr>
            </w:pPr>
          </w:p>
        </w:tc>
        <w:tc>
          <w:tcPr>
            <w:tcW w:w="5203" w:type="dxa"/>
          </w:tcPr>
          <w:p w14:paraId="4F0C16D7" w14:textId="77777777" w:rsidR="000829C4" w:rsidRDefault="00000000">
            <w:pPr>
              <w:rPr>
                <w:lang w:eastAsia="zh-Hans"/>
              </w:rPr>
            </w:pPr>
            <w:r>
              <w:rPr>
                <w:rFonts w:hint="eastAsia"/>
                <w:lang w:eastAsia="zh-Hans"/>
              </w:rPr>
              <w:t>七台河市</w:t>
            </w:r>
          </w:p>
        </w:tc>
      </w:tr>
      <w:tr w:rsidR="000829C4" w14:paraId="307C68A1" w14:textId="77777777">
        <w:tc>
          <w:tcPr>
            <w:tcW w:w="1190" w:type="dxa"/>
            <w:vMerge/>
          </w:tcPr>
          <w:p w14:paraId="12D43CF3" w14:textId="77777777" w:rsidR="000829C4" w:rsidRDefault="000829C4">
            <w:pPr>
              <w:rPr>
                <w:lang w:eastAsia="zh-Hans"/>
              </w:rPr>
            </w:pPr>
          </w:p>
        </w:tc>
        <w:tc>
          <w:tcPr>
            <w:tcW w:w="2129" w:type="dxa"/>
            <w:vMerge/>
          </w:tcPr>
          <w:p w14:paraId="7332F60A" w14:textId="77777777" w:rsidR="000829C4" w:rsidRDefault="000829C4">
            <w:pPr>
              <w:rPr>
                <w:lang w:eastAsia="zh-Hans"/>
              </w:rPr>
            </w:pPr>
          </w:p>
        </w:tc>
        <w:tc>
          <w:tcPr>
            <w:tcW w:w="5203" w:type="dxa"/>
          </w:tcPr>
          <w:p w14:paraId="0515CD94" w14:textId="77777777" w:rsidR="000829C4" w:rsidRDefault="00000000">
            <w:pPr>
              <w:rPr>
                <w:lang w:eastAsia="zh-Hans"/>
              </w:rPr>
            </w:pPr>
            <w:r>
              <w:rPr>
                <w:rFonts w:hint="eastAsia"/>
                <w:lang w:eastAsia="zh-Hans"/>
              </w:rPr>
              <w:t>牡丹江市</w:t>
            </w:r>
          </w:p>
        </w:tc>
      </w:tr>
      <w:tr w:rsidR="000829C4" w14:paraId="6D8A7429" w14:textId="77777777">
        <w:tc>
          <w:tcPr>
            <w:tcW w:w="1190" w:type="dxa"/>
            <w:vMerge/>
          </w:tcPr>
          <w:p w14:paraId="2FC6B55E" w14:textId="77777777" w:rsidR="000829C4" w:rsidRDefault="000829C4">
            <w:pPr>
              <w:rPr>
                <w:lang w:eastAsia="zh-Hans"/>
              </w:rPr>
            </w:pPr>
          </w:p>
        </w:tc>
        <w:tc>
          <w:tcPr>
            <w:tcW w:w="2129" w:type="dxa"/>
            <w:vMerge/>
          </w:tcPr>
          <w:p w14:paraId="7528988F" w14:textId="77777777" w:rsidR="000829C4" w:rsidRDefault="000829C4">
            <w:pPr>
              <w:rPr>
                <w:lang w:eastAsia="zh-Hans"/>
              </w:rPr>
            </w:pPr>
          </w:p>
        </w:tc>
        <w:tc>
          <w:tcPr>
            <w:tcW w:w="5203" w:type="dxa"/>
          </w:tcPr>
          <w:p w14:paraId="317195BE" w14:textId="77777777" w:rsidR="000829C4" w:rsidRDefault="00000000">
            <w:pPr>
              <w:rPr>
                <w:lang w:eastAsia="zh-Hans"/>
              </w:rPr>
            </w:pPr>
            <w:r>
              <w:rPr>
                <w:rFonts w:hint="eastAsia"/>
                <w:lang w:eastAsia="zh-Hans"/>
              </w:rPr>
              <w:t>黑河市</w:t>
            </w:r>
          </w:p>
        </w:tc>
      </w:tr>
      <w:tr w:rsidR="000829C4" w14:paraId="5C2DE240" w14:textId="77777777">
        <w:tc>
          <w:tcPr>
            <w:tcW w:w="1190" w:type="dxa"/>
            <w:vMerge/>
          </w:tcPr>
          <w:p w14:paraId="73973670" w14:textId="77777777" w:rsidR="000829C4" w:rsidRDefault="000829C4">
            <w:pPr>
              <w:rPr>
                <w:lang w:eastAsia="zh-Hans"/>
              </w:rPr>
            </w:pPr>
          </w:p>
        </w:tc>
        <w:tc>
          <w:tcPr>
            <w:tcW w:w="2129" w:type="dxa"/>
            <w:vMerge/>
          </w:tcPr>
          <w:p w14:paraId="0B10561C" w14:textId="77777777" w:rsidR="000829C4" w:rsidRDefault="000829C4">
            <w:pPr>
              <w:rPr>
                <w:lang w:eastAsia="zh-Hans"/>
              </w:rPr>
            </w:pPr>
          </w:p>
        </w:tc>
        <w:tc>
          <w:tcPr>
            <w:tcW w:w="5203" w:type="dxa"/>
          </w:tcPr>
          <w:p w14:paraId="0CC4278C" w14:textId="77777777" w:rsidR="000829C4" w:rsidRDefault="00000000">
            <w:pPr>
              <w:rPr>
                <w:lang w:eastAsia="zh-Hans"/>
              </w:rPr>
            </w:pPr>
            <w:r>
              <w:rPr>
                <w:rFonts w:hint="eastAsia"/>
                <w:lang w:eastAsia="zh-Hans"/>
              </w:rPr>
              <w:t>绥化市</w:t>
            </w:r>
          </w:p>
        </w:tc>
      </w:tr>
      <w:tr w:rsidR="000829C4" w14:paraId="4EB874D2" w14:textId="77777777">
        <w:tc>
          <w:tcPr>
            <w:tcW w:w="1190" w:type="dxa"/>
            <w:vMerge/>
          </w:tcPr>
          <w:p w14:paraId="674D9A86" w14:textId="77777777" w:rsidR="000829C4" w:rsidRDefault="000829C4">
            <w:pPr>
              <w:rPr>
                <w:lang w:eastAsia="zh-Hans"/>
              </w:rPr>
            </w:pPr>
          </w:p>
        </w:tc>
        <w:tc>
          <w:tcPr>
            <w:tcW w:w="2129" w:type="dxa"/>
            <w:vMerge/>
          </w:tcPr>
          <w:p w14:paraId="272DE863" w14:textId="77777777" w:rsidR="000829C4" w:rsidRDefault="000829C4">
            <w:pPr>
              <w:rPr>
                <w:lang w:eastAsia="zh-Hans"/>
              </w:rPr>
            </w:pPr>
          </w:p>
        </w:tc>
        <w:tc>
          <w:tcPr>
            <w:tcW w:w="5203" w:type="dxa"/>
          </w:tcPr>
          <w:p w14:paraId="2738F269" w14:textId="77777777" w:rsidR="000829C4" w:rsidRDefault="00000000">
            <w:pPr>
              <w:rPr>
                <w:lang w:eastAsia="zh-Hans"/>
              </w:rPr>
            </w:pPr>
            <w:r>
              <w:rPr>
                <w:rFonts w:hint="eastAsia"/>
                <w:lang w:eastAsia="zh-Hans"/>
              </w:rPr>
              <w:t>大兴安岭地区</w:t>
            </w:r>
          </w:p>
        </w:tc>
      </w:tr>
      <w:tr w:rsidR="000829C4" w14:paraId="6255D573" w14:textId="77777777">
        <w:tc>
          <w:tcPr>
            <w:tcW w:w="1190" w:type="dxa"/>
            <w:vMerge/>
          </w:tcPr>
          <w:p w14:paraId="15666B7E" w14:textId="77777777" w:rsidR="000829C4" w:rsidRDefault="000829C4">
            <w:pPr>
              <w:rPr>
                <w:lang w:eastAsia="zh-Hans"/>
              </w:rPr>
            </w:pPr>
          </w:p>
        </w:tc>
        <w:tc>
          <w:tcPr>
            <w:tcW w:w="2129" w:type="dxa"/>
            <w:vMerge w:val="restart"/>
          </w:tcPr>
          <w:p w14:paraId="15367407" w14:textId="77777777" w:rsidR="000829C4" w:rsidRDefault="00000000">
            <w:pPr>
              <w:rPr>
                <w:lang w:eastAsia="zh-Hans"/>
              </w:rPr>
            </w:pPr>
            <w:r>
              <w:rPr>
                <w:rFonts w:hint="eastAsia"/>
                <w:lang w:eastAsia="zh-Hans"/>
              </w:rPr>
              <w:t>河南省</w:t>
            </w:r>
          </w:p>
        </w:tc>
        <w:tc>
          <w:tcPr>
            <w:tcW w:w="5203" w:type="dxa"/>
          </w:tcPr>
          <w:p w14:paraId="650DED4F" w14:textId="77777777" w:rsidR="000829C4" w:rsidRDefault="00000000">
            <w:pPr>
              <w:rPr>
                <w:lang w:eastAsia="zh-Hans"/>
              </w:rPr>
            </w:pPr>
            <w:r>
              <w:rPr>
                <w:rFonts w:hint="eastAsia"/>
                <w:lang w:eastAsia="zh-Hans"/>
              </w:rPr>
              <w:t>省级法规</w:t>
            </w:r>
          </w:p>
        </w:tc>
      </w:tr>
      <w:tr w:rsidR="000829C4" w14:paraId="709A221B" w14:textId="77777777">
        <w:tc>
          <w:tcPr>
            <w:tcW w:w="1190" w:type="dxa"/>
            <w:vMerge/>
          </w:tcPr>
          <w:p w14:paraId="11EA903F" w14:textId="77777777" w:rsidR="000829C4" w:rsidRDefault="000829C4">
            <w:pPr>
              <w:rPr>
                <w:lang w:eastAsia="zh-Hans"/>
              </w:rPr>
            </w:pPr>
          </w:p>
        </w:tc>
        <w:tc>
          <w:tcPr>
            <w:tcW w:w="2129" w:type="dxa"/>
            <w:vMerge/>
          </w:tcPr>
          <w:p w14:paraId="6EAC70D7" w14:textId="77777777" w:rsidR="000829C4" w:rsidRDefault="000829C4">
            <w:pPr>
              <w:rPr>
                <w:lang w:eastAsia="zh-Hans"/>
              </w:rPr>
            </w:pPr>
          </w:p>
        </w:tc>
        <w:tc>
          <w:tcPr>
            <w:tcW w:w="5203" w:type="dxa"/>
          </w:tcPr>
          <w:p w14:paraId="6871CB88" w14:textId="77777777" w:rsidR="000829C4" w:rsidRDefault="00000000">
            <w:pPr>
              <w:rPr>
                <w:lang w:eastAsia="zh-Hans"/>
              </w:rPr>
            </w:pPr>
            <w:r>
              <w:rPr>
                <w:rFonts w:hint="eastAsia"/>
                <w:lang w:eastAsia="zh-Hans"/>
              </w:rPr>
              <w:t>郑州市</w:t>
            </w:r>
          </w:p>
        </w:tc>
      </w:tr>
      <w:tr w:rsidR="000829C4" w14:paraId="73E55937" w14:textId="77777777">
        <w:tc>
          <w:tcPr>
            <w:tcW w:w="1190" w:type="dxa"/>
            <w:vMerge/>
          </w:tcPr>
          <w:p w14:paraId="641B4FC1" w14:textId="77777777" w:rsidR="000829C4" w:rsidRDefault="000829C4">
            <w:pPr>
              <w:rPr>
                <w:lang w:eastAsia="zh-Hans"/>
              </w:rPr>
            </w:pPr>
          </w:p>
        </w:tc>
        <w:tc>
          <w:tcPr>
            <w:tcW w:w="2129" w:type="dxa"/>
            <w:vMerge/>
          </w:tcPr>
          <w:p w14:paraId="06CF9953" w14:textId="77777777" w:rsidR="000829C4" w:rsidRDefault="000829C4">
            <w:pPr>
              <w:rPr>
                <w:lang w:eastAsia="zh-Hans"/>
              </w:rPr>
            </w:pPr>
          </w:p>
        </w:tc>
        <w:tc>
          <w:tcPr>
            <w:tcW w:w="5203" w:type="dxa"/>
          </w:tcPr>
          <w:p w14:paraId="6539C271" w14:textId="77777777" w:rsidR="000829C4" w:rsidRDefault="00000000">
            <w:pPr>
              <w:rPr>
                <w:lang w:eastAsia="zh-Hans"/>
              </w:rPr>
            </w:pPr>
            <w:r>
              <w:rPr>
                <w:rFonts w:hint="eastAsia"/>
                <w:lang w:eastAsia="zh-Hans"/>
              </w:rPr>
              <w:t>开封市</w:t>
            </w:r>
          </w:p>
        </w:tc>
      </w:tr>
      <w:tr w:rsidR="000829C4" w14:paraId="62245ACC" w14:textId="77777777">
        <w:tc>
          <w:tcPr>
            <w:tcW w:w="1190" w:type="dxa"/>
            <w:vMerge/>
          </w:tcPr>
          <w:p w14:paraId="409C8FF6" w14:textId="77777777" w:rsidR="000829C4" w:rsidRDefault="000829C4">
            <w:pPr>
              <w:rPr>
                <w:lang w:eastAsia="zh-Hans"/>
              </w:rPr>
            </w:pPr>
          </w:p>
        </w:tc>
        <w:tc>
          <w:tcPr>
            <w:tcW w:w="2129" w:type="dxa"/>
            <w:vMerge/>
          </w:tcPr>
          <w:p w14:paraId="514BA94E" w14:textId="77777777" w:rsidR="000829C4" w:rsidRDefault="000829C4">
            <w:pPr>
              <w:rPr>
                <w:lang w:eastAsia="zh-Hans"/>
              </w:rPr>
            </w:pPr>
          </w:p>
        </w:tc>
        <w:tc>
          <w:tcPr>
            <w:tcW w:w="5203" w:type="dxa"/>
          </w:tcPr>
          <w:p w14:paraId="5EAB067A" w14:textId="77777777" w:rsidR="000829C4" w:rsidRDefault="00000000">
            <w:pPr>
              <w:rPr>
                <w:lang w:eastAsia="zh-Hans"/>
              </w:rPr>
            </w:pPr>
            <w:r>
              <w:rPr>
                <w:rFonts w:hint="eastAsia"/>
                <w:lang w:eastAsia="zh-Hans"/>
              </w:rPr>
              <w:t>洛阳市</w:t>
            </w:r>
          </w:p>
        </w:tc>
      </w:tr>
      <w:tr w:rsidR="000829C4" w14:paraId="7B11B5B7" w14:textId="77777777">
        <w:tc>
          <w:tcPr>
            <w:tcW w:w="1190" w:type="dxa"/>
            <w:vMerge/>
          </w:tcPr>
          <w:p w14:paraId="27BC3434" w14:textId="77777777" w:rsidR="000829C4" w:rsidRDefault="000829C4">
            <w:pPr>
              <w:rPr>
                <w:lang w:eastAsia="zh-Hans"/>
              </w:rPr>
            </w:pPr>
          </w:p>
        </w:tc>
        <w:tc>
          <w:tcPr>
            <w:tcW w:w="2129" w:type="dxa"/>
            <w:vMerge/>
          </w:tcPr>
          <w:p w14:paraId="7A2B7E89" w14:textId="77777777" w:rsidR="000829C4" w:rsidRDefault="000829C4">
            <w:pPr>
              <w:rPr>
                <w:lang w:eastAsia="zh-Hans"/>
              </w:rPr>
            </w:pPr>
          </w:p>
        </w:tc>
        <w:tc>
          <w:tcPr>
            <w:tcW w:w="5203" w:type="dxa"/>
          </w:tcPr>
          <w:p w14:paraId="71A25131" w14:textId="77777777" w:rsidR="000829C4" w:rsidRDefault="00000000">
            <w:pPr>
              <w:rPr>
                <w:lang w:eastAsia="zh-Hans"/>
              </w:rPr>
            </w:pPr>
            <w:r>
              <w:rPr>
                <w:rFonts w:hint="eastAsia"/>
                <w:lang w:eastAsia="zh-Hans"/>
              </w:rPr>
              <w:t>平顶山市</w:t>
            </w:r>
          </w:p>
        </w:tc>
      </w:tr>
      <w:tr w:rsidR="000829C4" w14:paraId="22238635" w14:textId="77777777">
        <w:tc>
          <w:tcPr>
            <w:tcW w:w="1190" w:type="dxa"/>
            <w:vMerge/>
          </w:tcPr>
          <w:p w14:paraId="7175237D" w14:textId="77777777" w:rsidR="000829C4" w:rsidRDefault="000829C4">
            <w:pPr>
              <w:rPr>
                <w:lang w:eastAsia="zh-Hans"/>
              </w:rPr>
            </w:pPr>
          </w:p>
        </w:tc>
        <w:tc>
          <w:tcPr>
            <w:tcW w:w="2129" w:type="dxa"/>
            <w:vMerge/>
          </w:tcPr>
          <w:p w14:paraId="35DF75E9" w14:textId="77777777" w:rsidR="000829C4" w:rsidRDefault="000829C4">
            <w:pPr>
              <w:rPr>
                <w:lang w:eastAsia="zh-Hans"/>
              </w:rPr>
            </w:pPr>
          </w:p>
        </w:tc>
        <w:tc>
          <w:tcPr>
            <w:tcW w:w="5203" w:type="dxa"/>
          </w:tcPr>
          <w:p w14:paraId="58BB3D17" w14:textId="77777777" w:rsidR="000829C4" w:rsidRDefault="00000000">
            <w:pPr>
              <w:rPr>
                <w:lang w:eastAsia="zh-Hans"/>
              </w:rPr>
            </w:pPr>
            <w:r>
              <w:rPr>
                <w:rFonts w:hint="eastAsia"/>
                <w:lang w:eastAsia="zh-Hans"/>
              </w:rPr>
              <w:t>安阳市</w:t>
            </w:r>
          </w:p>
        </w:tc>
      </w:tr>
      <w:tr w:rsidR="000829C4" w14:paraId="134D1348" w14:textId="77777777">
        <w:tc>
          <w:tcPr>
            <w:tcW w:w="1190" w:type="dxa"/>
            <w:vMerge/>
          </w:tcPr>
          <w:p w14:paraId="47E0537B" w14:textId="77777777" w:rsidR="000829C4" w:rsidRDefault="000829C4">
            <w:pPr>
              <w:rPr>
                <w:lang w:eastAsia="zh-Hans"/>
              </w:rPr>
            </w:pPr>
          </w:p>
        </w:tc>
        <w:tc>
          <w:tcPr>
            <w:tcW w:w="2129" w:type="dxa"/>
            <w:vMerge/>
          </w:tcPr>
          <w:p w14:paraId="03EF6051" w14:textId="77777777" w:rsidR="000829C4" w:rsidRDefault="000829C4">
            <w:pPr>
              <w:rPr>
                <w:lang w:eastAsia="zh-Hans"/>
              </w:rPr>
            </w:pPr>
          </w:p>
        </w:tc>
        <w:tc>
          <w:tcPr>
            <w:tcW w:w="5203" w:type="dxa"/>
          </w:tcPr>
          <w:p w14:paraId="114EB39C" w14:textId="77777777" w:rsidR="000829C4" w:rsidRDefault="00000000">
            <w:pPr>
              <w:rPr>
                <w:lang w:eastAsia="zh-Hans"/>
              </w:rPr>
            </w:pPr>
            <w:r>
              <w:rPr>
                <w:rFonts w:hint="eastAsia"/>
                <w:lang w:eastAsia="zh-Hans"/>
              </w:rPr>
              <w:t>鹤壁市</w:t>
            </w:r>
          </w:p>
        </w:tc>
      </w:tr>
      <w:tr w:rsidR="000829C4" w14:paraId="37FB6CFA" w14:textId="77777777">
        <w:tc>
          <w:tcPr>
            <w:tcW w:w="1190" w:type="dxa"/>
            <w:vMerge/>
          </w:tcPr>
          <w:p w14:paraId="0EE9800F" w14:textId="77777777" w:rsidR="000829C4" w:rsidRDefault="000829C4">
            <w:pPr>
              <w:rPr>
                <w:lang w:eastAsia="zh-Hans"/>
              </w:rPr>
            </w:pPr>
          </w:p>
        </w:tc>
        <w:tc>
          <w:tcPr>
            <w:tcW w:w="2129" w:type="dxa"/>
            <w:vMerge/>
          </w:tcPr>
          <w:p w14:paraId="2EE27D31" w14:textId="77777777" w:rsidR="000829C4" w:rsidRDefault="000829C4">
            <w:pPr>
              <w:rPr>
                <w:lang w:eastAsia="zh-Hans"/>
              </w:rPr>
            </w:pPr>
          </w:p>
        </w:tc>
        <w:tc>
          <w:tcPr>
            <w:tcW w:w="5203" w:type="dxa"/>
          </w:tcPr>
          <w:p w14:paraId="41E98E0D" w14:textId="77777777" w:rsidR="000829C4" w:rsidRDefault="00000000">
            <w:pPr>
              <w:rPr>
                <w:lang w:eastAsia="zh-Hans"/>
              </w:rPr>
            </w:pPr>
            <w:r>
              <w:rPr>
                <w:rFonts w:hint="eastAsia"/>
                <w:lang w:eastAsia="zh-Hans"/>
              </w:rPr>
              <w:t>新乡市</w:t>
            </w:r>
          </w:p>
        </w:tc>
      </w:tr>
      <w:tr w:rsidR="000829C4" w14:paraId="2C8CA68D" w14:textId="77777777">
        <w:tc>
          <w:tcPr>
            <w:tcW w:w="1190" w:type="dxa"/>
            <w:vMerge/>
          </w:tcPr>
          <w:p w14:paraId="43908E02" w14:textId="77777777" w:rsidR="000829C4" w:rsidRDefault="000829C4">
            <w:pPr>
              <w:rPr>
                <w:lang w:eastAsia="zh-Hans"/>
              </w:rPr>
            </w:pPr>
          </w:p>
        </w:tc>
        <w:tc>
          <w:tcPr>
            <w:tcW w:w="2129" w:type="dxa"/>
            <w:vMerge/>
          </w:tcPr>
          <w:p w14:paraId="1BA4BEBE" w14:textId="77777777" w:rsidR="000829C4" w:rsidRDefault="000829C4">
            <w:pPr>
              <w:rPr>
                <w:lang w:eastAsia="zh-Hans"/>
              </w:rPr>
            </w:pPr>
          </w:p>
        </w:tc>
        <w:tc>
          <w:tcPr>
            <w:tcW w:w="5203" w:type="dxa"/>
          </w:tcPr>
          <w:p w14:paraId="1A36349A" w14:textId="77777777" w:rsidR="000829C4" w:rsidRDefault="00000000">
            <w:pPr>
              <w:rPr>
                <w:lang w:eastAsia="zh-Hans"/>
              </w:rPr>
            </w:pPr>
            <w:r>
              <w:rPr>
                <w:rFonts w:hint="eastAsia"/>
                <w:lang w:eastAsia="zh-Hans"/>
              </w:rPr>
              <w:t>焦作市</w:t>
            </w:r>
          </w:p>
        </w:tc>
      </w:tr>
      <w:tr w:rsidR="000829C4" w14:paraId="2CCE06E3" w14:textId="77777777">
        <w:tc>
          <w:tcPr>
            <w:tcW w:w="1190" w:type="dxa"/>
            <w:vMerge/>
          </w:tcPr>
          <w:p w14:paraId="2ADE4850" w14:textId="77777777" w:rsidR="000829C4" w:rsidRDefault="000829C4">
            <w:pPr>
              <w:rPr>
                <w:lang w:eastAsia="zh-Hans"/>
              </w:rPr>
            </w:pPr>
          </w:p>
        </w:tc>
        <w:tc>
          <w:tcPr>
            <w:tcW w:w="2129" w:type="dxa"/>
            <w:vMerge/>
          </w:tcPr>
          <w:p w14:paraId="2C88FDC7" w14:textId="77777777" w:rsidR="000829C4" w:rsidRDefault="000829C4">
            <w:pPr>
              <w:rPr>
                <w:lang w:eastAsia="zh-Hans"/>
              </w:rPr>
            </w:pPr>
          </w:p>
        </w:tc>
        <w:tc>
          <w:tcPr>
            <w:tcW w:w="5203" w:type="dxa"/>
          </w:tcPr>
          <w:p w14:paraId="1E7C9788" w14:textId="77777777" w:rsidR="000829C4" w:rsidRDefault="00000000">
            <w:pPr>
              <w:rPr>
                <w:lang w:eastAsia="zh-Hans"/>
              </w:rPr>
            </w:pPr>
            <w:r>
              <w:rPr>
                <w:rFonts w:hint="eastAsia"/>
                <w:lang w:eastAsia="zh-Hans"/>
              </w:rPr>
              <w:t>濮阳市</w:t>
            </w:r>
          </w:p>
        </w:tc>
      </w:tr>
      <w:tr w:rsidR="000829C4" w14:paraId="201B5A7D" w14:textId="77777777">
        <w:tc>
          <w:tcPr>
            <w:tcW w:w="1190" w:type="dxa"/>
            <w:vMerge/>
          </w:tcPr>
          <w:p w14:paraId="76EAFB11" w14:textId="77777777" w:rsidR="000829C4" w:rsidRDefault="000829C4">
            <w:pPr>
              <w:rPr>
                <w:lang w:eastAsia="zh-Hans"/>
              </w:rPr>
            </w:pPr>
          </w:p>
        </w:tc>
        <w:tc>
          <w:tcPr>
            <w:tcW w:w="2129" w:type="dxa"/>
            <w:vMerge/>
          </w:tcPr>
          <w:p w14:paraId="2FAEBBC1" w14:textId="77777777" w:rsidR="000829C4" w:rsidRDefault="000829C4">
            <w:pPr>
              <w:rPr>
                <w:lang w:eastAsia="zh-Hans"/>
              </w:rPr>
            </w:pPr>
          </w:p>
        </w:tc>
        <w:tc>
          <w:tcPr>
            <w:tcW w:w="5203" w:type="dxa"/>
          </w:tcPr>
          <w:p w14:paraId="5D65A943" w14:textId="77777777" w:rsidR="000829C4" w:rsidRDefault="00000000">
            <w:pPr>
              <w:rPr>
                <w:lang w:eastAsia="zh-Hans"/>
              </w:rPr>
            </w:pPr>
            <w:r>
              <w:rPr>
                <w:rFonts w:hint="eastAsia"/>
                <w:lang w:eastAsia="zh-Hans"/>
              </w:rPr>
              <w:t>许昌市</w:t>
            </w:r>
          </w:p>
        </w:tc>
      </w:tr>
      <w:tr w:rsidR="000829C4" w14:paraId="58EEE57D" w14:textId="77777777">
        <w:tc>
          <w:tcPr>
            <w:tcW w:w="1190" w:type="dxa"/>
            <w:vMerge/>
          </w:tcPr>
          <w:p w14:paraId="546B3D82" w14:textId="77777777" w:rsidR="000829C4" w:rsidRDefault="000829C4">
            <w:pPr>
              <w:rPr>
                <w:lang w:eastAsia="zh-Hans"/>
              </w:rPr>
            </w:pPr>
          </w:p>
        </w:tc>
        <w:tc>
          <w:tcPr>
            <w:tcW w:w="2129" w:type="dxa"/>
            <w:vMerge/>
          </w:tcPr>
          <w:p w14:paraId="312384BC" w14:textId="77777777" w:rsidR="000829C4" w:rsidRDefault="000829C4">
            <w:pPr>
              <w:rPr>
                <w:lang w:eastAsia="zh-Hans"/>
              </w:rPr>
            </w:pPr>
          </w:p>
        </w:tc>
        <w:tc>
          <w:tcPr>
            <w:tcW w:w="5203" w:type="dxa"/>
          </w:tcPr>
          <w:p w14:paraId="3AA7F857" w14:textId="77777777" w:rsidR="000829C4" w:rsidRDefault="00000000">
            <w:pPr>
              <w:rPr>
                <w:lang w:eastAsia="zh-Hans"/>
              </w:rPr>
            </w:pPr>
            <w:r>
              <w:rPr>
                <w:rFonts w:hint="eastAsia"/>
                <w:lang w:eastAsia="zh-Hans"/>
              </w:rPr>
              <w:t>漯河市</w:t>
            </w:r>
          </w:p>
        </w:tc>
      </w:tr>
      <w:tr w:rsidR="000829C4" w14:paraId="23C3F5A8" w14:textId="77777777">
        <w:tc>
          <w:tcPr>
            <w:tcW w:w="1190" w:type="dxa"/>
            <w:vMerge/>
          </w:tcPr>
          <w:p w14:paraId="5FE6DBFA" w14:textId="77777777" w:rsidR="000829C4" w:rsidRDefault="000829C4">
            <w:pPr>
              <w:rPr>
                <w:lang w:eastAsia="zh-Hans"/>
              </w:rPr>
            </w:pPr>
          </w:p>
        </w:tc>
        <w:tc>
          <w:tcPr>
            <w:tcW w:w="2129" w:type="dxa"/>
            <w:vMerge/>
          </w:tcPr>
          <w:p w14:paraId="3691F16B" w14:textId="77777777" w:rsidR="000829C4" w:rsidRDefault="000829C4">
            <w:pPr>
              <w:rPr>
                <w:lang w:eastAsia="zh-Hans"/>
              </w:rPr>
            </w:pPr>
          </w:p>
        </w:tc>
        <w:tc>
          <w:tcPr>
            <w:tcW w:w="5203" w:type="dxa"/>
          </w:tcPr>
          <w:p w14:paraId="17E7696B" w14:textId="77777777" w:rsidR="000829C4" w:rsidRDefault="00000000">
            <w:pPr>
              <w:rPr>
                <w:lang w:eastAsia="zh-Hans"/>
              </w:rPr>
            </w:pPr>
            <w:r>
              <w:rPr>
                <w:rFonts w:hint="eastAsia"/>
                <w:lang w:eastAsia="zh-Hans"/>
              </w:rPr>
              <w:t>三门峡市</w:t>
            </w:r>
          </w:p>
        </w:tc>
      </w:tr>
      <w:tr w:rsidR="000829C4" w14:paraId="56CE145B" w14:textId="77777777">
        <w:tc>
          <w:tcPr>
            <w:tcW w:w="1190" w:type="dxa"/>
            <w:vMerge/>
          </w:tcPr>
          <w:p w14:paraId="2FB3E1F5" w14:textId="77777777" w:rsidR="000829C4" w:rsidRDefault="000829C4">
            <w:pPr>
              <w:rPr>
                <w:lang w:eastAsia="zh-Hans"/>
              </w:rPr>
            </w:pPr>
          </w:p>
        </w:tc>
        <w:tc>
          <w:tcPr>
            <w:tcW w:w="2129" w:type="dxa"/>
            <w:vMerge/>
          </w:tcPr>
          <w:p w14:paraId="22F04920" w14:textId="77777777" w:rsidR="000829C4" w:rsidRDefault="000829C4">
            <w:pPr>
              <w:rPr>
                <w:lang w:eastAsia="zh-Hans"/>
              </w:rPr>
            </w:pPr>
          </w:p>
        </w:tc>
        <w:tc>
          <w:tcPr>
            <w:tcW w:w="5203" w:type="dxa"/>
          </w:tcPr>
          <w:p w14:paraId="77321149" w14:textId="77777777" w:rsidR="000829C4" w:rsidRDefault="00000000">
            <w:pPr>
              <w:rPr>
                <w:lang w:eastAsia="zh-Hans"/>
              </w:rPr>
            </w:pPr>
            <w:r>
              <w:rPr>
                <w:rFonts w:hint="eastAsia"/>
                <w:lang w:eastAsia="zh-Hans"/>
              </w:rPr>
              <w:t>南阳市</w:t>
            </w:r>
          </w:p>
        </w:tc>
      </w:tr>
      <w:tr w:rsidR="000829C4" w14:paraId="223F7904" w14:textId="77777777">
        <w:tc>
          <w:tcPr>
            <w:tcW w:w="1190" w:type="dxa"/>
            <w:vMerge/>
          </w:tcPr>
          <w:p w14:paraId="3AEFC432" w14:textId="77777777" w:rsidR="000829C4" w:rsidRDefault="000829C4">
            <w:pPr>
              <w:rPr>
                <w:lang w:eastAsia="zh-Hans"/>
              </w:rPr>
            </w:pPr>
          </w:p>
        </w:tc>
        <w:tc>
          <w:tcPr>
            <w:tcW w:w="2129" w:type="dxa"/>
            <w:vMerge/>
          </w:tcPr>
          <w:p w14:paraId="1B46838A" w14:textId="77777777" w:rsidR="000829C4" w:rsidRDefault="000829C4">
            <w:pPr>
              <w:rPr>
                <w:lang w:eastAsia="zh-Hans"/>
              </w:rPr>
            </w:pPr>
          </w:p>
        </w:tc>
        <w:tc>
          <w:tcPr>
            <w:tcW w:w="5203" w:type="dxa"/>
          </w:tcPr>
          <w:p w14:paraId="7B3102A5" w14:textId="77777777" w:rsidR="000829C4" w:rsidRDefault="00000000">
            <w:pPr>
              <w:rPr>
                <w:lang w:eastAsia="zh-Hans"/>
              </w:rPr>
            </w:pPr>
            <w:r>
              <w:rPr>
                <w:rFonts w:hint="eastAsia"/>
                <w:lang w:eastAsia="zh-Hans"/>
              </w:rPr>
              <w:t>商丘市</w:t>
            </w:r>
          </w:p>
        </w:tc>
      </w:tr>
      <w:tr w:rsidR="000829C4" w14:paraId="5BD972B4" w14:textId="77777777">
        <w:tc>
          <w:tcPr>
            <w:tcW w:w="1190" w:type="dxa"/>
            <w:vMerge/>
          </w:tcPr>
          <w:p w14:paraId="781258B4" w14:textId="77777777" w:rsidR="000829C4" w:rsidRDefault="000829C4">
            <w:pPr>
              <w:rPr>
                <w:lang w:eastAsia="zh-Hans"/>
              </w:rPr>
            </w:pPr>
          </w:p>
        </w:tc>
        <w:tc>
          <w:tcPr>
            <w:tcW w:w="2129" w:type="dxa"/>
            <w:vMerge/>
          </w:tcPr>
          <w:p w14:paraId="72E1F1D1" w14:textId="77777777" w:rsidR="000829C4" w:rsidRDefault="000829C4">
            <w:pPr>
              <w:rPr>
                <w:lang w:eastAsia="zh-Hans"/>
              </w:rPr>
            </w:pPr>
          </w:p>
        </w:tc>
        <w:tc>
          <w:tcPr>
            <w:tcW w:w="5203" w:type="dxa"/>
          </w:tcPr>
          <w:p w14:paraId="6106C5A7" w14:textId="77777777" w:rsidR="000829C4" w:rsidRDefault="00000000">
            <w:pPr>
              <w:rPr>
                <w:lang w:eastAsia="zh-Hans"/>
              </w:rPr>
            </w:pPr>
            <w:r>
              <w:rPr>
                <w:rFonts w:hint="eastAsia"/>
                <w:lang w:eastAsia="zh-Hans"/>
              </w:rPr>
              <w:t>信阳市</w:t>
            </w:r>
          </w:p>
        </w:tc>
      </w:tr>
      <w:tr w:rsidR="000829C4" w14:paraId="24D2BDBD" w14:textId="77777777">
        <w:tc>
          <w:tcPr>
            <w:tcW w:w="1190" w:type="dxa"/>
            <w:vMerge/>
          </w:tcPr>
          <w:p w14:paraId="401257D4" w14:textId="77777777" w:rsidR="000829C4" w:rsidRDefault="000829C4">
            <w:pPr>
              <w:rPr>
                <w:lang w:eastAsia="zh-Hans"/>
              </w:rPr>
            </w:pPr>
          </w:p>
        </w:tc>
        <w:tc>
          <w:tcPr>
            <w:tcW w:w="2129" w:type="dxa"/>
            <w:vMerge/>
          </w:tcPr>
          <w:p w14:paraId="1AC04433" w14:textId="77777777" w:rsidR="000829C4" w:rsidRDefault="000829C4">
            <w:pPr>
              <w:rPr>
                <w:lang w:eastAsia="zh-Hans"/>
              </w:rPr>
            </w:pPr>
          </w:p>
        </w:tc>
        <w:tc>
          <w:tcPr>
            <w:tcW w:w="5203" w:type="dxa"/>
          </w:tcPr>
          <w:p w14:paraId="5D050662" w14:textId="77777777" w:rsidR="000829C4" w:rsidRDefault="00000000">
            <w:pPr>
              <w:rPr>
                <w:lang w:eastAsia="zh-Hans"/>
              </w:rPr>
            </w:pPr>
            <w:r>
              <w:rPr>
                <w:rFonts w:hint="eastAsia"/>
                <w:lang w:eastAsia="zh-Hans"/>
              </w:rPr>
              <w:t>周口市</w:t>
            </w:r>
          </w:p>
        </w:tc>
      </w:tr>
      <w:tr w:rsidR="000829C4" w14:paraId="639133F2" w14:textId="77777777">
        <w:tc>
          <w:tcPr>
            <w:tcW w:w="1190" w:type="dxa"/>
            <w:vMerge/>
          </w:tcPr>
          <w:p w14:paraId="43C5B0DC" w14:textId="77777777" w:rsidR="000829C4" w:rsidRDefault="000829C4">
            <w:pPr>
              <w:rPr>
                <w:lang w:eastAsia="zh-Hans"/>
              </w:rPr>
            </w:pPr>
          </w:p>
        </w:tc>
        <w:tc>
          <w:tcPr>
            <w:tcW w:w="2129" w:type="dxa"/>
            <w:vMerge/>
          </w:tcPr>
          <w:p w14:paraId="121EC06A" w14:textId="77777777" w:rsidR="000829C4" w:rsidRDefault="000829C4">
            <w:pPr>
              <w:rPr>
                <w:lang w:eastAsia="zh-Hans"/>
              </w:rPr>
            </w:pPr>
          </w:p>
        </w:tc>
        <w:tc>
          <w:tcPr>
            <w:tcW w:w="5203" w:type="dxa"/>
          </w:tcPr>
          <w:p w14:paraId="40C869D7" w14:textId="77777777" w:rsidR="000829C4" w:rsidRDefault="00000000">
            <w:pPr>
              <w:rPr>
                <w:lang w:eastAsia="zh-Hans"/>
              </w:rPr>
            </w:pPr>
            <w:r>
              <w:rPr>
                <w:rFonts w:hint="eastAsia"/>
                <w:lang w:eastAsia="zh-Hans"/>
              </w:rPr>
              <w:t>驻马店市</w:t>
            </w:r>
          </w:p>
        </w:tc>
      </w:tr>
      <w:tr w:rsidR="000829C4" w14:paraId="551BE182" w14:textId="77777777">
        <w:tc>
          <w:tcPr>
            <w:tcW w:w="1190" w:type="dxa"/>
            <w:vMerge/>
          </w:tcPr>
          <w:p w14:paraId="5482B8C2" w14:textId="77777777" w:rsidR="000829C4" w:rsidRDefault="000829C4">
            <w:pPr>
              <w:rPr>
                <w:lang w:eastAsia="zh-Hans"/>
              </w:rPr>
            </w:pPr>
          </w:p>
        </w:tc>
        <w:tc>
          <w:tcPr>
            <w:tcW w:w="2129" w:type="dxa"/>
            <w:vMerge/>
          </w:tcPr>
          <w:p w14:paraId="35F6CF42" w14:textId="77777777" w:rsidR="000829C4" w:rsidRDefault="000829C4">
            <w:pPr>
              <w:rPr>
                <w:lang w:eastAsia="zh-Hans"/>
              </w:rPr>
            </w:pPr>
          </w:p>
        </w:tc>
        <w:tc>
          <w:tcPr>
            <w:tcW w:w="5203" w:type="dxa"/>
          </w:tcPr>
          <w:p w14:paraId="5879D637" w14:textId="77777777" w:rsidR="000829C4" w:rsidRDefault="00000000">
            <w:pPr>
              <w:rPr>
                <w:lang w:eastAsia="zh-Hans"/>
              </w:rPr>
            </w:pPr>
            <w:r>
              <w:rPr>
                <w:rFonts w:hint="eastAsia"/>
                <w:lang w:eastAsia="zh-Hans"/>
              </w:rPr>
              <w:t>省直辖县级行政区划</w:t>
            </w:r>
          </w:p>
        </w:tc>
      </w:tr>
      <w:tr w:rsidR="000829C4" w14:paraId="2C589AB5" w14:textId="77777777">
        <w:tc>
          <w:tcPr>
            <w:tcW w:w="1190" w:type="dxa"/>
            <w:vMerge/>
          </w:tcPr>
          <w:p w14:paraId="29A716CA" w14:textId="77777777" w:rsidR="000829C4" w:rsidRDefault="000829C4">
            <w:pPr>
              <w:rPr>
                <w:lang w:eastAsia="zh-Hans"/>
              </w:rPr>
            </w:pPr>
          </w:p>
        </w:tc>
        <w:tc>
          <w:tcPr>
            <w:tcW w:w="2129" w:type="dxa"/>
            <w:vMerge w:val="restart"/>
          </w:tcPr>
          <w:p w14:paraId="0A21FFB4" w14:textId="77777777" w:rsidR="000829C4" w:rsidRDefault="00000000">
            <w:pPr>
              <w:rPr>
                <w:lang w:eastAsia="zh-Hans"/>
              </w:rPr>
            </w:pPr>
            <w:r>
              <w:rPr>
                <w:rFonts w:hint="eastAsia"/>
                <w:lang w:eastAsia="zh-Hans"/>
              </w:rPr>
              <w:t>湖北省</w:t>
            </w:r>
          </w:p>
        </w:tc>
        <w:tc>
          <w:tcPr>
            <w:tcW w:w="5203" w:type="dxa"/>
          </w:tcPr>
          <w:p w14:paraId="555B5855" w14:textId="77777777" w:rsidR="000829C4" w:rsidRDefault="00000000">
            <w:pPr>
              <w:rPr>
                <w:lang w:eastAsia="zh-Hans"/>
              </w:rPr>
            </w:pPr>
            <w:r>
              <w:rPr>
                <w:rFonts w:hint="eastAsia"/>
                <w:lang w:eastAsia="zh-Hans"/>
              </w:rPr>
              <w:t>省级法规</w:t>
            </w:r>
          </w:p>
        </w:tc>
      </w:tr>
      <w:tr w:rsidR="000829C4" w14:paraId="0D9375F6" w14:textId="77777777">
        <w:tc>
          <w:tcPr>
            <w:tcW w:w="1190" w:type="dxa"/>
            <w:vMerge/>
          </w:tcPr>
          <w:p w14:paraId="5E33E5D2" w14:textId="77777777" w:rsidR="000829C4" w:rsidRDefault="000829C4">
            <w:pPr>
              <w:rPr>
                <w:lang w:eastAsia="zh-Hans"/>
              </w:rPr>
            </w:pPr>
          </w:p>
        </w:tc>
        <w:tc>
          <w:tcPr>
            <w:tcW w:w="2129" w:type="dxa"/>
            <w:vMerge/>
          </w:tcPr>
          <w:p w14:paraId="0804A1DA" w14:textId="77777777" w:rsidR="000829C4" w:rsidRDefault="000829C4">
            <w:pPr>
              <w:rPr>
                <w:lang w:eastAsia="zh-Hans"/>
              </w:rPr>
            </w:pPr>
          </w:p>
        </w:tc>
        <w:tc>
          <w:tcPr>
            <w:tcW w:w="5203" w:type="dxa"/>
          </w:tcPr>
          <w:p w14:paraId="34C1E5A3" w14:textId="77777777" w:rsidR="000829C4" w:rsidRDefault="00000000">
            <w:pPr>
              <w:rPr>
                <w:lang w:eastAsia="zh-Hans"/>
              </w:rPr>
            </w:pPr>
            <w:r>
              <w:rPr>
                <w:rFonts w:hint="eastAsia"/>
                <w:lang w:eastAsia="zh-Hans"/>
              </w:rPr>
              <w:t>武汉市</w:t>
            </w:r>
          </w:p>
        </w:tc>
      </w:tr>
      <w:tr w:rsidR="000829C4" w14:paraId="2A3245AB" w14:textId="77777777">
        <w:tc>
          <w:tcPr>
            <w:tcW w:w="1190" w:type="dxa"/>
            <w:vMerge/>
          </w:tcPr>
          <w:p w14:paraId="6D210660" w14:textId="77777777" w:rsidR="000829C4" w:rsidRDefault="000829C4">
            <w:pPr>
              <w:rPr>
                <w:lang w:eastAsia="zh-Hans"/>
              </w:rPr>
            </w:pPr>
          </w:p>
        </w:tc>
        <w:tc>
          <w:tcPr>
            <w:tcW w:w="2129" w:type="dxa"/>
            <w:vMerge/>
          </w:tcPr>
          <w:p w14:paraId="26FE90EE" w14:textId="77777777" w:rsidR="000829C4" w:rsidRDefault="000829C4">
            <w:pPr>
              <w:rPr>
                <w:lang w:eastAsia="zh-Hans"/>
              </w:rPr>
            </w:pPr>
          </w:p>
        </w:tc>
        <w:tc>
          <w:tcPr>
            <w:tcW w:w="5203" w:type="dxa"/>
          </w:tcPr>
          <w:p w14:paraId="0F0ABE46" w14:textId="77777777" w:rsidR="000829C4" w:rsidRDefault="00000000">
            <w:pPr>
              <w:rPr>
                <w:lang w:eastAsia="zh-Hans"/>
              </w:rPr>
            </w:pPr>
            <w:r>
              <w:rPr>
                <w:rFonts w:hint="eastAsia"/>
                <w:lang w:eastAsia="zh-Hans"/>
              </w:rPr>
              <w:t>黄石市</w:t>
            </w:r>
          </w:p>
        </w:tc>
      </w:tr>
      <w:tr w:rsidR="000829C4" w14:paraId="723035CB" w14:textId="77777777">
        <w:tc>
          <w:tcPr>
            <w:tcW w:w="1190" w:type="dxa"/>
            <w:vMerge/>
          </w:tcPr>
          <w:p w14:paraId="65A77A79" w14:textId="77777777" w:rsidR="000829C4" w:rsidRDefault="000829C4">
            <w:pPr>
              <w:rPr>
                <w:lang w:eastAsia="zh-Hans"/>
              </w:rPr>
            </w:pPr>
          </w:p>
        </w:tc>
        <w:tc>
          <w:tcPr>
            <w:tcW w:w="2129" w:type="dxa"/>
            <w:vMerge/>
          </w:tcPr>
          <w:p w14:paraId="65126D7D" w14:textId="77777777" w:rsidR="000829C4" w:rsidRDefault="000829C4">
            <w:pPr>
              <w:rPr>
                <w:lang w:eastAsia="zh-Hans"/>
              </w:rPr>
            </w:pPr>
          </w:p>
        </w:tc>
        <w:tc>
          <w:tcPr>
            <w:tcW w:w="5203" w:type="dxa"/>
          </w:tcPr>
          <w:p w14:paraId="0EFF4614" w14:textId="77777777" w:rsidR="000829C4" w:rsidRDefault="00000000">
            <w:pPr>
              <w:rPr>
                <w:lang w:eastAsia="zh-Hans"/>
              </w:rPr>
            </w:pPr>
            <w:r>
              <w:rPr>
                <w:rFonts w:hint="eastAsia"/>
                <w:lang w:eastAsia="zh-Hans"/>
              </w:rPr>
              <w:t>十堰市</w:t>
            </w:r>
          </w:p>
        </w:tc>
      </w:tr>
      <w:tr w:rsidR="000829C4" w14:paraId="325E4C65" w14:textId="77777777">
        <w:tc>
          <w:tcPr>
            <w:tcW w:w="1190" w:type="dxa"/>
            <w:vMerge/>
          </w:tcPr>
          <w:p w14:paraId="3E8CA65B" w14:textId="77777777" w:rsidR="000829C4" w:rsidRDefault="000829C4">
            <w:pPr>
              <w:rPr>
                <w:lang w:eastAsia="zh-Hans"/>
              </w:rPr>
            </w:pPr>
          </w:p>
        </w:tc>
        <w:tc>
          <w:tcPr>
            <w:tcW w:w="2129" w:type="dxa"/>
            <w:vMerge/>
          </w:tcPr>
          <w:p w14:paraId="34D6C368" w14:textId="77777777" w:rsidR="000829C4" w:rsidRDefault="000829C4">
            <w:pPr>
              <w:rPr>
                <w:lang w:eastAsia="zh-Hans"/>
              </w:rPr>
            </w:pPr>
          </w:p>
        </w:tc>
        <w:tc>
          <w:tcPr>
            <w:tcW w:w="5203" w:type="dxa"/>
          </w:tcPr>
          <w:p w14:paraId="2E133829" w14:textId="77777777" w:rsidR="000829C4" w:rsidRDefault="00000000">
            <w:pPr>
              <w:rPr>
                <w:lang w:eastAsia="zh-Hans"/>
              </w:rPr>
            </w:pPr>
            <w:r>
              <w:rPr>
                <w:rFonts w:hint="eastAsia"/>
                <w:lang w:eastAsia="zh-Hans"/>
              </w:rPr>
              <w:t>宜昌市</w:t>
            </w:r>
          </w:p>
        </w:tc>
      </w:tr>
      <w:tr w:rsidR="000829C4" w14:paraId="770AA968" w14:textId="77777777">
        <w:tc>
          <w:tcPr>
            <w:tcW w:w="1190" w:type="dxa"/>
            <w:vMerge/>
          </w:tcPr>
          <w:p w14:paraId="66A58DD0" w14:textId="77777777" w:rsidR="000829C4" w:rsidRDefault="000829C4">
            <w:pPr>
              <w:rPr>
                <w:lang w:eastAsia="zh-Hans"/>
              </w:rPr>
            </w:pPr>
          </w:p>
        </w:tc>
        <w:tc>
          <w:tcPr>
            <w:tcW w:w="2129" w:type="dxa"/>
            <w:vMerge/>
          </w:tcPr>
          <w:p w14:paraId="783E5D92" w14:textId="77777777" w:rsidR="000829C4" w:rsidRDefault="000829C4">
            <w:pPr>
              <w:rPr>
                <w:lang w:eastAsia="zh-Hans"/>
              </w:rPr>
            </w:pPr>
          </w:p>
        </w:tc>
        <w:tc>
          <w:tcPr>
            <w:tcW w:w="5203" w:type="dxa"/>
          </w:tcPr>
          <w:p w14:paraId="0B98914B" w14:textId="77777777" w:rsidR="000829C4" w:rsidRDefault="00000000">
            <w:pPr>
              <w:rPr>
                <w:lang w:eastAsia="zh-Hans"/>
              </w:rPr>
            </w:pPr>
            <w:r>
              <w:rPr>
                <w:rFonts w:hint="eastAsia"/>
                <w:lang w:eastAsia="zh-Hans"/>
              </w:rPr>
              <w:t>襄阳市</w:t>
            </w:r>
          </w:p>
        </w:tc>
      </w:tr>
      <w:tr w:rsidR="000829C4" w14:paraId="67A772F2" w14:textId="77777777">
        <w:tc>
          <w:tcPr>
            <w:tcW w:w="1190" w:type="dxa"/>
            <w:vMerge/>
          </w:tcPr>
          <w:p w14:paraId="6F11FFB4" w14:textId="77777777" w:rsidR="000829C4" w:rsidRDefault="000829C4">
            <w:pPr>
              <w:rPr>
                <w:lang w:eastAsia="zh-Hans"/>
              </w:rPr>
            </w:pPr>
          </w:p>
        </w:tc>
        <w:tc>
          <w:tcPr>
            <w:tcW w:w="2129" w:type="dxa"/>
            <w:vMerge/>
          </w:tcPr>
          <w:p w14:paraId="208B7F39" w14:textId="77777777" w:rsidR="000829C4" w:rsidRDefault="000829C4">
            <w:pPr>
              <w:rPr>
                <w:lang w:eastAsia="zh-Hans"/>
              </w:rPr>
            </w:pPr>
          </w:p>
        </w:tc>
        <w:tc>
          <w:tcPr>
            <w:tcW w:w="5203" w:type="dxa"/>
          </w:tcPr>
          <w:p w14:paraId="229C77AA" w14:textId="77777777" w:rsidR="000829C4" w:rsidRDefault="00000000">
            <w:pPr>
              <w:rPr>
                <w:lang w:eastAsia="zh-Hans"/>
              </w:rPr>
            </w:pPr>
            <w:r>
              <w:rPr>
                <w:rFonts w:hint="eastAsia"/>
                <w:lang w:eastAsia="zh-Hans"/>
              </w:rPr>
              <w:t>鄂州市</w:t>
            </w:r>
          </w:p>
        </w:tc>
      </w:tr>
      <w:tr w:rsidR="000829C4" w14:paraId="1448D974" w14:textId="77777777">
        <w:tc>
          <w:tcPr>
            <w:tcW w:w="1190" w:type="dxa"/>
            <w:vMerge/>
          </w:tcPr>
          <w:p w14:paraId="1DF1A4FA" w14:textId="77777777" w:rsidR="000829C4" w:rsidRDefault="000829C4">
            <w:pPr>
              <w:rPr>
                <w:lang w:eastAsia="zh-Hans"/>
              </w:rPr>
            </w:pPr>
          </w:p>
        </w:tc>
        <w:tc>
          <w:tcPr>
            <w:tcW w:w="2129" w:type="dxa"/>
            <w:vMerge/>
          </w:tcPr>
          <w:p w14:paraId="5A52D659" w14:textId="77777777" w:rsidR="000829C4" w:rsidRDefault="000829C4">
            <w:pPr>
              <w:rPr>
                <w:lang w:eastAsia="zh-Hans"/>
              </w:rPr>
            </w:pPr>
          </w:p>
        </w:tc>
        <w:tc>
          <w:tcPr>
            <w:tcW w:w="5203" w:type="dxa"/>
          </w:tcPr>
          <w:p w14:paraId="36F5F1C5" w14:textId="77777777" w:rsidR="000829C4" w:rsidRDefault="00000000">
            <w:pPr>
              <w:rPr>
                <w:lang w:eastAsia="zh-Hans"/>
              </w:rPr>
            </w:pPr>
            <w:r>
              <w:rPr>
                <w:rFonts w:hint="eastAsia"/>
                <w:lang w:eastAsia="zh-Hans"/>
              </w:rPr>
              <w:t>荆门市</w:t>
            </w:r>
          </w:p>
        </w:tc>
      </w:tr>
      <w:tr w:rsidR="000829C4" w14:paraId="7B064F3F" w14:textId="77777777">
        <w:tc>
          <w:tcPr>
            <w:tcW w:w="1190" w:type="dxa"/>
            <w:vMerge/>
          </w:tcPr>
          <w:p w14:paraId="49CAE42C" w14:textId="77777777" w:rsidR="000829C4" w:rsidRDefault="000829C4">
            <w:pPr>
              <w:rPr>
                <w:lang w:eastAsia="zh-Hans"/>
              </w:rPr>
            </w:pPr>
          </w:p>
        </w:tc>
        <w:tc>
          <w:tcPr>
            <w:tcW w:w="2129" w:type="dxa"/>
            <w:vMerge/>
          </w:tcPr>
          <w:p w14:paraId="07A04C32" w14:textId="77777777" w:rsidR="000829C4" w:rsidRDefault="000829C4">
            <w:pPr>
              <w:rPr>
                <w:lang w:eastAsia="zh-Hans"/>
              </w:rPr>
            </w:pPr>
          </w:p>
        </w:tc>
        <w:tc>
          <w:tcPr>
            <w:tcW w:w="5203" w:type="dxa"/>
          </w:tcPr>
          <w:p w14:paraId="2B97D655" w14:textId="77777777" w:rsidR="000829C4" w:rsidRDefault="00000000">
            <w:pPr>
              <w:rPr>
                <w:lang w:eastAsia="zh-Hans"/>
              </w:rPr>
            </w:pPr>
            <w:r>
              <w:rPr>
                <w:rFonts w:hint="eastAsia"/>
                <w:lang w:eastAsia="zh-Hans"/>
              </w:rPr>
              <w:t>孝感市</w:t>
            </w:r>
          </w:p>
        </w:tc>
      </w:tr>
      <w:tr w:rsidR="000829C4" w14:paraId="59FE80DF" w14:textId="77777777">
        <w:tc>
          <w:tcPr>
            <w:tcW w:w="1190" w:type="dxa"/>
            <w:vMerge/>
          </w:tcPr>
          <w:p w14:paraId="3C1B11F5" w14:textId="77777777" w:rsidR="000829C4" w:rsidRDefault="000829C4">
            <w:pPr>
              <w:rPr>
                <w:lang w:eastAsia="zh-Hans"/>
              </w:rPr>
            </w:pPr>
          </w:p>
        </w:tc>
        <w:tc>
          <w:tcPr>
            <w:tcW w:w="2129" w:type="dxa"/>
            <w:vMerge/>
          </w:tcPr>
          <w:p w14:paraId="758CB765" w14:textId="77777777" w:rsidR="000829C4" w:rsidRDefault="000829C4">
            <w:pPr>
              <w:rPr>
                <w:lang w:eastAsia="zh-Hans"/>
              </w:rPr>
            </w:pPr>
          </w:p>
        </w:tc>
        <w:tc>
          <w:tcPr>
            <w:tcW w:w="5203" w:type="dxa"/>
          </w:tcPr>
          <w:p w14:paraId="3264A444" w14:textId="77777777" w:rsidR="000829C4" w:rsidRDefault="00000000">
            <w:pPr>
              <w:rPr>
                <w:lang w:eastAsia="zh-Hans"/>
              </w:rPr>
            </w:pPr>
            <w:r>
              <w:rPr>
                <w:rFonts w:hint="eastAsia"/>
                <w:lang w:eastAsia="zh-Hans"/>
              </w:rPr>
              <w:t>荆州市</w:t>
            </w:r>
          </w:p>
        </w:tc>
      </w:tr>
      <w:tr w:rsidR="000829C4" w14:paraId="6910850E" w14:textId="77777777">
        <w:tc>
          <w:tcPr>
            <w:tcW w:w="1190" w:type="dxa"/>
            <w:vMerge/>
          </w:tcPr>
          <w:p w14:paraId="13A2BF62" w14:textId="77777777" w:rsidR="000829C4" w:rsidRDefault="000829C4">
            <w:pPr>
              <w:rPr>
                <w:lang w:eastAsia="zh-Hans"/>
              </w:rPr>
            </w:pPr>
          </w:p>
        </w:tc>
        <w:tc>
          <w:tcPr>
            <w:tcW w:w="2129" w:type="dxa"/>
            <w:vMerge/>
          </w:tcPr>
          <w:p w14:paraId="6594DA4E" w14:textId="77777777" w:rsidR="000829C4" w:rsidRDefault="000829C4">
            <w:pPr>
              <w:rPr>
                <w:lang w:eastAsia="zh-Hans"/>
              </w:rPr>
            </w:pPr>
          </w:p>
        </w:tc>
        <w:tc>
          <w:tcPr>
            <w:tcW w:w="5203" w:type="dxa"/>
          </w:tcPr>
          <w:p w14:paraId="1A87DC06" w14:textId="77777777" w:rsidR="000829C4" w:rsidRDefault="00000000">
            <w:pPr>
              <w:rPr>
                <w:lang w:eastAsia="zh-Hans"/>
              </w:rPr>
            </w:pPr>
            <w:r>
              <w:rPr>
                <w:rFonts w:hint="eastAsia"/>
                <w:lang w:eastAsia="zh-Hans"/>
              </w:rPr>
              <w:t>黄冈市</w:t>
            </w:r>
          </w:p>
        </w:tc>
      </w:tr>
      <w:tr w:rsidR="000829C4" w14:paraId="209149E8" w14:textId="77777777">
        <w:tc>
          <w:tcPr>
            <w:tcW w:w="1190" w:type="dxa"/>
            <w:vMerge/>
          </w:tcPr>
          <w:p w14:paraId="39CD50BD" w14:textId="77777777" w:rsidR="000829C4" w:rsidRDefault="000829C4">
            <w:pPr>
              <w:rPr>
                <w:lang w:eastAsia="zh-Hans"/>
              </w:rPr>
            </w:pPr>
          </w:p>
        </w:tc>
        <w:tc>
          <w:tcPr>
            <w:tcW w:w="2129" w:type="dxa"/>
            <w:vMerge/>
          </w:tcPr>
          <w:p w14:paraId="149F36A8" w14:textId="77777777" w:rsidR="000829C4" w:rsidRDefault="000829C4">
            <w:pPr>
              <w:rPr>
                <w:lang w:eastAsia="zh-Hans"/>
              </w:rPr>
            </w:pPr>
          </w:p>
        </w:tc>
        <w:tc>
          <w:tcPr>
            <w:tcW w:w="5203" w:type="dxa"/>
          </w:tcPr>
          <w:p w14:paraId="3B009643" w14:textId="77777777" w:rsidR="000829C4" w:rsidRDefault="00000000">
            <w:pPr>
              <w:rPr>
                <w:lang w:eastAsia="zh-Hans"/>
              </w:rPr>
            </w:pPr>
            <w:r>
              <w:rPr>
                <w:rFonts w:hint="eastAsia"/>
                <w:lang w:eastAsia="zh-Hans"/>
              </w:rPr>
              <w:t>咸宁市</w:t>
            </w:r>
          </w:p>
        </w:tc>
      </w:tr>
      <w:tr w:rsidR="000829C4" w14:paraId="7EB57029" w14:textId="77777777">
        <w:tc>
          <w:tcPr>
            <w:tcW w:w="1190" w:type="dxa"/>
            <w:vMerge/>
          </w:tcPr>
          <w:p w14:paraId="00CCFA4A" w14:textId="77777777" w:rsidR="000829C4" w:rsidRDefault="000829C4">
            <w:pPr>
              <w:rPr>
                <w:lang w:eastAsia="zh-Hans"/>
              </w:rPr>
            </w:pPr>
          </w:p>
        </w:tc>
        <w:tc>
          <w:tcPr>
            <w:tcW w:w="2129" w:type="dxa"/>
            <w:vMerge/>
          </w:tcPr>
          <w:p w14:paraId="52AA946A" w14:textId="77777777" w:rsidR="000829C4" w:rsidRDefault="000829C4">
            <w:pPr>
              <w:rPr>
                <w:lang w:eastAsia="zh-Hans"/>
              </w:rPr>
            </w:pPr>
          </w:p>
        </w:tc>
        <w:tc>
          <w:tcPr>
            <w:tcW w:w="5203" w:type="dxa"/>
          </w:tcPr>
          <w:p w14:paraId="750C94CD" w14:textId="77777777" w:rsidR="000829C4" w:rsidRDefault="00000000">
            <w:pPr>
              <w:rPr>
                <w:lang w:eastAsia="zh-Hans"/>
              </w:rPr>
            </w:pPr>
            <w:r>
              <w:rPr>
                <w:rFonts w:hint="eastAsia"/>
                <w:lang w:eastAsia="zh-Hans"/>
              </w:rPr>
              <w:t>随州市</w:t>
            </w:r>
          </w:p>
        </w:tc>
      </w:tr>
      <w:tr w:rsidR="000829C4" w14:paraId="57229E34" w14:textId="77777777">
        <w:tc>
          <w:tcPr>
            <w:tcW w:w="1190" w:type="dxa"/>
            <w:vMerge/>
          </w:tcPr>
          <w:p w14:paraId="119CC01F" w14:textId="77777777" w:rsidR="000829C4" w:rsidRDefault="000829C4">
            <w:pPr>
              <w:rPr>
                <w:lang w:eastAsia="zh-Hans"/>
              </w:rPr>
            </w:pPr>
          </w:p>
        </w:tc>
        <w:tc>
          <w:tcPr>
            <w:tcW w:w="2129" w:type="dxa"/>
            <w:vMerge/>
          </w:tcPr>
          <w:p w14:paraId="4583160A" w14:textId="77777777" w:rsidR="000829C4" w:rsidRDefault="000829C4">
            <w:pPr>
              <w:rPr>
                <w:lang w:eastAsia="zh-Hans"/>
              </w:rPr>
            </w:pPr>
          </w:p>
        </w:tc>
        <w:tc>
          <w:tcPr>
            <w:tcW w:w="5203" w:type="dxa"/>
          </w:tcPr>
          <w:p w14:paraId="50F160FD" w14:textId="77777777" w:rsidR="000829C4" w:rsidRDefault="00000000">
            <w:pPr>
              <w:rPr>
                <w:lang w:eastAsia="zh-Hans"/>
              </w:rPr>
            </w:pPr>
            <w:r>
              <w:rPr>
                <w:rFonts w:hint="eastAsia"/>
                <w:lang w:eastAsia="zh-Hans"/>
              </w:rPr>
              <w:t>恩施土家族苗族自治州</w:t>
            </w:r>
          </w:p>
        </w:tc>
      </w:tr>
      <w:tr w:rsidR="000829C4" w14:paraId="20FFFD25" w14:textId="77777777">
        <w:tc>
          <w:tcPr>
            <w:tcW w:w="1190" w:type="dxa"/>
            <w:vMerge/>
          </w:tcPr>
          <w:p w14:paraId="661C17FD" w14:textId="77777777" w:rsidR="000829C4" w:rsidRDefault="000829C4">
            <w:pPr>
              <w:rPr>
                <w:lang w:eastAsia="zh-Hans"/>
              </w:rPr>
            </w:pPr>
          </w:p>
        </w:tc>
        <w:tc>
          <w:tcPr>
            <w:tcW w:w="2129" w:type="dxa"/>
            <w:vMerge/>
          </w:tcPr>
          <w:p w14:paraId="5ED142B7" w14:textId="77777777" w:rsidR="000829C4" w:rsidRDefault="000829C4">
            <w:pPr>
              <w:rPr>
                <w:lang w:eastAsia="zh-Hans"/>
              </w:rPr>
            </w:pPr>
          </w:p>
        </w:tc>
        <w:tc>
          <w:tcPr>
            <w:tcW w:w="5203" w:type="dxa"/>
          </w:tcPr>
          <w:p w14:paraId="1CF93F59" w14:textId="77777777" w:rsidR="000829C4" w:rsidRDefault="00000000">
            <w:pPr>
              <w:rPr>
                <w:lang w:eastAsia="zh-Hans"/>
              </w:rPr>
            </w:pPr>
            <w:r>
              <w:rPr>
                <w:rFonts w:hint="eastAsia"/>
                <w:lang w:eastAsia="zh-Hans"/>
              </w:rPr>
              <w:t>省直辖县级行政区划</w:t>
            </w:r>
          </w:p>
        </w:tc>
      </w:tr>
      <w:tr w:rsidR="000829C4" w14:paraId="17E35323" w14:textId="77777777">
        <w:tc>
          <w:tcPr>
            <w:tcW w:w="1190" w:type="dxa"/>
            <w:vMerge/>
          </w:tcPr>
          <w:p w14:paraId="179F36AE" w14:textId="77777777" w:rsidR="000829C4" w:rsidRDefault="000829C4">
            <w:pPr>
              <w:rPr>
                <w:lang w:eastAsia="zh-Hans"/>
              </w:rPr>
            </w:pPr>
          </w:p>
        </w:tc>
        <w:tc>
          <w:tcPr>
            <w:tcW w:w="2129" w:type="dxa"/>
            <w:vMerge w:val="restart"/>
          </w:tcPr>
          <w:p w14:paraId="52017A91" w14:textId="77777777" w:rsidR="000829C4" w:rsidRDefault="00000000">
            <w:pPr>
              <w:rPr>
                <w:lang w:eastAsia="zh-Hans"/>
              </w:rPr>
            </w:pPr>
            <w:r>
              <w:rPr>
                <w:rFonts w:hint="eastAsia"/>
                <w:lang w:eastAsia="zh-Hans"/>
              </w:rPr>
              <w:t>湖南省</w:t>
            </w:r>
          </w:p>
        </w:tc>
        <w:tc>
          <w:tcPr>
            <w:tcW w:w="5203" w:type="dxa"/>
          </w:tcPr>
          <w:p w14:paraId="1DC7DFD9" w14:textId="77777777" w:rsidR="000829C4" w:rsidRDefault="00000000">
            <w:pPr>
              <w:rPr>
                <w:lang w:eastAsia="zh-Hans"/>
              </w:rPr>
            </w:pPr>
            <w:r>
              <w:rPr>
                <w:rFonts w:hint="eastAsia"/>
                <w:lang w:eastAsia="zh-Hans"/>
              </w:rPr>
              <w:t>省级法规</w:t>
            </w:r>
          </w:p>
        </w:tc>
      </w:tr>
      <w:tr w:rsidR="000829C4" w14:paraId="42E00A89" w14:textId="77777777">
        <w:tc>
          <w:tcPr>
            <w:tcW w:w="1190" w:type="dxa"/>
            <w:vMerge/>
          </w:tcPr>
          <w:p w14:paraId="06F92E40" w14:textId="77777777" w:rsidR="000829C4" w:rsidRDefault="000829C4">
            <w:pPr>
              <w:rPr>
                <w:lang w:eastAsia="zh-Hans"/>
              </w:rPr>
            </w:pPr>
          </w:p>
        </w:tc>
        <w:tc>
          <w:tcPr>
            <w:tcW w:w="2129" w:type="dxa"/>
            <w:vMerge/>
          </w:tcPr>
          <w:p w14:paraId="206FFA22" w14:textId="77777777" w:rsidR="000829C4" w:rsidRDefault="000829C4">
            <w:pPr>
              <w:rPr>
                <w:lang w:eastAsia="zh-Hans"/>
              </w:rPr>
            </w:pPr>
          </w:p>
        </w:tc>
        <w:tc>
          <w:tcPr>
            <w:tcW w:w="5203" w:type="dxa"/>
          </w:tcPr>
          <w:p w14:paraId="02DBBCA0" w14:textId="77777777" w:rsidR="000829C4" w:rsidRDefault="00000000">
            <w:pPr>
              <w:rPr>
                <w:lang w:eastAsia="zh-Hans"/>
              </w:rPr>
            </w:pPr>
            <w:r>
              <w:rPr>
                <w:rFonts w:hint="eastAsia"/>
                <w:lang w:eastAsia="zh-Hans"/>
              </w:rPr>
              <w:t>长沙市</w:t>
            </w:r>
          </w:p>
        </w:tc>
      </w:tr>
      <w:tr w:rsidR="000829C4" w14:paraId="5F4B2940" w14:textId="77777777">
        <w:tc>
          <w:tcPr>
            <w:tcW w:w="1190" w:type="dxa"/>
            <w:vMerge/>
          </w:tcPr>
          <w:p w14:paraId="2800FD65" w14:textId="77777777" w:rsidR="000829C4" w:rsidRDefault="000829C4">
            <w:pPr>
              <w:rPr>
                <w:lang w:eastAsia="zh-Hans"/>
              </w:rPr>
            </w:pPr>
          </w:p>
        </w:tc>
        <w:tc>
          <w:tcPr>
            <w:tcW w:w="2129" w:type="dxa"/>
            <w:vMerge/>
          </w:tcPr>
          <w:p w14:paraId="4905CB15" w14:textId="77777777" w:rsidR="000829C4" w:rsidRDefault="000829C4">
            <w:pPr>
              <w:rPr>
                <w:lang w:eastAsia="zh-Hans"/>
              </w:rPr>
            </w:pPr>
          </w:p>
        </w:tc>
        <w:tc>
          <w:tcPr>
            <w:tcW w:w="5203" w:type="dxa"/>
          </w:tcPr>
          <w:p w14:paraId="7E4CB1BA" w14:textId="77777777" w:rsidR="000829C4" w:rsidRDefault="00000000">
            <w:pPr>
              <w:rPr>
                <w:lang w:eastAsia="zh-Hans"/>
              </w:rPr>
            </w:pPr>
            <w:r>
              <w:rPr>
                <w:rFonts w:hint="eastAsia"/>
                <w:lang w:eastAsia="zh-Hans"/>
              </w:rPr>
              <w:t>株洲市</w:t>
            </w:r>
          </w:p>
        </w:tc>
      </w:tr>
      <w:tr w:rsidR="000829C4" w14:paraId="7FEFFC00" w14:textId="77777777">
        <w:tc>
          <w:tcPr>
            <w:tcW w:w="1190" w:type="dxa"/>
            <w:vMerge/>
          </w:tcPr>
          <w:p w14:paraId="617A5FAE" w14:textId="77777777" w:rsidR="000829C4" w:rsidRDefault="000829C4">
            <w:pPr>
              <w:rPr>
                <w:lang w:eastAsia="zh-Hans"/>
              </w:rPr>
            </w:pPr>
          </w:p>
        </w:tc>
        <w:tc>
          <w:tcPr>
            <w:tcW w:w="2129" w:type="dxa"/>
            <w:vMerge/>
          </w:tcPr>
          <w:p w14:paraId="2EB5717A" w14:textId="77777777" w:rsidR="000829C4" w:rsidRDefault="000829C4">
            <w:pPr>
              <w:rPr>
                <w:lang w:eastAsia="zh-Hans"/>
              </w:rPr>
            </w:pPr>
          </w:p>
        </w:tc>
        <w:tc>
          <w:tcPr>
            <w:tcW w:w="5203" w:type="dxa"/>
          </w:tcPr>
          <w:p w14:paraId="01CF11F1" w14:textId="77777777" w:rsidR="000829C4" w:rsidRDefault="00000000">
            <w:pPr>
              <w:rPr>
                <w:lang w:eastAsia="zh-Hans"/>
              </w:rPr>
            </w:pPr>
            <w:r>
              <w:rPr>
                <w:rFonts w:hint="eastAsia"/>
                <w:lang w:eastAsia="zh-Hans"/>
              </w:rPr>
              <w:t>湘潭市</w:t>
            </w:r>
          </w:p>
        </w:tc>
      </w:tr>
      <w:tr w:rsidR="000829C4" w14:paraId="1A51C8E3" w14:textId="77777777">
        <w:tc>
          <w:tcPr>
            <w:tcW w:w="1190" w:type="dxa"/>
            <w:vMerge/>
          </w:tcPr>
          <w:p w14:paraId="34A387B6" w14:textId="77777777" w:rsidR="000829C4" w:rsidRDefault="000829C4">
            <w:pPr>
              <w:rPr>
                <w:lang w:eastAsia="zh-Hans"/>
              </w:rPr>
            </w:pPr>
          </w:p>
        </w:tc>
        <w:tc>
          <w:tcPr>
            <w:tcW w:w="2129" w:type="dxa"/>
            <w:vMerge/>
          </w:tcPr>
          <w:p w14:paraId="009A1754" w14:textId="77777777" w:rsidR="000829C4" w:rsidRDefault="000829C4">
            <w:pPr>
              <w:rPr>
                <w:lang w:eastAsia="zh-Hans"/>
              </w:rPr>
            </w:pPr>
          </w:p>
        </w:tc>
        <w:tc>
          <w:tcPr>
            <w:tcW w:w="5203" w:type="dxa"/>
          </w:tcPr>
          <w:p w14:paraId="327DAC8F" w14:textId="77777777" w:rsidR="000829C4" w:rsidRDefault="00000000">
            <w:pPr>
              <w:rPr>
                <w:lang w:eastAsia="zh-Hans"/>
              </w:rPr>
            </w:pPr>
            <w:r>
              <w:rPr>
                <w:rFonts w:hint="eastAsia"/>
                <w:lang w:eastAsia="zh-Hans"/>
              </w:rPr>
              <w:t>衡阳市</w:t>
            </w:r>
          </w:p>
        </w:tc>
      </w:tr>
      <w:tr w:rsidR="000829C4" w14:paraId="4E1828C3" w14:textId="77777777">
        <w:tc>
          <w:tcPr>
            <w:tcW w:w="1190" w:type="dxa"/>
            <w:vMerge/>
          </w:tcPr>
          <w:p w14:paraId="4E9470C3" w14:textId="77777777" w:rsidR="000829C4" w:rsidRDefault="000829C4">
            <w:pPr>
              <w:rPr>
                <w:lang w:eastAsia="zh-Hans"/>
              </w:rPr>
            </w:pPr>
          </w:p>
        </w:tc>
        <w:tc>
          <w:tcPr>
            <w:tcW w:w="2129" w:type="dxa"/>
            <w:vMerge/>
          </w:tcPr>
          <w:p w14:paraId="2FB6C531" w14:textId="77777777" w:rsidR="000829C4" w:rsidRDefault="000829C4">
            <w:pPr>
              <w:rPr>
                <w:lang w:eastAsia="zh-Hans"/>
              </w:rPr>
            </w:pPr>
          </w:p>
        </w:tc>
        <w:tc>
          <w:tcPr>
            <w:tcW w:w="5203" w:type="dxa"/>
          </w:tcPr>
          <w:p w14:paraId="11B7AA97" w14:textId="77777777" w:rsidR="000829C4" w:rsidRDefault="00000000">
            <w:pPr>
              <w:rPr>
                <w:lang w:eastAsia="zh-Hans"/>
              </w:rPr>
            </w:pPr>
            <w:r>
              <w:rPr>
                <w:rFonts w:hint="eastAsia"/>
                <w:lang w:eastAsia="zh-Hans"/>
              </w:rPr>
              <w:t>邵阳市</w:t>
            </w:r>
          </w:p>
        </w:tc>
      </w:tr>
      <w:tr w:rsidR="000829C4" w14:paraId="5EA9B1DD" w14:textId="77777777">
        <w:tc>
          <w:tcPr>
            <w:tcW w:w="1190" w:type="dxa"/>
            <w:vMerge/>
          </w:tcPr>
          <w:p w14:paraId="0FE0ACBD" w14:textId="77777777" w:rsidR="000829C4" w:rsidRDefault="000829C4">
            <w:pPr>
              <w:rPr>
                <w:lang w:eastAsia="zh-Hans"/>
              </w:rPr>
            </w:pPr>
          </w:p>
        </w:tc>
        <w:tc>
          <w:tcPr>
            <w:tcW w:w="2129" w:type="dxa"/>
            <w:vMerge/>
          </w:tcPr>
          <w:p w14:paraId="394F97B7" w14:textId="77777777" w:rsidR="000829C4" w:rsidRDefault="000829C4">
            <w:pPr>
              <w:rPr>
                <w:lang w:eastAsia="zh-Hans"/>
              </w:rPr>
            </w:pPr>
          </w:p>
        </w:tc>
        <w:tc>
          <w:tcPr>
            <w:tcW w:w="5203" w:type="dxa"/>
          </w:tcPr>
          <w:p w14:paraId="3D7C2524" w14:textId="77777777" w:rsidR="000829C4" w:rsidRDefault="00000000">
            <w:pPr>
              <w:rPr>
                <w:lang w:eastAsia="zh-Hans"/>
              </w:rPr>
            </w:pPr>
            <w:r>
              <w:rPr>
                <w:rFonts w:hint="eastAsia"/>
                <w:lang w:eastAsia="zh-Hans"/>
              </w:rPr>
              <w:t>岳阳市</w:t>
            </w:r>
          </w:p>
        </w:tc>
      </w:tr>
      <w:tr w:rsidR="000829C4" w14:paraId="55DA5A4C" w14:textId="77777777">
        <w:tc>
          <w:tcPr>
            <w:tcW w:w="1190" w:type="dxa"/>
            <w:vMerge/>
          </w:tcPr>
          <w:p w14:paraId="2F1958AF" w14:textId="77777777" w:rsidR="000829C4" w:rsidRDefault="000829C4">
            <w:pPr>
              <w:rPr>
                <w:lang w:eastAsia="zh-Hans"/>
              </w:rPr>
            </w:pPr>
          </w:p>
        </w:tc>
        <w:tc>
          <w:tcPr>
            <w:tcW w:w="2129" w:type="dxa"/>
            <w:vMerge/>
          </w:tcPr>
          <w:p w14:paraId="7A6BEC8A" w14:textId="77777777" w:rsidR="000829C4" w:rsidRDefault="000829C4">
            <w:pPr>
              <w:rPr>
                <w:lang w:eastAsia="zh-Hans"/>
              </w:rPr>
            </w:pPr>
          </w:p>
        </w:tc>
        <w:tc>
          <w:tcPr>
            <w:tcW w:w="5203" w:type="dxa"/>
          </w:tcPr>
          <w:p w14:paraId="195E6877" w14:textId="77777777" w:rsidR="000829C4" w:rsidRDefault="00000000">
            <w:pPr>
              <w:rPr>
                <w:lang w:eastAsia="zh-Hans"/>
              </w:rPr>
            </w:pPr>
            <w:r>
              <w:rPr>
                <w:rFonts w:hint="eastAsia"/>
                <w:lang w:eastAsia="zh-Hans"/>
              </w:rPr>
              <w:t>常德市</w:t>
            </w:r>
          </w:p>
        </w:tc>
      </w:tr>
      <w:tr w:rsidR="000829C4" w14:paraId="4794B4B3" w14:textId="77777777">
        <w:tc>
          <w:tcPr>
            <w:tcW w:w="1190" w:type="dxa"/>
            <w:vMerge/>
          </w:tcPr>
          <w:p w14:paraId="34C6F0DF" w14:textId="77777777" w:rsidR="000829C4" w:rsidRDefault="000829C4">
            <w:pPr>
              <w:rPr>
                <w:lang w:eastAsia="zh-Hans"/>
              </w:rPr>
            </w:pPr>
          </w:p>
        </w:tc>
        <w:tc>
          <w:tcPr>
            <w:tcW w:w="2129" w:type="dxa"/>
            <w:vMerge/>
          </w:tcPr>
          <w:p w14:paraId="4F137DFE" w14:textId="77777777" w:rsidR="000829C4" w:rsidRDefault="000829C4">
            <w:pPr>
              <w:rPr>
                <w:lang w:eastAsia="zh-Hans"/>
              </w:rPr>
            </w:pPr>
          </w:p>
        </w:tc>
        <w:tc>
          <w:tcPr>
            <w:tcW w:w="5203" w:type="dxa"/>
          </w:tcPr>
          <w:p w14:paraId="39D55117" w14:textId="77777777" w:rsidR="000829C4" w:rsidRDefault="00000000">
            <w:pPr>
              <w:rPr>
                <w:lang w:eastAsia="zh-Hans"/>
              </w:rPr>
            </w:pPr>
            <w:r>
              <w:rPr>
                <w:rFonts w:hint="eastAsia"/>
                <w:lang w:eastAsia="zh-Hans"/>
              </w:rPr>
              <w:t>张家界市</w:t>
            </w:r>
          </w:p>
        </w:tc>
      </w:tr>
      <w:tr w:rsidR="000829C4" w14:paraId="48D02461" w14:textId="77777777">
        <w:tc>
          <w:tcPr>
            <w:tcW w:w="1190" w:type="dxa"/>
            <w:vMerge/>
          </w:tcPr>
          <w:p w14:paraId="2EE50C99" w14:textId="77777777" w:rsidR="000829C4" w:rsidRDefault="000829C4">
            <w:pPr>
              <w:rPr>
                <w:lang w:eastAsia="zh-Hans"/>
              </w:rPr>
            </w:pPr>
          </w:p>
        </w:tc>
        <w:tc>
          <w:tcPr>
            <w:tcW w:w="2129" w:type="dxa"/>
            <w:vMerge/>
          </w:tcPr>
          <w:p w14:paraId="24210DB2" w14:textId="77777777" w:rsidR="000829C4" w:rsidRDefault="000829C4">
            <w:pPr>
              <w:rPr>
                <w:lang w:eastAsia="zh-Hans"/>
              </w:rPr>
            </w:pPr>
          </w:p>
        </w:tc>
        <w:tc>
          <w:tcPr>
            <w:tcW w:w="5203" w:type="dxa"/>
          </w:tcPr>
          <w:p w14:paraId="23171D6A" w14:textId="77777777" w:rsidR="000829C4" w:rsidRDefault="00000000">
            <w:pPr>
              <w:rPr>
                <w:lang w:eastAsia="zh-Hans"/>
              </w:rPr>
            </w:pPr>
            <w:r>
              <w:rPr>
                <w:rFonts w:hint="eastAsia"/>
                <w:lang w:eastAsia="zh-Hans"/>
              </w:rPr>
              <w:t>益阳市</w:t>
            </w:r>
          </w:p>
        </w:tc>
      </w:tr>
      <w:tr w:rsidR="000829C4" w14:paraId="297470DF" w14:textId="77777777">
        <w:tc>
          <w:tcPr>
            <w:tcW w:w="1190" w:type="dxa"/>
            <w:vMerge/>
          </w:tcPr>
          <w:p w14:paraId="741071E8" w14:textId="77777777" w:rsidR="000829C4" w:rsidRDefault="000829C4">
            <w:pPr>
              <w:rPr>
                <w:lang w:eastAsia="zh-Hans"/>
              </w:rPr>
            </w:pPr>
          </w:p>
        </w:tc>
        <w:tc>
          <w:tcPr>
            <w:tcW w:w="2129" w:type="dxa"/>
            <w:vMerge/>
          </w:tcPr>
          <w:p w14:paraId="35EEB4DD" w14:textId="77777777" w:rsidR="000829C4" w:rsidRDefault="000829C4">
            <w:pPr>
              <w:rPr>
                <w:lang w:eastAsia="zh-Hans"/>
              </w:rPr>
            </w:pPr>
          </w:p>
        </w:tc>
        <w:tc>
          <w:tcPr>
            <w:tcW w:w="5203" w:type="dxa"/>
          </w:tcPr>
          <w:p w14:paraId="219D4533" w14:textId="77777777" w:rsidR="000829C4" w:rsidRDefault="00000000">
            <w:pPr>
              <w:rPr>
                <w:lang w:eastAsia="zh-Hans"/>
              </w:rPr>
            </w:pPr>
            <w:r>
              <w:rPr>
                <w:rFonts w:hint="eastAsia"/>
                <w:lang w:eastAsia="zh-Hans"/>
              </w:rPr>
              <w:t>郴州市</w:t>
            </w:r>
          </w:p>
        </w:tc>
      </w:tr>
      <w:tr w:rsidR="000829C4" w14:paraId="3F3B8513" w14:textId="77777777">
        <w:tc>
          <w:tcPr>
            <w:tcW w:w="1190" w:type="dxa"/>
            <w:vMerge/>
          </w:tcPr>
          <w:p w14:paraId="731AEF74" w14:textId="77777777" w:rsidR="000829C4" w:rsidRDefault="000829C4">
            <w:pPr>
              <w:rPr>
                <w:lang w:eastAsia="zh-Hans"/>
              </w:rPr>
            </w:pPr>
          </w:p>
        </w:tc>
        <w:tc>
          <w:tcPr>
            <w:tcW w:w="2129" w:type="dxa"/>
            <w:vMerge/>
          </w:tcPr>
          <w:p w14:paraId="6B612A2D" w14:textId="77777777" w:rsidR="000829C4" w:rsidRDefault="000829C4">
            <w:pPr>
              <w:rPr>
                <w:lang w:eastAsia="zh-Hans"/>
              </w:rPr>
            </w:pPr>
          </w:p>
        </w:tc>
        <w:tc>
          <w:tcPr>
            <w:tcW w:w="5203" w:type="dxa"/>
          </w:tcPr>
          <w:p w14:paraId="099BF610" w14:textId="77777777" w:rsidR="000829C4" w:rsidRDefault="00000000">
            <w:pPr>
              <w:rPr>
                <w:lang w:eastAsia="zh-Hans"/>
              </w:rPr>
            </w:pPr>
            <w:r>
              <w:rPr>
                <w:rFonts w:hint="eastAsia"/>
                <w:lang w:eastAsia="zh-Hans"/>
              </w:rPr>
              <w:t>永州市</w:t>
            </w:r>
          </w:p>
        </w:tc>
      </w:tr>
      <w:tr w:rsidR="000829C4" w14:paraId="6EBA4401" w14:textId="77777777">
        <w:tc>
          <w:tcPr>
            <w:tcW w:w="1190" w:type="dxa"/>
            <w:vMerge/>
          </w:tcPr>
          <w:p w14:paraId="696D0BC2" w14:textId="77777777" w:rsidR="000829C4" w:rsidRDefault="000829C4">
            <w:pPr>
              <w:rPr>
                <w:lang w:eastAsia="zh-Hans"/>
              </w:rPr>
            </w:pPr>
          </w:p>
        </w:tc>
        <w:tc>
          <w:tcPr>
            <w:tcW w:w="2129" w:type="dxa"/>
            <w:vMerge/>
          </w:tcPr>
          <w:p w14:paraId="1768F3DC" w14:textId="77777777" w:rsidR="000829C4" w:rsidRDefault="000829C4">
            <w:pPr>
              <w:rPr>
                <w:lang w:eastAsia="zh-Hans"/>
              </w:rPr>
            </w:pPr>
          </w:p>
        </w:tc>
        <w:tc>
          <w:tcPr>
            <w:tcW w:w="5203" w:type="dxa"/>
          </w:tcPr>
          <w:p w14:paraId="3060055B" w14:textId="77777777" w:rsidR="000829C4" w:rsidRDefault="00000000">
            <w:pPr>
              <w:rPr>
                <w:lang w:eastAsia="zh-Hans"/>
              </w:rPr>
            </w:pPr>
            <w:r>
              <w:rPr>
                <w:rFonts w:hint="eastAsia"/>
                <w:lang w:eastAsia="zh-Hans"/>
              </w:rPr>
              <w:t>怀化市</w:t>
            </w:r>
          </w:p>
        </w:tc>
      </w:tr>
      <w:tr w:rsidR="000829C4" w14:paraId="2D26186B" w14:textId="77777777">
        <w:tc>
          <w:tcPr>
            <w:tcW w:w="1190" w:type="dxa"/>
            <w:vMerge/>
          </w:tcPr>
          <w:p w14:paraId="7ACFD34B" w14:textId="77777777" w:rsidR="000829C4" w:rsidRDefault="000829C4">
            <w:pPr>
              <w:rPr>
                <w:lang w:eastAsia="zh-Hans"/>
              </w:rPr>
            </w:pPr>
          </w:p>
        </w:tc>
        <w:tc>
          <w:tcPr>
            <w:tcW w:w="2129" w:type="dxa"/>
            <w:vMerge/>
          </w:tcPr>
          <w:p w14:paraId="11E9EB0C" w14:textId="77777777" w:rsidR="000829C4" w:rsidRDefault="000829C4">
            <w:pPr>
              <w:rPr>
                <w:lang w:eastAsia="zh-Hans"/>
              </w:rPr>
            </w:pPr>
          </w:p>
        </w:tc>
        <w:tc>
          <w:tcPr>
            <w:tcW w:w="5203" w:type="dxa"/>
          </w:tcPr>
          <w:p w14:paraId="55EAD624" w14:textId="77777777" w:rsidR="000829C4" w:rsidRDefault="00000000">
            <w:pPr>
              <w:rPr>
                <w:lang w:eastAsia="zh-Hans"/>
              </w:rPr>
            </w:pPr>
            <w:r>
              <w:rPr>
                <w:rFonts w:hint="eastAsia"/>
                <w:lang w:eastAsia="zh-Hans"/>
              </w:rPr>
              <w:t>娄底市</w:t>
            </w:r>
          </w:p>
        </w:tc>
      </w:tr>
      <w:tr w:rsidR="000829C4" w14:paraId="608F17F9" w14:textId="77777777">
        <w:tc>
          <w:tcPr>
            <w:tcW w:w="1190" w:type="dxa"/>
            <w:vMerge/>
          </w:tcPr>
          <w:p w14:paraId="29838595" w14:textId="77777777" w:rsidR="000829C4" w:rsidRDefault="000829C4">
            <w:pPr>
              <w:rPr>
                <w:lang w:eastAsia="zh-Hans"/>
              </w:rPr>
            </w:pPr>
          </w:p>
        </w:tc>
        <w:tc>
          <w:tcPr>
            <w:tcW w:w="2129" w:type="dxa"/>
            <w:vMerge/>
          </w:tcPr>
          <w:p w14:paraId="35A86E43" w14:textId="77777777" w:rsidR="000829C4" w:rsidRDefault="000829C4">
            <w:pPr>
              <w:rPr>
                <w:lang w:eastAsia="zh-Hans"/>
              </w:rPr>
            </w:pPr>
          </w:p>
        </w:tc>
        <w:tc>
          <w:tcPr>
            <w:tcW w:w="5203" w:type="dxa"/>
          </w:tcPr>
          <w:p w14:paraId="199ABE9C" w14:textId="77777777" w:rsidR="000829C4" w:rsidRDefault="00000000">
            <w:pPr>
              <w:rPr>
                <w:lang w:eastAsia="zh-Hans"/>
              </w:rPr>
            </w:pPr>
            <w:r>
              <w:rPr>
                <w:rFonts w:hint="eastAsia"/>
                <w:lang w:eastAsia="zh-Hans"/>
              </w:rPr>
              <w:t>湘西土家族苗族自治州</w:t>
            </w:r>
          </w:p>
        </w:tc>
      </w:tr>
      <w:tr w:rsidR="000829C4" w14:paraId="30358C06" w14:textId="77777777">
        <w:tc>
          <w:tcPr>
            <w:tcW w:w="1190" w:type="dxa"/>
            <w:vMerge/>
          </w:tcPr>
          <w:p w14:paraId="6C979939" w14:textId="77777777" w:rsidR="000829C4" w:rsidRDefault="000829C4">
            <w:pPr>
              <w:rPr>
                <w:lang w:eastAsia="zh-Hans"/>
              </w:rPr>
            </w:pPr>
          </w:p>
        </w:tc>
        <w:tc>
          <w:tcPr>
            <w:tcW w:w="2129" w:type="dxa"/>
            <w:vMerge w:val="restart"/>
          </w:tcPr>
          <w:p w14:paraId="0EDE23E2" w14:textId="77777777" w:rsidR="000829C4" w:rsidRDefault="00000000">
            <w:pPr>
              <w:rPr>
                <w:lang w:eastAsia="zh-Hans"/>
              </w:rPr>
            </w:pPr>
            <w:r>
              <w:rPr>
                <w:rFonts w:hint="eastAsia"/>
                <w:lang w:eastAsia="zh-Hans"/>
              </w:rPr>
              <w:t>内蒙古自治区</w:t>
            </w:r>
          </w:p>
        </w:tc>
        <w:tc>
          <w:tcPr>
            <w:tcW w:w="5203" w:type="dxa"/>
          </w:tcPr>
          <w:p w14:paraId="7B135875" w14:textId="77777777" w:rsidR="000829C4" w:rsidRDefault="00000000">
            <w:pPr>
              <w:rPr>
                <w:lang w:eastAsia="zh-Hans"/>
              </w:rPr>
            </w:pPr>
            <w:r>
              <w:rPr>
                <w:rFonts w:hint="eastAsia"/>
                <w:lang w:eastAsia="zh-Hans"/>
              </w:rPr>
              <w:t>区级法规</w:t>
            </w:r>
          </w:p>
        </w:tc>
      </w:tr>
      <w:tr w:rsidR="000829C4" w14:paraId="5B62DE97" w14:textId="77777777">
        <w:tc>
          <w:tcPr>
            <w:tcW w:w="1190" w:type="dxa"/>
            <w:vMerge/>
          </w:tcPr>
          <w:p w14:paraId="11497E0D" w14:textId="77777777" w:rsidR="000829C4" w:rsidRDefault="000829C4">
            <w:pPr>
              <w:rPr>
                <w:lang w:eastAsia="zh-Hans"/>
              </w:rPr>
            </w:pPr>
          </w:p>
        </w:tc>
        <w:tc>
          <w:tcPr>
            <w:tcW w:w="2129" w:type="dxa"/>
            <w:vMerge/>
          </w:tcPr>
          <w:p w14:paraId="4B757138" w14:textId="77777777" w:rsidR="000829C4" w:rsidRDefault="000829C4">
            <w:pPr>
              <w:rPr>
                <w:lang w:eastAsia="zh-Hans"/>
              </w:rPr>
            </w:pPr>
          </w:p>
        </w:tc>
        <w:tc>
          <w:tcPr>
            <w:tcW w:w="5203" w:type="dxa"/>
          </w:tcPr>
          <w:p w14:paraId="73854988" w14:textId="77777777" w:rsidR="000829C4" w:rsidRDefault="00000000">
            <w:pPr>
              <w:rPr>
                <w:lang w:eastAsia="zh-Hans"/>
              </w:rPr>
            </w:pPr>
            <w:r>
              <w:rPr>
                <w:rFonts w:hint="eastAsia"/>
                <w:lang w:eastAsia="zh-Hans"/>
              </w:rPr>
              <w:t>呼和浩特市</w:t>
            </w:r>
          </w:p>
        </w:tc>
      </w:tr>
      <w:tr w:rsidR="000829C4" w14:paraId="03271352" w14:textId="77777777">
        <w:tc>
          <w:tcPr>
            <w:tcW w:w="1190" w:type="dxa"/>
            <w:vMerge/>
          </w:tcPr>
          <w:p w14:paraId="7B022E2E" w14:textId="77777777" w:rsidR="000829C4" w:rsidRDefault="000829C4">
            <w:pPr>
              <w:rPr>
                <w:lang w:eastAsia="zh-Hans"/>
              </w:rPr>
            </w:pPr>
          </w:p>
        </w:tc>
        <w:tc>
          <w:tcPr>
            <w:tcW w:w="2129" w:type="dxa"/>
            <w:vMerge/>
          </w:tcPr>
          <w:p w14:paraId="1DB2870F" w14:textId="77777777" w:rsidR="000829C4" w:rsidRDefault="000829C4">
            <w:pPr>
              <w:rPr>
                <w:lang w:eastAsia="zh-Hans"/>
              </w:rPr>
            </w:pPr>
          </w:p>
        </w:tc>
        <w:tc>
          <w:tcPr>
            <w:tcW w:w="5203" w:type="dxa"/>
          </w:tcPr>
          <w:p w14:paraId="64F41719" w14:textId="77777777" w:rsidR="000829C4" w:rsidRDefault="00000000">
            <w:pPr>
              <w:rPr>
                <w:lang w:eastAsia="zh-Hans"/>
              </w:rPr>
            </w:pPr>
            <w:r>
              <w:rPr>
                <w:rFonts w:hint="eastAsia"/>
                <w:lang w:eastAsia="zh-Hans"/>
              </w:rPr>
              <w:t>包头市</w:t>
            </w:r>
          </w:p>
        </w:tc>
      </w:tr>
      <w:tr w:rsidR="000829C4" w14:paraId="4F78024D" w14:textId="77777777">
        <w:tc>
          <w:tcPr>
            <w:tcW w:w="1190" w:type="dxa"/>
            <w:vMerge/>
          </w:tcPr>
          <w:p w14:paraId="0D1CE039" w14:textId="77777777" w:rsidR="000829C4" w:rsidRDefault="000829C4">
            <w:pPr>
              <w:rPr>
                <w:lang w:eastAsia="zh-Hans"/>
              </w:rPr>
            </w:pPr>
          </w:p>
        </w:tc>
        <w:tc>
          <w:tcPr>
            <w:tcW w:w="2129" w:type="dxa"/>
            <w:vMerge/>
          </w:tcPr>
          <w:p w14:paraId="27D29D5D" w14:textId="77777777" w:rsidR="000829C4" w:rsidRDefault="000829C4">
            <w:pPr>
              <w:rPr>
                <w:lang w:eastAsia="zh-Hans"/>
              </w:rPr>
            </w:pPr>
          </w:p>
        </w:tc>
        <w:tc>
          <w:tcPr>
            <w:tcW w:w="5203" w:type="dxa"/>
          </w:tcPr>
          <w:p w14:paraId="55EBBB29" w14:textId="77777777" w:rsidR="000829C4" w:rsidRDefault="00000000">
            <w:pPr>
              <w:rPr>
                <w:lang w:eastAsia="zh-Hans"/>
              </w:rPr>
            </w:pPr>
            <w:r>
              <w:rPr>
                <w:rFonts w:hint="eastAsia"/>
                <w:lang w:eastAsia="zh-Hans"/>
              </w:rPr>
              <w:t>乌海市</w:t>
            </w:r>
          </w:p>
        </w:tc>
      </w:tr>
      <w:tr w:rsidR="000829C4" w14:paraId="5134CFDF" w14:textId="77777777">
        <w:tc>
          <w:tcPr>
            <w:tcW w:w="1190" w:type="dxa"/>
            <w:vMerge/>
          </w:tcPr>
          <w:p w14:paraId="49FD236E" w14:textId="77777777" w:rsidR="000829C4" w:rsidRDefault="000829C4">
            <w:pPr>
              <w:rPr>
                <w:lang w:eastAsia="zh-Hans"/>
              </w:rPr>
            </w:pPr>
          </w:p>
        </w:tc>
        <w:tc>
          <w:tcPr>
            <w:tcW w:w="2129" w:type="dxa"/>
            <w:vMerge/>
          </w:tcPr>
          <w:p w14:paraId="0F451C8A" w14:textId="77777777" w:rsidR="000829C4" w:rsidRDefault="000829C4">
            <w:pPr>
              <w:rPr>
                <w:lang w:eastAsia="zh-Hans"/>
              </w:rPr>
            </w:pPr>
          </w:p>
        </w:tc>
        <w:tc>
          <w:tcPr>
            <w:tcW w:w="5203" w:type="dxa"/>
          </w:tcPr>
          <w:p w14:paraId="69648AFC" w14:textId="77777777" w:rsidR="000829C4" w:rsidRDefault="00000000">
            <w:pPr>
              <w:rPr>
                <w:lang w:eastAsia="zh-Hans"/>
              </w:rPr>
            </w:pPr>
            <w:r>
              <w:rPr>
                <w:rFonts w:hint="eastAsia"/>
                <w:lang w:eastAsia="zh-Hans"/>
              </w:rPr>
              <w:t>赤峰市</w:t>
            </w:r>
          </w:p>
        </w:tc>
      </w:tr>
      <w:tr w:rsidR="000829C4" w14:paraId="3D815892" w14:textId="77777777">
        <w:tc>
          <w:tcPr>
            <w:tcW w:w="1190" w:type="dxa"/>
            <w:vMerge/>
          </w:tcPr>
          <w:p w14:paraId="72176E2F" w14:textId="77777777" w:rsidR="000829C4" w:rsidRDefault="000829C4">
            <w:pPr>
              <w:rPr>
                <w:lang w:eastAsia="zh-Hans"/>
              </w:rPr>
            </w:pPr>
          </w:p>
        </w:tc>
        <w:tc>
          <w:tcPr>
            <w:tcW w:w="2129" w:type="dxa"/>
            <w:vMerge/>
          </w:tcPr>
          <w:p w14:paraId="07EAE88E" w14:textId="77777777" w:rsidR="000829C4" w:rsidRDefault="000829C4">
            <w:pPr>
              <w:rPr>
                <w:lang w:eastAsia="zh-Hans"/>
              </w:rPr>
            </w:pPr>
          </w:p>
        </w:tc>
        <w:tc>
          <w:tcPr>
            <w:tcW w:w="5203" w:type="dxa"/>
          </w:tcPr>
          <w:p w14:paraId="59E83D37" w14:textId="77777777" w:rsidR="000829C4" w:rsidRDefault="00000000">
            <w:pPr>
              <w:rPr>
                <w:lang w:eastAsia="zh-Hans"/>
              </w:rPr>
            </w:pPr>
            <w:r>
              <w:rPr>
                <w:rFonts w:hint="eastAsia"/>
                <w:lang w:eastAsia="zh-Hans"/>
              </w:rPr>
              <w:t>通辽市</w:t>
            </w:r>
          </w:p>
        </w:tc>
      </w:tr>
      <w:tr w:rsidR="000829C4" w14:paraId="4059681D" w14:textId="77777777">
        <w:tc>
          <w:tcPr>
            <w:tcW w:w="1190" w:type="dxa"/>
            <w:vMerge/>
          </w:tcPr>
          <w:p w14:paraId="262FC0F7" w14:textId="77777777" w:rsidR="000829C4" w:rsidRDefault="000829C4">
            <w:pPr>
              <w:rPr>
                <w:lang w:eastAsia="zh-Hans"/>
              </w:rPr>
            </w:pPr>
          </w:p>
        </w:tc>
        <w:tc>
          <w:tcPr>
            <w:tcW w:w="2129" w:type="dxa"/>
            <w:vMerge/>
          </w:tcPr>
          <w:p w14:paraId="110A9B1A" w14:textId="77777777" w:rsidR="000829C4" w:rsidRDefault="000829C4">
            <w:pPr>
              <w:rPr>
                <w:lang w:eastAsia="zh-Hans"/>
              </w:rPr>
            </w:pPr>
          </w:p>
        </w:tc>
        <w:tc>
          <w:tcPr>
            <w:tcW w:w="5203" w:type="dxa"/>
          </w:tcPr>
          <w:p w14:paraId="5EECDFFA" w14:textId="77777777" w:rsidR="000829C4" w:rsidRDefault="00000000">
            <w:pPr>
              <w:rPr>
                <w:lang w:eastAsia="zh-Hans"/>
              </w:rPr>
            </w:pPr>
            <w:r>
              <w:rPr>
                <w:rFonts w:hint="eastAsia"/>
                <w:lang w:eastAsia="zh-Hans"/>
              </w:rPr>
              <w:t>鄂尔多斯市</w:t>
            </w:r>
          </w:p>
        </w:tc>
      </w:tr>
      <w:tr w:rsidR="000829C4" w14:paraId="4D104668" w14:textId="77777777">
        <w:tc>
          <w:tcPr>
            <w:tcW w:w="1190" w:type="dxa"/>
            <w:vMerge/>
          </w:tcPr>
          <w:p w14:paraId="40FC08C3" w14:textId="77777777" w:rsidR="000829C4" w:rsidRDefault="000829C4">
            <w:pPr>
              <w:rPr>
                <w:lang w:eastAsia="zh-Hans"/>
              </w:rPr>
            </w:pPr>
          </w:p>
        </w:tc>
        <w:tc>
          <w:tcPr>
            <w:tcW w:w="2129" w:type="dxa"/>
            <w:vMerge/>
          </w:tcPr>
          <w:p w14:paraId="1FE8EDB8" w14:textId="77777777" w:rsidR="000829C4" w:rsidRDefault="000829C4">
            <w:pPr>
              <w:rPr>
                <w:lang w:eastAsia="zh-Hans"/>
              </w:rPr>
            </w:pPr>
          </w:p>
        </w:tc>
        <w:tc>
          <w:tcPr>
            <w:tcW w:w="5203" w:type="dxa"/>
          </w:tcPr>
          <w:p w14:paraId="45F46D42" w14:textId="77777777" w:rsidR="000829C4" w:rsidRDefault="00000000">
            <w:pPr>
              <w:rPr>
                <w:lang w:eastAsia="zh-Hans"/>
              </w:rPr>
            </w:pPr>
            <w:r>
              <w:rPr>
                <w:rFonts w:hint="eastAsia"/>
                <w:lang w:eastAsia="zh-Hans"/>
              </w:rPr>
              <w:t>呼伦贝尔市</w:t>
            </w:r>
          </w:p>
        </w:tc>
      </w:tr>
      <w:tr w:rsidR="000829C4" w14:paraId="4CA10897" w14:textId="77777777">
        <w:tc>
          <w:tcPr>
            <w:tcW w:w="1190" w:type="dxa"/>
            <w:vMerge/>
          </w:tcPr>
          <w:p w14:paraId="0469DDED" w14:textId="77777777" w:rsidR="000829C4" w:rsidRDefault="000829C4">
            <w:pPr>
              <w:rPr>
                <w:lang w:eastAsia="zh-Hans"/>
              </w:rPr>
            </w:pPr>
          </w:p>
        </w:tc>
        <w:tc>
          <w:tcPr>
            <w:tcW w:w="2129" w:type="dxa"/>
            <w:vMerge/>
          </w:tcPr>
          <w:p w14:paraId="6C736DEA" w14:textId="77777777" w:rsidR="000829C4" w:rsidRDefault="000829C4">
            <w:pPr>
              <w:rPr>
                <w:lang w:eastAsia="zh-Hans"/>
              </w:rPr>
            </w:pPr>
          </w:p>
        </w:tc>
        <w:tc>
          <w:tcPr>
            <w:tcW w:w="5203" w:type="dxa"/>
          </w:tcPr>
          <w:p w14:paraId="234C9947" w14:textId="77777777" w:rsidR="000829C4" w:rsidRDefault="00000000">
            <w:pPr>
              <w:rPr>
                <w:lang w:eastAsia="zh-Hans"/>
              </w:rPr>
            </w:pPr>
            <w:r>
              <w:rPr>
                <w:rFonts w:hint="eastAsia"/>
                <w:lang w:eastAsia="zh-Hans"/>
              </w:rPr>
              <w:t>巴彦淖尔市</w:t>
            </w:r>
          </w:p>
        </w:tc>
      </w:tr>
      <w:tr w:rsidR="000829C4" w14:paraId="5B62F782" w14:textId="77777777">
        <w:tc>
          <w:tcPr>
            <w:tcW w:w="1190" w:type="dxa"/>
            <w:vMerge/>
          </w:tcPr>
          <w:p w14:paraId="58D373DA" w14:textId="77777777" w:rsidR="000829C4" w:rsidRDefault="000829C4">
            <w:pPr>
              <w:rPr>
                <w:lang w:eastAsia="zh-Hans"/>
              </w:rPr>
            </w:pPr>
          </w:p>
        </w:tc>
        <w:tc>
          <w:tcPr>
            <w:tcW w:w="2129" w:type="dxa"/>
            <w:vMerge/>
          </w:tcPr>
          <w:p w14:paraId="43105AB8" w14:textId="77777777" w:rsidR="000829C4" w:rsidRDefault="000829C4">
            <w:pPr>
              <w:rPr>
                <w:lang w:eastAsia="zh-Hans"/>
              </w:rPr>
            </w:pPr>
          </w:p>
        </w:tc>
        <w:tc>
          <w:tcPr>
            <w:tcW w:w="5203" w:type="dxa"/>
          </w:tcPr>
          <w:p w14:paraId="65752D97" w14:textId="77777777" w:rsidR="000829C4" w:rsidRDefault="00000000">
            <w:pPr>
              <w:rPr>
                <w:lang w:eastAsia="zh-Hans"/>
              </w:rPr>
            </w:pPr>
            <w:r>
              <w:rPr>
                <w:rFonts w:hint="eastAsia"/>
                <w:lang w:eastAsia="zh-Hans"/>
              </w:rPr>
              <w:t>乌兰察布市</w:t>
            </w:r>
          </w:p>
        </w:tc>
      </w:tr>
      <w:tr w:rsidR="000829C4" w14:paraId="5EC4C344" w14:textId="77777777">
        <w:tc>
          <w:tcPr>
            <w:tcW w:w="1190" w:type="dxa"/>
            <w:vMerge/>
          </w:tcPr>
          <w:p w14:paraId="7EBE2784" w14:textId="77777777" w:rsidR="000829C4" w:rsidRDefault="000829C4">
            <w:pPr>
              <w:rPr>
                <w:lang w:eastAsia="zh-Hans"/>
              </w:rPr>
            </w:pPr>
          </w:p>
        </w:tc>
        <w:tc>
          <w:tcPr>
            <w:tcW w:w="2129" w:type="dxa"/>
            <w:vMerge/>
          </w:tcPr>
          <w:p w14:paraId="5FFEE55E" w14:textId="77777777" w:rsidR="000829C4" w:rsidRDefault="000829C4">
            <w:pPr>
              <w:rPr>
                <w:lang w:eastAsia="zh-Hans"/>
              </w:rPr>
            </w:pPr>
          </w:p>
        </w:tc>
        <w:tc>
          <w:tcPr>
            <w:tcW w:w="5203" w:type="dxa"/>
          </w:tcPr>
          <w:p w14:paraId="50B22F13" w14:textId="77777777" w:rsidR="000829C4" w:rsidRDefault="00000000">
            <w:pPr>
              <w:rPr>
                <w:lang w:eastAsia="zh-Hans"/>
              </w:rPr>
            </w:pPr>
            <w:r>
              <w:rPr>
                <w:rFonts w:hint="eastAsia"/>
                <w:lang w:eastAsia="zh-Hans"/>
              </w:rPr>
              <w:t>兴安盟</w:t>
            </w:r>
          </w:p>
        </w:tc>
      </w:tr>
      <w:tr w:rsidR="000829C4" w14:paraId="368D6DA4" w14:textId="77777777">
        <w:tc>
          <w:tcPr>
            <w:tcW w:w="1190" w:type="dxa"/>
            <w:vMerge/>
          </w:tcPr>
          <w:p w14:paraId="3D83FFF7" w14:textId="77777777" w:rsidR="000829C4" w:rsidRDefault="000829C4">
            <w:pPr>
              <w:rPr>
                <w:lang w:eastAsia="zh-Hans"/>
              </w:rPr>
            </w:pPr>
          </w:p>
        </w:tc>
        <w:tc>
          <w:tcPr>
            <w:tcW w:w="2129" w:type="dxa"/>
            <w:vMerge/>
          </w:tcPr>
          <w:p w14:paraId="0BFF6EAA" w14:textId="77777777" w:rsidR="000829C4" w:rsidRDefault="000829C4">
            <w:pPr>
              <w:rPr>
                <w:lang w:eastAsia="zh-Hans"/>
              </w:rPr>
            </w:pPr>
          </w:p>
        </w:tc>
        <w:tc>
          <w:tcPr>
            <w:tcW w:w="5203" w:type="dxa"/>
          </w:tcPr>
          <w:p w14:paraId="6145319E" w14:textId="77777777" w:rsidR="000829C4" w:rsidRDefault="00000000">
            <w:pPr>
              <w:rPr>
                <w:lang w:eastAsia="zh-Hans"/>
              </w:rPr>
            </w:pPr>
            <w:r>
              <w:rPr>
                <w:rFonts w:hint="eastAsia"/>
                <w:lang w:eastAsia="zh-Hans"/>
              </w:rPr>
              <w:t>锡林郭勒盟</w:t>
            </w:r>
          </w:p>
        </w:tc>
      </w:tr>
      <w:tr w:rsidR="000829C4" w14:paraId="2BB7D197" w14:textId="77777777">
        <w:tc>
          <w:tcPr>
            <w:tcW w:w="1190" w:type="dxa"/>
            <w:vMerge/>
          </w:tcPr>
          <w:p w14:paraId="6AB3EDFD" w14:textId="77777777" w:rsidR="000829C4" w:rsidRDefault="000829C4">
            <w:pPr>
              <w:rPr>
                <w:lang w:eastAsia="zh-Hans"/>
              </w:rPr>
            </w:pPr>
          </w:p>
        </w:tc>
        <w:tc>
          <w:tcPr>
            <w:tcW w:w="2129" w:type="dxa"/>
            <w:vMerge/>
          </w:tcPr>
          <w:p w14:paraId="13BDF2B5" w14:textId="77777777" w:rsidR="000829C4" w:rsidRDefault="000829C4">
            <w:pPr>
              <w:rPr>
                <w:lang w:eastAsia="zh-Hans"/>
              </w:rPr>
            </w:pPr>
          </w:p>
        </w:tc>
        <w:tc>
          <w:tcPr>
            <w:tcW w:w="5203" w:type="dxa"/>
          </w:tcPr>
          <w:p w14:paraId="7914BD87" w14:textId="77777777" w:rsidR="000829C4" w:rsidRDefault="00000000">
            <w:pPr>
              <w:rPr>
                <w:lang w:eastAsia="zh-Hans"/>
              </w:rPr>
            </w:pPr>
            <w:r>
              <w:rPr>
                <w:rFonts w:hint="eastAsia"/>
                <w:lang w:eastAsia="zh-Hans"/>
              </w:rPr>
              <w:t>阿拉善盟</w:t>
            </w:r>
          </w:p>
        </w:tc>
      </w:tr>
      <w:tr w:rsidR="000829C4" w14:paraId="71D224A8" w14:textId="77777777">
        <w:tc>
          <w:tcPr>
            <w:tcW w:w="1190" w:type="dxa"/>
            <w:vMerge/>
          </w:tcPr>
          <w:p w14:paraId="45F056E9" w14:textId="77777777" w:rsidR="000829C4" w:rsidRDefault="000829C4">
            <w:pPr>
              <w:rPr>
                <w:lang w:eastAsia="zh-Hans"/>
              </w:rPr>
            </w:pPr>
          </w:p>
        </w:tc>
        <w:tc>
          <w:tcPr>
            <w:tcW w:w="2129" w:type="dxa"/>
            <w:vMerge w:val="restart"/>
          </w:tcPr>
          <w:p w14:paraId="3043064E" w14:textId="77777777" w:rsidR="000829C4" w:rsidRDefault="00000000">
            <w:pPr>
              <w:rPr>
                <w:lang w:eastAsia="zh-Hans"/>
              </w:rPr>
            </w:pPr>
            <w:r>
              <w:rPr>
                <w:rFonts w:hint="eastAsia"/>
                <w:lang w:eastAsia="zh-Hans"/>
              </w:rPr>
              <w:t>江西省</w:t>
            </w:r>
          </w:p>
        </w:tc>
        <w:tc>
          <w:tcPr>
            <w:tcW w:w="5203" w:type="dxa"/>
          </w:tcPr>
          <w:p w14:paraId="1655BA20" w14:textId="77777777" w:rsidR="000829C4" w:rsidRDefault="00000000">
            <w:pPr>
              <w:rPr>
                <w:lang w:eastAsia="zh-Hans"/>
              </w:rPr>
            </w:pPr>
            <w:r>
              <w:rPr>
                <w:rFonts w:hint="eastAsia"/>
                <w:lang w:eastAsia="zh-Hans"/>
              </w:rPr>
              <w:t>省级法规</w:t>
            </w:r>
          </w:p>
        </w:tc>
      </w:tr>
      <w:tr w:rsidR="000829C4" w14:paraId="6237B845" w14:textId="77777777">
        <w:tc>
          <w:tcPr>
            <w:tcW w:w="1190" w:type="dxa"/>
            <w:vMerge/>
          </w:tcPr>
          <w:p w14:paraId="25D5225D" w14:textId="77777777" w:rsidR="000829C4" w:rsidRDefault="000829C4">
            <w:pPr>
              <w:rPr>
                <w:lang w:eastAsia="zh-Hans"/>
              </w:rPr>
            </w:pPr>
          </w:p>
        </w:tc>
        <w:tc>
          <w:tcPr>
            <w:tcW w:w="2129" w:type="dxa"/>
            <w:vMerge/>
          </w:tcPr>
          <w:p w14:paraId="7C9421D3" w14:textId="77777777" w:rsidR="000829C4" w:rsidRDefault="000829C4">
            <w:pPr>
              <w:rPr>
                <w:lang w:eastAsia="zh-Hans"/>
              </w:rPr>
            </w:pPr>
          </w:p>
        </w:tc>
        <w:tc>
          <w:tcPr>
            <w:tcW w:w="5203" w:type="dxa"/>
          </w:tcPr>
          <w:p w14:paraId="59E285E6" w14:textId="77777777" w:rsidR="000829C4" w:rsidRDefault="00000000">
            <w:pPr>
              <w:rPr>
                <w:lang w:eastAsia="zh-Hans"/>
              </w:rPr>
            </w:pPr>
            <w:r>
              <w:rPr>
                <w:rFonts w:hint="eastAsia"/>
                <w:lang w:eastAsia="zh-Hans"/>
              </w:rPr>
              <w:t>南昌市</w:t>
            </w:r>
          </w:p>
        </w:tc>
      </w:tr>
      <w:tr w:rsidR="000829C4" w14:paraId="38AC2DE7" w14:textId="77777777">
        <w:tc>
          <w:tcPr>
            <w:tcW w:w="1190" w:type="dxa"/>
            <w:vMerge/>
          </w:tcPr>
          <w:p w14:paraId="0EA5289A" w14:textId="77777777" w:rsidR="000829C4" w:rsidRDefault="000829C4">
            <w:pPr>
              <w:rPr>
                <w:lang w:eastAsia="zh-Hans"/>
              </w:rPr>
            </w:pPr>
          </w:p>
        </w:tc>
        <w:tc>
          <w:tcPr>
            <w:tcW w:w="2129" w:type="dxa"/>
            <w:vMerge/>
          </w:tcPr>
          <w:p w14:paraId="7113673F" w14:textId="77777777" w:rsidR="000829C4" w:rsidRDefault="000829C4">
            <w:pPr>
              <w:rPr>
                <w:lang w:eastAsia="zh-Hans"/>
              </w:rPr>
            </w:pPr>
          </w:p>
        </w:tc>
        <w:tc>
          <w:tcPr>
            <w:tcW w:w="5203" w:type="dxa"/>
          </w:tcPr>
          <w:p w14:paraId="106CCAC9" w14:textId="77777777" w:rsidR="000829C4" w:rsidRDefault="00000000">
            <w:pPr>
              <w:rPr>
                <w:lang w:eastAsia="zh-Hans"/>
              </w:rPr>
            </w:pPr>
            <w:r>
              <w:rPr>
                <w:rFonts w:hint="eastAsia"/>
                <w:lang w:eastAsia="zh-Hans"/>
              </w:rPr>
              <w:t>景德镇市</w:t>
            </w:r>
          </w:p>
        </w:tc>
      </w:tr>
      <w:tr w:rsidR="000829C4" w14:paraId="1E203AEA" w14:textId="77777777">
        <w:tc>
          <w:tcPr>
            <w:tcW w:w="1190" w:type="dxa"/>
            <w:vMerge/>
          </w:tcPr>
          <w:p w14:paraId="4069C931" w14:textId="77777777" w:rsidR="000829C4" w:rsidRDefault="000829C4">
            <w:pPr>
              <w:rPr>
                <w:lang w:eastAsia="zh-Hans"/>
              </w:rPr>
            </w:pPr>
          </w:p>
        </w:tc>
        <w:tc>
          <w:tcPr>
            <w:tcW w:w="2129" w:type="dxa"/>
            <w:vMerge/>
          </w:tcPr>
          <w:p w14:paraId="35582136" w14:textId="77777777" w:rsidR="000829C4" w:rsidRDefault="000829C4">
            <w:pPr>
              <w:rPr>
                <w:lang w:eastAsia="zh-Hans"/>
              </w:rPr>
            </w:pPr>
          </w:p>
        </w:tc>
        <w:tc>
          <w:tcPr>
            <w:tcW w:w="5203" w:type="dxa"/>
          </w:tcPr>
          <w:p w14:paraId="10FEE83E" w14:textId="77777777" w:rsidR="000829C4" w:rsidRDefault="00000000">
            <w:pPr>
              <w:rPr>
                <w:lang w:eastAsia="zh-Hans"/>
              </w:rPr>
            </w:pPr>
            <w:r>
              <w:rPr>
                <w:rFonts w:hint="eastAsia"/>
                <w:lang w:eastAsia="zh-Hans"/>
              </w:rPr>
              <w:t>萍乡市</w:t>
            </w:r>
          </w:p>
        </w:tc>
      </w:tr>
      <w:tr w:rsidR="000829C4" w14:paraId="1FDAF217" w14:textId="77777777">
        <w:tc>
          <w:tcPr>
            <w:tcW w:w="1190" w:type="dxa"/>
            <w:vMerge/>
          </w:tcPr>
          <w:p w14:paraId="5580D2D0" w14:textId="77777777" w:rsidR="000829C4" w:rsidRDefault="000829C4">
            <w:pPr>
              <w:rPr>
                <w:lang w:eastAsia="zh-Hans"/>
              </w:rPr>
            </w:pPr>
          </w:p>
        </w:tc>
        <w:tc>
          <w:tcPr>
            <w:tcW w:w="2129" w:type="dxa"/>
            <w:vMerge/>
          </w:tcPr>
          <w:p w14:paraId="4A244B0E" w14:textId="77777777" w:rsidR="000829C4" w:rsidRDefault="000829C4">
            <w:pPr>
              <w:rPr>
                <w:lang w:eastAsia="zh-Hans"/>
              </w:rPr>
            </w:pPr>
          </w:p>
        </w:tc>
        <w:tc>
          <w:tcPr>
            <w:tcW w:w="5203" w:type="dxa"/>
          </w:tcPr>
          <w:p w14:paraId="6D603B97" w14:textId="77777777" w:rsidR="000829C4" w:rsidRDefault="00000000">
            <w:pPr>
              <w:rPr>
                <w:lang w:eastAsia="zh-Hans"/>
              </w:rPr>
            </w:pPr>
            <w:r>
              <w:rPr>
                <w:rFonts w:hint="eastAsia"/>
                <w:lang w:eastAsia="zh-Hans"/>
              </w:rPr>
              <w:t>九江市</w:t>
            </w:r>
          </w:p>
        </w:tc>
      </w:tr>
      <w:tr w:rsidR="000829C4" w14:paraId="5EFE408C" w14:textId="77777777">
        <w:tc>
          <w:tcPr>
            <w:tcW w:w="1190" w:type="dxa"/>
            <w:vMerge/>
          </w:tcPr>
          <w:p w14:paraId="2D8614EE" w14:textId="77777777" w:rsidR="000829C4" w:rsidRDefault="000829C4">
            <w:pPr>
              <w:rPr>
                <w:lang w:eastAsia="zh-Hans"/>
              </w:rPr>
            </w:pPr>
          </w:p>
        </w:tc>
        <w:tc>
          <w:tcPr>
            <w:tcW w:w="2129" w:type="dxa"/>
            <w:vMerge/>
          </w:tcPr>
          <w:p w14:paraId="0BDDA743" w14:textId="77777777" w:rsidR="000829C4" w:rsidRDefault="000829C4">
            <w:pPr>
              <w:rPr>
                <w:lang w:eastAsia="zh-Hans"/>
              </w:rPr>
            </w:pPr>
          </w:p>
        </w:tc>
        <w:tc>
          <w:tcPr>
            <w:tcW w:w="5203" w:type="dxa"/>
          </w:tcPr>
          <w:p w14:paraId="51665CAD" w14:textId="77777777" w:rsidR="000829C4" w:rsidRDefault="00000000">
            <w:pPr>
              <w:rPr>
                <w:lang w:eastAsia="zh-Hans"/>
              </w:rPr>
            </w:pPr>
            <w:r>
              <w:rPr>
                <w:rFonts w:hint="eastAsia"/>
                <w:lang w:eastAsia="zh-Hans"/>
              </w:rPr>
              <w:t>新余市</w:t>
            </w:r>
          </w:p>
        </w:tc>
      </w:tr>
      <w:tr w:rsidR="000829C4" w14:paraId="6C7C23A6" w14:textId="77777777">
        <w:tc>
          <w:tcPr>
            <w:tcW w:w="1190" w:type="dxa"/>
            <w:vMerge/>
          </w:tcPr>
          <w:p w14:paraId="5AFF23AF" w14:textId="77777777" w:rsidR="000829C4" w:rsidRDefault="000829C4">
            <w:pPr>
              <w:rPr>
                <w:lang w:eastAsia="zh-Hans"/>
              </w:rPr>
            </w:pPr>
          </w:p>
        </w:tc>
        <w:tc>
          <w:tcPr>
            <w:tcW w:w="2129" w:type="dxa"/>
            <w:vMerge/>
          </w:tcPr>
          <w:p w14:paraId="0908CED6" w14:textId="77777777" w:rsidR="000829C4" w:rsidRDefault="000829C4">
            <w:pPr>
              <w:rPr>
                <w:lang w:eastAsia="zh-Hans"/>
              </w:rPr>
            </w:pPr>
          </w:p>
        </w:tc>
        <w:tc>
          <w:tcPr>
            <w:tcW w:w="5203" w:type="dxa"/>
          </w:tcPr>
          <w:p w14:paraId="31F3AE8D" w14:textId="77777777" w:rsidR="000829C4" w:rsidRDefault="00000000">
            <w:pPr>
              <w:rPr>
                <w:lang w:eastAsia="zh-Hans"/>
              </w:rPr>
            </w:pPr>
            <w:r>
              <w:rPr>
                <w:rFonts w:hint="eastAsia"/>
                <w:lang w:eastAsia="zh-Hans"/>
              </w:rPr>
              <w:t>鹰潭市</w:t>
            </w:r>
          </w:p>
        </w:tc>
      </w:tr>
      <w:tr w:rsidR="000829C4" w14:paraId="1F487F7A" w14:textId="77777777">
        <w:tc>
          <w:tcPr>
            <w:tcW w:w="1190" w:type="dxa"/>
            <w:vMerge/>
          </w:tcPr>
          <w:p w14:paraId="71707BA2" w14:textId="77777777" w:rsidR="000829C4" w:rsidRDefault="000829C4">
            <w:pPr>
              <w:rPr>
                <w:lang w:eastAsia="zh-Hans"/>
              </w:rPr>
            </w:pPr>
          </w:p>
        </w:tc>
        <w:tc>
          <w:tcPr>
            <w:tcW w:w="2129" w:type="dxa"/>
            <w:vMerge/>
          </w:tcPr>
          <w:p w14:paraId="0343D816" w14:textId="77777777" w:rsidR="000829C4" w:rsidRDefault="000829C4">
            <w:pPr>
              <w:rPr>
                <w:lang w:eastAsia="zh-Hans"/>
              </w:rPr>
            </w:pPr>
          </w:p>
        </w:tc>
        <w:tc>
          <w:tcPr>
            <w:tcW w:w="5203" w:type="dxa"/>
          </w:tcPr>
          <w:p w14:paraId="5CC57C90" w14:textId="77777777" w:rsidR="000829C4" w:rsidRDefault="00000000">
            <w:pPr>
              <w:rPr>
                <w:lang w:eastAsia="zh-Hans"/>
              </w:rPr>
            </w:pPr>
            <w:r>
              <w:rPr>
                <w:rFonts w:hint="eastAsia"/>
                <w:lang w:eastAsia="zh-Hans"/>
              </w:rPr>
              <w:t>赣州市</w:t>
            </w:r>
          </w:p>
        </w:tc>
      </w:tr>
      <w:tr w:rsidR="000829C4" w14:paraId="1F25A2FD" w14:textId="77777777">
        <w:tc>
          <w:tcPr>
            <w:tcW w:w="1190" w:type="dxa"/>
            <w:vMerge/>
          </w:tcPr>
          <w:p w14:paraId="3B4F29A9" w14:textId="77777777" w:rsidR="000829C4" w:rsidRDefault="000829C4">
            <w:pPr>
              <w:rPr>
                <w:lang w:eastAsia="zh-Hans"/>
              </w:rPr>
            </w:pPr>
          </w:p>
        </w:tc>
        <w:tc>
          <w:tcPr>
            <w:tcW w:w="2129" w:type="dxa"/>
            <w:vMerge/>
          </w:tcPr>
          <w:p w14:paraId="66FE1707" w14:textId="77777777" w:rsidR="000829C4" w:rsidRDefault="000829C4">
            <w:pPr>
              <w:rPr>
                <w:lang w:eastAsia="zh-Hans"/>
              </w:rPr>
            </w:pPr>
          </w:p>
        </w:tc>
        <w:tc>
          <w:tcPr>
            <w:tcW w:w="5203" w:type="dxa"/>
          </w:tcPr>
          <w:p w14:paraId="3CC65131" w14:textId="77777777" w:rsidR="000829C4" w:rsidRDefault="00000000">
            <w:pPr>
              <w:rPr>
                <w:lang w:eastAsia="zh-Hans"/>
              </w:rPr>
            </w:pPr>
            <w:r>
              <w:rPr>
                <w:rFonts w:hint="eastAsia"/>
                <w:lang w:eastAsia="zh-Hans"/>
              </w:rPr>
              <w:t>吉安市</w:t>
            </w:r>
          </w:p>
        </w:tc>
      </w:tr>
      <w:tr w:rsidR="000829C4" w14:paraId="37CFB0FE" w14:textId="77777777">
        <w:tc>
          <w:tcPr>
            <w:tcW w:w="1190" w:type="dxa"/>
            <w:vMerge/>
          </w:tcPr>
          <w:p w14:paraId="01EA83C1" w14:textId="77777777" w:rsidR="000829C4" w:rsidRDefault="000829C4">
            <w:pPr>
              <w:rPr>
                <w:lang w:eastAsia="zh-Hans"/>
              </w:rPr>
            </w:pPr>
          </w:p>
        </w:tc>
        <w:tc>
          <w:tcPr>
            <w:tcW w:w="2129" w:type="dxa"/>
            <w:vMerge/>
          </w:tcPr>
          <w:p w14:paraId="1CCD2D4D" w14:textId="77777777" w:rsidR="000829C4" w:rsidRDefault="000829C4">
            <w:pPr>
              <w:rPr>
                <w:lang w:eastAsia="zh-Hans"/>
              </w:rPr>
            </w:pPr>
          </w:p>
        </w:tc>
        <w:tc>
          <w:tcPr>
            <w:tcW w:w="5203" w:type="dxa"/>
          </w:tcPr>
          <w:p w14:paraId="064FA092" w14:textId="77777777" w:rsidR="000829C4" w:rsidRDefault="00000000">
            <w:pPr>
              <w:rPr>
                <w:lang w:eastAsia="zh-Hans"/>
              </w:rPr>
            </w:pPr>
            <w:r>
              <w:rPr>
                <w:rFonts w:hint="eastAsia"/>
                <w:lang w:eastAsia="zh-Hans"/>
              </w:rPr>
              <w:t>宜春市</w:t>
            </w:r>
          </w:p>
        </w:tc>
      </w:tr>
      <w:tr w:rsidR="000829C4" w14:paraId="3D80401F" w14:textId="77777777">
        <w:tc>
          <w:tcPr>
            <w:tcW w:w="1190" w:type="dxa"/>
            <w:vMerge/>
          </w:tcPr>
          <w:p w14:paraId="35C5E3B4" w14:textId="77777777" w:rsidR="000829C4" w:rsidRDefault="000829C4">
            <w:pPr>
              <w:rPr>
                <w:lang w:eastAsia="zh-Hans"/>
              </w:rPr>
            </w:pPr>
          </w:p>
        </w:tc>
        <w:tc>
          <w:tcPr>
            <w:tcW w:w="2129" w:type="dxa"/>
            <w:vMerge/>
          </w:tcPr>
          <w:p w14:paraId="03BD4BA8" w14:textId="77777777" w:rsidR="000829C4" w:rsidRDefault="000829C4">
            <w:pPr>
              <w:rPr>
                <w:lang w:eastAsia="zh-Hans"/>
              </w:rPr>
            </w:pPr>
          </w:p>
        </w:tc>
        <w:tc>
          <w:tcPr>
            <w:tcW w:w="5203" w:type="dxa"/>
          </w:tcPr>
          <w:p w14:paraId="100C28A7" w14:textId="77777777" w:rsidR="000829C4" w:rsidRDefault="00000000">
            <w:pPr>
              <w:rPr>
                <w:lang w:eastAsia="zh-Hans"/>
              </w:rPr>
            </w:pPr>
            <w:r>
              <w:rPr>
                <w:rFonts w:hint="eastAsia"/>
                <w:lang w:eastAsia="zh-Hans"/>
              </w:rPr>
              <w:t>抚州市</w:t>
            </w:r>
          </w:p>
        </w:tc>
      </w:tr>
      <w:tr w:rsidR="000829C4" w14:paraId="0CD63AB0" w14:textId="77777777">
        <w:tc>
          <w:tcPr>
            <w:tcW w:w="1190" w:type="dxa"/>
            <w:vMerge/>
          </w:tcPr>
          <w:p w14:paraId="7C28BA9A" w14:textId="77777777" w:rsidR="000829C4" w:rsidRDefault="000829C4">
            <w:pPr>
              <w:rPr>
                <w:lang w:eastAsia="zh-Hans"/>
              </w:rPr>
            </w:pPr>
          </w:p>
        </w:tc>
        <w:tc>
          <w:tcPr>
            <w:tcW w:w="2129" w:type="dxa"/>
            <w:vMerge/>
          </w:tcPr>
          <w:p w14:paraId="418BA1E0" w14:textId="77777777" w:rsidR="000829C4" w:rsidRDefault="000829C4">
            <w:pPr>
              <w:rPr>
                <w:lang w:eastAsia="zh-Hans"/>
              </w:rPr>
            </w:pPr>
          </w:p>
        </w:tc>
        <w:tc>
          <w:tcPr>
            <w:tcW w:w="5203" w:type="dxa"/>
          </w:tcPr>
          <w:p w14:paraId="24CDF900" w14:textId="77777777" w:rsidR="000829C4" w:rsidRDefault="00000000">
            <w:pPr>
              <w:rPr>
                <w:lang w:eastAsia="zh-Hans"/>
              </w:rPr>
            </w:pPr>
            <w:r>
              <w:rPr>
                <w:rFonts w:hint="eastAsia"/>
                <w:lang w:eastAsia="zh-Hans"/>
              </w:rPr>
              <w:t>上饶市</w:t>
            </w:r>
          </w:p>
        </w:tc>
      </w:tr>
      <w:tr w:rsidR="000829C4" w14:paraId="4C60DEF7" w14:textId="77777777">
        <w:tc>
          <w:tcPr>
            <w:tcW w:w="1190" w:type="dxa"/>
            <w:vMerge/>
          </w:tcPr>
          <w:p w14:paraId="11962292" w14:textId="77777777" w:rsidR="000829C4" w:rsidRDefault="000829C4">
            <w:pPr>
              <w:rPr>
                <w:lang w:eastAsia="zh-Hans"/>
              </w:rPr>
            </w:pPr>
          </w:p>
        </w:tc>
        <w:tc>
          <w:tcPr>
            <w:tcW w:w="2129" w:type="dxa"/>
          </w:tcPr>
          <w:p w14:paraId="47B8EA18" w14:textId="77777777" w:rsidR="000829C4" w:rsidRDefault="00000000">
            <w:pPr>
              <w:rPr>
                <w:lang w:eastAsia="zh-Hans"/>
              </w:rPr>
            </w:pPr>
            <w:r>
              <w:rPr>
                <w:rFonts w:hint="eastAsia"/>
                <w:lang w:eastAsia="zh-Hans"/>
              </w:rPr>
              <w:t>吉林省</w:t>
            </w:r>
          </w:p>
        </w:tc>
        <w:tc>
          <w:tcPr>
            <w:tcW w:w="5203" w:type="dxa"/>
          </w:tcPr>
          <w:p w14:paraId="1BF97742" w14:textId="77777777" w:rsidR="000829C4" w:rsidRDefault="00000000">
            <w:pPr>
              <w:rPr>
                <w:lang w:eastAsia="zh-Hans"/>
              </w:rPr>
            </w:pPr>
            <w:r>
              <w:rPr>
                <w:rFonts w:hint="eastAsia"/>
                <w:lang w:eastAsia="zh-Hans"/>
              </w:rPr>
              <w:t>省级法规</w:t>
            </w:r>
          </w:p>
        </w:tc>
      </w:tr>
      <w:tr w:rsidR="000829C4" w14:paraId="2B794A07" w14:textId="77777777">
        <w:tc>
          <w:tcPr>
            <w:tcW w:w="1190" w:type="dxa"/>
            <w:vMerge/>
          </w:tcPr>
          <w:p w14:paraId="3B568837" w14:textId="77777777" w:rsidR="000829C4" w:rsidRDefault="000829C4">
            <w:pPr>
              <w:rPr>
                <w:lang w:eastAsia="zh-Hans"/>
              </w:rPr>
            </w:pPr>
          </w:p>
        </w:tc>
        <w:tc>
          <w:tcPr>
            <w:tcW w:w="2129" w:type="dxa"/>
          </w:tcPr>
          <w:p w14:paraId="01B481B2" w14:textId="77777777" w:rsidR="000829C4" w:rsidRDefault="000829C4">
            <w:pPr>
              <w:rPr>
                <w:lang w:eastAsia="zh-Hans"/>
              </w:rPr>
            </w:pPr>
          </w:p>
        </w:tc>
        <w:tc>
          <w:tcPr>
            <w:tcW w:w="5203" w:type="dxa"/>
          </w:tcPr>
          <w:p w14:paraId="04E049BB" w14:textId="77777777" w:rsidR="000829C4" w:rsidRDefault="00000000">
            <w:pPr>
              <w:rPr>
                <w:lang w:eastAsia="zh-Hans"/>
              </w:rPr>
            </w:pPr>
            <w:r>
              <w:rPr>
                <w:rFonts w:hint="eastAsia"/>
                <w:lang w:eastAsia="zh-Hans"/>
              </w:rPr>
              <w:t>长春市</w:t>
            </w:r>
          </w:p>
        </w:tc>
      </w:tr>
      <w:tr w:rsidR="000829C4" w14:paraId="7550E923" w14:textId="77777777">
        <w:tc>
          <w:tcPr>
            <w:tcW w:w="1190" w:type="dxa"/>
            <w:vMerge/>
          </w:tcPr>
          <w:p w14:paraId="6719B6C3" w14:textId="77777777" w:rsidR="000829C4" w:rsidRDefault="000829C4">
            <w:pPr>
              <w:rPr>
                <w:lang w:eastAsia="zh-Hans"/>
              </w:rPr>
            </w:pPr>
          </w:p>
        </w:tc>
        <w:tc>
          <w:tcPr>
            <w:tcW w:w="2129" w:type="dxa"/>
          </w:tcPr>
          <w:p w14:paraId="60854BB0" w14:textId="77777777" w:rsidR="000829C4" w:rsidRDefault="000829C4">
            <w:pPr>
              <w:rPr>
                <w:lang w:eastAsia="zh-Hans"/>
              </w:rPr>
            </w:pPr>
          </w:p>
        </w:tc>
        <w:tc>
          <w:tcPr>
            <w:tcW w:w="5203" w:type="dxa"/>
          </w:tcPr>
          <w:p w14:paraId="74B59638" w14:textId="77777777" w:rsidR="000829C4" w:rsidRDefault="00000000">
            <w:pPr>
              <w:rPr>
                <w:lang w:eastAsia="zh-Hans"/>
              </w:rPr>
            </w:pPr>
            <w:r>
              <w:rPr>
                <w:rFonts w:hint="eastAsia"/>
                <w:lang w:eastAsia="zh-Hans"/>
              </w:rPr>
              <w:t>吉林市</w:t>
            </w:r>
          </w:p>
        </w:tc>
      </w:tr>
      <w:tr w:rsidR="000829C4" w14:paraId="62E0598F" w14:textId="77777777">
        <w:tc>
          <w:tcPr>
            <w:tcW w:w="1190" w:type="dxa"/>
            <w:vMerge/>
          </w:tcPr>
          <w:p w14:paraId="3C0CDB3A" w14:textId="77777777" w:rsidR="000829C4" w:rsidRDefault="000829C4">
            <w:pPr>
              <w:rPr>
                <w:lang w:eastAsia="zh-Hans"/>
              </w:rPr>
            </w:pPr>
          </w:p>
        </w:tc>
        <w:tc>
          <w:tcPr>
            <w:tcW w:w="2129" w:type="dxa"/>
          </w:tcPr>
          <w:p w14:paraId="54430F1E" w14:textId="77777777" w:rsidR="000829C4" w:rsidRDefault="000829C4">
            <w:pPr>
              <w:rPr>
                <w:lang w:eastAsia="zh-Hans"/>
              </w:rPr>
            </w:pPr>
          </w:p>
        </w:tc>
        <w:tc>
          <w:tcPr>
            <w:tcW w:w="5203" w:type="dxa"/>
          </w:tcPr>
          <w:p w14:paraId="2BA7E3F1" w14:textId="77777777" w:rsidR="000829C4" w:rsidRDefault="00000000">
            <w:pPr>
              <w:rPr>
                <w:lang w:eastAsia="zh-Hans"/>
              </w:rPr>
            </w:pPr>
            <w:r>
              <w:rPr>
                <w:rFonts w:hint="eastAsia"/>
                <w:lang w:eastAsia="zh-Hans"/>
              </w:rPr>
              <w:t>四平市</w:t>
            </w:r>
          </w:p>
        </w:tc>
      </w:tr>
      <w:tr w:rsidR="000829C4" w14:paraId="51CEC9C2" w14:textId="77777777">
        <w:tc>
          <w:tcPr>
            <w:tcW w:w="1190" w:type="dxa"/>
            <w:vMerge/>
          </w:tcPr>
          <w:p w14:paraId="53D8A7F4" w14:textId="77777777" w:rsidR="000829C4" w:rsidRDefault="000829C4">
            <w:pPr>
              <w:rPr>
                <w:lang w:eastAsia="zh-Hans"/>
              </w:rPr>
            </w:pPr>
          </w:p>
        </w:tc>
        <w:tc>
          <w:tcPr>
            <w:tcW w:w="2129" w:type="dxa"/>
          </w:tcPr>
          <w:p w14:paraId="39B00FC9" w14:textId="77777777" w:rsidR="000829C4" w:rsidRDefault="000829C4">
            <w:pPr>
              <w:rPr>
                <w:lang w:eastAsia="zh-Hans"/>
              </w:rPr>
            </w:pPr>
          </w:p>
        </w:tc>
        <w:tc>
          <w:tcPr>
            <w:tcW w:w="5203" w:type="dxa"/>
          </w:tcPr>
          <w:p w14:paraId="325A6B2F" w14:textId="77777777" w:rsidR="000829C4" w:rsidRDefault="00000000">
            <w:pPr>
              <w:rPr>
                <w:lang w:eastAsia="zh-Hans"/>
              </w:rPr>
            </w:pPr>
            <w:r>
              <w:rPr>
                <w:rFonts w:hint="eastAsia"/>
                <w:lang w:eastAsia="zh-Hans"/>
              </w:rPr>
              <w:t>辽源市</w:t>
            </w:r>
          </w:p>
        </w:tc>
      </w:tr>
      <w:tr w:rsidR="000829C4" w14:paraId="02370586" w14:textId="77777777">
        <w:tc>
          <w:tcPr>
            <w:tcW w:w="1190" w:type="dxa"/>
            <w:vMerge/>
          </w:tcPr>
          <w:p w14:paraId="051EEF99" w14:textId="77777777" w:rsidR="000829C4" w:rsidRDefault="000829C4">
            <w:pPr>
              <w:rPr>
                <w:lang w:eastAsia="zh-Hans"/>
              </w:rPr>
            </w:pPr>
          </w:p>
        </w:tc>
        <w:tc>
          <w:tcPr>
            <w:tcW w:w="2129" w:type="dxa"/>
          </w:tcPr>
          <w:p w14:paraId="0EDA6513" w14:textId="77777777" w:rsidR="000829C4" w:rsidRDefault="000829C4">
            <w:pPr>
              <w:rPr>
                <w:lang w:eastAsia="zh-Hans"/>
              </w:rPr>
            </w:pPr>
          </w:p>
        </w:tc>
        <w:tc>
          <w:tcPr>
            <w:tcW w:w="5203" w:type="dxa"/>
          </w:tcPr>
          <w:p w14:paraId="6B644EFC" w14:textId="77777777" w:rsidR="000829C4" w:rsidRDefault="00000000">
            <w:pPr>
              <w:rPr>
                <w:lang w:eastAsia="zh-Hans"/>
              </w:rPr>
            </w:pPr>
            <w:r>
              <w:rPr>
                <w:rFonts w:hint="eastAsia"/>
                <w:lang w:eastAsia="zh-Hans"/>
              </w:rPr>
              <w:t>通化市</w:t>
            </w:r>
          </w:p>
        </w:tc>
      </w:tr>
      <w:tr w:rsidR="000829C4" w14:paraId="3BC83752" w14:textId="77777777">
        <w:tc>
          <w:tcPr>
            <w:tcW w:w="1190" w:type="dxa"/>
            <w:vMerge/>
          </w:tcPr>
          <w:p w14:paraId="13DB8F6B" w14:textId="77777777" w:rsidR="000829C4" w:rsidRDefault="000829C4">
            <w:pPr>
              <w:rPr>
                <w:lang w:eastAsia="zh-Hans"/>
              </w:rPr>
            </w:pPr>
          </w:p>
        </w:tc>
        <w:tc>
          <w:tcPr>
            <w:tcW w:w="2129" w:type="dxa"/>
          </w:tcPr>
          <w:p w14:paraId="6919B604" w14:textId="77777777" w:rsidR="000829C4" w:rsidRDefault="000829C4">
            <w:pPr>
              <w:rPr>
                <w:lang w:eastAsia="zh-Hans"/>
              </w:rPr>
            </w:pPr>
          </w:p>
        </w:tc>
        <w:tc>
          <w:tcPr>
            <w:tcW w:w="5203" w:type="dxa"/>
          </w:tcPr>
          <w:p w14:paraId="1A68A680" w14:textId="77777777" w:rsidR="000829C4" w:rsidRDefault="00000000">
            <w:pPr>
              <w:rPr>
                <w:lang w:eastAsia="zh-Hans"/>
              </w:rPr>
            </w:pPr>
            <w:r>
              <w:rPr>
                <w:rFonts w:hint="eastAsia"/>
                <w:lang w:eastAsia="zh-Hans"/>
              </w:rPr>
              <w:t>白山市</w:t>
            </w:r>
          </w:p>
        </w:tc>
      </w:tr>
      <w:tr w:rsidR="000829C4" w14:paraId="6FE3821C" w14:textId="77777777">
        <w:tc>
          <w:tcPr>
            <w:tcW w:w="1190" w:type="dxa"/>
            <w:vMerge/>
          </w:tcPr>
          <w:p w14:paraId="0AFF0ED2" w14:textId="77777777" w:rsidR="000829C4" w:rsidRDefault="000829C4">
            <w:pPr>
              <w:rPr>
                <w:lang w:eastAsia="zh-Hans"/>
              </w:rPr>
            </w:pPr>
          </w:p>
        </w:tc>
        <w:tc>
          <w:tcPr>
            <w:tcW w:w="2129" w:type="dxa"/>
          </w:tcPr>
          <w:p w14:paraId="75E85372" w14:textId="77777777" w:rsidR="000829C4" w:rsidRDefault="000829C4">
            <w:pPr>
              <w:rPr>
                <w:lang w:eastAsia="zh-Hans"/>
              </w:rPr>
            </w:pPr>
          </w:p>
        </w:tc>
        <w:tc>
          <w:tcPr>
            <w:tcW w:w="5203" w:type="dxa"/>
          </w:tcPr>
          <w:p w14:paraId="6CD62F5A" w14:textId="77777777" w:rsidR="000829C4" w:rsidRDefault="00000000">
            <w:pPr>
              <w:rPr>
                <w:lang w:eastAsia="zh-Hans"/>
              </w:rPr>
            </w:pPr>
            <w:r>
              <w:rPr>
                <w:rFonts w:hint="eastAsia"/>
                <w:lang w:eastAsia="zh-Hans"/>
              </w:rPr>
              <w:t>松原市</w:t>
            </w:r>
          </w:p>
        </w:tc>
      </w:tr>
      <w:tr w:rsidR="000829C4" w14:paraId="35BA41AC" w14:textId="77777777">
        <w:tc>
          <w:tcPr>
            <w:tcW w:w="1190" w:type="dxa"/>
            <w:vMerge/>
          </w:tcPr>
          <w:p w14:paraId="0603541A" w14:textId="77777777" w:rsidR="000829C4" w:rsidRDefault="000829C4">
            <w:pPr>
              <w:rPr>
                <w:lang w:eastAsia="zh-Hans"/>
              </w:rPr>
            </w:pPr>
          </w:p>
        </w:tc>
        <w:tc>
          <w:tcPr>
            <w:tcW w:w="2129" w:type="dxa"/>
          </w:tcPr>
          <w:p w14:paraId="48BE1A86" w14:textId="77777777" w:rsidR="000829C4" w:rsidRDefault="000829C4">
            <w:pPr>
              <w:rPr>
                <w:lang w:eastAsia="zh-Hans"/>
              </w:rPr>
            </w:pPr>
          </w:p>
        </w:tc>
        <w:tc>
          <w:tcPr>
            <w:tcW w:w="5203" w:type="dxa"/>
          </w:tcPr>
          <w:p w14:paraId="400C5F8C" w14:textId="77777777" w:rsidR="000829C4" w:rsidRDefault="00000000">
            <w:pPr>
              <w:rPr>
                <w:lang w:eastAsia="zh-Hans"/>
              </w:rPr>
            </w:pPr>
            <w:r>
              <w:rPr>
                <w:rFonts w:hint="eastAsia"/>
                <w:lang w:eastAsia="zh-Hans"/>
              </w:rPr>
              <w:t>白城市</w:t>
            </w:r>
          </w:p>
        </w:tc>
      </w:tr>
      <w:tr w:rsidR="000829C4" w14:paraId="71E79659" w14:textId="77777777">
        <w:tc>
          <w:tcPr>
            <w:tcW w:w="1190" w:type="dxa"/>
            <w:vMerge/>
          </w:tcPr>
          <w:p w14:paraId="457625B9" w14:textId="77777777" w:rsidR="000829C4" w:rsidRDefault="000829C4">
            <w:pPr>
              <w:rPr>
                <w:lang w:eastAsia="zh-Hans"/>
              </w:rPr>
            </w:pPr>
          </w:p>
        </w:tc>
        <w:tc>
          <w:tcPr>
            <w:tcW w:w="2129" w:type="dxa"/>
          </w:tcPr>
          <w:p w14:paraId="6091F38F" w14:textId="77777777" w:rsidR="000829C4" w:rsidRDefault="000829C4">
            <w:pPr>
              <w:rPr>
                <w:lang w:eastAsia="zh-Hans"/>
              </w:rPr>
            </w:pPr>
          </w:p>
        </w:tc>
        <w:tc>
          <w:tcPr>
            <w:tcW w:w="5203" w:type="dxa"/>
          </w:tcPr>
          <w:p w14:paraId="5A39AE7B" w14:textId="77777777" w:rsidR="000829C4" w:rsidRDefault="00000000">
            <w:pPr>
              <w:rPr>
                <w:lang w:eastAsia="zh-Hans"/>
              </w:rPr>
            </w:pPr>
            <w:r>
              <w:rPr>
                <w:rFonts w:hint="eastAsia"/>
                <w:lang w:eastAsia="zh-Hans"/>
              </w:rPr>
              <w:t>延边朝鲜族自治州</w:t>
            </w:r>
          </w:p>
        </w:tc>
      </w:tr>
      <w:tr w:rsidR="000829C4" w14:paraId="21C60B70" w14:textId="77777777">
        <w:tc>
          <w:tcPr>
            <w:tcW w:w="1190" w:type="dxa"/>
            <w:vMerge/>
          </w:tcPr>
          <w:p w14:paraId="5C7FC339" w14:textId="77777777" w:rsidR="000829C4" w:rsidRDefault="000829C4">
            <w:pPr>
              <w:rPr>
                <w:lang w:eastAsia="zh-Hans"/>
              </w:rPr>
            </w:pPr>
          </w:p>
        </w:tc>
        <w:tc>
          <w:tcPr>
            <w:tcW w:w="2129" w:type="dxa"/>
            <w:vMerge w:val="restart"/>
          </w:tcPr>
          <w:p w14:paraId="2C715B51" w14:textId="77777777" w:rsidR="000829C4" w:rsidRDefault="00000000">
            <w:pPr>
              <w:rPr>
                <w:lang w:eastAsia="zh-Hans"/>
              </w:rPr>
            </w:pPr>
            <w:r>
              <w:rPr>
                <w:rFonts w:hint="eastAsia"/>
                <w:lang w:eastAsia="zh-Hans"/>
              </w:rPr>
              <w:t>宁夏回族自治区</w:t>
            </w:r>
          </w:p>
        </w:tc>
        <w:tc>
          <w:tcPr>
            <w:tcW w:w="5203" w:type="dxa"/>
          </w:tcPr>
          <w:p w14:paraId="13C904B3" w14:textId="77777777" w:rsidR="000829C4" w:rsidRDefault="00000000">
            <w:pPr>
              <w:rPr>
                <w:lang w:eastAsia="zh-Hans"/>
              </w:rPr>
            </w:pPr>
            <w:r>
              <w:rPr>
                <w:rFonts w:hint="eastAsia"/>
                <w:lang w:eastAsia="zh-Hans"/>
              </w:rPr>
              <w:t>区级法规</w:t>
            </w:r>
          </w:p>
        </w:tc>
      </w:tr>
      <w:tr w:rsidR="000829C4" w14:paraId="5D5DDA68" w14:textId="77777777">
        <w:tc>
          <w:tcPr>
            <w:tcW w:w="1190" w:type="dxa"/>
            <w:vMerge/>
          </w:tcPr>
          <w:p w14:paraId="45B19B4F" w14:textId="77777777" w:rsidR="000829C4" w:rsidRDefault="000829C4">
            <w:pPr>
              <w:rPr>
                <w:lang w:eastAsia="zh-Hans"/>
              </w:rPr>
            </w:pPr>
          </w:p>
        </w:tc>
        <w:tc>
          <w:tcPr>
            <w:tcW w:w="2129" w:type="dxa"/>
            <w:vMerge/>
          </w:tcPr>
          <w:p w14:paraId="499FF473" w14:textId="77777777" w:rsidR="000829C4" w:rsidRDefault="000829C4">
            <w:pPr>
              <w:rPr>
                <w:lang w:eastAsia="zh-Hans"/>
              </w:rPr>
            </w:pPr>
          </w:p>
        </w:tc>
        <w:tc>
          <w:tcPr>
            <w:tcW w:w="5203" w:type="dxa"/>
          </w:tcPr>
          <w:p w14:paraId="1871B5F3" w14:textId="77777777" w:rsidR="000829C4" w:rsidRDefault="00000000">
            <w:pPr>
              <w:rPr>
                <w:lang w:eastAsia="zh-Hans"/>
              </w:rPr>
            </w:pPr>
            <w:r>
              <w:rPr>
                <w:rFonts w:hint="eastAsia"/>
                <w:lang w:eastAsia="zh-Hans"/>
              </w:rPr>
              <w:t>银川市</w:t>
            </w:r>
          </w:p>
        </w:tc>
      </w:tr>
      <w:tr w:rsidR="000829C4" w14:paraId="6EC8E5CE" w14:textId="77777777">
        <w:tc>
          <w:tcPr>
            <w:tcW w:w="1190" w:type="dxa"/>
            <w:vMerge/>
          </w:tcPr>
          <w:p w14:paraId="7490AB48" w14:textId="77777777" w:rsidR="000829C4" w:rsidRDefault="000829C4">
            <w:pPr>
              <w:rPr>
                <w:lang w:eastAsia="zh-Hans"/>
              </w:rPr>
            </w:pPr>
          </w:p>
        </w:tc>
        <w:tc>
          <w:tcPr>
            <w:tcW w:w="2129" w:type="dxa"/>
            <w:vMerge/>
          </w:tcPr>
          <w:p w14:paraId="6D07F1C0" w14:textId="77777777" w:rsidR="000829C4" w:rsidRDefault="000829C4">
            <w:pPr>
              <w:rPr>
                <w:lang w:eastAsia="zh-Hans"/>
              </w:rPr>
            </w:pPr>
          </w:p>
        </w:tc>
        <w:tc>
          <w:tcPr>
            <w:tcW w:w="5203" w:type="dxa"/>
          </w:tcPr>
          <w:p w14:paraId="64D231AF" w14:textId="77777777" w:rsidR="000829C4" w:rsidRDefault="00000000">
            <w:pPr>
              <w:rPr>
                <w:lang w:eastAsia="zh-Hans"/>
              </w:rPr>
            </w:pPr>
            <w:r>
              <w:rPr>
                <w:rFonts w:hint="eastAsia"/>
                <w:lang w:eastAsia="zh-Hans"/>
              </w:rPr>
              <w:t>石嘴山市</w:t>
            </w:r>
          </w:p>
        </w:tc>
      </w:tr>
      <w:tr w:rsidR="000829C4" w14:paraId="50A79196" w14:textId="77777777">
        <w:tc>
          <w:tcPr>
            <w:tcW w:w="1190" w:type="dxa"/>
            <w:vMerge/>
          </w:tcPr>
          <w:p w14:paraId="2C250ADF" w14:textId="77777777" w:rsidR="000829C4" w:rsidRDefault="000829C4">
            <w:pPr>
              <w:rPr>
                <w:lang w:eastAsia="zh-Hans"/>
              </w:rPr>
            </w:pPr>
          </w:p>
        </w:tc>
        <w:tc>
          <w:tcPr>
            <w:tcW w:w="2129" w:type="dxa"/>
            <w:vMerge/>
          </w:tcPr>
          <w:p w14:paraId="241ECA61" w14:textId="77777777" w:rsidR="000829C4" w:rsidRDefault="000829C4">
            <w:pPr>
              <w:rPr>
                <w:lang w:eastAsia="zh-Hans"/>
              </w:rPr>
            </w:pPr>
          </w:p>
        </w:tc>
        <w:tc>
          <w:tcPr>
            <w:tcW w:w="5203" w:type="dxa"/>
          </w:tcPr>
          <w:p w14:paraId="4C46BC03" w14:textId="77777777" w:rsidR="000829C4" w:rsidRDefault="00000000">
            <w:pPr>
              <w:rPr>
                <w:lang w:eastAsia="zh-Hans"/>
              </w:rPr>
            </w:pPr>
            <w:r>
              <w:rPr>
                <w:rFonts w:hint="eastAsia"/>
                <w:lang w:eastAsia="zh-Hans"/>
              </w:rPr>
              <w:t>吴忠市</w:t>
            </w:r>
          </w:p>
        </w:tc>
      </w:tr>
      <w:tr w:rsidR="000829C4" w14:paraId="42DD78FE" w14:textId="77777777">
        <w:tc>
          <w:tcPr>
            <w:tcW w:w="1190" w:type="dxa"/>
            <w:vMerge/>
          </w:tcPr>
          <w:p w14:paraId="478900CE" w14:textId="77777777" w:rsidR="000829C4" w:rsidRDefault="000829C4">
            <w:pPr>
              <w:rPr>
                <w:lang w:eastAsia="zh-Hans"/>
              </w:rPr>
            </w:pPr>
          </w:p>
        </w:tc>
        <w:tc>
          <w:tcPr>
            <w:tcW w:w="2129" w:type="dxa"/>
            <w:vMerge/>
          </w:tcPr>
          <w:p w14:paraId="6DF0CC74" w14:textId="77777777" w:rsidR="000829C4" w:rsidRDefault="000829C4">
            <w:pPr>
              <w:rPr>
                <w:lang w:eastAsia="zh-Hans"/>
              </w:rPr>
            </w:pPr>
          </w:p>
        </w:tc>
        <w:tc>
          <w:tcPr>
            <w:tcW w:w="5203" w:type="dxa"/>
          </w:tcPr>
          <w:p w14:paraId="49E07461" w14:textId="77777777" w:rsidR="000829C4" w:rsidRDefault="00000000">
            <w:pPr>
              <w:rPr>
                <w:lang w:eastAsia="zh-Hans"/>
              </w:rPr>
            </w:pPr>
            <w:r>
              <w:rPr>
                <w:rFonts w:hint="eastAsia"/>
                <w:lang w:eastAsia="zh-Hans"/>
              </w:rPr>
              <w:t>固原市</w:t>
            </w:r>
          </w:p>
        </w:tc>
      </w:tr>
      <w:tr w:rsidR="000829C4" w14:paraId="46EA78A8" w14:textId="77777777">
        <w:tc>
          <w:tcPr>
            <w:tcW w:w="1190" w:type="dxa"/>
            <w:vMerge/>
          </w:tcPr>
          <w:p w14:paraId="45777440" w14:textId="77777777" w:rsidR="000829C4" w:rsidRDefault="000829C4">
            <w:pPr>
              <w:rPr>
                <w:lang w:eastAsia="zh-Hans"/>
              </w:rPr>
            </w:pPr>
          </w:p>
        </w:tc>
        <w:tc>
          <w:tcPr>
            <w:tcW w:w="2129" w:type="dxa"/>
            <w:vMerge/>
          </w:tcPr>
          <w:p w14:paraId="12B39C23" w14:textId="77777777" w:rsidR="000829C4" w:rsidRDefault="000829C4">
            <w:pPr>
              <w:rPr>
                <w:lang w:eastAsia="zh-Hans"/>
              </w:rPr>
            </w:pPr>
          </w:p>
        </w:tc>
        <w:tc>
          <w:tcPr>
            <w:tcW w:w="5203" w:type="dxa"/>
          </w:tcPr>
          <w:p w14:paraId="0F7998E0" w14:textId="77777777" w:rsidR="000829C4" w:rsidRDefault="00000000">
            <w:pPr>
              <w:rPr>
                <w:lang w:eastAsia="zh-Hans"/>
              </w:rPr>
            </w:pPr>
            <w:r>
              <w:rPr>
                <w:rFonts w:hint="eastAsia"/>
                <w:lang w:eastAsia="zh-Hans"/>
              </w:rPr>
              <w:t>中卫市</w:t>
            </w:r>
          </w:p>
        </w:tc>
      </w:tr>
      <w:tr w:rsidR="000829C4" w14:paraId="6310D602" w14:textId="77777777">
        <w:tc>
          <w:tcPr>
            <w:tcW w:w="1190" w:type="dxa"/>
            <w:vMerge/>
          </w:tcPr>
          <w:p w14:paraId="2C23901C" w14:textId="77777777" w:rsidR="000829C4" w:rsidRDefault="000829C4">
            <w:pPr>
              <w:rPr>
                <w:lang w:eastAsia="zh-Hans"/>
              </w:rPr>
            </w:pPr>
          </w:p>
        </w:tc>
        <w:tc>
          <w:tcPr>
            <w:tcW w:w="2129" w:type="dxa"/>
            <w:vMerge w:val="restart"/>
          </w:tcPr>
          <w:p w14:paraId="6B5C5C29" w14:textId="77777777" w:rsidR="000829C4" w:rsidRDefault="00000000">
            <w:pPr>
              <w:rPr>
                <w:lang w:eastAsia="zh-Hans"/>
              </w:rPr>
            </w:pPr>
            <w:r>
              <w:rPr>
                <w:rFonts w:hint="eastAsia"/>
                <w:lang w:eastAsia="zh-Hans"/>
              </w:rPr>
              <w:t>青海省</w:t>
            </w:r>
          </w:p>
        </w:tc>
        <w:tc>
          <w:tcPr>
            <w:tcW w:w="5203" w:type="dxa"/>
          </w:tcPr>
          <w:p w14:paraId="51487081" w14:textId="77777777" w:rsidR="000829C4" w:rsidRDefault="00000000">
            <w:pPr>
              <w:rPr>
                <w:lang w:eastAsia="zh-Hans"/>
              </w:rPr>
            </w:pPr>
            <w:r>
              <w:rPr>
                <w:rFonts w:hint="eastAsia"/>
                <w:lang w:eastAsia="zh-Hans"/>
              </w:rPr>
              <w:t>省级法规</w:t>
            </w:r>
          </w:p>
        </w:tc>
      </w:tr>
      <w:tr w:rsidR="000829C4" w14:paraId="5A52F4D9" w14:textId="77777777">
        <w:tc>
          <w:tcPr>
            <w:tcW w:w="1190" w:type="dxa"/>
            <w:vMerge/>
          </w:tcPr>
          <w:p w14:paraId="17EF0011" w14:textId="77777777" w:rsidR="000829C4" w:rsidRDefault="000829C4">
            <w:pPr>
              <w:rPr>
                <w:lang w:eastAsia="zh-Hans"/>
              </w:rPr>
            </w:pPr>
          </w:p>
        </w:tc>
        <w:tc>
          <w:tcPr>
            <w:tcW w:w="2129" w:type="dxa"/>
            <w:vMerge/>
          </w:tcPr>
          <w:p w14:paraId="46E250E3" w14:textId="77777777" w:rsidR="000829C4" w:rsidRDefault="000829C4">
            <w:pPr>
              <w:rPr>
                <w:lang w:eastAsia="zh-Hans"/>
              </w:rPr>
            </w:pPr>
          </w:p>
        </w:tc>
        <w:tc>
          <w:tcPr>
            <w:tcW w:w="5203" w:type="dxa"/>
          </w:tcPr>
          <w:p w14:paraId="7345DD98" w14:textId="77777777" w:rsidR="000829C4" w:rsidRDefault="00000000">
            <w:pPr>
              <w:rPr>
                <w:lang w:eastAsia="zh-Hans"/>
              </w:rPr>
            </w:pPr>
            <w:r>
              <w:rPr>
                <w:rFonts w:hint="eastAsia"/>
                <w:lang w:eastAsia="zh-Hans"/>
              </w:rPr>
              <w:t>西宁市</w:t>
            </w:r>
          </w:p>
        </w:tc>
      </w:tr>
      <w:tr w:rsidR="000829C4" w14:paraId="2956E35C" w14:textId="77777777">
        <w:tc>
          <w:tcPr>
            <w:tcW w:w="1190" w:type="dxa"/>
            <w:vMerge/>
          </w:tcPr>
          <w:p w14:paraId="3B880093" w14:textId="77777777" w:rsidR="000829C4" w:rsidRDefault="000829C4">
            <w:pPr>
              <w:rPr>
                <w:lang w:eastAsia="zh-Hans"/>
              </w:rPr>
            </w:pPr>
          </w:p>
        </w:tc>
        <w:tc>
          <w:tcPr>
            <w:tcW w:w="2129" w:type="dxa"/>
            <w:vMerge/>
          </w:tcPr>
          <w:p w14:paraId="6B8AD5C6" w14:textId="77777777" w:rsidR="000829C4" w:rsidRDefault="000829C4">
            <w:pPr>
              <w:rPr>
                <w:lang w:eastAsia="zh-Hans"/>
              </w:rPr>
            </w:pPr>
          </w:p>
        </w:tc>
        <w:tc>
          <w:tcPr>
            <w:tcW w:w="5203" w:type="dxa"/>
          </w:tcPr>
          <w:p w14:paraId="48380CFB" w14:textId="77777777" w:rsidR="000829C4" w:rsidRDefault="00000000">
            <w:pPr>
              <w:rPr>
                <w:lang w:eastAsia="zh-Hans"/>
              </w:rPr>
            </w:pPr>
            <w:r>
              <w:rPr>
                <w:rFonts w:hint="eastAsia"/>
                <w:lang w:eastAsia="zh-Hans"/>
              </w:rPr>
              <w:t>海东地区</w:t>
            </w:r>
          </w:p>
        </w:tc>
      </w:tr>
      <w:tr w:rsidR="000829C4" w14:paraId="67D56709" w14:textId="77777777">
        <w:tc>
          <w:tcPr>
            <w:tcW w:w="1190" w:type="dxa"/>
            <w:vMerge/>
          </w:tcPr>
          <w:p w14:paraId="055D02AA" w14:textId="77777777" w:rsidR="000829C4" w:rsidRDefault="000829C4">
            <w:pPr>
              <w:rPr>
                <w:lang w:eastAsia="zh-Hans"/>
              </w:rPr>
            </w:pPr>
          </w:p>
        </w:tc>
        <w:tc>
          <w:tcPr>
            <w:tcW w:w="2129" w:type="dxa"/>
            <w:vMerge/>
          </w:tcPr>
          <w:p w14:paraId="5C3BD6BF" w14:textId="77777777" w:rsidR="000829C4" w:rsidRDefault="000829C4">
            <w:pPr>
              <w:rPr>
                <w:lang w:eastAsia="zh-Hans"/>
              </w:rPr>
            </w:pPr>
          </w:p>
        </w:tc>
        <w:tc>
          <w:tcPr>
            <w:tcW w:w="5203" w:type="dxa"/>
          </w:tcPr>
          <w:p w14:paraId="7EAA56EB" w14:textId="77777777" w:rsidR="000829C4" w:rsidRDefault="00000000">
            <w:pPr>
              <w:rPr>
                <w:lang w:eastAsia="zh-Hans"/>
              </w:rPr>
            </w:pPr>
            <w:r>
              <w:rPr>
                <w:rFonts w:hint="eastAsia"/>
                <w:lang w:eastAsia="zh-Hans"/>
              </w:rPr>
              <w:t>海北藏族自治州</w:t>
            </w:r>
          </w:p>
        </w:tc>
      </w:tr>
      <w:tr w:rsidR="000829C4" w14:paraId="093096F2" w14:textId="77777777">
        <w:tc>
          <w:tcPr>
            <w:tcW w:w="1190" w:type="dxa"/>
            <w:vMerge/>
          </w:tcPr>
          <w:p w14:paraId="00DEB33E" w14:textId="77777777" w:rsidR="000829C4" w:rsidRDefault="000829C4">
            <w:pPr>
              <w:rPr>
                <w:lang w:eastAsia="zh-Hans"/>
              </w:rPr>
            </w:pPr>
          </w:p>
        </w:tc>
        <w:tc>
          <w:tcPr>
            <w:tcW w:w="2129" w:type="dxa"/>
            <w:vMerge/>
          </w:tcPr>
          <w:p w14:paraId="7A8F055F" w14:textId="77777777" w:rsidR="000829C4" w:rsidRDefault="000829C4">
            <w:pPr>
              <w:rPr>
                <w:lang w:eastAsia="zh-Hans"/>
              </w:rPr>
            </w:pPr>
          </w:p>
        </w:tc>
        <w:tc>
          <w:tcPr>
            <w:tcW w:w="5203" w:type="dxa"/>
          </w:tcPr>
          <w:p w14:paraId="5BCE0206" w14:textId="77777777" w:rsidR="000829C4" w:rsidRDefault="00000000">
            <w:pPr>
              <w:rPr>
                <w:lang w:eastAsia="zh-Hans"/>
              </w:rPr>
            </w:pPr>
            <w:r>
              <w:rPr>
                <w:rFonts w:hint="eastAsia"/>
                <w:lang w:eastAsia="zh-Hans"/>
              </w:rPr>
              <w:t>黄南藏族自治州</w:t>
            </w:r>
          </w:p>
        </w:tc>
      </w:tr>
      <w:tr w:rsidR="000829C4" w14:paraId="5BA4AC36" w14:textId="77777777">
        <w:tc>
          <w:tcPr>
            <w:tcW w:w="1190" w:type="dxa"/>
            <w:vMerge/>
          </w:tcPr>
          <w:p w14:paraId="281B7192" w14:textId="77777777" w:rsidR="000829C4" w:rsidRDefault="000829C4">
            <w:pPr>
              <w:rPr>
                <w:lang w:eastAsia="zh-Hans"/>
              </w:rPr>
            </w:pPr>
          </w:p>
        </w:tc>
        <w:tc>
          <w:tcPr>
            <w:tcW w:w="2129" w:type="dxa"/>
            <w:vMerge/>
          </w:tcPr>
          <w:p w14:paraId="3FE0B599" w14:textId="77777777" w:rsidR="000829C4" w:rsidRDefault="000829C4">
            <w:pPr>
              <w:rPr>
                <w:lang w:eastAsia="zh-Hans"/>
              </w:rPr>
            </w:pPr>
          </w:p>
        </w:tc>
        <w:tc>
          <w:tcPr>
            <w:tcW w:w="5203" w:type="dxa"/>
          </w:tcPr>
          <w:p w14:paraId="2AA373F8" w14:textId="77777777" w:rsidR="000829C4" w:rsidRDefault="00000000">
            <w:pPr>
              <w:rPr>
                <w:lang w:eastAsia="zh-Hans"/>
              </w:rPr>
            </w:pPr>
            <w:r>
              <w:rPr>
                <w:rFonts w:hint="eastAsia"/>
                <w:lang w:eastAsia="zh-Hans"/>
              </w:rPr>
              <w:t>海南藏族自治州</w:t>
            </w:r>
          </w:p>
        </w:tc>
      </w:tr>
      <w:tr w:rsidR="000829C4" w14:paraId="5F4B3787" w14:textId="77777777">
        <w:tc>
          <w:tcPr>
            <w:tcW w:w="1190" w:type="dxa"/>
            <w:vMerge/>
          </w:tcPr>
          <w:p w14:paraId="576F7985" w14:textId="77777777" w:rsidR="000829C4" w:rsidRDefault="000829C4">
            <w:pPr>
              <w:rPr>
                <w:lang w:eastAsia="zh-Hans"/>
              </w:rPr>
            </w:pPr>
          </w:p>
        </w:tc>
        <w:tc>
          <w:tcPr>
            <w:tcW w:w="2129" w:type="dxa"/>
            <w:vMerge/>
          </w:tcPr>
          <w:p w14:paraId="6A95BE5A" w14:textId="77777777" w:rsidR="000829C4" w:rsidRDefault="000829C4">
            <w:pPr>
              <w:rPr>
                <w:lang w:eastAsia="zh-Hans"/>
              </w:rPr>
            </w:pPr>
          </w:p>
        </w:tc>
        <w:tc>
          <w:tcPr>
            <w:tcW w:w="5203" w:type="dxa"/>
          </w:tcPr>
          <w:p w14:paraId="0DB47723" w14:textId="77777777" w:rsidR="000829C4" w:rsidRDefault="00000000">
            <w:pPr>
              <w:rPr>
                <w:lang w:eastAsia="zh-Hans"/>
              </w:rPr>
            </w:pPr>
            <w:r>
              <w:rPr>
                <w:rFonts w:hint="eastAsia"/>
                <w:lang w:eastAsia="zh-Hans"/>
              </w:rPr>
              <w:t>果洛藏族自治州</w:t>
            </w:r>
          </w:p>
        </w:tc>
      </w:tr>
      <w:tr w:rsidR="000829C4" w14:paraId="153703A0" w14:textId="77777777">
        <w:tc>
          <w:tcPr>
            <w:tcW w:w="1190" w:type="dxa"/>
            <w:vMerge/>
          </w:tcPr>
          <w:p w14:paraId="639E30A0" w14:textId="77777777" w:rsidR="000829C4" w:rsidRDefault="000829C4">
            <w:pPr>
              <w:rPr>
                <w:lang w:eastAsia="zh-Hans"/>
              </w:rPr>
            </w:pPr>
          </w:p>
        </w:tc>
        <w:tc>
          <w:tcPr>
            <w:tcW w:w="2129" w:type="dxa"/>
            <w:vMerge/>
          </w:tcPr>
          <w:p w14:paraId="46BC4A42" w14:textId="77777777" w:rsidR="000829C4" w:rsidRDefault="000829C4">
            <w:pPr>
              <w:rPr>
                <w:lang w:eastAsia="zh-Hans"/>
              </w:rPr>
            </w:pPr>
          </w:p>
        </w:tc>
        <w:tc>
          <w:tcPr>
            <w:tcW w:w="5203" w:type="dxa"/>
          </w:tcPr>
          <w:p w14:paraId="4079A18A" w14:textId="77777777" w:rsidR="000829C4" w:rsidRDefault="00000000">
            <w:pPr>
              <w:rPr>
                <w:lang w:eastAsia="zh-Hans"/>
              </w:rPr>
            </w:pPr>
            <w:r>
              <w:rPr>
                <w:rFonts w:hint="eastAsia"/>
                <w:lang w:eastAsia="zh-Hans"/>
              </w:rPr>
              <w:t>玉树藏族自治州</w:t>
            </w:r>
          </w:p>
        </w:tc>
      </w:tr>
      <w:tr w:rsidR="000829C4" w14:paraId="1193484A" w14:textId="77777777">
        <w:tc>
          <w:tcPr>
            <w:tcW w:w="1190" w:type="dxa"/>
            <w:vMerge/>
          </w:tcPr>
          <w:p w14:paraId="7A92D874" w14:textId="77777777" w:rsidR="000829C4" w:rsidRDefault="000829C4">
            <w:pPr>
              <w:rPr>
                <w:lang w:eastAsia="zh-Hans"/>
              </w:rPr>
            </w:pPr>
          </w:p>
        </w:tc>
        <w:tc>
          <w:tcPr>
            <w:tcW w:w="2129" w:type="dxa"/>
            <w:vMerge/>
          </w:tcPr>
          <w:p w14:paraId="6E86D758" w14:textId="77777777" w:rsidR="000829C4" w:rsidRDefault="000829C4">
            <w:pPr>
              <w:rPr>
                <w:lang w:eastAsia="zh-Hans"/>
              </w:rPr>
            </w:pPr>
          </w:p>
        </w:tc>
        <w:tc>
          <w:tcPr>
            <w:tcW w:w="5203" w:type="dxa"/>
          </w:tcPr>
          <w:p w14:paraId="460038E3" w14:textId="77777777" w:rsidR="000829C4" w:rsidRDefault="00000000">
            <w:pPr>
              <w:rPr>
                <w:lang w:eastAsia="zh-Hans"/>
              </w:rPr>
            </w:pPr>
            <w:r>
              <w:rPr>
                <w:rFonts w:hint="eastAsia"/>
                <w:lang w:eastAsia="zh-Hans"/>
              </w:rPr>
              <w:t>海西内蒙古藏族自治州</w:t>
            </w:r>
          </w:p>
        </w:tc>
      </w:tr>
      <w:tr w:rsidR="000829C4" w14:paraId="2BE6EEF0" w14:textId="77777777">
        <w:tc>
          <w:tcPr>
            <w:tcW w:w="1190" w:type="dxa"/>
            <w:vMerge/>
          </w:tcPr>
          <w:p w14:paraId="5A4900F8" w14:textId="77777777" w:rsidR="000829C4" w:rsidRDefault="000829C4">
            <w:pPr>
              <w:rPr>
                <w:lang w:eastAsia="zh-Hans"/>
              </w:rPr>
            </w:pPr>
          </w:p>
        </w:tc>
        <w:tc>
          <w:tcPr>
            <w:tcW w:w="2129" w:type="dxa"/>
            <w:vMerge w:val="restart"/>
          </w:tcPr>
          <w:p w14:paraId="3DB70BE0" w14:textId="77777777" w:rsidR="000829C4" w:rsidRDefault="00000000">
            <w:pPr>
              <w:rPr>
                <w:lang w:eastAsia="zh-Hans"/>
              </w:rPr>
            </w:pPr>
            <w:r>
              <w:rPr>
                <w:rFonts w:hint="eastAsia"/>
                <w:lang w:eastAsia="zh-Hans"/>
              </w:rPr>
              <w:t>陕西省</w:t>
            </w:r>
          </w:p>
        </w:tc>
        <w:tc>
          <w:tcPr>
            <w:tcW w:w="5203" w:type="dxa"/>
          </w:tcPr>
          <w:p w14:paraId="324F6BCA" w14:textId="77777777" w:rsidR="000829C4" w:rsidRDefault="00000000">
            <w:pPr>
              <w:rPr>
                <w:lang w:eastAsia="zh-Hans"/>
              </w:rPr>
            </w:pPr>
            <w:r>
              <w:rPr>
                <w:rFonts w:hint="eastAsia"/>
                <w:lang w:eastAsia="zh-Hans"/>
              </w:rPr>
              <w:t>省级法规</w:t>
            </w:r>
          </w:p>
        </w:tc>
      </w:tr>
      <w:tr w:rsidR="000829C4" w14:paraId="5BA72AF5" w14:textId="77777777">
        <w:tc>
          <w:tcPr>
            <w:tcW w:w="1190" w:type="dxa"/>
            <w:vMerge/>
          </w:tcPr>
          <w:p w14:paraId="55693CC3" w14:textId="77777777" w:rsidR="000829C4" w:rsidRDefault="000829C4">
            <w:pPr>
              <w:rPr>
                <w:lang w:eastAsia="zh-Hans"/>
              </w:rPr>
            </w:pPr>
          </w:p>
        </w:tc>
        <w:tc>
          <w:tcPr>
            <w:tcW w:w="2129" w:type="dxa"/>
            <w:vMerge/>
          </w:tcPr>
          <w:p w14:paraId="414CDAEF" w14:textId="77777777" w:rsidR="000829C4" w:rsidRDefault="000829C4">
            <w:pPr>
              <w:rPr>
                <w:lang w:eastAsia="zh-Hans"/>
              </w:rPr>
            </w:pPr>
          </w:p>
        </w:tc>
        <w:tc>
          <w:tcPr>
            <w:tcW w:w="5203" w:type="dxa"/>
          </w:tcPr>
          <w:p w14:paraId="3C77D15A" w14:textId="77777777" w:rsidR="000829C4" w:rsidRDefault="00000000">
            <w:pPr>
              <w:rPr>
                <w:lang w:eastAsia="zh-Hans"/>
              </w:rPr>
            </w:pPr>
            <w:r>
              <w:rPr>
                <w:rFonts w:hint="eastAsia"/>
                <w:lang w:eastAsia="zh-Hans"/>
              </w:rPr>
              <w:t>西安市</w:t>
            </w:r>
          </w:p>
        </w:tc>
      </w:tr>
      <w:tr w:rsidR="000829C4" w14:paraId="4F9A9F84" w14:textId="77777777">
        <w:tc>
          <w:tcPr>
            <w:tcW w:w="1190" w:type="dxa"/>
            <w:vMerge/>
          </w:tcPr>
          <w:p w14:paraId="3727DADC" w14:textId="77777777" w:rsidR="000829C4" w:rsidRDefault="000829C4">
            <w:pPr>
              <w:rPr>
                <w:lang w:eastAsia="zh-Hans"/>
              </w:rPr>
            </w:pPr>
          </w:p>
        </w:tc>
        <w:tc>
          <w:tcPr>
            <w:tcW w:w="2129" w:type="dxa"/>
            <w:vMerge/>
          </w:tcPr>
          <w:p w14:paraId="0F040C4E" w14:textId="77777777" w:rsidR="000829C4" w:rsidRDefault="000829C4">
            <w:pPr>
              <w:rPr>
                <w:lang w:eastAsia="zh-Hans"/>
              </w:rPr>
            </w:pPr>
          </w:p>
        </w:tc>
        <w:tc>
          <w:tcPr>
            <w:tcW w:w="5203" w:type="dxa"/>
          </w:tcPr>
          <w:p w14:paraId="2958D2C5" w14:textId="77777777" w:rsidR="000829C4" w:rsidRDefault="00000000">
            <w:pPr>
              <w:rPr>
                <w:lang w:eastAsia="zh-Hans"/>
              </w:rPr>
            </w:pPr>
            <w:r>
              <w:rPr>
                <w:rFonts w:hint="eastAsia"/>
                <w:lang w:eastAsia="zh-Hans"/>
              </w:rPr>
              <w:t>铜川市</w:t>
            </w:r>
          </w:p>
        </w:tc>
      </w:tr>
      <w:tr w:rsidR="000829C4" w14:paraId="0DD547C5" w14:textId="77777777">
        <w:tc>
          <w:tcPr>
            <w:tcW w:w="1190" w:type="dxa"/>
            <w:vMerge/>
          </w:tcPr>
          <w:p w14:paraId="79E65D85" w14:textId="77777777" w:rsidR="000829C4" w:rsidRDefault="000829C4">
            <w:pPr>
              <w:rPr>
                <w:lang w:eastAsia="zh-Hans"/>
              </w:rPr>
            </w:pPr>
          </w:p>
        </w:tc>
        <w:tc>
          <w:tcPr>
            <w:tcW w:w="2129" w:type="dxa"/>
            <w:vMerge/>
          </w:tcPr>
          <w:p w14:paraId="159EBDF7" w14:textId="77777777" w:rsidR="000829C4" w:rsidRDefault="000829C4">
            <w:pPr>
              <w:rPr>
                <w:lang w:eastAsia="zh-Hans"/>
              </w:rPr>
            </w:pPr>
          </w:p>
        </w:tc>
        <w:tc>
          <w:tcPr>
            <w:tcW w:w="5203" w:type="dxa"/>
          </w:tcPr>
          <w:p w14:paraId="05EA6FF2" w14:textId="77777777" w:rsidR="000829C4" w:rsidRDefault="00000000">
            <w:pPr>
              <w:rPr>
                <w:lang w:eastAsia="zh-Hans"/>
              </w:rPr>
            </w:pPr>
            <w:r>
              <w:rPr>
                <w:rFonts w:hint="eastAsia"/>
                <w:lang w:eastAsia="zh-Hans"/>
              </w:rPr>
              <w:t>宝鸡市</w:t>
            </w:r>
          </w:p>
        </w:tc>
      </w:tr>
      <w:tr w:rsidR="000829C4" w14:paraId="32E6D46D" w14:textId="77777777">
        <w:tc>
          <w:tcPr>
            <w:tcW w:w="1190" w:type="dxa"/>
            <w:vMerge/>
          </w:tcPr>
          <w:p w14:paraId="4A2F1487" w14:textId="77777777" w:rsidR="000829C4" w:rsidRDefault="000829C4">
            <w:pPr>
              <w:rPr>
                <w:lang w:eastAsia="zh-Hans"/>
              </w:rPr>
            </w:pPr>
          </w:p>
        </w:tc>
        <w:tc>
          <w:tcPr>
            <w:tcW w:w="2129" w:type="dxa"/>
            <w:vMerge/>
          </w:tcPr>
          <w:p w14:paraId="0B334F38" w14:textId="77777777" w:rsidR="000829C4" w:rsidRDefault="000829C4">
            <w:pPr>
              <w:rPr>
                <w:lang w:eastAsia="zh-Hans"/>
              </w:rPr>
            </w:pPr>
          </w:p>
        </w:tc>
        <w:tc>
          <w:tcPr>
            <w:tcW w:w="5203" w:type="dxa"/>
          </w:tcPr>
          <w:p w14:paraId="4A72D875" w14:textId="77777777" w:rsidR="000829C4" w:rsidRDefault="00000000">
            <w:pPr>
              <w:rPr>
                <w:lang w:eastAsia="zh-Hans"/>
              </w:rPr>
            </w:pPr>
            <w:r>
              <w:rPr>
                <w:rFonts w:hint="eastAsia"/>
                <w:lang w:eastAsia="zh-Hans"/>
              </w:rPr>
              <w:t>咸阳市</w:t>
            </w:r>
          </w:p>
        </w:tc>
      </w:tr>
      <w:tr w:rsidR="000829C4" w14:paraId="3C038264" w14:textId="77777777">
        <w:tc>
          <w:tcPr>
            <w:tcW w:w="1190" w:type="dxa"/>
            <w:vMerge/>
          </w:tcPr>
          <w:p w14:paraId="5C701DDB" w14:textId="77777777" w:rsidR="000829C4" w:rsidRDefault="000829C4">
            <w:pPr>
              <w:rPr>
                <w:lang w:eastAsia="zh-Hans"/>
              </w:rPr>
            </w:pPr>
          </w:p>
        </w:tc>
        <w:tc>
          <w:tcPr>
            <w:tcW w:w="2129" w:type="dxa"/>
            <w:vMerge/>
          </w:tcPr>
          <w:p w14:paraId="5436469B" w14:textId="77777777" w:rsidR="000829C4" w:rsidRDefault="000829C4">
            <w:pPr>
              <w:rPr>
                <w:lang w:eastAsia="zh-Hans"/>
              </w:rPr>
            </w:pPr>
          </w:p>
        </w:tc>
        <w:tc>
          <w:tcPr>
            <w:tcW w:w="5203" w:type="dxa"/>
          </w:tcPr>
          <w:p w14:paraId="413F7F4D" w14:textId="77777777" w:rsidR="000829C4" w:rsidRDefault="00000000">
            <w:pPr>
              <w:rPr>
                <w:lang w:eastAsia="zh-Hans"/>
              </w:rPr>
            </w:pPr>
            <w:r>
              <w:rPr>
                <w:rFonts w:hint="eastAsia"/>
                <w:lang w:eastAsia="zh-Hans"/>
              </w:rPr>
              <w:t>渭南市</w:t>
            </w:r>
          </w:p>
        </w:tc>
      </w:tr>
      <w:tr w:rsidR="000829C4" w14:paraId="45672B7B" w14:textId="77777777">
        <w:tc>
          <w:tcPr>
            <w:tcW w:w="1190" w:type="dxa"/>
            <w:vMerge/>
          </w:tcPr>
          <w:p w14:paraId="6DAE12DD" w14:textId="77777777" w:rsidR="000829C4" w:rsidRDefault="000829C4">
            <w:pPr>
              <w:rPr>
                <w:lang w:eastAsia="zh-Hans"/>
              </w:rPr>
            </w:pPr>
          </w:p>
        </w:tc>
        <w:tc>
          <w:tcPr>
            <w:tcW w:w="2129" w:type="dxa"/>
            <w:vMerge/>
          </w:tcPr>
          <w:p w14:paraId="4A168EA3" w14:textId="77777777" w:rsidR="000829C4" w:rsidRDefault="000829C4">
            <w:pPr>
              <w:rPr>
                <w:lang w:eastAsia="zh-Hans"/>
              </w:rPr>
            </w:pPr>
          </w:p>
        </w:tc>
        <w:tc>
          <w:tcPr>
            <w:tcW w:w="5203" w:type="dxa"/>
          </w:tcPr>
          <w:p w14:paraId="5E6AE1D9" w14:textId="77777777" w:rsidR="000829C4" w:rsidRDefault="00000000">
            <w:pPr>
              <w:rPr>
                <w:lang w:eastAsia="zh-Hans"/>
              </w:rPr>
            </w:pPr>
            <w:r>
              <w:rPr>
                <w:rFonts w:hint="eastAsia"/>
                <w:lang w:eastAsia="zh-Hans"/>
              </w:rPr>
              <w:t>延安市</w:t>
            </w:r>
          </w:p>
        </w:tc>
      </w:tr>
      <w:tr w:rsidR="000829C4" w14:paraId="27B59CFB" w14:textId="77777777">
        <w:tc>
          <w:tcPr>
            <w:tcW w:w="1190" w:type="dxa"/>
            <w:vMerge/>
          </w:tcPr>
          <w:p w14:paraId="21FBEBDF" w14:textId="77777777" w:rsidR="000829C4" w:rsidRDefault="000829C4">
            <w:pPr>
              <w:rPr>
                <w:lang w:eastAsia="zh-Hans"/>
              </w:rPr>
            </w:pPr>
          </w:p>
        </w:tc>
        <w:tc>
          <w:tcPr>
            <w:tcW w:w="2129" w:type="dxa"/>
            <w:vMerge/>
          </w:tcPr>
          <w:p w14:paraId="589489D9" w14:textId="77777777" w:rsidR="000829C4" w:rsidRDefault="000829C4">
            <w:pPr>
              <w:rPr>
                <w:lang w:eastAsia="zh-Hans"/>
              </w:rPr>
            </w:pPr>
          </w:p>
        </w:tc>
        <w:tc>
          <w:tcPr>
            <w:tcW w:w="5203" w:type="dxa"/>
          </w:tcPr>
          <w:p w14:paraId="557940BE" w14:textId="77777777" w:rsidR="000829C4" w:rsidRDefault="00000000">
            <w:pPr>
              <w:rPr>
                <w:lang w:eastAsia="zh-Hans"/>
              </w:rPr>
            </w:pPr>
            <w:r>
              <w:rPr>
                <w:rFonts w:hint="eastAsia"/>
                <w:lang w:eastAsia="zh-Hans"/>
              </w:rPr>
              <w:t>汉中市</w:t>
            </w:r>
          </w:p>
        </w:tc>
      </w:tr>
      <w:tr w:rsidR="000829C4" w14:paraId="1A99B2F1" w14:textId="77777777">
        <w:tc>
          <w:tcPr>
            <w:tcW w:w="1190" w:type="dxa"/>
            <w:vMerge/>
          </w:tcPr>
          <w:p w14:paraId="7D54087F" w14:textId="77777777" w:rsidR="000829C4" w:rsidRDefault="000829C4">
            <w:pPr>
              <w:rPr>
                <w:lang w:eastAsia="zh-Hans"/>
              </w:rPr>
            </w:pPr>
          </w:p>
        </w:tc>
        <w:tc>
          <w:tcPr>
            <w:tcW w:w="2129" w:type="dxa"/>
            <w:vMerge/>
          </w:tcPr>
          <w:p w14:paraId="1BD6DCA3" w14:textId="77777777" w:rsidR="000829C4" w:rsidRDefault="000829C4">
            <w:pPr>
              <w:rPr>
                <w:lang w:eastAsia="zh-Hans"/>
              </w:rPr>
            </w:pPr>
          </w:p>
        </w:tc>
        <w:tc>
          <w:tcPr>
            <w:tcW w:w="5203" w:type="dxa"/>
          </w:tcPr>
          <w:p w14:paraId="1CDB0D4B" w14:textId="77777777" w:rsidR="000829C4" w:rsidRDefault="00000000">
            <w:pPr>
              <w:rPr>
                <w:lang w:eastAsia="zh-Hans"/>
              </w:rPr>
            </w:pPr>
            <w:r>
              <w:rPr>
                <w:rFonts w:hint="eastAsia"/>
                <w:lang w:eastAsia="zh-Hans"/>
              </w:rPr>
              <w:t>榆林市</w:t>
            </w:r>
          </w:p>
        </w:tc>
      </w:tr>
      <w:tr w:rsidR="000829C4" w14:paraId="45F8C81F" w14:textId="77777777">
        <w:tc>
          <w:tcPr>
            <w:tcW w:w="1190" w:type="dxa"/>
            <w:vMerge/>
          </w:tcPr>
          <w:p w14:paraId="15727FFA" w14:textId="77777777" w:rsidR="000829C4" w:rsidRDefault="000829C4">
            <w:pPr>
              <w:rPr>
                <w:lang w:eastAsia="zh-Hans"/>
              </w:rPr>
            </w:pPr>
          </w:p>
        </w:tc>
        <w:tc>
          <w:tcPr>
            <w:tcW w:w="2129" w:type="dxa"/>
            <w:vMerge/>
          </w:tcPr>
          <w:p w14:paraId="64A444AD" w14:textId="77777777" w:rsidR="000829C4" w:rsidRDefault="000829C4">
            <w:pPr>
              <w:rPr>
                <w:lang w:eastAsia="zh-Hans"/>
              </w:rPr>
            </w:pPr>
          </w:p>
        </w:tc>
        <w:tc>
          <w:tcPr>
            <w:tcW w:w="5203" w:type="dxa"/>
          </w:tcPr>
          <w:p w14:paraId="0CEB9D28" w14:textId="77777777" w:rsidR="000829C4" w:rsidRDefault="00000000">
            <w:pPr>
              <w:rPr>
                <w:lang w:eastAsia="zh-Hans"/>
              </w:rPr>
            </w:pPr>
            <w:r>
              <w:rPr>
                <w:rFonts w:hint="eastAsia"/>
                <w:lang w:eastAsia="zh-Hans"/>
              </w:rPr>
              <w:t>安康市</w:t>
            </w:r>
          </w:p>
        </w:tc>
      </w:tr>
      <w:tr w:rsidR="000829C4" w14:paraId="6CD602E7" w14:textId="77777777">
        <w:tc>
          <w:tcPr>
            <w:tcW w:w="1190" w:type="dxa"/>
            <w:vMerge/>
          </w:tcPr>
          <w:p w14:paraId="742216C3" w14:textId="77777777" w:rsidR="000829C4" w:rsidRDefault="000829C4">
            <w:pPr>
              <w:rPr>
                <w:lang w:eastAsia="zh-Hans"/>
              </w:rPr>
            </w:pPr>
          </w:p>
        </w:tc>
        <w:tc>
          <w:tcPr>
            <w:tcW w:w="2129" w:type="dxa"/>
            <w:vMerge/>
          </w:tcPr>
          <w:p w14:paraId="5AD03E4F" w14:textId="77777777" w:rsidR="000829C4" w:rsidRDefault="000829C4">
            <w:pPr>
              <w:rPr>
                <w:lang w:eastAsia="zh-Hans"/>
              </w:rPr>
            </w:pPr>
          </w:p>
        </w:tc>
        <w:tc>
          <w:tcPr>
            <w:tcW w:w="5203" w:type="dxa"/>
          </w:tcPr>
          <w:p w14:paraId="01F34621" w14:textId="77777777" w:rsidR="000829C4" w:rsidRDefault="00000000">
            <w:pPr>
              <w:rPr>
                <w:lang w:eastAsia="zh-Hans"/>
              </w:rPr>
            </w:pPr>
            <w:r>
              <w:rPr>
                <w:rFonts w:hint="eastAsia"/>
                <w:lang w:eastAsia="zh-Hans"/>
              </w:rPr>
              <w:t>商洛市</w:t>
            </w:r>
          </w:p>
        </w:tc>
      </w:tr>
      <w:tr w:rsidR="000829C4" w14:paraId="74E623E2" w14:textId="77777777">
        <w:tc>
          <w:tcPr>
            <w:tcW w:w="1190" w:type="dxa"/>
            <w:vMerge/>
          </w:tcPr>
          <w:p w14:paraId="693A4A7C" w14:textId="77777777" w:rsidR="000829C4" w:rsidRDefault="000829C4">
            <w:pPr>
              <w:rPr>
                <w:lang w:eastAsia="zh-Hans"/>
              </w:rPr>
            </w:pPr>
          </w:p>
        </w:tc>
        <w:tc>
          <w:tcPr>
            <w:tcW w:w="2129" w:type="dxa"/>
            <w:vMerge w:val="restart"/>
          </w:tcPr>
          <w:p w14:paraId="7C485D78" w14:textId="77777777" w:rsidR="000829C4" w:rsidRDefault="00000000">
            <w:pPr>
              <w:rPr>
                <w:lang w:eastAsia="zh-Hans"/>
              </w:rPr>
            </w:pPr>
            <w:r>
              <w:rPr>
                <w:rFonts w:hint="eastAsia"/>
                <w:lang w:eastAsia="zh-Hans"/>
              </w:rPr>
              <w:t>四川省</w:t>
            </w:r>
          </w:p>
        </w:tc>
        <w:tc>
          <w:tcPr>
            <w:tcW w:w="5203" w:type="dxa"/>
          </w:tcPr>
          <w:p w14:paraId="7F36D068" w14:textId="77777777" w:rsidR="000829C4" w:rsidRDefault="00000000">
            <w:pPr>
              <w:rPr>
                <w:lang w:eastAsia="zh-Hans"/>
              </w:rPr>
            </w:pPr>
            <w:r>
              <w:rPr>
                <w:rFonts w:hint="eastAsia"/>
                <w:lang w:eastAsia="zh-Hans"/>
              </w:rPr>
              <w:t>省级法规</w:t>
            </w:r>
          </w:p>
        </w:tc>
      </w:tr>
      <w:tr w:rsidR="000829C4" w14:paraId="3EFCE132" w14:textId="77777777">
        <w:tc>
          <w:tcPr>
            <w:tcW w:w="1190" w:type="dxa"/>
            <w:vMerge/>
          </w:tcPr>
          <w:p w14:paraId="3BFB89EA" w14:textId="77777777" w:rsidR="000829C4" w:rsidRDefault="000829C4">
            <w:pPr>
              <w:rPr>
                <w:lang w:eastAsia="zh-Hans"/>
              </w:rPr>
            </w:pPr>
          </w:p>
        </w:tc>
        <w:tc>
          <w:tcPr>
            <w:tcW w:w="2129" w:type="dxa"/>
            <w:vMerge/>
          </w:tcPr>
          <w:p w14:paraId="3BE6B6BE" w14:textId="77777777" w:rsidR="000829C4" w:rsidRDefault="000829C4">
            <w:pPr>
              <w:rPr>
                <w:lang w:eastAsia="zh-Hans"/>
              </w:rPr>
            </w:pPr>
          </w:p>
        </w:tc>
        <w:tc>
          <w:tcPr>
            <w:tcW w:w="5203" w:type="dxa"/>
          </w:tcPr>
          <w:p w14:paraId="1CFD5D9C" w14:textId="77777777" w:rsidR="000829C4" w:rsidRDefault="00000000">
            <w:pPr>
              <w:rPr>
                <w:lang w:eastAsia="zh-Hans"/>
              </w:rPr>
            </w:pPr>
            <w:r>
              <w:rPr>
                <w:rFonts w:hint="eastAsia"/>
                <w:lang w:eastAsia="zh-Hans"/>
              </w:rPr>
              <w:t>成都市</w:t>
            </w:r>
          </w:p>
        </w:tc>
      </w:tr>
      <w:tr w:rsidR="000829C4" w14:paraId="776C92CB" w14:textId="77777777">
        <w:tc>
          <w:tcPr>
            <w:tcW w:w="1190" w:type="dxa"/>
            <w:vMerge/>
          </w:tcPr>
          <w:p w14:paraId="0658057F" w14:textId="77777777" w:rsidR="000829C4" w:rsidRDefault="000829C4">
            <w:pPr>
              <w:rPr>
                <w:lang w:eastAsia="zh-Hans"/>
              </w:rPr>
            </w:pPr>
          </w:p>
        </w:tc>
        <w:tc>
          <w:tcPr>
            <w:tcW w:w="2129" w:type="dxa"/>
            <w:vMerge/>
          </w:tcPr>
          <w:p w14:paraId="79D793CD" w14:textId="77777777" w:rsidR="000829C4" w:rsidRDefault="000829C4">
            <w:pPr>
              <w:rPr>
                <w:lang w:eastAsia="zh-Hans"/>
              </w:rPr>
            </w:pPr>
          </w:p>
        </w:tc>
        <w:tc>
          <w:tcPr>
            <w:tcW w:w="5203" w:type="dxa"/>
          </w:tcPr>
          <w:p w14:paraId="5E4E284A" w14:textId="77777777" w:rsidR="000829C4" w:rsidRDefault="00000000">
            <w:pPr>
              <w:rPr>
                <w:lang w:eastAsia="zh-Hans"/>
              </w:rPr>
            </w:pPr>
            <w:r>
              <w:rPr>
                <w:rFonts w:hint="eastAsia"/>
                <w:lang w:eastAsia="zh-Hans"/>
              </w:rPr>
              <w:t>自贡市</w:t>
            </w:r>
          </w:p>
        </w:tc>
      </w:tr>
      <w:tr w:rsidR="000829C4" w14:paraId="6F46E4EC" w14:textId="77777777">
        <w:tc>
          <w:tcPr>
            <w:tcW w:w="1190" w:type="dxa"/>
            <w:vMerge/>
          </w:tcPr>
          <w:p w14:paraId="1B4875E0" w14:textId="77777777" w:rsidR="000829C4" w:rsidRDefault="000829C4">
            <w:pPr>
              <w:rPr>
                <w:lang w:eastAsia="zh-Hans"/>
              </w:rPr>
            </w:pPr>
          </w:p>
        </w:tc>
        <w:tc>
          <w:tcPr>
            <w:tcW w:w="2129" w:type="dxa"/>
            <w:vMerge/>
          </w:tcPr>
          <w:p w14:paraId="45DEDD3A" w14:textId="77777777" w:rsidR="000829C4" w:rsidRDefault="000829C4">
            <w:pPr>
              <w:rPr>
                <w:lang w:eastAsia="zh-Hans"/>
              </w:rPr>
            </w:pPr>
          </w:p>
        </w:tc>
        <w:tc>
          <w:tcPr>
            <w:tcW w:w="5203" w:type="dxa"/>
          </w:tcPr>
          <w:p w14:paraId="11D9E585" w14:textId="77777777" w:rsidR="000829C4" w:rsidRDefault="00000000">
            <w:pPr>
              <w:rPr>
                <w:lang w:eastAsia="zh-Hans"/>
              </w:rPr>
            </w:pPr>
            <w:r>
              <w:rPr>
                <w:rFonts w:hint="eastAsia"/>
                <w:lang w:eastAsia="zh-Hans"/>
              </w:rPr>
              <w:t>攀枝花市</w:t>
            </w:r>
          </w:p>
        </w:tc>
      </w:tr>
      <w:tr w:rsidR="000829C4" w14:paraId="02E1AAE1" w14:textId="77777777">
        <w:tc>
          <w:tcPr>
            <w:tcW w:w="1190" w:type="dxa"/>
            <w:vMerge/>
          </w:tcPr>
          <w:p w14:paraId="0DC92820" w14:textId="77777777" w:rsidR="000829C4" w:rsidRDefault="000829C4">
            <w:pPr>
              <w:rPr>
                <w:lang w:eastAsia="zh-Hans"/>
              </w:rPr>
            </w:pPr>
          </w:p>
        </w:tc>
        <w:tc>
          <w:tcPr>
            <w:tcW w:w="2129" w:type="dxa"/>
            <w:vMerge/>
          </w:tcPr>
          <w:p w14:paraId="791506CC" w14:textId="77777777" w:rsidR="000829C4" w:rsidRDefault="000829C4">
            <w:pPr>
              <w:rPr>
                <w:lang w:eastAsia="zh-Hans"/>
              </w:rPr>
            </w:pPr>
          </w:p>
        </w:tc>
        <w:tc>
          <w:tcPr>
            <w:tcW w:w="5203" w:type="dxa"/>
          </w:tcPr>
          <w:p w14:paraId="36B2C2A3" w14:textId="77777777" w:rsidR="000829C4" w:rsidRDefault="00000000">
            <w:pPr>
              <w:rPr>
                <w:lang w:eastAsia="zh-Hans"/>
              </w:rPr>
            </w:pPr>
            <w:r>
              <w:rPr>
                <w:rFonts w:hint="eastAsia"/>
                <w:lang w:eastAsia="zh-Hans"/>
              </w:rPr>
              <w:t>泸州市</w:t>
            </w:r>
          </w:p>
        </w:tc>
      </w:tr>
      <w:tr w:rsidR="000829C4" w14:paraId="21890034" w14:textId="77777777">
        <w:tc>
          <w:tcPr>
            <w:tcW w:w="1190" w:type="dxa"/>
            <w:vMerge/>
          </w:tcPr>
          <w:p w14:paraId="26652E0A" w14:textId="77777777" w:rsidR="000829C4" w:rsidRDefault="000829C4">
            <w:pPr>
              <w:rPr>
                <w:lang w:eastAsia="zh-Hans"/>
              </w:rPr>
            </w:pPr>
          </w:p>
        </w:tc>
        <w:tc>
          <w:tcPr>
            <w:tcW w:w="2129" w:type="dxa"/>
            <w:vMerge/>
          </w:tcPr>
          <w:p w14:paraId="12A4073C" w14:textId="77777777" w:rsidR="000829C4" w:rsidRDefault="000829C4">
            <w:pPr>
              <w:rPr>
                <w:lang w:eastAsia="zh-Hans"/>
              </w:rPr>
            </w:pPr>
          </w:p>
        </w:tc>
        <w:tc>
          <w:tcPr>
            <w:tcW w:w="5203" w:type="dxa"/>
          </w:tcPr>
          <w:p w14:paraId="39B64BDC" w14:textId="77777777" w:rsidR="000829C4" w:rsidRDefault="00000000">
            <w:pPr>
              <w:rPr>
                <w:lang w:eastAsia="zh-Hans"/>
              </w:rPr>
            </w:pPr>
            <w:r>
              <w:rPr>
                <w:rFonts w:hint="eastAsia"/>
                <w:lang w:eastAsia="zh-Hans"/>
              </w:rPr>
              <w:t>德阳市</w:t>
            </w:r>
          </w:p>
        </w:tc>
      </w:tr>
      <w:tr w:rsidR="000829C4" w14:paraId="2FFF866D" w14:textId="77777777">
        <w:tc>
          <w:tcPr>
            <w:tcW w:w="1190" w:type="dxa"/>
            <w:vMerge/>
          </w:tcPr>
          <w:p w14:paraId="1FD99718" w14:textId="77777777" w:rsidR="000829C4" w:rsidRDefault="000829C4">
            <w:pPr>
              <w:rPr>
                <w:lang w:eastAsia="zh-Hans"/>
              </w:rPr>
            </w:pPr>
          </w:p>
        </w:tc>
        <w:tc>
          <w:tcPr>
            <w:tcW w:w="2129" w:type="dxa"/>
            <w:vMerge/>
          </w:tcPr>
          <w:p w14:paraId="79864324" w14:textId="77777777" w:rsidR="000829C4" w:rsidRDefault="000829C4">
            <w:pPr>
              <w:rPr>
                <w:lang w:eastAsia="zh-Hans"/>
              </w:rPr>
            </w:pPr>
          </w:p>
        </w:tc>
        <w:tc>
          <w:tcPr>
            <w:tcW w:w="5203" w:type="dxa"/>
          </w:tcPr>
          <w:p w14:paraId="2ECAAA99" w14:textId="77777777" w:rsidR="000829C4" w:rsidRDefault="00000000">
            <w:pPr>
              <w:rPr>
                <w:lang w:eastAsia="zh-Hans"/>
              </w:rPr>
            </w:pPr>
            <w:r>
              <w:rPr>
                <w:rFonts w:hint="eastAsia"/>
                <w:lang w:eastAsia="zh-Hans"/>
              </w:rPr>
              <w:t>绵阳市</w:t>
            </w:r>
          </w:p>
        </w:tc>
      </w:tr>
      <w:tr w:rsidR="000829C4" w14:paraId="1A9F2CFC" w14:textId="77777777">
        <w:tc>
          <w:tcPr>
            <w:tcW w:w="1190" w:type="dxa"/>
            <w:vMerge/>
          </w:tcPr>
          <w:p w14:paraId="78D4CB13" w14:textId="77777777" w:rsidR="000829C4" w:rsidRDefault="000829C4">
            <w:pPr>
              <w:rPr>
                <w:lang w:eastAsia="zh-Hans"/>
              </w:rPr>
            </w:pPr>
          </w:p>
        </w:tc>
        <w:tc>
          <w:tcPr>
            <w:tcW w:w="2129" w:type="dxa"/>
            <w:vMerge/>
          </w:tcPr>
          <w:p w14:paraId="167FA30C" w14:textId="77777777" w:rsidR="000829C4" w:rsidRDefault="000829C4">
            <w:pPr>
              <w:rPr>
                <w:lang w:eastAsia="zh-Hans"/>
              </w:rPr>
            </w:pPr>
          </w:p>
        </w:tc>
        <w:tc>
          <w:tcPr>
            <w:tcW w:w="5203" w:type="dxa"/>
          </w:tcPr>
          <w:p w14:paraId="399EC2AD" w14:textId="77777777" w:rsidR="000829C4" w:rsidRDefault="00000000">
            <w:pPr>
              <w:rPr>
                <w:lang w:eastAsia="zh-Hans"/>
              </w:rPr>
            </w:pPr>
            <w:r>
              <w:rPr>
                <w:rFonts w:hint="eastAsia"/>
                <w:lang w:eastAsia="zh-Hans"/>
              </w:rPr>
              <w:t>广元市</w:t>
            </w:r>
          </w:p>
        </w:tc>
      </w:tr>
      <w:tr w:rsidR="000829C4" w14:paraId="0E21AC58" w14:textId="77777777">
        <w:tc>
          <w:tcPr>
            <w:tcW w:w="1190" w:type="dxa"/>
            <w:vMerge/>
          </w:tcPr>
          <w:p w14:paraId="678D739F" w14:textId="77777777" w:rsidR="000829C4" w:rsidRDefault="000829C4">
            <w:pPr>
              <w:rPr>
                <w:lang w:eastAsia="zh-Hans"/>
              </w:rPr>
            </w:pPr>
          </w:p>
        </w:tc>
        <w:tc>
          <w:tcPr>
            <w:tcW w:w="2129" w:type="dxa"/>
            <w:vMerge/>
          </w:tcPr>
          <w:p w14:paraId="38997DD1" w14:textId="77777777" w:rsidR="000829C4" w:rsidRDefault="000829C4">
            <w:pPr>
              <w:rPr>
                <w:lang w:eastAsia="zh-Hans"/>
              </w:rPr>
            </w:pPr>
          </w:p>
        </w:tc>
        <w:tc>
          <w:tcPr>
            <w:tcW w:w="5203" w:type="dxa"/>
          </w:tcPr>
          <w:p w14:paraId="737C99B5" w14:textId="77777777" w:rsidR="000829C4" w:rsidRDefault="00000000">
            <w:pPr>
              <w:rPr>
                <w:lang w:eastAsia="zh-Hans"/>
              </w:rPr>
            </w:pPr>
            <w:r>
              <w:rPr>
                <w:rFonts w:hint="eastAsia"/>
                <w:lang w:eastAsia="zh-Hans"/>
              </w:rPr>
              <w:t>遂宁市</w:t>
            </w:r>
          </w:p>
        </w:tc>
      </w:tr>
      <w:tr w:rsidR="000829C4" w14:paraId="5086DE48" w14:textId="77777777">
        <w:tc>
          <w:tcPr>
            <w:tcW w:w="1190" w:type="dxa"/>
            <w:vMerge/>
          </w:tcPr>
          <w:p w14:paraId="3CDD5B8C" w14:textId="77777777" w:rsidR="000829C4" w:rsidRDefault="000829C4">
            <w:pPr>
              <w:rPr>
                <w:lang w:eastAsia="zh-Hans"/>
              </w:rPr>
            </w:pPr>
          </w:p>
        </w:tc>
        <w:tc>
          <w:tcPr>
            <w:tcW w:w="2129" w:type="dxa"/>
            <w:vMerge/>
          </w:tcPr>
          <w:p w14:paraId="130DF0D0" w14:textId="77777777" w:rsidR="000829C4" w:rsidRDefault="000829C4">
            <w:pPr>
              <w:rPr>
                <w:lang w:eastAsia="zh-Hans"/>
              </w:rPr>
            </w:pPr>
          </w:p>
        </w:tc>
        <w:tc>
          <w:tcPr>
            <w:tcW w:w="5203" w:type="dxa"/>
          </w:tcPr>
          <w:p w14:paraId="18DC2512" w14:textId="77777777" w:rsidR="000829C4" w:rsidRDefault="00000000">
            <w:pPr>
              <w:rPr>
                <w:lang w:eastAsia="zh-Hans"/>
              </w:rPr>
            </w:pPr>
            <w:r>
              <w:rPr>
                <w:rFonts w:hint="eastAsia"/>
                <w:lang w:eastAsia="zh-Hans"/>
              </w:rPr>
              <w:t>内江市</w:t>
            </w:r>
          </w:p>
        </w:tc>
      </w:tr>
      <w:tr w:rsidR="000829C4" w14:paraId="645E0FC1" w14:textId="77777777">
        <w:tc>
          <w:tcPr>
            <w:tcW w:w="1190" w:type="dxa"/>
            <w:vMerge/>
          </w:tcPr>
          <w:p w14:paraId="610A5994" w14:textId="77777777" w:rsidR="000829C4" w:rsidRDefault="000829C4">
            <w:pPr>
              <w:rPr>
                <w:lang w:eastAsia="zh-Hans"/>
              </w:rPr>
            </w:pPr>
          </w:p>
        </w:tc>
        <w:tc>
          <w:tcPr>
            <w:tcW w:w="2129" w:type="dxa"/>
            <w:vMerge/>
          </w:tcPr>
          <w:p w14:paraId="651B7268" w14:textId="77777777" w:rsidR="000829C4" w:rsidRDefault="000829C4">
            <w:pPr>
              <w:rPr>
                <w:lang w:eastAsia="zh-Hans"/>
              </w:rPr>
            </w:pPr>
          </w:p>
        </w:tc>
        <w:tc>
          <w:tcPr>
            <w:tcW w:w="5203" w:type="dxa"/>
          </w:tcPr>
          <w:p w14:paraId="6900F258" w14:textId="77777777" w:rsidR="000829C4" w:rsidRDefault="00000000">
            <w:pPr>
              <w:rPr>
                <w:lang w:eastAsia="zh-Hans"/>
              </w:rPr>
            </w:pPr>
            <w:r>
              <w:rPr>
                <w:rFonts w:hint="eastAsia"/>
                <w:lang w:eastAsia="zh-Hans"/>
              </w:rPr>
              <w:t>乐山市</w:t>
            </w:r>
          </w:p>
        </w:tc>
      </w:tr>
      <w:tr w:rsidR="000829C4" w14:paraId="4FDA7054" w14:textId="77777777">
        <w:tc>
          <w:tcPr>
            <w:tcW w:w="1190" w:type="dxa"/>
            <w:vMerge/>
          </w:tcPr>
          <w:p w14:paraId="078F4DA3" w14:textId="77777777" w:rsidR="000829C4" w:rsidRDefault="000829C4">
            <w:pPr>
              <w:rPr>
                <w:lang w:eastAsia="zh-Hans"/>
              </w:rPr>
            </w:pPr>
          </w:p>
        </w:tc>
        <w:tc>
          <w:tcPr>
            <w:tcW w:w="2129" w:type="dxa"/>
            <w:vMerge/>
          </w:tcPr>
          <w:p w14:paraId="1FA2169F" w14:textId="77777777" w:rsidR="000829C4" w:rsidRDefault="000829C4">
            <w:pPr>
              <w:rPr>
                <w:lang w:eastAsia="zh-Hans"/>
              </w:rPr>
            </w:pPr>
          </w:p>
        </w:tc>
        <w:tc>
          <w:tcPr>
            <w:tcW w:w="5203" w:type="dxa"/>
          </w:tcPr>
          <w:p w14:paraId="284A9247" w14:textId="77777777" w:rsidR="000829C4" w:rsidRDefault="00000000">
            <w:pPr>
              <w:rPr>
                <w:lang w:eastAsia="zh-Hans"/>
              </w:rPr>
            </w:pPr>
            <w:r>
              <w:rPr>
                <w:rFonts w:hint="eastAsia"/>
                <w:lang w:eastAsia="zh-Hans"/>
              </w:rPr>
              <w:t>南充市</w:t>
            </w:r>
          </w:p>
        </w:tc>
      </w:tr>
      <w:tr w:rsidR="000829C4" w14:paraId="26299433" w14:textId="77777777">
        <w:tc>
          <w:tcPr>
            <w:tcW w:w="1190" w:type="dxa"/>
            <w:vMerge/>
          </w:tcPr>
          <w:p w14:paraId="0A142BBF" w14:textId="77777777" w:rsidR="000829C4" w:rsidRDefault="000829C4">
            <w:pPr>
              <w:rPr>
                <w:lang w:eastAsia="zh-Hans"/>
              </w:rPr>
            </w:pPr>
          </w:p>
        </w:tc>
        <w:tc>
          <w:tcPr>
            <w:tcW w:w="2129" w:type="dxa"/>
            <w:vMerge/>
          </w:tcPr>
          <w:p w14:paraId="42DF0113" w14:textId="77777777" w:rsidR="000829C4" w:rsidRDefault="000829C4">
            <w:pPr>
              <w:rPr>
                <w:lang w:eastAsia="zh-Hans"/>
              </w:rPr>
            </w:pPr>
          </w:p>
        </w:tc>
        <w:tc>
          <w:tcPr>
            <w:tcW w:w="5203" w:type="dxa"/>
          </w:tcPr>
          <w:p w14:paraId="003902B5" w14:textId="77777777" w:rsidR="000829C4" w:rsidRDefault="00000000">
            <w:pPr>
              <w:rPr>
                <w:lang w:eastAsia="zh-Hans"/>
              </w:rPr>
            </w:pPr>
            <w:r>
              <w:rPr>
                <w:rFonts w:hint="eastAsia"/>
                <w:lang w:eastAsia="zh-Hans"/>
              </w:rPr>
              <w:t>眉山市</w:t>
            </w:r>
          </w:p>
        </w:tc>
      </w:tr>
      <w:tr w:rsidR="000829C4" w14:paraId="6A310130" w14:textId="77777777">
        <w:tc>
          <w:tcPr>
            <w:tcW w:w="1190" w:type="dxa"/>
            <w:vMerge/>
          </w:tcPr>
          <w:p w14:paraId="24273615" w14:textId="77777777" w:rsidR="000829C4" w:rsidRDefault="000829C4">
            <w:pPr>
              <w:rPr>
                <w:lang w:eastAsia="zh-Hans"/>
              </w:rPr>
            </w:pPr>
          </w:p>
        </w:tc>
        <w:tc>
          <w:tcPr>
            <w:tcW w:w="2129" w:type="dxa"/>
            <w:vMerge/>
          </w:tcPr>
          <w:p w14:paraId="0F52856B" w14:textId="77777777" w:rsidR="000829C4" w:rsidRDefault="000829C4">
            <w:pPr>
              <w:rPr>
                <w:lang w:eastAsia="zh-Hans"/>
              </w:rPr>
            </w:pPr>
          </w:p>
        </w:tc>
        <w:tc>
          <w:tcPr>
            <w:tcW w:w="5203" w:type="dxa"/>
          </w:tcPr>
          <w:p w14:paraId="6BD51FC7" w14:textId="77777777" w:rsidR="000829C4" w:rsidRDefault="00000000">
            <w:pPr>
              <w:rPr>
                <w:lang w:eastAsia="zh-Hans"/>
              </w:rPr>
            </w:pPr>
            <w:r>
              <w:rPr>
                <w:rFonts w:hint="eastAsia"/>
                <w:lang w:eastAsia="zh-Hans"/>
              </w:rPr>
              <w:t>宜宾市</w:t>
            </w:r>
          </w:p>
        </w:tc>
      </w:tr>
      <w:tr w:rsidR="000829C4" w14:paraId="652EB71F" w14:textId="77777777">
        <w:tc>
          <w:tcPr>
            <w:tcW w:w="1190" w:type="dxa"/>
            <w:vMerge/>
          </w:tcPr>
          <w:p w14:paraId="75077DDA" w14:textId="77777777" w:rsidR="000829C4" w:rsidRDefault="000829C4">
            <w:pPr>
              <w:rPr>
                <w:lang w:eastAsia="zh-Hans"/>
              </w:rPr>
            </w:pPr>
          </w:p>
        </w:tc>
        <w:tc>
          <w:tcPr>
            <w:tcW w:w="2129" w:type="dxa"/>
            <w:vMerge/>
          </w:tcPr>
          <w:p w14:paraId="3B741838" w14:textId="77777777" w:rsidR="000829C4" w:rsidRDefault="000829C4">
            <w:pPr>
              <w:rPr>
                <w:lang w:eastAsia="zh-Hans"/>
              </w:rPr>
            </w:pPr>
          </w:p>
        </w:tc>
        <w:tc>
          <w:tcPr>
            <w:tcW w:w="5203" w:type="dxa"/>
          </w:tcPr>
          <w:p w14:paraId="6FD1F847" w14:textId="77777777" w:rsidR="000829C4" w:rsidRDefault="00000000">
            <w:pPr>
              <w:rPr>
                <w:lang w:eastAsia="zh-Hans"/>
              </w:rPr>
            </w:pPr>
            <w:r>
              <w:rPr>
                <w:rFonts w:hint="eastAsia"/>
                <w:lang w:eastAsia="zh-Hans"/>
              </w:rPr>
              <w:t>广安市</w:t>
            </w:r>
          </w:p>
        </w:tc>
      </w:tr>
      <w:tr w:rsidR="000829C4" w14:paraId="4841544D" w14:textId="77777777">
        <w:tc>
          <w:tcPr>
            <w:tcW w:w="1190" w:type="dxa"/>
            <w:vMerge/>
          </w:tcPr>
          <w:p w14:paraId="4C341FDD" w14:textId="77777777" w:rsidR="000829C4" w:rsidRDefault="000829C4">
            <w:pPr>
              <w:rPr>
                <w:lang w:eastAsia="zh-Hans"/>
              </w:rPr>
            </w:pPr>
          </w:p>
        </w:tc>
        <w:tc>
          <w:tcPr>
            <w:tcW w:w="2129" w:type="dxa"/>
            <w:vMerge/>
          </w:tcPr>
          <w:p w14:paraId="06B747F1" w14:textId="77777777" w:rsidR="000829C4" w:rsidRDefault="000829C4">
            <w:pPr>
              <w:rPr>
                <w:lang w:eastAsia="zh-Hans"/>
              </w:rPr>
            </w:pPr>
          </w:p>
        </w:tc>
        <w:tc>
          <w:tcPr>
            <w:tcW w:w="5203" w:type="dxa"/>
          </w:tcPr>
          <w:p w14:paraId="404F962F" w14:textId="77777777" w:rsidR="000829C4" w:rsidRDefault="00000000">
            <w:pPr>
              <w:rPr>
                <w:lang w:eastAsia="zh-Hans"/>
              </w:rPr>
            </w:pPr>
            <w:r>
              <w:rPr>
                <w:rFonts w:hint="eastAsia"/>
                <w:lang w:eastAsia="zh-Hans"/>
              </w:rPr>
              <w:t>达州市</w:t>
            </w:r>
          </w:p>
        </w:tc>
      </w:tr>
      <w:tr w:rsidR="000829C4" w14:paraId="223E28C9" w14:textId="77777777">
        <w:tc>
          <w:tcPr>
            <w:tcW w:w="1190" w:type="dxa"/>
            <w:vMerge/>
          </w:tcPr>
          <w:p w14:paraId="0D4BF5E7" w14:textId="77777777" w:rsidR="000829C4" w:rsidRDefault="000829C4">
            <w:pPr>
              <w:rPr>
                <w:lang w:eastAsia="zh-Hans"/>
              </w:rPr>
            </w:pPr>
          </w:p>
        </w:tc>
        <w:tc>
          <w:tcPr>
            <w:tcW w:w="2129" w:type="dxa"/>
            <w:vMerge/>
          </w:tcPr>
          <w:p w14:paraId="36254FEC" w14:textId="77777777" w:rsidR="000829C4" w:rsidRDefault="000829C4">
            <w:pPr>
              <w:rPr>
                <w:lang w:eastAsia="zh-Hans"/>
              </w:rPr>
            </w:pPr>
          </w:p>
        </w:tc>
        <w:tc>
          <w:tcPr>
            <w:tcW w:w="5203" w:type="dxa"/>
          </w:tcPr>
          <w:p w14:paraId="5077E2A1" w14:textId="77777777" w:rsidR="000829C4" w:rsidRDefault="00000000">
            <w:pPr>
              <w:rPr>
                <w:lang w:eastAsia="zh-Hans"/>
              </w:rPr>
            </w:pPr>
            <w:r>
              <w:rPr>
                <w:rFonts w:hint="eastAsia"/>
                <w:lang w:eastAsia="zh-Hans"/>
              </w:rPr>
              <w:t>雅安市</w:t>
            </w:r>
          </w:p>
        </w:tc>
      </w:tr>
      <w:tr w:rsidR="000829C4" w14:paraId="35365F16" w14:textId="77777777">
        <w:tc>
          <w:tcPr>
            <w:tcW w:w="1190" w:type="dxa"/>
            <w:vMerge/>
          </w:tcPr>
          <w:p w14:paraId="45AF68E2" w14:textId="77777777" w:rsidR="000829C4" w:rsidRDefault="000829C4">
            <w:pPr>
              <w:rPr>
                <w:lang w:eastAsia="zh-Hans"/>
              </w:rPr>
            </w:pPr>
          </w:p>
        </w:tc>
        <w:tc>
          <w:tcPr>
            <w:tcW w:w="2129" w:type="dxa"/>
            <w:vMerge/>
          </w:tcPr>
          <w:p w14:paraId="755772FA" w14:textId="77777777" w:rsidR="000829C4" w:rsidRDefault="000829C4">
            <w:pPr>
              <w:rPr>
                <w:lang w:eastAsia="zh-Hans"/>
              </w:rPr>
            </w:pPr>
          </w:p>
        </w:tc>
        <w:tc>
          <w:tcPr>
            <w:tcW w:w="5203" w:type="dxa"/>
          </w:tcPr>
          <w:p w14:paraId="36E2C899" w14:textId="77777777" w:rsidR="000829C4" w:rsidRDefault="00000000">
            <w:pPr>
              <w:rPr>
                <w:lang w:eastAsia="zh-Hans"/>
              </w:rPr>
            </w:pPr>
            <w:r>
              <w:rPr>
                <w:rFonts w:hint="eastAsia"/>
                <w:lang w:eastAsia="zh-Hans"/>
              </w:rPr>
              <w:t>巴中市</w:t>
            </w:r>
          </w:p>
        </w:tc>
      </w:tr>
      <w:tr w:rsidR="000829C4" w14:paraId="17226A6F" w14:textId="77777777">
        <w:tc>
          <w:tcPr>
            <w:tcW w:w="1190" w:type="dxa"/>
            <w:vMerge/>
          </w:tcPr>
          <w:p w14:paraId="01EAB01A" w14:textId="77777777" w:rsidR="000829C4" w:rsidRDefault="000829C4">
            <w:pPr>
              <w:rPr>
                <w:lang w:eastAsia="zh-Hans"/>
              </w:rPr>
            </w:pPr>
          </w:p>
        </w:tc>
        <w:tc>
          <w:tcPr>
            <w:tcW w:w="2129" w:type="dxa"/>
            <w:vMerge/>
          </w:tcPr>
          <w:p w14:paraId="23729882" w14:textId="77777777" w:rsidR="000829C4" w:rsidRDefault="000829C4">
            <w:pPr>
              <w:rPr>
                <w:lang w:eastAsia="zh-Hans"/>
              </w:rPr>
            </w:pPr>
          </w:p>
        </w:tc>
        <w:tc>
          <w:tcPr>
            <w:tcW w:w="5203" w:type="dxa"/>
          </w:tcPr>
          <w:p w14:paraId="7E517C81" w14:textId="77777777" w:rsidR="000829C4" w:rsidRDefault="00000000">
            <w:pPr>
              <w:rPr>
                <w:lang w:eastAsia="zh-Hans"/>
              </w:rPr>
            </w:pPr>
            <w:r>
              <w:rPr>
                <w:rFonts w:hint="eastAsia"/>
                <w:lang w:eastAsia="zh-Hans"/>
              </w:rPr>
              <w:t>资阳市</w:t>
            </w:r>
          </w:p>
        </w:tc>
      </w:tr>
      <w:tr w:rsidR="000829C4" w14:paraId="579C8DC6" w14:textId="77777777">
        <w:tc>
          <w:tcPr>
            <w:tcW w:w="1190" w:type="dxa"/>
            <w:vMerge/>
          </w:tcPr>
          <w:p w14:paraId="1E59EAAF" w14:textId="77777777" w:rsidR="000829C4" w:rsidRDefault="000829C4">
            <w:pPr>
              <w:rPr>
                <w:lang w:eastAsia="zh-Hans"/>
              </w:rPr>
            </w:pPr>
          </w:p>
        </w:tc>
        <w:tc>
          <w:tcPr>
            <w:tcW w:w="2129" w:type="dxa"/>
            <w:vMerge/>
          </w:tcPr>
          <w:p w14:paraId="7A8D048D" w14:textId="77777777" w:rsidR="000829C4" w:rsidRDefault="000829C4">
            <w:pPr>
              <w:rPr>
                <w:lang w:eastAsia="zh-Hans"/>
              </w:rPr>
            </w:pPr>
          </w:p>
        </w:tc>
        <w:tc>
          <w:tcPr>
            <w:tcW w:w="5203" w:type="dxa"/>
          </w:tcPr>
          <w:p w14:paraId="0EF49248" w14:textId="77777777" w:rsidR="000829C4" w:rsidRDefault="00000000">
            <w:pPr>
              <w:rPr>
                <w:lang w:eastAsia="zh-Hans"/>
              </w:rPr>
            </w:pPr>
            <w:r>
              <w:rPr>
                <w:rFonts w:hint="eastAsia"/>
                <w:lang w:eastAsia="zh-Hans"/>
              </w:rPr>
              <w:t>阿坝藏族羌族自治州</w:t>
            </w:r>
          </w:p>
        </w:tc>
      </w:tr>
      <w:tr w:rsidR="000829C4" w14:paraId="36763437" w14:textId="77777777">
        <w:tc>
          <w:tcPr>
            <w:tcW w:w="1190" w:type="dxa"/>
            <w:vMerge/>
          </w:tcPr>
          <w:p w14:paraId="2BF7D8EC" w14:textId="77777777" w:rsidR="000829C4" w:rsidRDefault="000829C4">
            <w:pPr>
              <w:rPr>
                <w:lang w:eastAsia="zh-Hans"/>
              </w:rPr>
            </w:pPr>
          </w:p>
        </w:tc>
        <w:tc>
          <w:tcPr>
            <w:tcW w:w="2129" w:type="dxa"/>
            <w:vMerge/>
          </w:tcPr>
          <w:p w14:paraId="5E49901A" w14:textId="77777777" w:rsidR="000829C4" w:rsidRDefault="000829C4">
            <w:pPr>
              <w:rPr>
                <w:lang w:eastAsia="zh-Hans"/>
              </w:rPr>
            </w:pPr>
          </w:p>
        </w:tc>
        <w:tc>
          <w:tcPr>
            <w:tcW w:w="5203" w:type="dxa"/>
          </w:tcPr>
          <w:p w14:paraId="472A2264" w14:textId="77777777" w:rsidR="000829C4" w:rsidRDefault="00000000">
            <w:pPr>
              <w:rPr>
                <w:lang w:eastAsia="zh-Hans"/>
              </w:rPr>
            </w:pPr>
            <w:r>
              <w:rPr>
                <w:rFonts w:hint="eastAsia"/>
                <w:lang w:eastAsia="zh-Hans"/>
              </w:rPr>
              <w:t>甘孜藏族自治州</w:t>
            </w:r>
          </w:p>
        </w:tc>
      </w:tr>
      <w:tr w:rsidR="000829C4" w14:paraId="2D033C9A" w14:textId="77777777">
        <w:tc>
          <w:tcPr>
            <w:tcW w:w="1190" w:type="dxa"/>
            <w:vMerge/>
          </w:tcPr>
          <w:p w14:paraId="6FBDEC4F" w14:textId="77777777" w:rsidR="000829C4" w:rsidRDefault="000829C4">
            <w:pPr>
              <w:rPr>
                <w:lang w:eastAsia="zh-Hans"/>
              </w:rPr>
            </w:pPr>
          </w:p>
        </w:tc>
        <w:tc>
          <w:tcPr>
            <w:tcW w:w="2129" w:type="dxa"/>
            <w:vMerge/>
          </w:tcPr>
          <w:p w14:paraId="641F73BB" w14:textId="77777777" w:rsidR="000829C4" w:rsidRDefault="000829C4">
            <w:pPr>
              <w:rPr>
                <w:lang w:eastAsia="zh-Hans"/>
              </w:rPr>
            </w:pPr>
          </w:p>
        </w:tc>
        <w:tc>
          <w:tcPr>
            <w:tcW w:w="5203" w:type="dxa"/>
          </w:tcPr>
          <w:p w14:paraId="25A7AF77" w14:textId="77777777" w:rsidR="000829C4" w:rsidRDefault="00000000">
            <w:pPr>
              <w:rPr>
                <w:lang w:eastAsia="zh-Hans"/>
              </w:rPr>
            </w:pPr>
            <w:r>
              <w:rPr>
                <w:rFonts w:hint="eastAsia"/>
                <w:lang w:eastAsia="zh-Hans"/>
              </w:rPr>
              <w:t>凉山彝族自治州</w:t>
            </w:r>
          </w:p>
        </w:tc>
      </w:tr>
      <w:tr w:rsidR="000829C4" w14:paraId="46F51375" w14:textId="77777777">
        <w:tc>
          <w:tcPr>
            <w:tcW w:w="1190" w:type="dxa"/>
            <w:vMerge/>
          </w:tcPr>
          <w:p w14:paraId="7038A7A6" w14:textId="77777777" w:rsidR="000829C4" w:rsidRDefault="000829C4">
            <w:pPr>
              <w:rPr>
                <w:lang w:eastAsia="zh-Hans"/>
              </w:rPr>
            </w:pPr>
          </w:p>
        </w:tc>
        <w:tc>
          <w:tcPr>
            <w:tcW w:w="2129" w:type="dxa"/>
            <w:vMerge w:val="restart"/>
          </w:tcPr>
          <w:p w14:paraId="488484FD" w14:textId="77777777" w:rsidR="000829C4" w:rsidRDefault="00000000">
            <w:pPr>
              <w:rPr>
                <w:lang w:eastAsia="zh-Hans"/>
              </w:rPr>
            </w:pPr>
            <w:r>
              <w:rPr>
                <w:rFonts w:hint="eastAsia"/>
                <w:lang w:eastAsia="zh-Hans"/>
              </w:rPr>
              <w:t>西藏自治区</w:t>
            </w:r>
          </w:p>
        </w:tc>
        <w:tc>
          <w:tcPr>
            <w:tcW w:w="5203" w:type="dxa"/>
          </w:tcPr>
          <w:p w14:paraId="1EEEB727" w14:textId="77777777" w:rsidR="000829C4" w:rsidRDefault="00000000">
            <w:pPr>
              <w:rPr>
                <w:lang w:eastAsia="zh-Hans"/>
              </w:rPr>
            </w:pPr>
            <w:r>
              <w:rPr>
                <w:rFonts w:hint="eastAsia"/>
                <w:lang w:eastAsia="zh-Hans"/>
              </w:rPr>
              <w:t>区级法规</w:t>
            </w:r>
          </w:p>
        </w:tc>
      </w:tr>
      <w:tr w:rsidR="000829C4" w14:paraId="309AFA81" w14:textId="77777777">
        <w:tc>
          <w:tcPr>
            <w:tcW w:w="1190" w:type="dxa"/>
            <w:vMerge/>
          </w:tcPr>
          <w:p w14:paraId="42F84380" w14:textId="77777777" w:rsidR="000829C4" w:rsidRDefault="000829C4">
            <w:pPr>
              <w:rPr>
                <w:lang w:eastAsia="zh-Hans"/>
              </w:rPr>
            </w:pPr>
          </w:p>
        </w:tc>
        <w:tc>
          <w:tcPr>
            <w:tcW w:w="2129" w:type="dxa"/>
            <w:vMerge/>
          </w:tcPr>
          <w:p w14:paraId="494250BA" w14:textId="77777777" w:rsidR="000829C4" w:rsidRDefault="000829C4">
            <w:pPr>
              <w:rPr>
                <w:lang w:eastAsia="zh-Hans"/>
              </w:rPr>
            </w:pPr>
          </w:p>
        </w:tc>
        <w:tc>
          <w:tcPr>
            <w:tcW w:w="5203" w:type="dxa"/>
          </w:tcPr>
          <w:p w14:paraId="101FD780" w14:textId="77777777" w:rsidR="000829C4" w:rsidRDefault="00000000">
            <w:pPr>
              <w:rPr>
                <w:lang w:eastAsia="zh-Hans"/>
              </w:rPr>
            </w:pPr>
            <w:r>
              <w:rPr>
                <w:rFonts w:hint="eastAsia"/>
                <w:lang w:eastAsia="zh-Hans"/>
              </w:rPr>
              <w:t>拉萨市</w:t>
            </w:r>
          </w:p>
        </w:tc>
      </w:tr>
      <w:tr w:rsidR="000829C4" w14:paraId="5C29A99F" w14:textId="77777777">
        <w:tc>
          <w:tcPr>
            <w:tcW w:w="1190" w:type="dxa"/>
            <w:vMerge/>
          </w:tcPr>
          <w:p w14:paraId="4488F8C3" w14:textId="77777777" w:rsidR="000829C4" w:rsidRDefault="000829C4">
            <w:pPr>
              <w:rPr>
                <w:lang w:eastAsia="zh-Hans"/>
              </w:rPr>
            </w:pPr>
          </w:p>
        </w:tc>
        <w:tc>
          <w:tcPr>
            <w:tcW w:w="2129" w:type="dxa"/>
            <w:vMerge/>
          </w:tcPr>
          <w:p w14:paraId="55BC18C5" w14:textId="77777777" w:rsidR="000829C4" w:rsidRDefault="000829C4">
            <w:pPr>
              <w:rPr>
                <w:lang w:eastAsia="zh-Hans"/>
              </w:rPr>
            </w:pPr>
          </w:p>
        </w:tc>
        <w:tc>
          <w:tcPr>
            <w:tcW w:w="5203" w:type="dxa"/>
          </w:tcPr>
          <w:p w14:paraId="2C0F25CB" w14:textId="77777777" w:rsidR="000829C4" w:rsidRDefault="00000000">
            <w:pPr>
              <w:rPr>
                <w:lang w:eastAsia="zh-Hans"/>
              </w:rPr>
            </w:pPr>
            <w:r>
              <w:rPr>
                <w:rFonts w:hint="eastAsia"/>
                <w:lang w:eastAsia="zh-Hans"/>
              </w:rPr>
              <w:t>昌都地区</w:t>
            </w:r>
          </w:p>
        </w:tc>
      </w:tr>
      <w:tr w:rsidR="000829C4" w14:paraId="59E72E52" w14:textId="77777777">
        <w:tc>
          <w:tcPr>
            <w:tcW w:w="1190" w:type="dxa"/>
            <w:vMerge/>
          </w:tcPr>
          <w:p w14:paraId="455D208A" w14:textId="77777777" w:rsidR="000829C4" w:rsidRDefault="000829C4">
            <w:pPr>
              <w:rPr>
                <w:lang w:eastAsia="zh-Hans"/>
              </w:rPr>
            </w:pPr>
          </w:p>
        </w:tc>
        <w:tc>
          <w:tcPr>
            <w:tcW w:w="2129" w:type="dxa"/>
            <w:vMerge/>
          </w:tcPr>
          <w:p w14:paraId="20B61791" w14:textId="77777777" w:rsidR="000829C4" w:rsidRDefault="000829C4">
            <w:pPr>
              <w:rPr>
                <w:lang w:eastAsia="zh-Hans"/>
              </w:rPr>
            </w:pPr>
          </w:p>
        </w:tc>
        <w:tc>
          <w:tcPr>
            <w:tcW w:w="5203" w:type="dxa"/>
          </w:tcPr>
          <w:p w14:paraId="04B2C975" w14:textId="77777777" w:rsidR="000829C4" w:rsidRDefault="00000000">
            <w:pPr>
              <w:rPr>
                <w:lang w:eastAsia="zh-Hans"/>
              </w:rPr>
            </w:pPr>
            <w:r>
              <w:rPr>
                <w:rFonts w:hint="eastAsia"/>
                <w:lang w:eastAsia="zh-Hans"/>
              </w:rPr>
              <w:t>山南地区</w:t>
            </w:r>
          </w:p>
        </w:tc>
      </w:tr>
      <w:tr w:rsidR="000829C4" w14:paraId="43B3DDBC" w14:textId="77777777">
        <w:tc>
          <w:tcPr>
            <w:tcW w:w="1190" w:type="dxa"/>
            <w:vMerge/>
          </w:tcPr>
          <w:p w14:paraId="14E8EF0F" w14:textId="77777777" w:rsidR="000829C4" w:rsidRDefault="000829C4">
            <w:pPr>
              <w:rPr>
                <w:lang w:eastAsia="zh-Hans"/>
              </w:rPr>
            </w:pPr>
          </w:p>
        </w:tc>
        <w:tc>
          <w:tcPr>
            <w:tcW w:w="2129" w:type="dxa"/>
            <w:vMerge/>
          </w:tcPr>
          <w:p w14:paraId="4727E22C" w14:textId="77777777" w:rsidR="000829C4" w:rsidRDefault="000829C4">
            <w:pPr>
              <w:rPr>
                <w:lang w:eastAsia="zh-Hans"/>
              </w:rPr>
            </w:pPr>
          </w:p>
        </w:tc>
        <w:tc>
          <w:tcPr>
            <w:tcW w:w="5203" w:type="dxa"/>
          </w:tcPr>
          <w:p w14:paraId="601C9603" w14:textId="77777777" w:rsidR="000829C4" w:rsidRDefault="00000000">
            <w:pPr>
              <w:rPr>
                <w:lang w:eastAsia="zh-Hans"/>
              </w:rPr>
            </w:pPr>
            <w:r>
              <w:rPr>
                <w:rFonts w:hint="eastAsia"/>
                <w:lang w:eastAsia="zh-Hans"/>
              </w:rPr>
              <w:t>阿里地区</w:t>
            </w:r>
          </w:p>
        </w:tc>
      </w:tr>
      <w:tr w:rsidR="000829C4" w14:paraId="6135E69E" w14:textId="77777777">
        <w:tc>
          <w:tcPr>
            <w:tcW w:w="1190" w:type="dxa"/>
            <w:vMerge/>
          </w:tcPr>
          <w:p w14:paraId="664E5DAC" w14:textId="77777777" w:rsidR="000829C4" w:rsidRDefault="000829C4">
            <w:pPr>
              <w:rPr>
                <w:lang w:eastAsia="zh-Hans"/>
              </w:rPr>
            </w:pPr>
          </w:p>
        </w:tc>
        <w:tc>
          <w:tcPr>
            <w:tcW w:w="2129" w:type="dxa"/>
            <w:vMerge/>
          </w:tcPr>
          <w:p w14:paraId="676C6A4C" w14:textId="77777777" w:rsidR="000829C4" w:rsidRDefault="000829C4">
            <w:pPr>
              <w:rPr>
                <w:lang w:eastAsia="zh-Hans"/>
              </w:rPr>
            </w:pPr>
          </w:p>
        </w:tc>
        <w:tc>
          <w:tcPr>
            <w:tcW w:w="5203" w:type="dxa"/>
          </w:tcPr>
          <w:p w14:paraId="4536C525" w14:textId="77777777" w:rsidR="000829C4" w:rsidRDefault="00000000">
            <w:pPr>
              <w:rPr>
                <w:lang w:eastAsia="zh-Hans"/>
              </w:rPr>
            </w:pPr>
            <w:r>
              <w:rPr>
                <w:rFonts w:hint="eastAsia"/>
                <w:lang w:eastAsia="zh-Hans"/>
              </w:rPr>
              <w:t>林芝地区</w:t>
            </w:r>
          </w:p>
        </w:tc>
      </w:tr>
      <w:tr w:rsidR="000829C4" w14:paraId="7729835B" w14:textId="77777777">
        <w:tc>
          <w:tcPr>
            <w:tcW w:w="1190" w:type="dxa"/>
            <w:vMerge/>
          </w:tcPr>
          <w:p w14:paraId="6BDD34DB" w14:textId="77777777" w:rsidR="000829C4" w:rsidRDefault="000829C4">
            <w:pPr>
              <w:rPr>
                <w:lang w:eastAsia="zh-Hans"/>
              </w:rPr>
            </w:pPr>
          </w:p>
        </w:tc>
        <w:tc>
          <w:tcPr>
            <w:tcW w:w="2129" w:type="dxa"/>
            <w:vMerge w:val="restart"/>
          </w:tcPr>
          <w:p w14:paraId="2041A042" w14:textId="77777777" w:rsidR="000829C4" w:rsidRDefault="00000000">
            <w:pPr>
              <w:rPr>
                <w:lang w:eastAsia="zh-Hans"/>
              </w:rPr>
            </w:pPr>
            <w:r>
              <w:rPr>
                <w:rFonts w:hint="eastAsia"/>
                <w:lang w:eastAsia="zh-Hans"/>
              </w:rPr>
              <w:t>新疆维吾尔自治区</w:t>
            </w:r>
          </w:p>
        </w:tc>
        <w:tc>
          <w:tcPr>
            <w:tcW w:w="5203" w:type="dxa"/>
          </w:tcPr>
          <w:p w14:paraId="10ADD0A2" w14:textId="77777777" w:rsidR="000829C4" w:rsidRDefault="00000000">
            <w:pPr>
              <w:rPr>
                <w:lang w:eastAsia="zh-Hans"/>
              </w:rPr>
            </w:pPr>
            <w:r>
              <w:rPr>
                <w:rFonts w:hint="eastAsia"/>
                <w:lang w:eastAsia="zh-Hans"/>
              </w:rPr>
              <w:t>区级法规</w:t>
            </w:r>
          </w:p>
        </w:tc>
      </w:tr>
      <w:tr w:rsidR="000829C4" w14:paraId="7A3E35D9" w14:textId="77777777">
        <w:tc>
          <w:tcPr>
            <w:tcW w:w="1190" w:type="dxa"/>
            <w:vMerge/>
          </w:tcPr>
          <w:p w14:paraId="0EA13638" w14:textId="77777777" w:rsidR="000829C4" w:rsidRDefault="000829C4">
            <w:pPr>
              <w:rPr>
                <w:lang w:eastAsia="zh-Hans"/>
              </w:rPr>
            </w:pPr>
          </w:p>
        </w:tc>
        <w:tc>
          <w:tcPr>
            <w:tcW w:w="2129" w:type="dxa"/>
            <w:vMerge/>
          </w:tcPr>
          <w:p w14:paraId="59A9B512" w14:textId="77777777" w:rsidR="000829C4" w:rsidRDefault="000829C4">
            <w:pPr>
              <w:rPr>
                <w:lang w:eastAsia="zh-Hans"/>
              </w:rPr>
            </w:pPr>
          </w:p>
        </w:tc>
        <w:tc>
          <w:tcPr>
            <w:tcW w:w="5203" w:type="dxa"/>
          </w:tcPr>
          <w:p w14:paraId="5E944C41" w14:textId="77777777" w:rsidR="000829C4" w:rsidRDefault="00000000">
            <w:pPr>
              <w:rPr>
                <w:lang w:eastAsia="zh-Hans"/>
              </w:rPr>
            </w:pPr>
            <w:r>
              <w:rPr>
                <w:rFonts w:hint="eastAsia"/>
                <w:lang w:eastAsia="zh-Hans"/>
              </w:rPr>
              <w:t>乌鲁木齐市</w:t>
            </w:r>
          </w:p>
        </w:tc>
      </w:tr>
      <w:tr w:rsidR="000829C4" w14:paraId="2CF7BBFE" w14:textId="77777777">
        <w:tc>
          <w:tcPr>
            <w:tcW w:w="1190" w:type="dxa"/>
            <w:vMerge/>
          </w:tcPr>
          <w:p w14:paraId="3FA4B6AD" w14:textId="77777777" w:rsidR="000829C4" w:rsidRDefault="000829C4">
            <w:pPr>
              <w:rPr>
                <w:lang w:eastAsia="zh-Hans"/>
              </w:rPr>
            </w:pPr>
          </w:p>
        </w:tc>
        <w:tc>
          <w:tcPr>
            <w:tcW w:w="2129" w:type="dxa"/>
            <w:vMerge/>
          </w:tcPr>
          <w:p w14:paraId="2D00D39B" w14:textId="77777777" w:rsidR="000829C4" w:rsidRDefault="000829C4">
            <w:pPr>
              <w:rPr>
                <w:lang w:eastAsia="zh-Hans"/>
              </w:rPr>
            </w:pPr>
          </w:p>
        </w:tc>
        <w:tc>
          <w:tcPr>
            <w:tcW w:w="5203" w:type="dxa"/>
          </w:tcPr>
          <w:p w14:paraId="13C2A319" w14:textId="77777777" w:rsidR="000829C4" w:rsidRDefault="00000000">
            <w:pPr>
              <w:rPr>
                <w:lang w:eastAsia="zh-Hans"/>
              </w:rPr>
            </w:pPr>
            <w:r>
              <w:rPr>
                <w:rFonts w:hint="eastAsia"/>
                <w:lang w:eastAsia="zh-Hans"/>
              </w:rPr>
              <w:t>克拉玛依市</w:t>
            </w:r>
          </w:p>
        </w:tc>
      </w:tr>
      <w:tr w:rsidR="000829C4" w14:paraId="3BAD3A38" w14:textId="77777777">
        <w:tc>
          <w:tcPr>
            <w:tcW w:w="1190" w:type="dxa"/>
            <w:vMerge/>
          </w:tcPr>
          <w:p w14:paraId="36F3C4CF" w14:textId="77777777" w:rsidR="000829C4" w:rsidRDefault="000829C4">
            <w:pPr>
              <w:rPr>
                <w:lang w:eastAsia="zh-Hans"/>
              </w:rPr>
            </w:pPr>
          </w:p>
        </w:tc>
        <w:tc>
          <w:tcPr>
            <w:tcW w:w="2129" w:type="dxa"/>
            <w:vMerge/>
          </w:tcPr>
          <w:p w14:paraId="40D20241" w14:textId="77777777" w:rsidR="000829C4" w:rsidRDefault="000829C4">
            <w:pPr>
              <w:rPr>
                <w:lang w:eastAsia="zh-Hans"/>
              </w:rPr>
            </w:pPr>
          </w:p>
        </w:tc>
        <w:tc>
          <w:tcPr>
            <w:tcW w:w="5203" w:type="dxa"/>
          </w:tcPr>
          <w:p w14:paraId="53AD5546" w14:textId="77777777" w:rsidR="000829C4" w:rsidRDefault="00000000">
            <w:pPr>
              <w:rPr>
                <w:lang w:eastAsia="zh-Hans"/>
              </w:rPr>
            </w:pPr>
            <w:r>
              <w:rPr>
                <w:rFonts w:hint="eastAsia"/>
                <w:lang w:eastAsia="zh-Hans"/>
              </w:rPr>
              <w:t>吐鲁番地区</w:t>
            </w:r>
          </w:p>
        </w:tc>
      </w:tr>
      <w:tr w:rsidR="000829C4" w14:paraId="59DBC17E" w14:textId="77777777">
        <w:tc>
          <w:tcPr>
            <w:tcW w:w="1190" w:type="dxa"/>
            <w:vMerge/>
          </w:tcPr>
          <w:p w14:paraId="7F9F3D5F" w14:textId="77777777" w:rsidR="000829C4" w:rsidRDefault="000829C4">
            <w:pPr>
              <w:rPr>
                <w:lang w:eastAsia="zh-Hans"/>
              </w:rPr>
            </w:pPr>
          </w:p>
        </w:tc>
        <w:tc>
          <w:tcPr>
            <w:tcW w:w="2129" w:type="dxa"/>
            <w:vMerge/>
          </w:tcPr>
          <w:p w14:paraId="1B026D36" w14:textId="77777777" w:rsidR="000829C4" w:rsidRDefault="000829C4">
            <w:pPr>
              <w:rPr>
                <w:lang w:eastAsia="zh-Hans"/>
              </w:rPr>
            </w:pPr>
          </w:p>
        </w:tc>
        <w:tc>
          <w:tcPr>
            <w:tcW w:w="5203" w:type="dxa"/>
          </w:tcPr>
          <w:p w14:paraId="4724624B" w14:textId="77777777" w:rsidR="000829C4" w:rsidRDefault="00000000">
            <w:pPr>
              <w:rPr>
                <w:lang w:eastAsia="zh-Hans"/>
              </w:rPr>
            </w:pPr>
            <w:r>
              <w:rPr>
                <w:rFonts w:hint="eastAsia"/>
                <w:lang w:eastAsia="zh-Hans"/>
              </w:rPr>
              <w:t>哈密地区</w:t>
            </w:r>
          </w:p>
        </w:tc>
      </w:tr>
      <w:tr w:rsidR="000829C4" w14:paraId="4A47F98B" w14:textId="77777777">
        <w:tc>
          <w:tcPr>
            <w:tcW w:w="1190" w:type="dxa"/>
            <w:vMerge/>
          </w:tcPr>
          <w:p w14:paraId="5E9AEE57" w14:textId="77777777" w:rsidR="000829C4" w:rsidRDefault="000829C4">
            <w:pPr>
              <w:rPr>
                <w:lang w:eastAsia="zh-Hans"/>
              </w:rPr>
            </w:pPr>
          </w:p>
        </w:tc>
        <w:tc>
          <w:tcPr>
            <w:tcW w:w="2129" w:type="dxa"/>
            <w:vMerge/>
          </w:tcPr>
          <w:p w14:paraId="78B66B33" w14:textId="77777777" w:rsidR="000829C4" w:rsidRDefault="000829C4">
            <w:pPr>
              <w:rPr>
                <w:lang w:eastAsia="zh-Hans"/>
              </w:rPr>
            </w:pPr>
          </w:p>
        </w:tc>
        <w:tc>
          <w:tcPr>
            <w:tcW w:w="5203" w:type="dxa"/>
          </w:tcPr>
          <w:p w14:paraId="093B7D70" w14:textId="77777777" w:rsidR="000829C4" w:rsidRDefault="00000000">
            <w:pPr>
              <w:rPr>
                <w:lang w:eastAsia="zh-Hans"/>
              </w:rPr>
            </w:pPr>
            <w:r>
              <w:rPr>
                <w:rFonts w:hint="eastAsia"/>
                <w:lang w:eastAsia="zh-Hans"/>
              </w:rPr>
              <w:t>昌吉回族自治州</w:t>
            </w:r>
          </w:p>
        </w:tc>
      </w:tr>
      <w:tr w:rsidR="000829C4" w14:paraId="675F205A" w14:textId="77777777">
        <w:tc>
          <w:tcPr>
            <w:tcW w:w="1190" w:type="dxa"/>
            <w:vMerge/>
          </w:tcPr>
          <w:p w14:paraId="463D2AC1" w14:textId="77777777" w:rsidR="000829C4" w:rsidRDefault="000829C4">
            <w:pPr>
              <w:rPr>
                <w:lang w:eastAsia="zh-Hans"/>
              </w:rPr>
            </w:pPr>
          </w:p>
        </w:tc>
        <w:tc>
          <w:tcPr>
            <w:tcW w:w="2129" w:type="dxa"/>
            <w:vMerge/>
          </w:tcPr>
          <w:p w14:paraId="339DFF1D" w14:textId="77777777" w:rsidR="000829C4" w:rsidRDefault="000829C4">
            <w:pPr>
              <w:rPr>
                <w:lang w:eastAsia="zh-Hans"/>
              </w:rPr>
            </w:pPr>
          </w:p>
        </w:tc>
        <w:tc>
          <w:tcPr>
            <w:tcW w:w="5203" w:type="dxa"/>
          </w:tcPr>
          <w:p w14:paraId="4F50BC93" w14:textId="77777777" w:rsidR="000829C4" w:rsidRDefault="00000000">
            <w:pPr>
              <w:rPr>
                <w:lang w:eastAsia="zh-Hans"/>
              </w:rPr>
            </w:pPr>
            <w:r>
              <w:rPr>
                <w:rFonts w:hint="eastAsia"/>
                <w:lang w:eastAsia="zh-Hans"/>
              </w:rPr>
              <w:t>博尔塔拉蒙古自治州</w:t>
            </w:r>
          </w:p>
        </w:tc>
      </w:tr>
      <w:tr w:rsidR="000829C4" w14:paraId="72EB7CD8" w14:textId="77777777">
        <w:tc>
          <w:tcPr>
            <w:tcW w:w="1190" w:type="dxa"/>
            <w:vMerge/>
          </w:tcPr>
          <w:p w14:paraId="47690B70" w14:textId="77777777" w:rsidR="000829C4" w:rsidRDefault="000829C4">
            <w:pPr>
              <w:rPr>
                <w:lang w:eastAsia="zh-Hans"/>
              </w:rPr>
            </w:pPr>
          </w:p>
        </w:tc>
        <w:tc>
          <w:tcPr>
            <w:tcW w:w="2129" w:type="dxa"/>
            <w:vMerge/>
          </w:tcPr>
          <w:p w14:paraId="23E8B35D" w14:textId="77777777" w:rsidR="000829C4" w:rsidRDefault="000829C4">
            <w:pPr>
              <w:rPr>
                <w:lang w:eastAsia="zh-Hans"/>
              </w:rPr>
            </w:pPr>
          </w:p>
        </w:tc>
        <w:tc>
          <w:tcPr>
            <w:tcW w:w="5203" w:type="dxa"/>
          </w:tcPr>
          <w:p w14:paraId="3135AAF0" w14:textId="77777777" w:rsidR="000829C4" w:rsidRDefault="00000000">
            <w:pPr>
              <w:rPr>
                <w:lang w:eastAsia="zh-Hans"/>
              </w:rPr>
            </w:pPr>
            <w:r>
              <w:rPr>
                <w:rFonts w:hint="eastAsia"/>
                <w:lang w:eastAsia="zh-Hans"/>
              </w:rPr>
              <w:t>巴音郭楞蒙古自治州</w:t>
            </w:r>
          </w:p>
        </w:tc>
      </w:tr>
      <w:tr w:rsidR="000829C4" w14:paraId="79C2F6F8" w14:textId="77777777">
        <w:tc>
          <w:tcPr>
            <w:tcW w:w="1190" w:type="dxa"/>
            <w:vMerge/>
          </w:tcPr>
          <w:p w14:paraId="4F216B7F" w14:textId="77777777" w:rsidR="000829C4" w:rsidRDefault="000829C4">
            <w:pPr>
              <w:rPr>
                <w:lang w:eastAsia="zh-Hans"/>
              </w:rPr>
            </w:pPr>
          </w:p>
        </w:tc>
        <w:tc>
          <w:tcPr>
            <w:tcW w:w="2129" w:type="dxa"/>
            <w:vMerge/>
          </w:tcPr>
          <w:p w14:paraId="5025B8E2" w14:textId="77777777" w:rsidR="000829C4" w:rsidRDefault="000829C4">
            <w:pPr>
              <w:rPr>
                <w:lang w:eastAsia="zh-Hans"/>
              </w:rPr>
            </w:pPr>
          </w:p>
        </w:tc>
        <w:tc>
          <w:tcPr>
            <w:tcW w:w="5203" w:type="dxa"/>
          </w:tcPr>
          <w:p w14:paraId="52329675" w14:textId="77777777" w:rsidR="000829C4" w:rsidRDefault="00000000">
            <w:pPr>
              <w:rPr>
                <w:lang w:eastAsia="zh-Hans"/>
              </w:rPr>
            </w:pPr>
            <w:r>
              <w:rPr>
                <w:rFonts w:hint="eastAsia"/>
                <w:lang w:eastAsia="zh-Hans"/>
              </w:rPr>
              <w:t>阿克苏地区</w:t>
            </w:r>
          </w:p>
        </w:tc>
      </w:tr>
      <w:tr w:rsidR="000829C4" w14:paraId="396EEFFB" w14:textId="77777777">
        <w:tc>
          <w:tcPr>
            <w:tcW w:w="1190" w:type="dxa"/>
            <w:vMerge/>
          </w:tcPr>
          <w:p w14:paraId="47897A96" w14:textId="77777777" w:rsidR="000829C4" w:rsidRDefault="000829C4">
            <w:pPr>
              <w:rPr>
                <w:lang w:eastAsia="zh-Hans"/>
              </w:rPr>
            </w:pPr>
          </w:p>
        </w:tc>
        <w:tc>
          <w:tcPr>
            <w:tcW w:w="2129" w:type="dxa"/>
            <w:vMerge/>
          </w:tcPr>
          <w:p w14:paraId="003094F4" w14:textId="77777777" w:rsidR="000829C4" w:rsidRDefault="000829C4">
            <w:pPr>
              <w:rPr>
                <w:lang w:eastAsia="zh-Hans"/>
              </w:rPr>
            </w:pPr>
          </w:p>
        </w:tc>
        <w:tc>
          <w:tcPr>
            <w:tcW w:w="5203" w:type="dxa"/>
          </w:tcPr>
          <w:p w14:paraId="62CEFA8D" w14:textId="77777777" w:rsidR="000829C4" w:rsidRDefault="00000000">
            <w:pPr>
              <w:rPr>
                <w:lang w:eastAsia="zh-Hans"/>
              </w:rPr>
            </w:pPr>
            <w:r>
              <w:rPr>
                <w:rFonts w:hint="eastAsia"/>
                <w:lang w:eastAsia="zh-Hans"/>
              </w:rPr>
              <w:t>克孜勒苏柯尔克孜自治州</w:t>
            </w:r>
          </w:p>
        </w:tc>
      </w:tr>
      <w:tr w:rsidR="000829C4" w14:paraId="4C523984" w14:textId="77777777">
        <w:tc>
          <w:tcPr>
            <w:tcW w:w="1190" w:type="dxa"/>
            <w:vMerge/>
          </w:tcPr>
          <w:p w14:paraId="6FF9429A" w14:textId="77777777" w:rsidR="000829C4" w:rsidRDefault="000829C4">
            <w:pPr>
              <w:rPr>
                <w:lang w:eastAsia="zh-Hans"/>
              </w:rPr>
            </w:pPr>
          </w:p>
        </w:tc>
        <w:tc>
          <w:tcPr>
            <w:tcW w:w="2129" w:type="dxa"/>
            <w:vMerge/>
          </w:tcPr>
          <w:p w14:paraId="487D06A8" w14:textId="77777777" w:rsidR="000829C4" w:rsidRDefault="000829C4">
            <w:pPr>
              <w:rPr>
                <w:lang w:eastAsia="zh-Hans"/>
              </w:rPr>
            </w:pPr>
          </w:p>
        </w:tc>
        <w:tc>
          <w:tcPr>
            <w:tcW w:w="5203" w:type="dxa"/>
          </w:tcPr>
          <w:p w14:paraId="7F75267B" w14:textId="77777777" w:rsidR="000829C4" w:rsidRDefault="00000000">
            <w:pPr>
              <w:rPr>
                <w:lang w:eastAsia="zh-Hans"/>
              </w:rPr>
            </w:pPr>
            <w:r>
              <w:rPr>
                <w:rFonts w:hint="eastAsia"/>
                <w:lang w:eastAsia="zh-Hans"/>
              </w:rPr>
              <w:t>喀什地区</w:t>
            </w:r>
          </w:p>
        </w:tc>
      </w:tr>
      <w:tr w:rsidR="000829C4" w14:paraId="382A1DE6" w14:textId="77777777">
        <w:tc>
          <w:tcPr>
            <w:tcW w:w="1190" w:type="dxa"/>
            <w:vMerge/>
          </w:tcPr>
          <w:p w14:paraId="0975481C" w14:textId="77777777" w:rsidR="000829C4" w:rsidRDefault="000829C4">
            <w:pPr>
              <w:rPr>
                <w:lang w:eastAsia="zh-Hans"/>
              </w:rPr>
            </w:pPr>
          </w:p>
        </w:tc>
        <w:tc>
          <w:tcPr>
            <w:tcW w:w="2129" w:type="dxa"/>
            <w:vMerge/>
          </w:tcPr>
          <w:p w14:paraId="735C14C3" w14:textId="77777777" w:rsidR="000829C4" w:rsidRDefault="000829C4">
            <w:pPr>
              <w:rPr>
                <w:lang w:eastAsia="zh-Hans"/>
              </w:rPr>
            </w:pPr>
          </w:p>
        </w:tc>
        <w:tc>
          <w:tcPr>
            <w:tcW w:w="5203" w:type="dxa"/>
          </w:tcPr>
          <w:p w14:paraId="2E957EB1" w14:textId="77777777" w:rsidR="000829C4" w:rsidRDefault="00000000">
            <w:pPr>
              <w:rPr>
                <w:lang w:eastAsia="zh-Hans"/>
              </w:rPr>
            </w:pPr>
            <w:r>
              <w:rPr>
                <w:rFonts w:hint="eastAsia"/>
                <w:lang w:eastAsia="zh-Hans"/>
              </w:rPr>
              <w:t>和田地区</w:t>
            </w:r>
          </w:p>
        </w:tc>
      </w:tr>
      <w:tr w:rsidR="000829C4" w14:paraId="4D796380" w14:textId="77777777">
        <w:tc>
          <w:tcPr>
            <w:tcW w:w="1190" w:type="dxa"/>
            <w:vMerge/>
          </w:tcPr>
          <w:p w14:paraId="42C9D2FA" w14:textId="77777777" w:rsidR="000829C4" w:rsidRDefault="000829C4">
            <w:pPr>
              <w:rPr>
                <w:lang w:eastAsia="zh-Hans"/>
              </w:rPr>
            </w:pPr>
          </w:p>
        </w:tc>
        <w:tc>
          <w:tcPr>
            <w:tcW w:w="2129" w:type="dxa"/>
            <w:vMerge/>
          </w:tcPr>
          <w:p w14:paraId="53AF932A" w14:textId="77777777" w:rsidR="000829C4" w:rsidRDefault="000829C4">
            <w:pPr>
              <w:rPr>
                <w:lang w:eastAsia="zh-Hans"/>
              </w:rPr>
            </w:pPr>
          </w:p>
        </w:tc>
        <w:tc>
          <w:tcPr>
            <w:tcW w:w="5203" w:type="dxa"/>
          </w:tcPr>
          <w:p w14:paraId="11ADA401" w14:textId="77777777" w:rsidR="000829C4" w:rsidRDefault="00000000">
            <w:pPr>
              <w:rPr>
                <w:lang w:eastAsia="zh-Hans"/>
              </w:rPr>
            </w:pPr>
            <w:r>
              <w:rPr>
                <w:rFonts w:hint="eastAsia"/>
                <w:lang w:eastAsia="zh-Hans"/>
              </w:rPr>
              <w:t>伊犁哈萨克自治州</w:t>
            </w:r>
          </w:p>
        </w:tc>
      </w:tr>
      <w:tr w:rsidR="000829C4" w14:paraId="7754634D" w14:textId="77777777">
        <w:tc>
          <w:tcPr>
            <w:tcW w:w="1190" w:type="dxa"/>
            <w:vMerge/>
          </w:tcPr>
          <w:p w14:paraId="44EAF4A0" w14:textId="77777777" w:rsidR="000829C4" w:rsidRDefault="000829C4">
            <w:pPr>
              <w:rPr>
                <w:lang w:eastAsia="zh-Hans"/>
              </w:rPr>
            </w:pPr>
          </w:p>
        </w:tc>
        <w:tc>
          <w:tcPr>
            <w:tcW w:w="2129" w:type="dxa"/>
            <w:vMerge/>
          </w:tcPr>
          <w:p w14:paraId="04B770C6" w14:textId="77777777" w:rsidR="000829C4" w:rsidRDefault="000829C4">
            <w:pPr>
              <w:rPr>
                <w:lang w:eastAsia="zh-Hans"/>
              </w:rPr>
            </w:pPr>
          </w:p>
        </w:tc>
        <w:tc>
          <w:tcPr>
            <w:tcW w:w="5203" w:type="dxa"/>
          </w:tcPr>
          <w:p w14:paraId="0C6E1CD2" w14:textId="77777777" w:rsidR="000829C4" w:rsidRDefault="00000000">
            <w:pPr>
              <w:rPr>
                <w:lang w:eastAsia="zh-Hans"/>
              </w:rPr>
            </w:pPr>
            <w:r>
              <w:rPr>
                <w:rFonts w:hint="eastAsia"/>
                <w:lang w:eastAsia="zh-Hans"/>
              </w:rPr>
              <w:t>塔城地区</w:t>
            </w:r>
          </w:p>
        </w:tc>
      </w:tr>
      <w:tr w:rsidR="000829C4" w14:paraId="32C4407C" w14:textId="77777777">
        <w:tc>
          <w:tcPr>
            <w:tcW w:w="1190" w:type="dxa"/>
            <w:vMerge/>
          </w:tcPr>
          <w:p w14:paraId="7B7277F5" w14:textId="77777777" w:rsidR="000829C4" w:rsidRDefault="000829C4">
            <w:pPr>
              <w:rPr>
                <w:lang w:eastAsia="zh-Hans"/>
              </w:rPr>
            </w:pPr>
          </w:p>
        </w:tc>
        <w:tc>
          <w:tcPr>
            <w:tcW w:w="2129" w:type="dxa"/>
            <w:vMerge/>
          </w:tcPr>
          <w:p w14:paraId="7170DCED" w14:textId="77777777" w:rsidR="000829C4" w:rsidRDefault="000829C4">
            <w:pPr>
              <w:rPr>
                <w:lang w:eastAsia="zh-Hans"/>
              </w:rPr>
            </w:pPr>
          </w:p>
        </w:tc>
        <w:tc>
          <w:tcPr>
            <w:tcW w:w="5203" w:type="dxa"/>
          </w:tcPr>
          <w:p w14:paraId="11D851BB" w14:textId="77777777" w:rsidR="000829C4" w:rsidRDefault="00000000">
            <w:pPr>
              <w:rPr>
                <w:lang w:eastAsia="zh-Hans"/>
              </w:rPr>
            </w:pPr>
            <w:r>
              <w:rPr>
                <w:rFonts w:hint="eastAsia"/>
                <w:lang w:eastAsia="zh-Hans"/>
              </w:rPr>
              <w:t>阿勒泰地区</w:t>
            </w:r>
          </w:p>
        </w:tc>
      </w:tr>
      <w:tr w:rsidR="000829C4" w14:paraId="5A30ADD4" w14:textId="77777777">
        <w:tc>
          <w:tcPr>
            <w:tcW w:w="1190" w:type="dxa"/>
            <w:vMerge/>
          </w:tcPr>
          <w:p w14:paraId="2DEAAED0" w14:textId="77777777" w:rsidR="000829C4" w:rsidRDefault="000829C4">
            <w:pPr>
              <w:rPr>
                <w:lang w:eastAsia="zh-Hans"/>
              </w:rPr>
            </w:pPr>
          </w:p>
        </w:tc>
        <w:tc>
          <w:tcPr>
            <w:tcW w:w="2129" w:type="dxa"/>
            <w:vMerge/>
          </w:tcPr>
          <w:p w14:paraId="1F412C45" w14:textId="77777777" w:rsidR="000829C4" w:rsidRDefault="000829C4">
            <w:pPr>
              <w:rPr>
                <w:lang w:eastAsia="zh-Hans"/>
              </w:rPr>
            </w:pPr>
          </w:p>
        </w:tc>
        <w:tc>
          <w:tcPr>
            <w:tcW w:w="5203" w:type="dxa"/>
          </w:tcPr>
          <w:p w14:paraId="224C0A37" w14:textId="77777777" w:rsidR="000829C4" w:rsidRDefault="00000000">
            <w:pPr>
              <w:rPr>
                <w:lang w:eastAsia="zh-Hans"/>
              </w:rPr>
            </w:pPr>
            <w:r>
              <w:rPr>
                <w:rFonts w:hint="eastAsia"/>
                <w:lang w:eastAsia="zh-Hans"/>
              </w:rPr>
              <w:t>自治区直辖县级行政区划</w:t>
            </w:r>
          </w:p>
        </w:tc>
      </w:tr>
      <w:tr w:rsidR="000829C4" w14:paraId="0B98E61B" w14:textId="77777777">
        <w:tc>
          <w:tcPr>
            <w:tcW w:w="1190" w:type="dxa"/>
            <w:vMerge/>
          </w:tcPr>
          <w:p w14:paraId="188993A8" w14:textId="77777777" w:rsidR="000829C4" w:rsidRDefault="000829C4">
            <w:pPr>
              <w:rPr>
                <w:lang w:eastAsia="zh-Hans"/>
              </w:rPr>
            </w:pPr>
          </w:p>
        </w:tc>
        <w:tc>
          <w:tcPr>
            <w:tcW w:w="2129" w:type="dxa"/>
            <w:vMerge w:val="restart"/>
          </w:tcPr>
          <w:p w14:paraId="70F24E3F" w14:textId="77777777" w:rsidR="000829C4" w:rsidRDefault="00000000">
            <w:pPr>
              <w:rPr>
                <w:lang w:eastAsia="zh-Hans"/>
              </w:rPr>
            </w:pPr>
            <w:r>
              <w:rPr>
                <w:rFonts w:hint="eastAsia"/>
                <w:lang w:eastAsia="zh-Hans"/>
              </w:rPr>
              <w:t>云南省</w:t>
            </w:r>
          </w:p>
        </w:tc>
        <w:tc>
          <w:tcPr>
            <w:tcW w:w="5203" w:type="dxa"/>
          </w:tcPr>
          <w:p w14:paraId="1AB0CC43" w14:textId="77777777" w:rsidR="000829C4" w:rsidRDefault="00000000">
            <w:pPr>
              <w:rPr>
                <w:lang w:eastAsia="zh-Hans"/>
              </w:rPr>
            </w:pPr>
            <w:r>
              <w:rPr>
                <w:rFonts w:hint="eastAsia"/>
                <w:lang w:eastAsia="zh-Hans"/>
              </w:rPr>
              <w:t>省级法规</w:t>
            </w:r>
          </w:p>
        </w:tc>
      </w:tr>
      <w:tr w:rsidR="000829C4" w14:paraId="116B31D8" w14:textId="77777777">
        <w:tc>
          <w:tcPr>
            <w:tcW w:w="1190" w:type="dxa"/>
            <w:vMerge/>
          </w:tcPr>
          <w:p w14:paraId="03C06364" w14:textId="77777777" w:rsidR="000829C4" w:rsidRDefault="000829C4">
            <w:pPr>
              <w:rPr>
                <w:lang w:eastAsia="zh-Hans"/>
              </w:rPr>
            </w:pPr>
          </w:p>
        </w:tc>
        <w:tc>
          <w:tcPr>
            <w:tcW w:w="2129" w:type="dxa"/>
            <w:vMerge/>
          </w:tcPr>
          <w:p w14:paraId="06B1B50B" w14:textId="77777777" w:rsidR="000829C4" w:rsidRDefault="000829C4">
            <w:pPr>
              <w:rPr>
                <w:lang w:eastAsia="zh-Hans"/>
              </w:rPr>
            </w:pPr>
          </w:p>
        </w:tc>
        <w:tc>
          <w:tcPr>
            <w:tcW w:w="5203" w:type="dxa"/>
          </w:tcPr>
          <w:p w14:paraId="6A7B25EF" w14:textId="77777777" w:rsidR="000829C4" w:rsidRDefault="00000000">
            <w:pPr>
              <w:rPr>
                <w:lang w:eastAsia="zh-Hans"/>
              </w:rPr>
            </w:pPr>
            <w:r>
              <w:rPr>
                <w:rFonts w:hint="eastAsia"/>
                <w:lang w:eastAsia="zh-Hans"/>
              </w:rPr>
              <w:t>昆明市</w:t>
            </w:r>
          </w:p>
        </w:tc>
      </w:tr>
      <w:tr w:rsidR="000829C4" w14:paraId="55204FB5" w14:textId="77777777">
        <w:tc>
          <w:tcPr>
            <w:tcW w:w="1190" w:type="dxa"/>
            <w:vMerge/>
          </w:tcPr>
          <w:p w14:paraId="5863F426" w14:textId="77777777" w:rsidR="000829C4" w:rsidRDefault="000829C4">
            <w:pPr>
              <w:rPr>
                <w:lang w:eastAsia="zh-Hans"/>
              </w:rPr>
            </w:pPr>
          </w:p>
        </w:tc>
        <w:tc>
          <w:tcPr>
            <w:tcW w:w="2129" w:type="dxa"/>
            <w:vMerge/>
          </w:tcPr>
          <w:p w14:paraId="0D9A36FD" w14:textId="77777777" w:rsidR="000829C4" w:rsidRDefault="000829C4">
            <w:pPr>
              <w:rPr>
                <w:lang w:eastAsia="zh-Hans"/>
              </w:rPr>
            </w:pPr>
          </w:p>
        </w:tc>
        <w:tc>
          <w:tcPr>
            <w:tcW w:w="5203" w:type="dxa"/>
          </w:tcPr>
          <w:p w14:paraId="703C51F0" w14:textId="77777777" w:rsidR="000829C4" w:rsidRDefault="00000000">
            <w:pPr>
              <w:rPr>
                <w:lang w:eastAsia="zh-Hans"/>
              </w:rPr>
            </w:pPr>
            <w:r>
              <w:rPr>
                <w:rFonts w:hint="eastAsia"/>
                <w:lang w:eastAsia="zh-Hans"/>
              </w:rPr>
              <w:t>曲靖市</w:t>
            </w:r>
          </w:p>
        </w:tc>
      </w:tr>
      <w:tr w:rsidR="000829C4" w14:paraId="248E9EB3" w14:textId="77777777">
        <w:tc>
          <w:tcPr>
            <w:tcW w:w="1190" w:type="dxa"/>
            <w:vMerge/>
          </w:tcPr>
          <w:p w14:paraId="539EC5C5" w14:textId="77777777" w:rsidR="000829C4" w:rsidRDefault="000829C4">
            <w:pPr>
              <w:rPr>
                <w:lang w:eastAsia="zh-Hans"/>
              </w:rPr>
            </w:pPr>
          </w:p>
        </w:tc>
        <w:tc>
          <w:tcPr>
            <w:tcW w:w="2129" w:type="dxa"/>
            <w:vMerge/>
          </w:tcPr>
          <w:p w14:paraId="0D15E971" w14:textId="77777777" w:rsidR="000829C4" w:rsidRDefault="000829C4">
            <w:pPr>
              <w:rPr>
                <w:lang w:eastAsia="zh-Hans"/>
              </w:rPr>
            </w:pPr>
          </w:p>
        </w:tc>
        <w:tc>
          <w:tcPr>
            <w:tcW w:w="5203" w:type="dxa"/>
          </w:tcPr>
          <w:p w14:paraId="1CA9437C" w14:textId="77777777" w:rsidR="000829C4" w:rsidRDefault="00000000">
            <w:pPr>
              <w:rPr>
                <w:lang w:eastAsia="zh-Hans"/>
              </w:rPr>
            </w:pPr>
            <w:r>
              <w:rPr>
                <w:rFonts w:hint="eastAsia"/>
                <w:lang w:eastAsia="zh-Hans"/>
              </w:rPr>
              <w:t>玉溪市</w:t>
            </w:r>
          </w:p>
        </w:tc>
      </w:tr>
      <w:tr w:rsidR="000829C4" w14:paraId="55CA3409" w14:textId="77777777">
        <w:tc>
          <w:tcPr>
            <w:tcW w:w="1190" w:type="dxa"/>
            <w:vMerge/>
          </w:tcPr>
          <w:p w14:paraId="0E6B0AC7" w14:textId="77777777" w:rsidR="000829C4" w:rsidRDefault="000829C4">
            <w:pPr>
              <w:rPr>
                <w:lang w:eastAsia="zh-Hans"/>
              </w:rPr>
            </w:pPr>
          </w:p>
        </w:tc>
        <w:tc>
          <w:tcPr>
            <w:tcW w:w="2129" w:type="dxa"/>
            <w:vMerge/>
          </w:tcPr>
          <w:p w14:paraId="3B892E4A" w14:textId="77777777" w:rsidR="000829C4" w:rsidRDefault="000829C4">
            <w:pPr>
              <w:rPr>
                <w:lang w:eastAsia="zh-Hans"/>
              </w:rPr>
            </w:pPr>
          </w:p>
        </w:tc>
        <w:tc>
          <w:tcPr>
            <w:tcW w:w="5203" w:type="dxa"/>
          </w:tcPr>
          <w:p w14:paraId="18C196FD" w14:textId="77777777" w:rsidR="000829C4" w:rsidRDefault="00000000">
            <w:pPr>
              <w:rPr>
                <w:lang w:eastAsia="zh-Hans"/>
              </w:rPr>
            </w:pPr>
            <w:r>
              <w:rPr>
                <w:rFonts w:hint="eastAsia"/>
                <w:lang w:eastAsia="zh-Hans"/>
              </w:rPr>
              <w:t>保山市</w:t>
            </w:r>
          </w:p>
        </w:tc>
      </w:tr>
      <w:tr w:rsidR="000829C4" w14:paraId="65EE47FF" w14:textId="77777777">
        <w:tc>
          <w:tcPr>
            <w:tcW w:w="1190" w:type="dxa"/>
            <w:vMerge/>
          </w:tcPr>
          <w:p w14:paraId="493B2C17" w14:textId="77777777" w:rsidR="000829C4" w:rsidRDefault="000829C4">
            <w:pPr>
              <w:rPr>
                <w:lang w:eastAsia="zh-Hans"/>
              </w:rPr>
            </w:pPr>
          </w:p>
        </w:tc>
        <w:tc>
          <w:tcPr>
            <w:tcW w:w="2129" w:type="dxa"/>
            <w:vMerge/>
          </w:tcPr>
          <w:p w14:paraId="7E173AA1" w14:textId="77777777" w:rsidR="000829C4" w:rsidRDefault="000829C4">
            <w:pPr>
              <w:rPr>
                <w:lang w:eastAsia="zh-Hans"/>
              </w:rPr>
            </w:pPr>
          </w:p>
        </w:tc>
        <w:tc>
          <w:tcPr>
            <w:tcW w:w="5203" w:type="dxa"/>
          </w:tcPr>
          <w:p w14:paraId="5C312F3E" w14:textId="77777777" w:rsidR="000829C4" w:rsidRDefault="00000000">
            <w:pPr>
              <w:rPr>
                <w:lang w:eastAsia="zh-Hans"/>
              </w:rPr>
            </w:pPr>
            <w:r>
              <w:rPr>
                <w:rFonts w:hint="eastAsia"/>
                <w:lang w:eastAsia="zh-Hans"/>
              </w:rPr>
              <w:t>邵通市</w:t>
            </w:r>
          </w:p>
        </w:tc>
      </w:tr>
      <w:tr w:rsidR="000829C4" w14:paraId="41B0BC14" w14:textId="77777777">
        <w:tc>
          <w:tcPr>
            <w:tcW w:w="1190" w:type="dxa"/>
            <w:vMerge/>
          </w:tcPr>
          <w:p w14:paraId="014CDFC0" w14:textId="77777777" w:rsidR="000829C4" w:rsidRDefault="000829C4">
            <w:pPr>
              <w:rPr>
                <w:lang w:eastAsia="zh-Hans"/>
              </w:rPr>
            </w:pPr>
          </w:p>
        </w:tc>
        <w:tc>
          <w:tcPr>
            <w:tcW w:w="2129" w:type="dxa"/>
            <w:vMerge/>
          </w:tcPr>
          <w:p w14:paraId="7D30819E" w14:textId="77777777" w:rsidR="000829C4" w:rsidRDefault="000829C4">
            <w:pPr>
              <w:rPr>
                <w:lang w:eastAsia="zh-Hans"/>
              </w:rPr>
            </w:pPr>
          </w:p>
        </w:tc>
        <w:tc>
          <w:tcPr>
            <w:tcW w:w="5203" w:type="dxa"/>
          </w:tcPr>
          <w:p w14:paraId="48E9856F" w14:textId="77777777" w:rsidR="000829C4" w:rsidRDefault="00000000">
            <w:pPr>
              <w:rPr>
                <w:lang w:eastAsia="zh-Hans"/>
              </w:rPr>
            </w:pPr>
            <w:r>
              <w:rPr>
                <w:rFonts w:hint="eastAsia"/>
                <w:lang w:eastAsia="zh-Hans"/>
              </w:rPr>
              <w:t>丽江市</w:t>
            </w:r>
          </w:p>
        </w:tc>
      </w:tr>
      <w:tr w:rsidR="000829C4" w14:paraId="2737E3DC" w14:textId="77777777">
        <w:tc>
          <w:tcPr>
            <w:tcW w:w="1190" w:type="dxa"/>
            <w:vMerge/>
          </w:tcPr>
          <w:p w14:paraId="342C336B" w14:textId="77777777" w:rsidR="000829C4" w:rsidRDefault="000829C4">
            <w:pPr>
              <w:rPr>
                <w:lang w:eastAsia="zh-Hans"/>
              </w:rPr>
            </w:pPr>
          </w:p>
        </w:tc>
        <w:tc>
          <w:tcPr>
            <w:tcW w:w="2129" w:type="dxa"/>
            <w:vMerge/>
          </w:tcPr>
          <w:p w14:paraId="1EBD55C8" w14:textId="77777777" w:rsidR="000829C4" w:rsidRDefault="000829C4">
            <w:pPr>
              <w:rPr>
                <w:lang w:eastAsia="zh-Hans"/>
              </w:rPr>
            </w:pPr>
          </w:p>
        </w:tc>
        <w:tc>
          <w:tcPr>
            <w:tcW w:w="5203" w:type="dxa"/>
          </w:tcPr>
          <w:p w14:paraId="60909F30" w14:textId="77777777" w:rsidR="000829C4" w:rsidRDefault="00000000">
            <w:pPr>
              <w:rPr>
                <w:lang w:eastAsia="zh-Hans"/>
              </w:rPr>
            </w:pPr>
            <w:r>
              <w:rPr>
                <w:rFonts w:hint="eastAsia"/>
                <w:lang w:eastAsia="zh-Hans"/>
              </w:rPr>
              <w:t>普洱市</w:t>
            </w:r>
          </w:p>
        </w:tc>
      </w:tr>
      <w:tr w:rsidR="000829C4" w14:paraId="223491F0" w14:textId="77777777">
        <w:tc>
          <w:tcPr>
            <w:tcW w:w="1190" w:type="dxa"/>
            <w:vMerge/>
          </w:tcPr>
          <w:p w14:paraId="262D2639" w14:textId="77777777" w:rsidR="000829C4" w:rsidRDefault="000829C4">
            <w:pPr>
              <w:rPr>
                <w:lang w:eastAsia="zh-Hans"/>
              </w:rPr>
            </w:pPr>
          </w:p>
        </w:tc>
        <w:tc>
          <w:tcPr>
            <w:tcW w:w="2129" w:type="dxa"/>
            <w:vMerge/>
          </w:tcPr>
          <w:p w14:paraId="2D200E22" w14:textId="77777777" w:rsidR="000829C4" w:rsidRDefault="000829C4">
            <w:pPr>
              <w:rPr>
                <w:lang w:eastAsia="zh-Hans"/>
              </w:rPr>
            </w:pPr>
          </w:p>
        </w:tc>
        <w:tc>
          <w:tcPr>
            <w:tcW w:w="5203" w:type="dxa"/>
          </w:tcPr>
          <w:p w14:paraId="41CAF562" w14:textId="77777777" w:rsidR="000829C4" w:rsidRDefault="00000000">
            <w:pPr>
              <w:rPr>
                <w:lang w:eastAsia="zh-Hans"/>
              </w:rPr>
            </w:pPr>
            <w:r>
              <w:rPr>
                <w:rFonts w:hint="eastAsia"/>
                <w:lang w:eastAsia="zh-Hans"/>
              </w:rPr>
              <w:t>临沧市</w:t>
            </w:r>
          </w:p>
        </w:tc>
      </w:tr>
      <w:tr w:rsidR="000829C4" w14:paraId="6660ECD9" w14:textId="77777777">
        <w:tc>
          <w:tcPr>
            <w:tcW w:w="1190" w:type="dxa"/>
            <w:vMerge/>
          </w:tcPr>
          <w:p w14:paraId="55CF55CA" w14:textId="77777777" w:rsidR="000829C4" w:rsidRDefault="000829C4">
            <w:pPr>
              <w:rPr>
                <w:lang w:eastAsia="zh-Hans"/>
              </w:rPr>
            </w:pPr>
          </w:p>
        </w:tc>
        <w:tc>
          <w:tcPr>
            <w:tcW w:w="2129" w:type="dxa"/>
            <w:vMerge/>
          </w:tcPr>
          <w:p w14:paraId="0E1B09AB" w14:textId="77777777" w:rsidR="000829C4" w:rsidRDefault="000829C4">
            <w:pPr>
              <w:rPr>
                <w:lang w:eastAsia="zh-Hans"/>
              </w:rPr>
            </w:pPr>
          </w:p>
        </w:tc>
        <w:tc>
          <w:tcPr>
            <w:tcW w:w="5203" w:type="dxa"/>
          </w:tcPr>
          <w:p w14:paraId="3E4E8C16" w14:textId="77777777" w:rsidR="000829C4" w:rsidRDefault="00000000">
            <w:pPr>
              <w:rPr>
                <w:lang w:eastAsia="zh-Hans"/>
              </w:rPr>
            </w:pPr>
            <w:r>
              <w:rPr>
                <w:rFonts w:hint="eastAsia"/>
                <w:lang w:eastAsia="zh-Hans"/>
              </w:rPr>
              <w:t>楚雄彝族自治州</w:t>
            </w:r>
          </w:p>
        </w:tc>
      </w:tr>
      <w:tr w:rsidR="000829C4" w14:paraId="1A77F147" w14:textId="77777777">
        <w:tc>
          <w:tcPr>
            <w:tcW w:w="1190" w:type="dxa"/>
            <w:vMerge/>
          </w:tcPr>
          <w:p w14:paraId="2F6B3E43" w14:textId="77777777" w:rsidR="000829C4" w:rsidRDefault="000829C4">
            <w:pPr>
              <w:rPr>
                <w:lang w:eastAsia="zh-Hans"/>
              </w:rPr>
            </w:pPr>
          </w:p>
        </w:tc>
        <w:tc>
          <w:tcPr>
            <w:tcW w:w="2129" w:type="dxa"/>
            <w:vMerge/>
          </w:tcPr>
          <w:p w14:paraId="40406CBA" w14:textId="77777777" w:rsidR="000829C4" w:rsidRDefault="000829C4">
            <w:pPr>
              <w:rPr>
                <w:lang w:eastAsia="zh-Hans"/>
              </w:rPr>
            </w:pPr>
          </w:p>
        </w:tc>
        <w:tc>
          <w:tcPr>
            <w:tcW w:w="5203" w:type="dxa"/>
          </w:tcPr>
          <w:p w14:paraId="0297F3FD" w14:textId="77777777" w:rsidR="000829C4" w:rsidRDefault="00000000">
            <w:pPr>
              <w:rPr>
                <w:lang w:eastAsia="zh-Hans"/>
              </w:rPr>
            </w:pPr>
            <w:r>
              <w:rPr>
                <w:rFonts w:hint="eastAsia"/>
                <w:lang w:eastAsia="zh-Hans"/>
              </w:rPr>
              <w:t>红河哈尼族彝族自治州</w:t>
            </w:r>
          </w:p>
        </w:tc>
      </w:tr>
      <w:tr w:rsidR="000829C4" w14:paraId="317B486D" w14:textId="77777777">
        <w:tc>
          <w:tcPr>
            <w:tcW w:w="1190" w:type="dxa"/>
            <w:vMerge/>
          </w:tcPr>
          <w:p w14:paraId="066FE566" w14:textId="77777777" w:rsidR="000829C4" w:rsidRDefault="000829C4">
            <w:pPr>
              <w:rPr>
                <w:lang w:eastAsia="zh-Hans"/>
              </w:rPr>
            </w:pPr>
          </w:p>
        </w:tc>
        <w:tc>
          <w:tcPr>
            <w:tcW w:w="2129" w:type="dxa"/>
            <w:vMerge/>
          </w:tcPr>
          <w:p w14:paraId="0DC031CE" w14:textId="77777777" w:rsidR="000829C4" w:rsidRDefault="000829C4">
            <w:pPr>
              <w:rPr>
                <w:lang w:eastAsia="zh-Hans"/>
              </w:rPr>
            </w:pPr>
          </w:p>
        </w:tc>
        <w:tc>
          <w:tcPr>
            <w:tcW w:w="5203" w:type="dxa"/>
          </w:tcPr>
          <w:p w14:paraId="214364B5" w14:textId="77777777" w:rsidR="000829C4" w:rsidRDefault="00000000">
            <w:pPr>
              <w:rPr>
                <w:lang w:eastAsia="zh-Hans"/>
              </w:rPr>
            </w:pPr>
            <w:r>
              <w:rPr>
                <w:rFonts w:hint="eastAsia"/>
                <w:lang w:eastAsia="zh-Hans"/>
              </w:rPr>
              <w:t>文山壮族苗族自治州</w:t>
            </w:r>
          </w:p>
        </w:tc>
      </w:tr>
      <w:tr w:rsidR="000829C4" w14:paraId="17DCC355" w14:textId="77777777">
        <w:tc>
          <w:tcPr>
            <w:tcW w:w="1190" w:type="dxa"/>
            <w:vMerge/>
          </w:tcPr>
          <w:p w14:paraId="61963AD0" w14:textId="77777777" w:rsidR="000829C4" w:rsidRDefault="000829C4">
            <w:pPr>
              <w:rPr>
                <w:lang w:eastAsia="zh-Hans"/>
              </w:rPr>
            </w:pPr>
          </w:p>
        </w:tc>
        <w:tc>
          <w:tcPr>
            <w:tcW w:w="2129" w:type="dxa"/>
            <w:vMerge/>
          </w:tcPr>
          <w:p w14:paraId="5B5B26C3" w14:textId="77777777" w:rsidR="000829C4" w:rsidRDefault="000829C4">
            <w:pPr>
              <w:rPr>
                <w:lang w:eastAsia="zh-Hans"/>
              </w:rPr>
            </w:pPr>
          </w:p>
        </w:tc>
        <w:tc>
          <w:tcPr>
            <w:tcW w:w="5203" w:type="dxa"/>
          </w:tcPr>
          <w:p w14:paraId="52EAE194" w14:textId="77777777" w:rsidR="000829C4" w:rsidRDefault="00000000">
            <w:pPr>
              <w:rPr>
                <w:lang w:eastAsia="zh-Hans"/>
              </w:rPr>
            </w:pPr>
            <w:r>
              <w:rPr>
                <w:rFonts w:hint="eastAsia"/>
                <w:lang w:eastAsia="zh-Hans"/>
              </w:rPr>
              <w:t>西双版纳傣族自治州</w:t>
            </w:r>
          </w:p>
        </w:tc>
      </w:tr>
      <w:tr w:rsidR="000829C4" w14:paraId="66DCE10A" w14:textId="77777777">
        <w:tc>
          <w:tcPr>
            <w:tcW w:w="1190" w:type="dxa"/>
            <w:vMerge/>
          </w:tcPr>
          <w:p w14:paraId="0B3E622F" w14:textId="77777777" w:rsidR="000829C4" w:rsidRDefault="000829C4">
            <w:pPr>
              <w:rPr>
                <w:lang w:eastAsia="zh-Hans"/>
              </w:rPr>
            </w:pPr>
          </w:p>
        </w:tc>
        <w:tc>
          <w:tcPr>
            <w:tcW w:w="2129" w:type="dxa"/>
            <w:vMerge/>
          </w:tcPr>
          <w:p w14:paraId="7349516E" w14:textId="77777777" w:rsidR="000829C4" w:rsidRDefault="000829C4">
            <w:pPr>
              <w:rPr>
                <w:lang w:eastAsia="zh-Hans"/>
              </w:rPr>
            </w:pPr>
          </w:p>
        </w:tc>
        <w:tc>
          <w:tcPr>
            <w:tcW w:w="5203" w:type="dxa"/>
          </w:tcPr>
          <w:p w14:paraId="5EC5D72E" w14:textId="77777777" w:rsidR="000829C4" w:rsidRDefault="00000000">
            <w:pPr>
              <w:rPr>
                <w:lang w:eastAsia="zh-Hans"/>
              </w:rPr>
            </w:pPr>
            <w:r>
              <w:rPr>
                <w:rFonts w:hint="eastAsia"/>
                <w:lang w:eastAsia="zh-Hans"/>
              </w:rPr>
              <w:t>大理白族自治州</w:t>
            </w:r>
          </w:p>
        </w:tc>
      </w:tr>
      <w:tr w:rsidR="000829C4" w14:paraId="3D1DC6B6" w14:textId="77777777">
        <w:tc>
          <w:tcPr>
            <w:tcW w:w="1190" w:type="dxa"/>
            <w:vMerge/>
          </w:tcPr>
          <w:p w14:paraId="42B23AF6" w14:textId="77777777" w:rsidR="000829C4" w:rsidRDefault="000829C4">
            <w:pPr>
              <w:rPr>
                <w:lang w:eastAsia="zh-Hans"/>
              </w:rPr>
            </w:pPr>
          </w:p>
        </w:tc>
        <w:tc>
          <w:tcPr>
            <w:tcW w:w="2129" w:type="dxa"/>
            <w:vMerge/>
          </w:tcPr>
          <w:p w14:paraId="4A8CD2A6" w14:textId="77777777" w:rsidR="000829C4" w:rsidRDefault="000829C4">
            <w:pPr>
              <w:rPr>
                <w:lang w:eastAsia="zh-Hans"/>
              </w:rPr>
            </w:pPr>
          </w:p>
        </w:tc>
        <w:tc>
          <w:tcPr>
            <w:tcW w:w="5203" w:type="dxa"/>
          </w:tcPr>
          <w:p w14:paraId="1779F7A2" w14:textId="77777777" w:rsidR="000829C4" w:rsidRDefault="00000000">
            <w:pPr>
              <w:rPr>
                <w:lang w:eastAsia="zh-Hans"/>
              </w:rPr>
            </w:pPr>
            <w:r>
              <w:rPr>
                <w:rFonts w:hint="eastAsia"/>
                <w:lang w:eastAsia="zh-Hans"/>
              </w:rPr>
              <w:t>德宏傣族景颇族自治州</w:t>
            </w:r>
          </w:p>
        </w:tc>
      </w:tr>
      <w:tr w:rsidR="000829C4" w14:paraId="2FCD51E2" w14:textId="77777777">
        <w:tc>
          <w:tcPr>
            <w:tcW w:w="1190" w:type="dxa"/>
            <w:vMerge/>
          </w:tcPr>
          <w:p w14:paraId="3A5D0B2F" w14:textId="77777777" w:rsidR="000829C4" w:rsidRDefault="000829C4">
            <w:pPr>
              <w:rPr>
                <w:lang w:eastAsia="zh-Hans"/>
              </w:rPr>
            </w:pPr>
          </w:p>
        </w:tc>
        <w:tc>
          <w:tcPr>
            <w:tcW w:w="2129" w:type="dxa"/>
            <w:vMerge/>
          </w:tcPr>
          <w:p w14:paraId="1E82E677" w14:textId="77777777" w:rsidR="000829C4" w:rsidRDefault="000829C4">
            <w:pPr>
              <w:rPr>
                <w:lang w:eastAsia="zh-Hans"/>
              </w:rPr>
            </w:pPr>
          </w:p>
        </w:tc>
        <w:tc>
          <w:tcPr>
            <w:tcW w:w="5203" w:type="dxa"/>
          </w:tcPr>
          <w:p w14:paraId="1ED01549" w14:textId="77777777" w:rsidR="000829C4" w:rsidRDefault="00000000">
            <w:pPr>
              <w:rPr>
                <w:lang w:eastAsia="zh-Hans"/>
              </w:rPr>
            </w:pPr>
            <w:r>
              <w:rPr>
                <w:rFonts w:hint="eastAsia"/>
                <w:lang w:eastAsia="zh-Hans"/>
              </w:rPr>
              <w:t>怒江傈傈族自治州</w:t>
            </w:r>
          </w:p>
        </w:tc>
      </w:tr>
      <w:tr w:rsidR="000829C4" w14:paraId="391FCF4C" w14:textId="77777777">
        <w:tc>
          <w:tcPr>
            <w:tcW w:w="1190" w:type="dxa"/>
            <w:vMerge/>
          </w:tcPr>
          <w:p w14:paraId="72CB2610" w14:textId="77777777" w:rsidR="000829C4" w:rsidRDefault="000829C4">
            <w:pPr>
              <w:rPr>
                <w:lang w:eastAsia="zh-Hans"/>
              </w:rPr>
            </w:pPr>
          </w:p>
        </w:tc>
        <w:tc>
          <w:tcPr>
            <w:tcW w:w="2129" w:type="dxa"/>
            <w:vMerge/>
          </w:tcPr>
          <w:p w14:paraId="76802148" w14:textId="77777777" w:rsidR="000829C4" w:rsidRDefault="000829C4">
            <w:pPr>
              <w:rPr>
                <w:lang w:eastAsia="zh-Hans"/>
              </w:rPr>
            </w:pPr>
          </w:p>
        </w:tc>
        <w:tc>
          <w:tcPr>
            <w:tcW w:w="5203" w:type="dxa"/>
          </w:tcPr>
          <w:p w14:paraId="2C89AF88" w14:textId="77777777" w:rsidR="000829C4" w:rsidRDefault="00000000">
            <w:pPr>
              <w:rPr>
                <w:lang w:eastAsia="zh-Hans"/>
              </w:rPr>
            </w:pPr>
            <w:r>
              <w:rPr>
                <w:rFonts w:hint="eastAsia"/>
                <w:lang w:eastAsia="zh-Hans"/>
              </w:rPr>
              <w:t>迪庆藏族自治州</w:t>
            </w:r>
          </w:p>
        </w:tc>
      </w:tr>
      <w:tr w:rsidR="000829C4" w14:paraId="3B72D04C" w14:textId="77777777">
        <w:tc>
          <w:tcPr>
            <w:tcW w:w="1190" w:type="dxa"/>
            <w:vMerge w:val="restart"/>
          </w:tcPr>
          <w:p w14:paraId="146056C0" w14:textId="77777777" w:rsidR="000829C4" w:rsidRDefault="00000000">
            <w:pPr>
              <w:rPr>
                <w:lang w:eastAsia="zh-Hans"/>
              </w:rPr>
            </w:pPr>
            <w:r>
              <w:rPr>
                <w:rFonts w:hint="eastAsia"/>
                <w:lang w:eastAsia="zh-Hans"/>
              </w:rPr>
              <w:t>效力级别</w:t>
            </w:r>
          </w:p>
        </w:tc>
        <w:tc>
          <w:tcPr>
            <w:tcW w:w="2129" w:type="dxa"/>
            <w:vMerge w:val="restart"/>
          </w:tcPr>
          <w:p w14:paraId="4EECC9CF" w14:textId="77777777" w:rsidR="000829C4" w:rsidRDefault="00000000">
            <w:pPr>
              <w:rPr>
                <w:lang w:eastAsia="zh-Hans"/>
              </w:rPr>
            </w:pPr>
            <w:r>
              <w:rPr>
                <w:rFonts w:hint="eastAsia"/>
                <w:lang w:eastAsia="zh-Hans"/>
              </w:rPr>
              <w:t>法律</w:t>
            </w:r>
          </w:p>
        </w:tc>
        <w:tc>
          <w:tcPr>
            <w:tcW w:w="5203" w:type="dxa"/>
          </w:tcPr>
          <w:p w14:paraId="6D06DDAB" w14:textId="77777777" w:rsidR="000829C4" w:rsidRDefault="00000000">
            <w:pPr>
              <w:rPr>
                <w:lang w:eastAsia="zh-Hans"/>
              </w:rPr>
            </w:pPr>
            <w:r>
              <w:rPr>
                <w:rFonts w:hint="eastAsia"/>
                <w:lang w:eastAsia="zh-Hans"/>
              </w:rPr>
              <w:t>宪法</w:t>
            </w:r>
          </w:p>
        </w:tc>
      </w:tr>
      <w:tr w:rsidR="000829C4" w14:paraId="5E58836B" w14:textId="77777777">
        <w:tc>
          <w:tcPr>
            <w:tcW w:w="1190" w:type="dxa"/>
            <w:vMerge/>
          </w:tcPr>
          <w:p w14:paraId="3EADD218" w14:textId="77777777" w:rsidR="000829C4" w:rsidRDefault="000829C4">
            <w:pPr>
              <w:rPr>
                <w:lang w:eastAsia="zh-Hans"/>
              </w:rPr>
            </w:pPr>
          </w:p>
        </w:tc>
        <w:tc>
          <w:tcPr>
            <w:tcW w:w="2129" w:type="dxa"/>
            <w:vMerge/>
          </w:tcPr>
          <w:p w14:paraId="2D61BE6F" w14:textId="77777777" w:rsidR="000829C4" w:rsidRDefault="000829C4">
            <w:pPr>
              <w:rPr>
                <w:lang w:eastAsia="zh-Hans"/>
              </w:rPr>
            </w:pPr>
          </w:p>
        </w:tc>
        <w:tc>
          <w:tcPr>
            <w:tcW w:w="5203" w:type="dxa"/>
          </w:tcPr>
          <w:p w14:paraId="19D36864" w14:textId="77777777" w:rsidR="000829C4" w:rsidRDefault="00000000">
            <w:pPr>
              <w:rPr>
                <w:lang w:eastAsia="zh-Hans"/>
              </w:rPr>
            </w:pPr>
            <w:r>
              <w:rPr>
                <w:rFonts w:hint="eastAsia"/>
                <w:lang w:eastAsia="zh-Hans"/>
              </w:rPr>
              <w:t>法律</w:t>
            </w:r>
          </w:p>
        </w:tc>
      </w:tr>
      <w:tr w:rsidR="000829C4" w14:paraId="72E46612" w14:textId="77777777">
        <w:tc>
          <w:tcPr>
            <w:tcW w:w="1190" w:type="dxa"/>
            <w:vMerge/>
          </w:tcPr>
          <w:p w14:paraId="04B67777" w14:textId="77777777" w:rsidR="000829C4" w:rsidRDefault="000829C4">
            <w:pPr>
              <w:rPr>
                <w:lang w:eastAsia="zh-Hans"/>
              </w:rPr>
            </w:pPr>
          </w:p>
        </w:tc>
        <w:tc>
          <w:tcPr>
            <w:tcW w:w="2129" w:type="dxa"/>
            <w:vMerge/>
          </w:tcPr>
          <w:p w14:paraId="6711D0AB" w14:textId="77777777" w:rsidR="000829C4" w:rsidRDefault="000829C4">
            <w:pPr>
              <w:rPr>
                <w:lang w:eastAsia="zh-Hans"/>
              </w:rPr>
            </w:pPr>
          </w:p>
        </w:tc>
        <w:tc>
          <w:tcPr>
            <w:tcW w:w="5203" w:type="dxa"/>
          </w:tcPr>
          <w:p w14:paraId="317F120E" w14:textId="77777777" w:rsidR="000829C4" w:rsidRDefault="00000000">
            <w:pPr>
              <w:rPr>
                <w:lang w:eastAsia="zh-Hans"/>
              </w:rPr>
            </w:pPr>
            <w:r>
              <w:rPr>
                <w:rFonts w:hint="eastAsia"/>
                <w:lang w:eastAsia="zh-Hans"/>
              </w:rPr>
              <w:t>立法解释</w:t>
            </w:r>
          </w:p>
        </w:tc>
      </w:tr>
      <w:tr w:rsidR="000829C4" w14:paraId="2FE77989" w14:textId="77777777">
        <w:tc>
          <w:tcPr>
            <w:tcW w:w="1190" w:type="dxa"/>
            <w:vMerge/>
          </w:tcPr>
          <w:p w14:paraId="3F2CA937" w14:textId="77777777" w:rsidR="000829C4" w:rsidRDefault="000829C4">
            <w:pPr>
              <w:rPr>
                <w:lang w:eastAsia="zh-Hans"/>
              </w:rPr>
            </w:pPr>
          </w:p>
        </w:tc>
        <w:tc>
          <w:tcPr>
            <w:tcW w:w="2129" w:type="dxa"/>
            <w:vMerge/>
          </w:tcPr>
          <w:p w14:paraId="2F647361" w14:textId="77777777" w:rsidR="000829C4" w:rsidRDefault="000829C4">
            <w:pPr>
              <w:rPr>
                <w:lang w:eastAsia="zh-Hans"/>
              </w:rPr>
            </w:pPr>
          </w:p>
        </w:tc>
        <w:tc>
          <w:tcPr>
            <w:tcW w:w="5203" w:type="dxa"/>
          </w:tcPr>
          <w:p w14:paraId="3BAB2642" w14:textId="77777777" w:rsidR="000829C4" w:rsidRDefault="00000000">
            <w:pPr>
              <w:rPr>
                <w:lang w:eastAsia="zh-Hans"/>
              </w:rPr>
            </w:pPr>
            <w:r>
              <w:rPr>
                <w:rFonts w:hint="eastAsia"/>
                <w:lang w:eastAsia="zh-Hans"/>
              </w:rPr>
              <w:t>批准条约的决定</w:t>
            </w:r>
          </w:p>
        </w:tc>
      </w:tr>
      <w:tr w:rsidR="000829C4" w14:paraId="0EF1454C" w14:textId="77777777">
        <w:tc>
          <w:tcPr>
            <w:tcW w:w="1190" w:type="dxa"/>
            <w:vMerge/>
          </w:tcPr>
          <w:p w14:paraId="5E2E4227" w14:textId="77777777" w:rsidR="000829C4" w:rsidRDefault="000829C4">
            <w:pPr>
              <w:rPr>
                <w:lang w:eastAsia="zh-Hans"/>
              </w:rPr>
            </w:pPr>
          </w:p>
        </w:tc>
        <w:tc>
          <w:tcPr>
            <w:tcW w:w="2129" w:type="dxa"/>
            <w:vMerge/>
          </w:tcPr>
          <w:p w14:paraId="2FACB3A7" w14:textId="77777777" w:rsidR="000829C4" w:rsidRDefault="000829C4">
            <w:pPr>
              <w:rPr>
                <w:lang w:eastAsia="zh-Hans"/>
              </w:rPr>
            </w:pPr>
          </w:p>
        </w:tc>
        <w:tc>
          <w:tcPr>
            <w:tcW w:w="5203" w:type="dxa"/>
          </w:tcPr>
          <w:p w14:paraId="0F74CD36" w14:textId="77777777" w:rsidR="000829C4" w:rsidRDefault="00000000">
            <w:pPr>
              <w:rPr>
                <w:lang w:eastAsia="zh-Hans"/>
              </w:rPr>
            </w:pPr>
            <w:r>
              <w:rPr>
                <w:rFonts w:hint="eastAsia"/>
                <w:lang w:eastAsia="zh-Hans"/>
              </w:rPr>
              <w:t>全国人大及常委会其他文件</w:t>
            </w:r>
          </w:p>
        </w:tc>
      </w:tr>
      <w:tr w:rsidR="000829C4" w14:paraId="1EC00433" w14:textId="77777777">
        <w:tc>
          <w:tcPr>
            <w:tcW w:w="1190" w:type="dxa"/>
            <w:vMerge/>
          </w:tcPr>
          <w:p w14:paraId="58FC1C52" w14:textId="77777777" w:rsidR="000829C4" w:rsidRDefault="000829C4">
            <w:pPr>
              <w:rPr>
                <w:lang w:eastAsia="zh-Hans"/>
              </w:rPr>
            </w:pPr>
          </w:p>
        </w:tc>
        <w:tc>
          <w:tcPr>
            <w:tcW w:w="2129" w:type="dxa"/>
            <w:vMerge w:val="restart"/>
          </w:tcPr>
          <w:p w14:paraId="5AD759F8" w14:textId="77777777" w:rsidR="000829C4" w:rsidRDefault="00000000">
            <w:pPr>
              <w:rPr>
                <w:lang w:eastAsia="zh-Hans"/>
              </w:rPr>
            </w:pPr>
            <w:r>
              <w:rPr>
                <w:rFonts w:hint="eastAsia"/>
                <w:lang w:eastAsia="zh-Hans"/>
              </w:rPr>
              <w:t>行政法规</w:t>
            </w:r>
          </w:p>
        </w:tc>
        <w:tc>
          <w:tcPr>
            <w:tcW w:w="5203" w:type="dxa"/>
          </w:tcPr>
          <w:p w14:paraId="12A35351" w14:textId="77777777" w:rsidR="000829C4" w:rsidRDefault="00000000">
            <w:pPr>
              <w:rPr>
                <w:lang w:eastAsia="zh-Hans"/>
              </w:rPr>
            </w:pPr>
            <w:r>
              <w:rPr>
                <w:rFonts w:hint="eastAsia"/>
                <w:lang w:eastAsia="zh-Hans"/>
              </w:rPr>
              <w:t>行政法规</w:t>
            </w:r>
          </w:p>
        </w:tc>
      </w:tr>
      <w:tr w:rsidR="000829C4" w14:paraId="7F613448" w14:textId="77777777">
        <w:tc>
          <w:tcPr>
            <w:tcW w:w="1190" w:type="dxa"/>
            <w:vMerge/>
          </w:tcPr>
          <w:p w14:paraId="476DCDBA" w14:textId="77777777" w:rsidR="000829C4" w:rsidRDefault="000829C4">
            <w:pPr>
              <w:rPr>
                <w:lang w:eastAsia="zh-Hans"/>
              </w:rPr>
            </w:pPr>
          </w:p>
        </w:tc>
        <w:tc>
          <w:tcPr>
            <w:tcW w:w="2129" w:type="dxa"/>
            <w:vMerge/>
          </w:tcPr>
          <w:p w14:paraId="5A7A310F" w14:textId="77777777" w:rsidR="000829C4" w:rsidRDefault="000829C4">
            <w:pPr>
              <w:rPr>
                <w:lang w:eastAsia="zh-Hans"/>
              </w:rPr>
            </w:pPr>
          </w:p>
        </w:tc>
        <w:tc>
          <w:tcPr>
            <w:tcW w:w="5203" w:type="dxa"/>
          </w:tcPr>
          <w:p w14:paraId="1CB8FA26" w14:textId="77777777" w:rsidR="000829C4" w:rsidRDefault="00000000">
            <w:pPr>
              <w:rPr>
                <w:lang w:eastAsia="zh-Hans"/>
              </w:rPr>
            </w:pPr>
            <w:r>
              <w:rPr>
                <w:rFonts w:hint="eastAsia"/>
                <w:lang w:eastAsia="zh-Hans"/>
              </w:rPr>
              <w:t>国务院其他文件</w:t>
            </w:r>
          </w:p>
        </w:tc>
      </w:tr>
      <w:tr w:rsidR="000829C4" w14:paraId="5C5B9580" w14:textId="77777777">
        <w:tc>
          <w:tcPr>
            <w:tcW w:w="1190" w:type="dxa"/>
            <w:vMerge/>
          </w:tcPr>
          <w:p w14:paraId="4F1F9C00" w14:textId="77777777" w:rsidR="000829C4" w:rsidRDefault="000829C4">
            <w:pPr>
              <w:rPr>
                <w:lang w:eastAsia="zh-Hans"/>
              </w:rPr>
            </w:pPr>
          </w:p>
        </w:tc>
        <w:tc>
          <w:tcPr>
            <w:tcW w:w="2129" w:type="dxa"/>
            <w:vMerge w:val="restart"/>
          </w:tcPr>
          <w:p w14:paraId="0AB090EF" w14:textId="77777777" w:rsidR="000829C4" w:rsidRDefault="00000000">
            <w:pPr>
              <w:rPr>
                <w:lang w:eastAsia="zh-Hans"/>
              </w:rPr>
            </w:pPr>
            <w:r>
              <w:rPr>
                <w:rFonts w:hint="eastAsia"/>
                <w:lang w:eastAsia="zh-Hans"/>
              </w:rPr>
              <w:t>司法解释</w:t>
            </w:r>
          </w:p>
        </w:tc>
        <w:tc>
          <w:tcPr>
            <w:tcW w:w="5203" w:type="dxa"/>
          </w:tcPr>
          <w:p w14:paraId="32B4C7A3" w14:textId="77777777" w:rsidR="000829C4" w:rsidRDefault="00000000">
            <w:pPr>
              <w:rPr>
                <w:lang w:eastAsia="zh-Hans"/>
              </w:rPr>
            </w:pPr>
            <w:r>
              <w:rPr>
                <w:rFonts w:hint="eastAsia"/>
                <w:lang w:eastAsia="zh-Hans"/>
              </w:rPr>
              <w:t>两高司法解释</w:t>
            </w:r>
          </w:p>
        </w:tc>
      </w:tr>
      <w:tr w:rsidR="000829C4" w14:paraId="2880E11A" w14:textId="77777777">
        <w:tc>
          <w:tcPr>
            <w:tcW w:w="1190" w:type="dxa"/>
            <w:vMerge/>
          </w:tcPr>
          <w:p w14:paraId="40832ECF" w14:textId="77777777" w:rsidR="000829C4" w:rsidRDefault="000829C4">
            <w:pPr>
              <w:rPr>
                <w:lang w:eastAsia="zh-Hans"/>
              </w:rPr>
            </w:pPr>
          </w:p>
        </w:tc>
        <w:tc>
          <w:tcPr>
            <w:tcW w:w="2129" w:type="dxa"/>
            <w:vMerge/>
          </w:tcPr>
          <w:p w14:paraId="03A796D7" w14:textId="77777777" w:rsidR="000829C4" w:rsidRDefault="000829C4">
            <w:pPr>
              <w:rPr>
                <w:lang w:eastAsia="zh-Hans"/>
              </w:rPr>
            </w:pPr>
          </w:p>
        </w:tc>
        <w:tc>
          <w:tcPr>
            <w:tcW w:w="5203" w:type="dxa"/>
          </w:tcPr>
          <w:p w14:paraId="4F526F33" w14:textId="77777777" w:rsidR="000829C4" w:rsidRDefault="00000000">
            <w:pPr>
              <w:rPr>
                <w:lang w:eastAsia="zh-Hans"/>
              </w:rPr>
            </w:pPr>
            <w:r>
              <w:rPr>
                <w:rFonts w:hint="eastAsia"/>
                <w:lang w:eastAsia="zh-Hans"/>
              </w:rPr>
              <w:t>两高司法文件</w:t>
            </w:r>
          </w:p>
        </w:tc>
      </w:tr>
      <w:tr w:rsidR="000829C4" w14:paraId="206F99CD" w14:textId="77777777">
        <w:tc>
          <w:tcPr>
            <w:tcW w:w="1190" w:type="dxa"/>
            <w:vMerge/>
          </w:tcPr>
          <w:p w14:paraId="734879A9" w14:textId="77777777" w:rsidR="000829C4" w:rsidRDefault="000829C4">
            <w:pPr>
              <w:rPr>
                <w:lang w:eastAsia="zh-Hans"/>
              </w:rPr>
            </w:pPr>
          </w:p>
        </w:tc>
        <w:tc>
          <w:tcPr>
            <w:tcW w:w="2129" w:type="dxa"/>
            <w:vMerge w:val="restart"/>
          </w:tcPr>
          <w:p w14:paraId="3E7032B8" w14:textId="77777777" w:rsidR="000829C4" w:rsidRDefault="00000000">
            <w:pPr>
              <w:rPr>
                <w:lang w:eastAsia="zh-Hans"/>
              </w:rPr>
            </w:pPr>
            <w:r>
              <w:rPr>
                <w:rFonts w:hint="eastAsia"/>
                <w:lang w:eastAsia="zh-Hans"/>
              </w:rPr>
              <w:t>监察法规</w:t>
            </w:r>
          </w:p>
        </w:tc>
        <w:tc>
          <w:tcPr>
            <w:tcW w:w="5203" w:type="dxa"/>
          </w:tcPr>
          <w:p w14:paraId="71568D17" w14:textId="77777777" w:rsidR="000829C4" w:rsidRDefault="00000000">
            <w:pPr>
              <w:rPr>
                <w:lang w:eastAsia="zh-Hans"/>
              </w:rPr>
            </w:pPr>
            <w:r>
              <w:rPr>
                <w:rFonts w:hint="eastAsia"/>
                <w:lang w:eastAsia="zh-Hans"/>
              </w:rPr>
              <w:t>监察法规</w:t>
            </w:r>
          </w:p>
        </w:tc>
      </w:tr>
      <w:tr w:rsidR="000829C4" w14:paraId="0E9CE538" w14:textId="77777777">
        <w:tc>
          <w:tcPr>
            <w:tcW w:w="1190" w:type="dxa"/>
            <w:vMerge/>
          </w:tcPr>
          <w:p w14:paraId="746C1D6B" w14:textId="77777777" w:rsidR="000829C4" w:rsidRDefault="000829C4">
            <w:pPr>
              <w:rPr>
                <w:lang w:eastAsia="zh-Hans"/>
              </w:rPr>
            </w:pPr>
          </w:p>
        </w:tc>
        <w:tc>
          <w:tcPr>
            <w:tcW w:w="2129" w:type="dxa"/>
            <w:vMerge/>
          </w:tcPr>
          <w:p w14:paraId="72B18ACD" w14:textId="77777777" w:rsidR="000829C4" w:rsidRDefault="000829C4">
            <w:pPr>
              <w:rPr>
                <w:lang w:eastAsia="zh-Hans"/>
              </w:rPr>
            </w:pPr>
          </w:p>
        </w:tc>
        <w:tc>
          <w:tcPr>
            <w:tcW w:w="5203" w:type="dxa"/>
          </w:tcPr>
          <w:p w14:paraId="2026E145" w14:textId="77777777" w:rsidR="000829C4" w:rsidRDefault="00000000">
            <w:pPr>
              <w:rPr>
                <w:lang w:eastAsia="zh-Hans"/>
              </w:rPr>
            </w:pPr>
            <w:r>
              <w:rPr>
                <w:rFonts w:hint="eastAsia"/>
                <w:lang w:eastAsia="zh-Hans"/>
              </w:rPr>
              <w:t>国家监察委员会其他文件</w:t>
            </w:r>
          </w:p>
        </w:tc>
      </w:tr>
      <w:tr w:rsidR="000829C4" w14:paraId="22494A4D" w14:textId="77777777">
        <w:tc>
          <w:tcPr>
            <w:tcW w:w="1190" w:type="dxa"/>
            <w:vMerge/>
          </w:tcPr>
          <w:p w14:paraId="34123DF5" w14:textId="77777777" w:rsidR="000829C4" w:rsidRDefault="000829C4">
            <w:pPr>
              <w:rPr>
                <w:lang w:eastAsia="zh-Hans"/>
              </w:rPr>
            </w:pPr>
          </w:p>
        </w:tc>
        <w:tc>
          <w:tcPr>
            <w:tcW w:w="2129" w:type="dxa"/>
            <w:vMerge w:val="restart"/>
          </w:tcPr>
          <w:p w14:paraId="3ADFA4B7" w14:textId="77777777" w:rsidR="000829C4" w:rsidRDefault="00000000">
            <w:pPr>
              <w:rPr>
                <w:lang w:eastAsia="zh-Hans"/>
              </w:rPr>
            </w:pPr>
            <w:r>
              <w:rPr>
                <w:rFonts w:hint="eastAsia"/>
                <w:lang w:eastAsia="zh-Hans"/>
              </w:rPr>
              <w:t>部门规章</w:t>
            </w:r>
          </w:p>
        </w:tc>
        <w:tc>
          <w:tcPr>
            <w:tcW w:w="5203" w:type="dxa"/>
          </w:tcPr>
          <w:p w14:paraId="30BEC99D" w14:textId="77777777" w:rsidR="000829C4" w:rsidRDefault="00000000">
            <w:pPr>
              <w:rPr>
                <w:lang w:eastAsia="zh-Hans"/>
              </w:rPr>
            </w:pPr>
            <w:r>
              <w:rPr>
                <w:rFonts w:hint="eastAsia"/>
                <w:lang w:eastAsia="zh-Hans"/>
              </w:rPr>
              <w:t>部门规章</w:t>
            </w:r>
          </w:p>
        </w:tc>
      </w:tr>
      <w:tr w:rsidR="000829C4" w14:paraId="4B0AE2A7" w14:textId="77777777">
        <w:tc>
          <w:tcPr>
            <w:tcW w:w="1190" w:type="dxa"/>
            <w:vMerge/>
          </w:tcPr>
          <w:p w14:paraId="70B443A3" w14:textId="77777777" w:rsidR="000829C4" w:rsidRDefault="000829C4">
            <w:pPr>
              <w:rPr>
                <w:lang w:eastAsia="zh-Hans"/>
              </w:rPr>
            </w:pPr>
          </w:p>
        </w:tc>
        <w:tc>
          <w:tcPr>
            <w:tcW w:w="2129" w:type="dxa"/>
            <w:vMerge/>
          </w:tcPr>
          <w:p w14:paraId="4E93B1FC" w14:textId="77777777" w:rsidR="000829C4" w:rsidRDefault="000829C4">
            <w:pPr>
              <w:rPr>
                <w:lang w:eastAsia="zh-Hans"/>
              </w:rPr>
            </w:pPr>
          </w:p>
        </w:tc>
        <w:tc>
          <w:tcPr>
            <w:tcW w:w="5203" w:type="dxa"/>
          </w:tcPr>
          <w:p w14:paraId="131FEE6F" w14:textId="77777777" w:rsidR="000829C4" w:rsidRDefault="00000000">
            <w:pPr>
              <w:rPr>
                <w:lang w:eastAsia="zh-Hans"/>
              </w:rPr>
            </w:pPr>
            <w:r>
              <w:rPr>
                <w:rFonts w:hint="eastAsia"/>
                <w:lang w:eastAsia="zh-Hans"/>
              </w:rPr>
              <w:t>部门其他文件</w:t>
            </w:r>
          </w:p>
        </w:tc>
      </w:tr>
      <w:tr w:rsidR="000829C4" w14:paraId="39EA8359" w14:textId="77777777">
        <w:tc>
          <w:tcPr>
            <w:tcW w:w="1190" w:type="dxa"/>
            <w:vMerge/>
          </w:tcPr>
          <w:p w14:paraId="7BA601B2" w14:textId="77777777" w:rsidR="000829C4" w:rsidRDefault="000829C4">
            <w:pPr>
              <w:rPr>
                <w:lang w:eastAsia="zh-Hans"/>
              </w:rPr>
            </w:pPr>
          </w:p>
        </w:tc>
        <w:tc>
          <w:tcPr>
            <w:tcW w:w="2129" w:type="dxa"/>
            <w:vMerge w:val="restart"/>
          </w:tcPr>
          <w:p w14:paraId="2A9C127C" w14:textId="77777777" w:rsidR="000829C4" w:rsidRDefault="00000000">
            <w:pPr>
              <w:rPr>
                <w:lang w:eastAsia="zh-Hans"/>
              </w:rPr>
            </w:pPr>
            <w:r>
              <w:rPr>
                <w:rFonts w:hint="eastAsia"/>
                <w:lang w:eastAsia="zh-Hans"/>
              </w:rPr>
              <w:t>地方法规</w:t>
            </w:r>
          </w:p>
        </w:tc>
        <w:tc>
          <w:tcPr>
            <w:tcW w:w="5203" w:type="dxa"/>
          </w:tcPr>
          <w:p w14:paraId="407DEC99" w14:textId="77777777" w:rsidR="000829C4" w:rsidRDefault="00000000">
            <w:pPr>
              <w:rPr>
                <w:lang w:eastAsia="zh-Hans"/>
              </w:rPr>
            </w:pPr>
            <w:r>
              <w:rPr>
                <w:rFonts w:hint="eastAsia"/>
                <w:lang w:eastAsia="zh-Hans"/>
              </w:rPr>
              <w:t>地方性法规</w:t>
            </w:r>
          </w:p>
        </w:tc>
      </w:tr>
      <w:tr w:rsidR="000829C4" w14:paraId="00893681" w14:textId="77777777">
        <w:tc>
          <w:tcPr>
            <w:tcW w:w="1190" w:type="dxa"/>
            <w:vMerge/>
          </w:tcPr>
          <w:p w14:paraId="74BDB808" w14:textId="77777777" w:rsidR="000829C4" w:rsidRDefault="000829C4">
            <w:pPr>
              <w:rPr>
                <w:lang w:eastAsia="zh-Hans"/>
              </w:rPr>
            </w:pPr>
          </w:p>
        </w:tc>
        <w:tc>
          <w:tcPr>
            <w:tcW w:w="2129" w:type="dxa"/>
            <w:vMerge/>
          </w:tcPr>
          <w:p w14:paraId="2D4A0EC8" w14:textId="77777777" w:rsidR="000829C4" w:rsidRDefault="000829C4">
            <w:pPr>
              <w:rPr>
                <w:lang w:eastAsia="zh-Hans"/>
              </w:rPr>
            </w:pPr>
          </w:p>
        </w:tc>
        <w:tc>
          <w:tcPr>
            <w:tcW w:w="5203" w:type="dxa"/>
          </w:tcPr>
          <w:p w14:paraId="0D25DC83" w14:textId="77777777" w:rsidR="000829C4" w:rsidRDefault="00000000">
            <w:pPr>
              <w:rPr>
                <w:lang w:eastAsia="zh-Hans"/>
              </w:rPr>
            </w:pPr>
            <w:r>
              <w:rPr>
                <w:rFonts w:hint="eastAsia"/>
                <w:lang w:eastAsia="zh-Hans"/>
              </w:rPr>
              <w:t>地方政府规章</w:t>
            </w:r>
          </w:p>
        </w:tc>
      </w:tr>
      <w:tr w:rsidR="000829C4" w14:paraId="6752E1BB" w14:textId="77777777">
        <w:tc>
          <w:tcPr>
            <w:tcW w:w="1190" w:type="dxa"/>
            <w:vMerge/>
          </w:tcPr>
          <w:p w14:paraId="2AFCAD16" w14:textId="77777777" w:rsidR="000829C4" w:rsidRDefault="000829C4">
            <w:pPr>
              <w:rPr>
                <w:lang w:eastAsia="zh-Hans"/>
              </w:rPr>
            </w:pPr>
          </w:p>
        </w:tc>
        <w:tc>
          <w:tcPr>
            <w:tcW w:w="2129" w:type="dxa"/>
            <w:vMerge/>
          </w:tcPr>
          <w:p w14:paraId="3A88DDA4" w14:textId="77777777" w:rsidR="000829C4" w:rsidRDefault="000829C4">
            <w:pPr>
              <w:rPr>
                <w:lang w:eastAsia="zh-Hans"/>
              </w:rPr>
            </w:pPr>
          </w:p>
        </w:tc>
        <w:tc>
          <w:tcPr>
            <w:tcW w:w="5203" w:type="dxa"/>
          </w:tcPr>
          <w:p w14:paraId="2FABA7D8" w14:textId="77777777" w:rsidR="000829C4" w:rsidRDefault="00000000">
            <w:pPr>
              <w:rPr>
                <w:lang w:eastAsia="zh-Hans"/>
              </w:rPr>
            </w:pPr>
            <w:r>
              <w:rPr>
                <w:rFonts w:hint="eastAsia"/>
                <w:lang w:eastAsia="zh-Hans"/>
              </w:rPr>
              <w:t>地方其他文件</w:t>
            </w:r>
          </w:p>
        </w:tc>
      </w:tr>
      <w:tr w:rsidR="000829C4" w14:paraId="42A30072" w14:textId="77777777">
        <w:tc>
          <w:tcPr>
            <w:tcW w:w="1190" w:type="dxa"/>
            <w:vMerge/>
          </w:tcPr>
          <w:p w14:paraId="71AAC216" w14:textId="77777777" w:rsidR="000829C4" w:rsidRDefault="000829C4">
            <w:pPr>
              <w:rPr>
                <w:lang w:eastAsia="zh-Hans"/>
              </w:rPr>
            </w:pPr>
          </w:p>
        </w:tc>
        <w:tc>
          <w:tcPr>
            <w:tcW w:w="2129" w:type="dxa"/>
          </w:tcPr>
          <w:p w14:paraId="3EE4A933" w14:textId="77777777" w:rsidR="000829C4" w:rsidRDefault="00000000">
            <w:pPr>
              <w:rPr>
                <w:lang w:eastAsia="zh-Hans"/>
              </w:rPr>
            </w:pPr>
            <w:r>
              <w:rPr>
                <w:rFonts w:hint="eastAsia"/>
                <w:lang w:eastAsia="zh-Hans"/>
              </w:rPr>
              <w:t>地方司法文件</w:t>
            </w:r>
          </w:p>
        </w:tc>
        <w:tc>
          <w:tcPr>
            <w:tcW w:w="5203" w:type="dxa"/>
          </w:tcPr>
          <w:p w14:paraId="653BCFE2" w14:textId="77777777" w:rsidR="000829C4" w:rsidRDefault="00000000">
            <w:pPr>
              <w:rPr>
                <w:lang w:eastAsia="zh-Hans"/>
              </w:rPr>
            </w:pPr>
            <w:r>
              <w:rPr>
                <w:lang w:eastAsia="zh-Hans"/>
              </w:rPr>
              <w:t>-</w:t>
            </w:r>
          </w:p>
        </w:tc>
      </w:tr>
      <w:tr w:rsidR="000829C4" w14:paraId="70CE9E5B" w14:textId="77777777">
        <w:tc>
          <w:tcPr>
            <w:tcW w:w="1190" w:type="dxa"/>
            <w:vMerge/>
          </w:tcPr>
          <w:p w14:paraId="0254EC1C" w14:textId="77777777" w:rsidR="000829C4" w:rsidRDefault="000829C4">
            <w:pPr>
              <w:rPr>
                <w:lang w:eastAsia="zh-Hans"/>
              </w:rPr>
            </w:pPr>
          </w:p>
        </w:tc>
        <w:tc>
          <w:tcPr>
            <w:tcW w:w="2129" w:type="dxa"/>
          </w:tcPr>
          <w:p w14:paraId="0EF2A7B8" w14:textId="77777777" w:rsidR="000829C4" w:rsidRDefault="00000000">
            <w:pPr>
              <w:rPr>
                <w:lang w:eastAsia="zh-Hans"/>
              </w:rPr>
            </w:pPr>
            <w:r>
              <w:rPr>
                <w:rFonts w:hint="eastAsia"/>
                <w:lang w:eastAsia="zh-Hans"/>
              </w:rPr>
              <w:t>政党及组织文件</w:t>
            </w:r>
          </w:p>
        </w:tc>
        <w:tc>
          <w:tcPr>
            <w:tcW w:w="5203" w:type="dxa"/>
          </w:tcPr>
          <w:p w14:paraId="0E190482" w14:textId="77777777" w:rsidR="000829C4" w:rsidRDefault="00000000">
            <w:pPr>
              <w:rPr>
                <w:lang w:eastAsia="zh-Hans"/>
              </w:rPr>
            </w:pPr>
            <w:r>
              <w:rPr>
                <w:lang w:eastAsia="zh-Hans"/>
              </w:rPr>
              <w:t>-</w:t>
            </w:r>
          </w:p>
        </w:tc>
      </w:tr>
      <w:tr w:rsidR="000829C4" w14:paraId="6C8CC43F" w14:textId="77777777">
        <w:tc>
          <w:tcPr>
            <w:tcW w:w="1190" w:type="dxa"/>
            <w:vMerge/>
          </w:tcPr>
          <w:p w14:paraId="419DEC90" w14:textId="77777777" w:rsidR="000829C4" w:rsidRDefault="000829C4">
            <w:pPr>
              <w:rPr>
                <w:lang w:eastAsia="zh-Hans"/>
              </w:rPr>
            </w:pPr>
          </w:p>
        </w:tc>
        <w:tc>
          <w:tcPr>
            <w:tcW w:w="2129" w:type="dxa"/>
          </w:tcPr>
          <w:p w14:paraId="6289328B" w14:textId="77777777" w:rsidR="000829C4" w:rsidRDefault="00000000">
            <w:pPr>
              <w:rPr>
                <w:lang w:eastAsia="zh-Hans"/>
              </w:rPr>
            </w:pPr>
            <w:r>
              <w:rPr>
                <w:rFonts w:hint="eastAsia"/>
                <w:lang w:eastAsia="zh-Hans"/>
              </w:rPr>
              <w:t>行业规范</w:t>
            </w:r>
          </w:p>
        </w:tc>
        <w:tc>
          <w:tcPr>
            <w:tcW w:w="5203" w:type="dxa"/>
          </w:tcPr>
          <w:p w14:paraId="4464DD5B" w14:textId="77777777" w:rsidR="000829C4" w:rsidRDefault="00000000">
            <w:pPr>
              <w:rPr>
                <w:lang w:eastAsia="zh-Hans"/>
              </w:rPr>
            </w:pPr>
            <w:r>
              <w:rPr>
                <w:lang w:eastAsia="zh-Hans"/>
              </w:rPr>
              <w:t>-</w:t>
            </w:r>
          </w:p>
        </w:tc>
      </w:tr>
      <w:tr w:rsidR="000829C4" w14:paraId="10D1C73A" w14:textId="77777777">
        <w:tc>
          <w:tcPr>
            <w:tcW w:w="1190" w:type="dxa"/>
            <w:vMerge/>
          </w:tcPr>
          <w:p w14:paraId="6F519D12" w14:textId="77777777" w:rsidR="000829C4" w:rsidRDefault="000829C4">
            <w:pPr>
              <w:rPr>
                <w:lang w:eastAsia="zh-Hans"/>
              </w:rPr>
            </w:pPr>
          </w:p>
        </w:tc>
        <w:tc>
          <w:tcPr>
            <w:tcW w:w="2129" w:type="dxa"/>
          </w:tcPr>
          <w:p w14:paraId="2903A2DE" w14:textId="77777777" w:rsidR="000829C4" w:rsidRDefault="00000000">
            <w:pPr>
              <w:rPr>
                <w:lang w:eastAsia="zh-Hans"/>
              </w:rPr>
            </w:pPr>
            <w:r>
              <w:rPr>
                <w:rFonts w:hint="eastAsia"/>
                <w:lang w:eastAsia="zh-Hans"/>
              </w:rPr>
              <w:t>军事法规</w:t>
            </w:r>
          </w:p>
        </w:tc>
        <w:tc>
          <w:tcPr>
            <w:tcW w:w="5203" w:type="dxa"/>
          </w:tcPr>
          <w:p w14:paraId="0B8BE4B6" w14:textId="77777777" w:rsidR="000829C4" w:rsidRDefault="00000000">
            <w:pPr>
              <w:rPr>
                <w:lang w:eastAsia="zh-Hans"/>
              </w:rPr>
            </w:pPr>
            <w:r>
              <w:rPr>
                <w:lang w:eastAsia="zh-Hans"/>
              </w:rPr>
              <w:t>-</w:t>
            </w:r>
          </w:p>
        </w:tc>
      </w:tr>
      <w:tr w:rsidR="000829C4" w14:paraId="50EDCD6D" w14:textId="77777777">
        <w:tc>
          <w:tcPr>
            <w:tcW w:w="1190" w:type="dxa"/>
            <w:vMerge w:val="restart"/>
          </w:tcPr>
          <w:p w14:paraId="5AD4BCE2" w14:textId="77777777" w:rsidR="000829C4" w:rsidRDefault="00000000">
            <w:pPr>
              <w:rPr>
                <w:lang w:eastAsia="zh-Hans"/>
              </w:rPr>
            </w:pPr>
            <w:r>
              <w:rPr>
                <w:rFonts w:hint="eastAsia"/>
                <w:lang w:eastAsia="zh-Hans"/>
              </w:rPr>
              <w:t>发文机关</w:t>
            </w:r>
          </w:p>
        </w:tc>
        <w:tc>
          <w:tcPr>
            <w:tcW w:w="2129" w:type="dxa"/>
          </w:tcPr>
          <w:p w14:paraId="2E5F0883" w14:textId="77777777" w:rsidR="000829C4" w:rsidRDefault="00000000">
            <w:pPr>
              <w:rPr>
                <w:lang w:eastAsia="zh-Hans"/>
              </w:rPr>
            </w:pPr>
            <w:r>
              <w:rPr>
                <w:rFonts w:hint="eastAsia"/>
                <w:lang w:eastAsia="zh-Hans"/>
              </w:rPr>
              <w:t>深圳证券交易所</w:t>
            </w:r>
          </w:p>
        </w:tc>
        <w:tc>
          <w:tcPr>
            <w:tcW w:w="5203" w:type="dxa"/>
          </w:tcPr>
          <w:p w14:paraId="0ED65E56" w14:textId="77777777" w:rsidR="000829C4" w:rsidRDefault="00000000">
            <w:pPr>
              <w:rPr>
                <w:lang w:eastAsia="zh-Hans"/>
              </w:rPr>
            </w:pPr>
            <w:r>
              <w:rPr>
                <w:lang w:eastAsia="zh-Hans"/>
              </w:rPr>
              <w:t>-</w:t>
            </w:r>
          </w:p>
        </w:tc>
      </w:tr>
      <w:tr w:rsidR="000829C4" w14:paraId="52750434" w14:textId="77777777">
        <w:tc>
          <w:tcPr>
            <w:tcW w:w="1190" w:type="dxa"/>
            <w:vMerge/>
          </w:tcPr>
          <w:p w14:paraId="4DEEB3AD" w14:textId="77777777" w:rsidR="000829C4" w:rsidRDefault="000829C4">
            <w:pPr>
              <w:rPr>
                <w:lang w:eastAsia="zh-Hans"/>
              </w:rPr>
            </w:pPr>
          </w:p>
        </w:tc>
        <w:tc>
          <w:tcPr>
            <w:tcW w:w="2129" w:type="dxa"/>
          </w:tcPr>
          <w:p w14:paraId="596FCEF6" w14:textId="77777777" w:rsidR="000829C4" w:rsidRDefault="00000000">
            <w:pPr>
              <w:rPr>
                <w:lang w:eastAsia="zh-Hans"/>
              </w:rPr>
            </w:pPr>
            <w:r>
              <w:rPr>
                <w:rFonts w:hint="eastAsia"/>
                <w:lang w:eastAsia="zh-Hans"/>
              </w:rPr>
              <w:t>中国证券监督管理委员会</w:t>
            </w:r>
          </w:p>
        </w:tc>
        <w:tc>
          <w:tcPr>
            <w:tcW w:w="5203" w:type="dxa"/>
          </w:tcPr>
          <w:p w14:paraId="31638869" w14:textId="77777777" w:rsidR="000829C4" w:rsidRDefault="00000000">
            <w:pPr>
              <w:rPr>
                <w:lang w:eastAsia="zh-Hans"/>
              </w:rPr>
            </w:pPr>
            <w:r>
              <w:rPr>
                <w:lang w:eastAsia="zh-Hans"/>
              </w:rPr>
              <w:t>-</w:t>
            </w:r>
          </w:p>
        </w:tc>
      </w:tr>
      <w:tr w:rsidR="000829C4" w14:paraId="07ADE110" w14:textId="77777777">
        <w:tc>
          <w:tcPr>
            <w:tcW w:w="1190" w:type="dxa"/>
            <w:vMerge/>
          </w:tcPr>
          <w:p w14:paraId="6E2F137B" w14:textId="77777777" w:rsidR="000829C4" w:rsidRDefault="000829C4">
            <w:pPr>
              <w:rPr>
                <w:lang w:eastAsia="zh-Hans"/>
              </w:rPr>
            </w:pPr>
          </w:p>
        </w:tc>
        <w:tc>
          <w:tcPr>
            <w:tcW w:w="2129" w:type="dxa"/>
          </w:tcPr>
          <w:p w14:paraId="1F0B58A9" w14:textId="77777777" w:rsidR="000829C4" w:rsidRDefault="00000000">
            <w:pPr>
              <w:rPr>
                <w:lang w:eastAsia="zh-Hans"/>
              </w:rPr>
            </w:pPr>
            <w:r>
              <w:rPr>
                <w:rFonts w:hint="eastAsia"/>
                <w:lang w:eastAsia="zh-Hans"/>
              </w:rPr>
              <w:t>财政部</w:t>
            </w:r>
          </w:p>
        </w:tc>
        <w:tc>
          <w:tcPr>
            <w:tcW w:w="5203" w:type="dxa"/>
          </w:tcPr>
          <w:p w14:paraId="1155125B" w14:textId="77777777" w:rsidR="000829C4" w:rsidRDefault="00000000">
            <w:pPr>
              <w:rPr>
                <w:lang w:eastAsia="zh-Hans"/>
              </w:rPr>
            </w:pPr>
            <w:r>
              <w:rPr>
                <w:lang w:eastAsia="zh-Hans"/>
              </w:rPr>
              <w:t>-</w:t>
            </w:r>
          </w:p>
        </w:tc>
      </w:tr>
      <w:tr w:rsidR="000829C4" w14:paraId="36A5A134" w14:textId="77777777">
        <w:tc>
          <w:tcPr>
            <w:tcW w:w="1190" w:type="dxa"/>
            <w:vMerge/>
          </w:tcPr>
          <w:p w14:paraId="349FD88A" w14:textId="77777777" w:rsidR="000829C4" w:rsidRDefault="000829C4">
            <w:pPr>
              <w:rPr>
                <w:lang w:eastAsia="zh-Hans"/>
              </w:rPr>
            </w:pPr>
          </w:p>
        </w:tc>
        <w:tc>
          <w:tcPr>
            <w:tcW w:w="2129" w:type="dxa"/>
          </w:tcPr>
          <w:p w14:paraId="7342E2AC" w14:textId="77777777" w:rsidR="000829C4" w:rsidRDefault="00000000">
            <w:pPr>
              <w:rPr>
                <w:lang w:eastAsia="zh-Hans"/>
              </w:rPr>
            </w:pPr>
            <w:r>
              <w:rPr>
                <w:rFonts w:hint="eastAsia"/>
                <w:lang w:eastAsia="zh-Hans"/>
              </w:rPr>
              <w:t>国家税务总局</w:t>
            </w:r>
          </w:p>
        </w:tc>
        <w:tc>
          <w:tcPr>
            <w:tcW w:w="5203" w:type="dxa"/>
          </w:tcPr>
          <w:p w14:paraId="67FED7B1" w14:textId="77777777" w:rsidR="000829C4" w:rsidRDefault="00000000">
            <w:pPr>
              <w:rPr>
                <w:lang w:eastAsia="zh-Hans"/>
              </w:rPr>
            </w:pPr>
            <w:r>
              <w:rPr>
                <w:lang w:eastAsia="zh-Hans"/>
              </w:rPr>
              <w:t>-</w:t>
            </w:r>
          </w:p>
        </w:tc>
      </w:tr>
      <w:tr w:rsidR="000829C4" w14:paraId="4FA4B28A" w14:textId="77777777">
        <w:tc>
          <w:tcPr>
            <w:tcW w:w="1190" w:type="dxa"/>
            <w:vMerge/>
          </w:tcPr>
          <w:p w14:paraId="0B26240E" w14:textId="77777777" w:rsidR="000829C4" w:rsidRDefault="000829C4">
            <w:pPr>
              <w:rPr>
                <w:lang w:eastAsia="zh-Hans"/>
              </w:rPr>
            </w:pPr>
          </w:p>
        </w:tc>
        <w:tc>
          <w:tcPr>
            <w:tcW w:w="2129" w:type="dxa"/>
          </w:tcPr>
          <w:p w14:paraId="5141F098" w14:textId="77777777" w:rsidR="000829C4" w:rsidRDefault="00000000">
            <w:pPr>
              <w:rPr>
                <w:lang w:eastAsia="zh-Hans"/>
              </w:rPr>
            </w:pPr>
            <w:r>
              <w:rPr>
                <w:rFonts w:hint="eastAsia"/>
                <w:lang w:eastAsia="zh-Hans"/>
              </w:rPr>
              <w:t>国家发展和改革委员会</w:t>
            </w:r>
          </w:p>
        </w:tc>
        <w:tc>
          <w:tcPr>
            <w:tcW w:w="5203" w:type="dxa"/>
          </w:tcPr>
          <w:p w14:paraId="69B7EA4E" w14:textId="77777777" w:rsidR="000829C4" w:rsidRDefault="00000000">
            <w:pPr>
              <w:rPr>
                <w:lang w:eastAsia="zh-Hans"/>
              </w:rPr>
            </w:pPr>
            <w:r>
              <w:rPr>
                <w:lang w:eastAsia="zh-Hans"/>
              </w:rPr>
              <w:t>-</w:t>
            </w:r>
          </w:p>
        </w:tc>
      </w:tr>
      <w:tr w:rsidR="000829C4" w14:paraId="6FE2773B" w14:textId="77777777">
        <w:tc>
          <w:tcPr>
            <w:tcW w:w="1190" w:type="dxa"/>
            <w:vMerge/>
          </w:tcPr>
          <w:p w14:paraId="7C6229CD" w14:textId="77777777" w:rsidR="000829C4" w:rsidRDefault="000829C4">
            <w:pPr>
              <w:rPr>
                <w:lang w:eastAsia="zh-Hans"/>
              </w:rPr>
            </w:pPr>
          </w:p>
        </w:tc>
        <w:tc>
          <w:tcPr>
            <w:tcW w:w="2129" w:type="dxa"/>
          </w:tcPr>
          <w:p w14:paraId="5CEA9D39" w14:textId="77777777" w:rsidR="000829C4" w:rsidRDefault="00000000">
            <w:pPr>
              <w:rPr>
                <w:lang w:eastAsia="zh-Hans"/>
              </w:rPr>
            </w:pPr>
            <w:r>
              <w:rPr>
                <w:rFonts w:hint="eastAsia"/>
                <w:lang w:eastAsia="zh-Hans"/>
              </w:rPr>
              <w:t>上海证券交易所</w:t>
            </w:r>
          </w:p>
        </w:tc>
        <w:tc>
          <w:tcPr>
            <w:tcW w:w="5203" w:type="dxa"/>
          </w:tcPr>
          <w:p w14:paraId="2F9E885F" w14:textId="77777777" w:rsidR="000829C4" w:rsidRDefault="00000000">
            <w:pPr>
              <w:rPr>
                <w:lang w:eastAsia="zh-Hans"/>
              </w:rPr>
            </w:pPr>
            <w:r>
              <w:rPr>
                <w:lang w:eastAsia="zh-Hans"/>
              </w:rPr>
              <w:t>-</w:t>
            </w:r>
          </w:p>
        </w:tc>
      </w:tr>
      <w:tr w:rsidR="000829C4" w14:paraId="79EA2A02" w14:textId="77777777">
        <w:tc>
          <w:tcPr>
            <w:tcW w:w="1190" w:type="dxa"/>
            <w:vMerge/>
          </w:tcPr>
          <w:p w14:paraId="5E0500A7" w14:textId="77777777" w:rsidR="000829C4" w:rsidRDefault="000829C4">
            <w:pPr>
              <w:rPr>
                <w:lang w:eastAsia="zh-Hans"/>
              </w:rPr>
            </w:pPr>
          </w:p>
        </w:tc>
        <w:tc>
          <w:tcPr>
            <w:tcW w:w="2129" w:type="dxa"/>
          </w:tcPr>
          <w:p w14:paraId="00F6E801" w14:textId="77777777" w:rsidR="000829C4" w:rsidRDefault="00000000">
            <w:pPr>
              <w:rPr>
                <w:lang w:eastAsia="zh-Hans"/>
              </w:rPr>
            </w:pPr>
            <w:r>
              <w:rPr>
                <w:rFonts w:hint="eastAsia"/>
                <w:lang w:eastAsia="zh-Hans"/>
              </w:rPr>
              <w:t>商务部</w:t>
            </w:r>
          </w:p>
        </w:tc>
        <w:tc>
          <w:tcPr>
            <w:tcW w:w="5203" w:type="dxa"/>
          </w:tcPr>
          <w:p w14:paraId="1B2F1FF8" w14:textId="77777777" w:rsidR="000829C4" w:rsidRDefault="00000000">
            <w:pPr>
              <w:rPr>
                <w:lang w:eastAsia="zh-Hans"/>
              </w:rPr>
            </w:pPr>
            <w:r>
              <w:rPr>
                <w:lang w:eastAsia="zh-Hans"/>
              </w:rPr>
              <w:t>-</w:t>
            </w:r>
          </w:p>
        </w:tc>
      </w:tr>
      <w:tr w:rsidR="000829C4" w14:paraId="1B62F076" w14:textId="77777777">
        <w:tc>
          <w:tcPr>
            <w:tcW w:w="1190" w:type="dxa"/>
            <w:vMerge/>
          </w:tcPr>
          <w:p w14:paraId="275A8DEB" w14:textId="77777777" w:rsidR="000829C4" w:rsidRDefault="000829C4">
            <w:pPr>
              <w:rPr>
                <w:lang w:eastAsia="zh-Hans"/>
              </w:rPr>
            </w:pPr>
          </w:p>
        </w:tc>
        <w:tc>
          <w:tcPr>
            <w:tcW w:w="2129" w:type="dxa"/>
          </w:tcPr>
          <w:p w14:paraId="580343EA" w14:textId="77777777" w:rsidR="000829C4" w:rsidRDefault="00000000">
            <w:pPr>
              <w:rPr>
                <w:lang w:eastAsia="zh-Hans"/>
              </w:rPr>
            </w:pPr>
            <w:r>
              <w:rPr>
                <w:rFonts w:hint="eastAsia"/>
                <w:lang w:eastAsia="zh-Hans"/>
              </w:rPr>
              <w:t>中国人民银行</w:t>
            </w:r>
          </w:p>
        </w:tc>
        <w:tc>
          <w:tcPr>
            <w:tcW w:w="5203" w:type="dxa"/>
          </w:tcPr>
          <w:p w14:paraId="10515628" w14:textId="77777777" w:rsidR="000829C4" w:rsidRDefault="00000000">
            <w:pPr>
              <w:rPr>
                <w:lang w:eastAsia="zh-Hans"/>
              </w:rPr>
            </w:pPr>
            <w:r>
              <w:rPr>
                <w:lang w:eastAsia="zh-Hans"/>
              </w:rPr>
              <w:t>-</w:t>
            </w:r>
          </w:p>
        </w:tc>
      </w:tr>
    </w:tbl>
    <w:p w14:paraId="3DAF8D9F" w14:textId="77777777" w:rsidR="000829C4" w:rsidRDefault="000829C4">
      <w:pPr>
        <w:rPr>
          <w:lang w:eastAsia="zh-Hans"/>
        </w:rPr>
      </w:pPr>
    </w:p>
    <w:p w14:paraId="12D8F3CB" w14:textId="77777777" w:rsidR="000829C4" w:rsidRDefault="00000000">
      <w:pPr>
        <w:ind w:firstLineChars="200" w:firstLine="420"/>
        <w:rPr>
          <w:lang w:eastAsia="zh-Hans"/>
        </w:rPr>
      </w:pPr>
      <w:r>
        <w:rPr>
          <w:rFonts w:hint="eastAsia"/>
          <w:lang w:eastAsia="zh-Hans"/>
        </w:rPr>
        <w:t>点击政策可进入查看政策详情，并关联出政策相关解读。可将政策原文及所带附件下载、打印、发送到邮箱。</w:t>
      </w:r>
    </w:p>
    <w:p w14:paraId="280D5CDC" w14:textId="77777777" w:rsidR="000829C4" w:rsidRDefault="00000000">
      <w:pPr>
        <w:pStyle w:val="5"/>
      </w:pPr>
      <w:r>
        <w:rPr>
          <w:rFonts w:hint="eastAsia"/>
        </w:rPr>
        <w:t>功能</w:t>
      </w:r>
      <w:r>
        <w:rPr>
          <w:rFonts w:hint="eastAsia"/>
          <w:lang w:eastAsia="zh-Hans"/>
        </w:rPr>
        <w:t>说明</w:t>
      </w:r>
    </w:p>
    <w:p w14:paraId="23B01A8C" w14:textId="77777777" w:rsidR="000829C4" w:rsidRDefault="00000000">
      <w:pPr>
        <w:rPr>
          <w:lang w:eastAsia="zh-Hans"/>
        </w:rPr>
      </w:pPr>
      <w:r>
        <w:rPr>
          <w:rFonts w:hint="eastAsia"/>
          <w:lang w:eastAsia="zh-Hans"/>
        </w:rPr>
        <w:t>税务政策列表：</w:t>
      </w:r>
    </w:p>
    <w:tbl>
      <w:tblPr>
        <w:tblStyle w:val="ab"/>
        <w:tblW w:w="0" w:type="auto"/>
        <w:tblLook w:val="04A0" w:firstRow="1" w:lastRow="0" w:firstColumn="1" w:lastColumn="0" w:noHBand="0" w:noVBand="1"/>
      </w:tblPr>
      <w:tblGrid>
        <w:gridCol w:w="1456"/>
        <w:gridCol w:w="2087"/>
        <w:gridCol w:w="4753"/>
      </w:tblGrid>
      <w:tr w:rsidR="000829C4" w14:paraId="62A4C878" w14:textId="77777777">
        <w:tc>
          <w:tcPr>
            <w:tcW w:w="1490" w:type="dxa"/>
            <w:shd w:val="clear" w:color="auto" w:fill="CFCDCD" w:themeFill="background2" w:themeFillShade="E5"/>
          </w:tcPr>
          <w:p w14:paraId="35F7304C" w14:textId="77777777" w:rsidR="000829C4" w:rsidRDefault="00000000">
            <w:pPr>
              <w:jc w:val="center"/>
              <w:rPr>
                <w:b/>
                <w:bCs/>
                <w:sz w:val="18"/>
                <w:szCs w:val="18"/>
                <w:lang w:eastAsia="zh-Hans"/>
              </w:rPr>
            </w:pPr>
            <w:r>
              <w:rPr>
                <w:rFonts w:hint="eastAsia"/>
                <w:b/>
                <w:bCs/>
                <w:sz w:val="18"/>
                <w:szCs w:val="18"/>
              </w:rPr>
              <w:t>按钮名称</w:t>
            </w:r>
          </w:p>
        </w:tc>
        <w:tc>
          <w:tcPr>
            <w:tcW w:w="2143" w:type="dxa"/>
            <w:shd w:val="clear" w:color="auto" w:fill="CFCDCD" w:themeFill="background2" w:themeFillShade="E5"/>
          </w:tcPr>
          <w:p w14:paraId="6704995E" w14:textId="77777777" w:rsidR="000829C4" w:rsidRDefault="00000000">
            <w:pPr>
              <w:jc w:val="center"/>
              <w:rPr>
                <w:b/>
                <w:bCs/>
                <w:sz w:val="18"/>
                <w:szCs w:val="18"/>
                <w:lang w:eastAsia="zh-Hans"/>
              </w:rPr>
            </w:pPr>
            <w:r>
              <w:rPr>
                <w:rFonts w:hint="eastAsia"/>
                <w:b/>
                <w:bCs/>
                <w:sz w:val="18"/>
                <w:szCs w:val="18"/>
              </w:rPr>
              <w:t>实现功能</w:t>
            </w:r>
          </w:p>
        </w:tc>
        <w:tc>
          <w:tcPr>
            <w:tcW w:w="4889" w:type="dxa"/>
            <w:shd w:val="clear" w:color="auto" w:fill="CFCDCD" w:themeFill="background2" w:themeFillShade="E5"/>
          </w:tcPr>
          <w:p w14:paraId="367C891C" w14:textId="77777777" w:rsidR="000829C4" w:rsidRDefault="00000000">
            <w:pPr>
              <w:jc w:val="center"/>
              <w:rPr>
                <w:b/>
                <w:bCs/>
                <w:sz w:val="18"/>
                <w:szCs w:val="18"/>
                <w:lang w:eastAsia="zh-Hans"/>
              </w:rPr>
            </w:pPr>
            <w:r>
              <w:rPr>
                <w:rFonts w:hint="eastAsia"/>
                <w:b/>
                <w:bCs/>
                <w:sz w:val="18"/>
                <w:szCs w:val="18"/>
              </w:rPr>
              <w:t>规则</w:t>
            </w:r>
          </w:p>
        </w:tc>
      </w:tr>
      <w:tr w:rsidR="000829C4" w14:paraId="6F3B3F14" w14:textId="77777777">
        <w:tc>
          <w:tcPr>
            <w:tcW w:w="1490" w:type="dxa"/>
          </w:tcPr>
          <w:p w14:paraId="66AB8081" w14:textId="77777777" w:rsidR="000829C4" w:rsidRDefault="00000000">
            <w:pPr>
              <w:rPr>
                <w:lang w:eastAsia="zh-Hans"/>
              </w:rPr>
            </w:pPr>
            <w:r>
              <w:rPr>
                <w:rFonts w:hint="eastAsia"/>
                <w:lang w:eastAsia="zh-Hans"/>
              </w:rPr>
              <w:t>查找</w:t>
            </w:r>
          </w:p>
        </w:tc>
        <w:tc>
          <w:tcPr>
            <w:tcW w:w="2143" w:type="dxa"/>
          </w:tcPr>
          <w:p w14:paraId="5C6DB7B1" w14:textId="77777777" w:rsidR="000829C4" w:rsidRDefault="00000000">
            <w:pPr>
              <w:rPr>
                <w:lang w:eastAsia="zh-Hans"/>
              </w:rPr>
            </w:pPr>
            <w:r>
              <w:rPr>
                <w:rFonts w:hint="eastAsia"/>
                <w:lang w:eastAsia="zh-Hans"/>
              </w:rPr>
              <w:t>关键字查找</w:t>
            </w:r>
          </w:p>
        </w:tc>
        <w:tc>
          <w:tcPr>
            <w:tcW w:w="4889" w:type="dxa"/>
          </w:tcPr>
          <w:p w14:paraId="782CF18A" w14:textId="77777777" w:rsidR="000829C4" w:rsidRDefault="00000000">
            <w:pPr>
              <w:rPr>
                <w:lang w:eastAsia="zh-Hans"/>
              </w:rPr>
            </w:pPr>
            <w:r>
              <w:rPr>
                <w:rFonts w:hint="eastAsia"/>
                <w:lang w:eastAsia="zh-Hans"/>
              </w:rPr>
              <w:t>可以输入关键字搜标题、文号或者在正文里搜索，支持智能搜索，热词推荐、自动补全和历史查询记录。左侧选择的过滤条件和关键字查找组合查询，并动态统计符合条件的政策数量。</w:t>
            </w:r>
          </w:p>
        </w:tc>
      </w:tr>
      <w:tr w:rsidR="000829C4" w14:paraId="274C2474" w14:textId="77777777">
        <w:tc>
          <w:tcPr>
            <w:tcW w:w="1490" w:type="dxa"/>
          </w:tcPr>
          <w:p w14:paraId="4EEFDD86" w14:textId="77777777" w:rsidR="000829C4" w:rsidRDefault="00000000">
            <w:pPr>
              <w:rPr>
                <w:lang w:eastAsia="zh-Hans"/>
              </w:rPr>
            </w:pPr>
            <w:r>
              <w:rPr>
                <w:rFonts w:hint="eastAsia"/>
                <w:lang w:eastAsia="zh-Hans"/>
              </w:rPr>
              <w:t>排序</w:t>
            </w:r>
          </w:p>
        </w:tc>
        <w:tc>
          <w:tcPr>
            <w:tcW w:w="2143" w:type="dxa"/>
          </w:tcPr>
          <w:p w14:paraId="63122FE0" w14:textId="77777777" w:rsidR="000829C4" w:rsidRDefault="00000000">
            <w:pPr>
              <w:rPr>
                <w:lang w:eastAsia="zh-Hans"/>
              </w:rPr>
            </w:pPr>
            <w:r>
              <w:rPr>
                <w:rFonts w:hint="eastAsia"/>
                <w:lang w:eastAsia="zh-Hans"/>
              </w:rPr>
              <w:t>发文日期</w:t>
            </w:r>
            <w:r>
              <w:rPr>
                <w:lang w:eastAsia="zh-Hans"/>
              </w:rPr>
              <w:t>/</w:t>
            </w:r>
            <w:r>
              <w:rPr>
                <w:rFonts w:hint="eastAsia"/>
                <w:lang w:eastAsia="zh-Hans"/>
              </w:rPr>
              <w:t>生效日期排序</w:t>
            </w:r>
          </w:p>
        </w:tc>
        <w:tc>
          <w:tcPr>
            <w:tcW w:w="4889" w:type="dxa"/>
          </w:tcPr>
          <w:p w14:paraId="4BC3882E" w14:textId="77777777" w:rsidR="000829C4" w:rsidRDefault="00000000">
            <w:pPr>
              <w:rPr>
                <w:lang w:eastAsia="zh-Hans"/>
              </w:rPr>
            </w:pPr>
            <w:r>
              <w:rPr>
                <w:rFonts w:hint="eastAsia"/>
                <w:lang w:eastAsia="zh-Hans"/>
              </w:rPr>
              <w:t>可按照发文日期和生效日期排序，默认按照发文日期降序排列（最新的政策和解读文件排在最上面</w:t>
            </w:r>
            <w:r>
              <w:rPr>
                <w:lang w:eastAsia="zh-Hans"/>
              </w:rPr>
              <w:t>)</w:t>
            </w:r>
            <w:r>
              <w:rPr>
                <w:rFonts w:hint="eastAsia"/>
                <w:lang w:eastAsia="zh-Hans"/>
              </w:rPr>
              <w:t>，再次点击【发文日期排序】时，按照发文日期升序排列；点击【生效日期排序】时，按照生效日期降序排列，再次点击时，按照生效日期升序排列。</w:t>
            </w:r>
          </w:p>
        </w:tc>
      </w:tr>
      <w:tr w:rsidR="000829C4" w14:paraId="6F8AF47A" w14:textId="77777777">
        <w:tc>
          <w:tcPr>
            <w:tcW w:w="1490" w:type="dxa"/>
          </w:tcPr>
          <w:p w14:paraId="2F1F4484" w14:textId="77777777" w:rsidR="000829C4" w:rsidRDefault="00000000">
            <w:pPr>
              <w:rPr>
                <w:lang w:eastAsia="zh-Hans"/>
              </w:rPr>
            </w:pPr>
            <w:r>
              <w:rPr>
                <w:rFonts w:hint="eastAsia"/>
                <w:lang w:eastAsia="zh-Hans"/>
              </w:rPr>
              <w:t>全部清除</w:t>
            </w:r>
          </w:p>
        </w:tc>
        <w:tc>
          <w:tcPr>
            <w:tcW w:w="2143" w:type="dxa"/>
          </w:tcPr>
          <w:p w14:paraId="5D9455A4" w14:textId="77777777" w:rsidR="000829C4" w:rsidRDefault="00000000">
            <w:pPr>
              <w:rPr>
                <w:lang w:eastAsia="zh-Hans"/>
              </w:rPr>
            </w:pPr>
            <w:r>
              <w:rPr>
                <w:rFonts w:hint="eastAsia"/>
                <w:lang w:eastAsia="zh-Hans"/>
              </w:rPr>
              <w:t>清除已选过滤条件</w:t>
            </w:r>
          </w:p>
        </w:tc>
        <w:tc>
          <w:tcPr>
            <w:tcW w:w="4889" w:type="dxa"/>
          </w:tcPr>
          <w:p w14:paraId="1EA65EAE" w14:textId="77777777" w:rsidR="000829C4" w:rsidRDefault="00000000">
            <w:pPr>
              <w:rPr>
                <w:lang w:eastAsia="zh-Hans"/>
              </w:rPr>
            </w:pPr>
            <w:r>
              <w:rPr>
                <w:rFonts w:hint="eastAsia"/>
                <w:lang w:eastAsia="zh-Hans"/>
              </w:rPr>
              <w:t>左侧过滤器选择标签后，显示在过滤条件区域，已选过滤条件可分别关闭标签，点击【全部清除】按钮可清空全部已选过滤条件</w:t>
            </w:r>
          </w:p>
        </w:tc>
      </w:tr>
      <w:tr w:rsidR="000829C4" w14:paraId="11DEAC8C" w14:textId="77777777">
        <w:tc>
          <w:tcPr>
            <w:tcW w:w="1490" w:type="dxa"/>
          </w:tcPr>
          <w:p w14:paraId="40D1E029" w14:textId="77777777" w:rsidR="000829C4" w:rsidRDefault="00000000">
            <w:pPr>
              <w:rPr>
                <w:lang w:eastAsia="zh-Hans"/>
              </w:rPr>
            </w:pPr>
            <w:r>
              <w:rPr>
                <w:rFonts w:hint="eastAsia"/>
                <w:lang w:eastAsia="zh-Hans"/>
              </w:rPr>
              <w:lastRenderedPageBreak/>
              <w:t>翻页</w:t>
            </w:r>
          </w:p>
        </w:tc>
        <w:tc>
          <w:tcPr>
            <w:tcW w:w="2143" w:type="dxa"/>
          </w:tcPr>
          <w:p w14:paraId="4E9157D7" w14:textId="77777777" w:rsidR="000829C4" w:rsidRDefault="00000000">
            <w:pPr>
              <w:rPr>
                <w:lang w:eastAsia="zh-Hans"/>
              </w:rPr>
            </w:pPr>
            <w:r>
              <w:rPr>
                <w:rFonts w:hint="eastAsia"/>
                <w:lang w:eastAsia="zh-Hans"/>
              </w:rPr>
              <w:t>上下翻页</w:t>
            </w:r>
          </w:p>
        </w:tc>
        <w:tc>
          <w:tcPr>
            <w:tcW w:w="4889" w:type="dxa"/>
          </w:tcPr>
          <w:p w14:paraId="38E3AFDE" w14:textId="77777777" w:rsidR="000829C4" w:rsidRDefault="000829C4">
            <w:pPr>
              <w:rPr>
                <w:lang w:eastAsia="zh-Hans"/>
              </w:rPr>
            </w:pPr>
          </w:p>
        </w:tc>
      </w:tr>
      <w:tr w:rsidR="000829C4" w14:paraId="4134FA65" w14:textId="77777777">
        <w:tc>
          <w:tcPr>
            <w:tcW w:w="1490" w:type="dxa"/>
          </w:tcPr>
          <w:p w14:paraId="268E229F" w14:textId="77777777" w:rsidR="000829C4" w:rsidRDefault="00000000">
            <w:pPr>
              <w:rPr>
                <w:lang w:eastAsia="zh-Hans"/>
              </w:rPr>
            </w:pPr>
            <w:r>
              <w:rPr>
                <w:rFonts w:hint="eastAsia"/>
                <w:lang w:eastAsia="zh-Hans"/>
              </w:rPr>
              <w:t>回到顶部</w:t>
            </w:r>
          </w:p>
        </w:tc>
        <w:tc>
          <w:tcPr>
            <w:tcW w:w="2143" w:type="dxa"/>
          </w:tcPr>
          <w:p w14:paraId="35D2E43C" w14:textId="77777777" w:rsidR="000829C4" w:rsidRDefault="00000000">
            <w:pPr>
              <w:rPr>
                <w:lang w:eastAsia="zh-Hans"/>
              </w:rPr>
            </w:pPr>
            <w:r>
              <w:rPr>
                <w:rFonts w:hint="eastAsia"/>
                <w:lang w:eastAsia="zh-Hans"/>
              </w:rPr>
              <w:t>快速回到顶部</w:t>
            </w:r>
          </w:p>
        </w:tc>
        <w:tc>
          <w:tcPr>
            <w:tcW w:w="4889" w:type="dxa"/>
          </w:tcPr>
          <w:p w14:paraId="768AADA8" w14:textId="77777777" w:rsidR="000829C4" w:rsidRDefault="00000000">
            <w:pPr>
              <w:rPr>
                <w:lang w:eastAsia="zh-Hans"/>
              </w:rPr>
            </w:pPr>
            <w:r>
              <w:rPr>
                <w:rFonts w:hint="eastAsia"/>
                <w:lang w:eastAsia="zh-Hans"/>
              </w:rPr>
              <w:t>悬浮按钮，点击后可快速回到顶部</w:t>
            </w:r>
          </w:p>
        </w:tc>
      </w:tr>
      <w:tr w:rsidR="000829C4" w14:paraId="23A7EDA9" w14:textId="77777777">
        <w:tc>
          <w:tcPr>
            <w:tcW w:w="1490" w:type="dxa"/>
          </w:tcPr>
          <w:p w14:paraId="2876D1FB" w14:textId="77777777" w:rsidR="000829C4" w:rsidRDefault="00000000">
            <w:pPr>
              <w:rPr>
                <w:lang w:eastAsia="zh-Hans"/>
              </w:rPr>
            </w:pPr>
            <w:r>
              <w:rPr>
                <w:rFonts w:hint="eastAsia"/>
                <w:lang w:eastAsia="zh-Hans"/>
              </w:rPr>
              <w:t>回到底部</w:t>
            </w:r>
          </w:p>
        </w:tc>
        <w:tc>
          <w:tcPr>
            <w:tcW w:w="2143" w:type="dxa"/>
          </w:tcPr>
          <w:p w14:paraId="71624320" w14:textId="77777777" w:rsidR="000829C4" w:rsidRDefault="00000000">
            <w:pPr>
              <w:rPr>
                <w:lang w:eastAsia="zh-Hans"/>
              </w:rPr>
            </w:pPr>
            <w:r>
              <w:rPr>
                <w:rFonts w:hint="eastAsia"/>
                <w:lang w:eastAsia="zh-Hans"/>
              </w:rPr>
              <w:t>快速回到底部</w:t>
            </w:r>
          </w:p>
        </w:tc>
        <w:tc>
          <w:tcPr>
            <w:tcW w:w="4889" w:type="dxa"/>
          </w:tcPr>
          <w:p w14:paraId="61B624A0" w14:textId="77777777" w:rsidR="000829C4" w:rsidRDefault="00000000">
            <w:pPr>
              <w:rPr>
                <w:lang w:eastAsia="zh-Hans"/>
              </w:rPr>
            </w:pPr>
            <w:r>
              <w:rPr>
                <w:rFonts w:hint="eastAsia"/>
                <w:lang w:eastAsia="zh-Hans"/>
              </w:rPr>
              <w:t>悬浮按钮，点击后可快速回到底部</w:t>
            </w:r>
          </w:p>
        </w:tc>
      </w:tr>
    </w:tbl>
    <w:p w14:paraId="7C553692" w14:textId="77777777" w:rsidR="000829C4" w:rsidRDefault="000829C4">
      <w:pPr>
        <w:rPr>
          <w:lang w:eastAsia="zh-Hans"/>
        </w:rPr>
      </w:pPr>
    </w:p>
    <w:p w14:paraId="6C1B787F" w14:textId="77777777" w:rsidR="000829C4" w:rsidRDefault="00000000">
      <w:r>
        <w:rPr>
          <w:rFonts w:hint="eastAsia"/>
          <w:lang w:eastAsia="zh-Hans"/>
        </w:rPr>
        <w:t>政策详情页面</w:t>
      </w:r>
    </w:p>
    <w:tbl>
      <w:tblPr>
        <w:tblStyle w:val="ab"/>
        <w:tblW w:w="0" w:type="auto"/>
        <w:tblLook w:val="04A0" w:firstRow="1" w:lastRow="0" w:firstColumn="1" w:lastColumn="0" w:noHBand="0" w:noVBand="1"/>
      </w:tblPr>
      <w:tblGrid>
        <w:gridCol w:w="1437"/>
        <w:gridCol w:w="2057"/>
        <w:gridCol w:w="4802"/>
      </w:tblGrid>
      <w:tr w:rsidR="000829C4" w14:paraId="66C30511" w14:textId="77777777">
        <w:tc>
          <w:tcPr>
            <w:tcW w:w="1490" w:type="dxa"/>
            <w:shd w:val="clear" w:color="auto" w:fill="CFCDCD" w:themeFill="background2" w:themeFillShade="E5"/>
          </w:tcPr>
          <w:p w14:paraId="74EA8AE8" w14:textId="77777777" w:rsidR="000829C4" w:rsidRDefault="00000000">
            <w:pPr>
              <w:jc w:val="center"/>
              <w:rPr>
                <w:b/>
                <w:bCs/>
                <w:sz w:val="18"/>
                <w:szCs w:val="18"/>
                <w:lang w:eastAsia="zh-Hans"/>
              </w:rPr>
            </w:pPr>
            <w:r>
              <w:rPr>
                <w:rFonts w:hint="eastAsia"/>
                <w:b/>
                <w:bCs/>
                <w:sz w:val="18"/>
                <w:szCs w:val="18"/>
              </w:rPr>
              <w:t>按钮名称</w:t>
            </w:r>
          </w:p>
        </w:tc>
        <w:tc>
          <w:tcPr>
            <w:tcW w:w="2143" w:type="dxa"/>
            <w:shd w:val="clear" w:color="auto" w:fill="CFCDCD" w:themeFill="background2" w:themeFillShade="E5"/>
          </w:tcPr>
          <w:p w14:paraId="64DFE056" w14:textId="77777777" w:rsidR="000829C4" w:rsidRDefault="00000000">
            <w:pPr>
              <w:jc w:val="center"/>
              <w:rPr>
                <w:b/>
                <w:bCs/>
                <w:sz w:val="18"/>
                <w:szCs w:val="18"/>
                <w:lang w:eastAsia="zh-Hans"/>
              </w:rPr>
            </w:pPr>
            <w:r>
              <w:rPr>
                <w:rFonts w:hint="eastAsia"/>
                <w:b/>
                <w:bCs/>
                <w:sz w:val="18"/>
                <w:szCs w:val="18"/>
              </w:rPr>
              <w:t>实现功能</w:t>
            </w:r>
          </w:p>
        </w:tc>
        <w:tc>
          <w:tcPr>
            <w:tcW w:w="4889" w:type="dxa"/>
            <w:shd w:val="clear" w:color="auto" w:fill="CFCDCD" w:themeFill="background2" w:themeFillShade="E5"/>
          </w:tcPr>
          <w:p w14:paraId="7BAE3F65" w14:textId="77777777" w:rsidR="000829C4" w:rsidRDefault="00000000">
            <w:pPr>
              <w:jc w:val="center"/>
              <w:rPr>
                <w:b/>
                <w:bCs/>
                <w:sz w:val="18"/>
                <w:szCs w:val="18"/>
                <w:lang w:eastAsia="zh-Hans"/>
              </w:rPr>
            </w:pPr>
            <w:r>
              <w:rPr>
                <w:rFonts w:hint="eastAsia"/>
                <w:b/>
                <w:bCs/>
                <w:sz w:val="18"/>
                <w:szCs w:val="18"/>
              </w:rPr>
              <w:t>规则</w:t>
            </w:r>
          </w:p>
        </w:tc>
      </w:tr>
      <w:tr w:rsidR="000829C4" w14:paraId="5B220098" w14:textId="77777777">
        <w:tc>
          <w:tcPr>
            <w:tcW w:w="1490" w:type="dxa"/>
          </w:tcPr>
          <w:p w14:paraId="62A65549" w14:textId="77777777" w:rsidR="000829C4" w:rsidRDefault="00000000">
            <w:pPr>
              <w:rPr>
                <w:lang w:eastAsia="zh-Hans"/>
              </w:rPr>
            </w:pPr>
            <w:r>
              <w:rPr>
                <w:rFonts w:hint="eastAsia"/>
                <w:lang w:eastAsia="zh-Hans"/>
              </w:rPr>
              <w:t>下载</w:t>
            </w:r>
          </w:p>
        </w:tc>
        <w:tc>
          <w:tcPr>
            <w:tcW w:w="2143" w:type="dxa"/>
          </w:tcPr>
          <w:p w14:paraId="2222B1E1" w14:textId="77777777" w:rsidR="000829C4" w:rsidRDefault="00000000">
            <w:pPr>
              <w:rPr>
                <w:lang w:eastAsia="zh-Hans"/>
              </w:rPr>
            </w:pPr>
            <w:r>
              <w:rPr>
                <w:rFonts w:hint="eastAsia"/>
                <w:lang w:eastAsia="zh-Hans"/>
              </w:rPr>
              <w:t>文件下载</w:t>
            </w:r>
          </w:p>
        </w:tc>
        <w:tc>
          <w:tcPr>
            <w:tcW w:w="4889" w:type="dxa"/>
          </w:tcPr>
          <w:p w14:paraId="280ECED8" w14:textId="77777777" w:rsidR="000829C4" w:rsidRDefault="00000000">
            <w:pPr>
              <w:rPr>
                <w:lang w:eastAsia="zh-Hans"/>
              </w:rPr>
            </w:pPr>
            <w:r>
              <w:rPr>
                <w:rFonts w:hint="eastAsia"/>
                <w:lang w:eastAsia="zh-Hans"/>
              </w:rPr>
              <w:t>下载文件包，包括政策文件</w:t>
            </w:r>
            <w:r>
              <w:rPr>
                <w:rFonts w:hint="eastAsia"/>
                <w:lang w:eastAsia="zh-Hans"/>
              </w:rPr>
              <w:t>PDF</w:t>
            </w:r>
            <w:r>
              <w:rPr>
                <w:rFonts w:hint="eastAsia"/>
                <w:lang w:eastAsia="zh-Hans"/>
              </w:rPr>
              <w:t>版及全部附件</w:t>
            </w:r>
          </w:p>
        </w:tc>
      </w:tr>
      <w:tr w:rsidR="000829C4" w14:paraId="5749D1BE" w14:textId="77777777">
        <w:tc>
          <w:tcPr>
            <w:tcW w:w="1490" w:type="dxa"/>
          </w:tcPr>
          <w:p w14:paraId="427DB60A" w14:textId="77777777" w:rsidR="000829C4" w:rsidRDefault="00000000">
            <w:pPr>
              <w:rPr>
                <w:lang w:eastAsia="zh-Hans"/>
              </w:rPr>
            </w:pPr>
            <w:r>
              <w:rPr>
                <w:rFonts w:hint="eastAsia"/>
                <w:lang w:eastAsia="zh-Hans"/>
              </w:rPr>
              <w:t>打印</w:t>
            </w:r>
          </w:p>
        </w:tc>
        <w:tc>
          <w:tcPr>
            <w:tcW w:w="2143" w:type="dxa"/>
          </w:tcPr>
          <w:p w14:paraId="6BBD69E8" w14:textId="77777777" w:rsidR="000829C4" w:rsidRDefault="00000000">
            <w:pPr>
              <w:rPr>
                <w:lang w:eastAsia="zh-Hans"/>
              </w:rPr>
            </w:pPr>
            <w:r>
              <w:rPr>
                <w:rFonts w:hint="eastAsia"/>
                <w:lang w:eastAsia="zh-Hans"/>
              </w:rPr>
              <w:t>打印文件</w:t>
            </w:r>
          </w:p>
        </w:tc>
        <w:tc>
          <w:tcPr>
            <w:tcW w:w="4889" w:type="dxa"/>
          </w:tcPr>
          <w:p w14:paraId="5C94E609" w14:textId="77777777" w:rsidR="000829C4" w:rsidRDefault="00000000">
            <w:pPr>
              <w:rPr>
                <w:lang w:eastAsia="zh-Hans"/>
              </w:rPr>
            </w:pPr>
            <w:r>
              <w:rPr>
                <w:rFonts w:hint="eastAsia"/>
                <w:lang w:eastAsia="zh-Hans"/>
              </w:rPr>
              <w:t>调用打印机，打印政策文件及全部附件</w:t>
            </w:r>
          </w:p>
        </w:tc>
      </w:tr>
      <w:tr w:rsidR="000829C4" w14:paraId="2137FE7A" w14:textId="77777777">
        <w:tc>
          <w:tcPr>
            <w:tcW w:w="1490" w:type="dxa"/>
          </w:tcPr>
          <w:p w14:paraId="46004422" w14:textId="77777777" w:rsidR="000829C4" w:rsidRDefault="00000000">
            <w:pPr>
              <w:rPr>
                <w:lang w:eastAsia="zh-Hans"/>
              </w:rPr>
            </w:pPr>
            <w:r>
              <w:rPr>
                <w:rFonts w:hint="eastAsia"/>
                <w:lang w:eastAsia="zh-Hans"/>
              </w:rPr>
              <w:t>邮件</w:t>
            </w:r>
          </w:p>
        </w:tc>
        <w:tc>
          <w:tcPr>
            <w:tcW w:w="2143" w:type="dxa"/>
          </w:tcPr>
          <w:p w14:paraId="1342AB97" w14:textId="77777777" w:rsidR="000829C4" w:rsidRDefault="00000000">
            <w:pPr>
              <w:rPr>
                <w:lang w:eastAsia="zh-Hans"/>
              </w:rPr>
            </w:pPr>
            <w:r>
              <w:rPr>
                <w:rFonts w:hint="eastAsia"/>
                <w:lang w:eastAsia="zh-Hans"/>
              </w:rPr>
              <w:t>发送文件至指定邮箱地址</w:t>
            </w:r>
          </w:p>
        </w:tc>
        <w:tc>
          <w:tcPr>
            <w:tcW w:w="4889" w:type="dxa"/>
          </w:tcPr>
          <w:p w14:paraId="7FBD6E28" w14:textId="77777777" w:rsidR="000829C4" w:rsidRDefault="00000000">
            <w:pPr>
              <w:rPr>
                <w:lang w:eastAsia="zh-Hans"/>
              </w:rPr>
            </w:pPr>
            <w:r>
              <w:rPr>
                <w:rFonts w:hint="eastAsia"/>
                <w:lang w:eastAsia="zh-Hans"/>
              </w:rPr>
              <w:t>录入邮箱地址，可发送政策文件及全部附件及链接地址至邮箱</w:t>
            </w:r>
          </w:p>
        </w:tc>
      </w:tr>
      <w:tr w:rsidR="000829C4" w14:paraId="38F46E6E" w14:textId="77777777">
        <w:tc>
          <w:tcPr>
            <w:tcW w:w="1490" w:type="dxa"/>
          </w:tcPr>
          <w:p w14:paraId="7C2A513A" w14:textId="77777777" w:rsidR="000829C4" w:rsidRDefault="00000000">
            <w:pPr>
              <w:rPr>
                <w:lang w:eastAsia="zh-Hans"/>
              </w:rPr>
            </w:pPr>
            <w:r>
              <w:rPr>
                <w:rFonts w:hint="eastAsia"/>
                <w:lang w:eastAsia="zh-Hans"/>
              </w:rPr>
              <w:t>附件</w:t>
            </w:r>
          </w:p>
        </w:tc>
        <w:tc>
          <w:tcPr>
            <w:tcW w:w="2143" w:type="dxa"/>
          </w:tcPr>
          <w:p w14:paraId="7E7B2623" w14:textId="77777777" w:rsidR="000829C4" w:rsidRDefault="00000000">
            <w:pPr>
              <w:rPr>
                <w:lang w:eastAsia="zh-Hans"/>
              </w:rPr>
            </w:pPr>
            <w:r>
              <w:rPr>
                <w:rFonts w:hint="eastAsia"/>
                <w:lang w:eastAsia="zh-Hans"/>
              </w:rPr>
              <w:t>下载附件</w:t>
            </w:r>
          </w:p>
        </w:tc>
        <w:tc>
          <w:tcPr>
            <w:tcW w:w="4889" w:type="dxa"/>
          </w:tcPr>
          <w:p w14:paraId="55730785" w14:textId="77777777" w:rsidR="000829C4" w:rsidRDefault="00000000">
            <w:pPr>
              <w:rPr>
                <w:lang w:eastAsia="zh-Hans"/>
              </w:rPr>
            </w:pPr>
            <w:r>
              <w:rPr>
                <w:rFonts w:hint="eastAsia"/>
                <w:lang w:eastAsia="zh-Hans"/>
              </w:rPr>
              <w:t>点击附件链接，下载附件文件至本地</w:t>
            </w:r>
          </w:p>
        </w:tc>
      </w:tr>
      <w:tr w:rsidR="000829C4" w14:paraId="12F384AC" w14:textId="77777777">
        <w:tc>
          <w:tcPr>
            <w:tcW w:w="1490" w:type="dxa"/>
          </w:tcPr>
          <w:p w14:paraId="143D4822" w14:textId="77777777" w:rsidR="000829C4" w:rsidRDefault="00000000">
            <w:pPr>
              <w:rPr>
                <w:lang w:eastAsia="zh-Hans"/>
              </w:rPr>
            </w:pPr>
            <w:r>
              <w:rPr>
                <w:rFonts w:hint="eastAsia"/>
                <w:lang w:eastAsia="zh-Hans"/>
              </w:rPr>
              <w:t>政策链接</w:t>
            </w:r>
          </w:p>
        </w:tc>
        <w:tc>
          <w:tcPr>
            <w:tcW w:w="2143" w:type="dxa"/>
          </w:tcPr>
          <w:p w14:paraId="0E04EF7C" w14:textId="77777777" w:rsidR="000829C4" w:rsidRDefault="00000000">
            <w:pPr>
              <w:rPr>
                <w:lang w:eastAsia="zh-Hans"/>
              </w:rPr>
            </w:pPr>
            <w:r>
              <w:rPr>
                <w:rFonts w:hint="eastAsia"/>
                <w:lang w:eastAsia="zh-Hans"/>
              </w:rPr>
              <w:t>政策正文中包含其他政策标题可点击链接打开查看</w:t>
            </w:r>
          </w:p>
        </w:tc>
        <w:tc>
          <w:tcPr>
            <w:tcW w:w="4889" w:type="dxa"/>
          </w:tcPr>
          <w:p w14:paraId="6E642530" w14:textId="77777777" w:rsidR="000829C4" w:rsidRDefault="00000000">
            <w:pPr>
              <w:rPr>
                <w:lang w:eastAsia="zh-Hans"/>
              </w:rPr>
            </w:pPr>
            <w:r>
              <w:rPr>
                <w:noProof/>
              </w:rPr>
              <w:drawing>
                <wp:inline distT="0" distB="0" distL="114300" distR="114300" wp14:anchorId="7A68853E" wp14:editId="16CC92BD">
                  <wp:extent cx="1844040" cy="1793240"/>
                  <wp:effectExtent l="0" t="0" r="10160" b="10160"/>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172"/>
                          <a:stretch>
                            <a:fillRect/>
                          </a:stretch>
                        </pic:blipFill>
                        <pic:spPr>
                          <a:xfrm>
                            <a:off x="0" y="0"/>
                            <a:ext cx="1844040" cy="1793240"/>
                          </a:xfrm>
                          <a:prstGeom prst="rect">
                            <a:avLst/>
                          </a:prstGeom>
                          <a:noFill/>
                          <a:ln>
                            <a:noFill/>
                          </a:ln>
                        </pic:spPr>
                      </pic:pic>
                    </a:graphicData>
                  </a:graphic>
                </wp:inline>
              </w:drawing>
            </w:r>
          </w:p>
        </w:tc>
      </w:tr>
      <w:tr w:rsidR="000829C4" w14:paraId="4E27DF31" w14:textId="77777777">
        <w:tc>
          <w:tcPr>
            <w:tcW w:w="1490" w:type="dxa"/>
          </w:tcPr>
          <w:p w14:paraId="2335730F" w14:textId="77777777" w:rsidR="000829C4" w:rsidRDefault="00000000">
            <w:pPr>
              <w:rPr>
                <w:lang w:eastAsia="zh-Hans"/>
              </w:rPr>
            </w:pPr>
            <w:r>
              <w:rPr>
                <w:rFonts w:hint="eastAsia"/>
                <w:lang w:eastAsia="zh-Hans"/>
              </w:rPr>
              <w:t>核心词</w:t>
            </w:r>
          </w:p>
        </w:tc>
        <w:tc>
          <w:tcPr>
            <w:tcW w:w="2143" w:type="dxa"/>
          </w:tcPr>
          <w:p w14:paraId="548BBF3E" w14:textId="77777777" w:rsidR="000829C4" w:rsidRDefault="00000000">
            <w:pPr>
              <w:rPr>
                <w:lang w:eastAsia="zh-Hans"/>
              </w:rPr>
            </w:pPr>
            <w:r>
              <w:rPr>
                <w:rFonts w:hint="eastAsia"/>
                <w:lang w:eastAsia="zh-Hans"/>
              </w:rPr>
              <w:t>核心词查找政策和解读</w:t>
            </w:r>
          </w:p>
        </w:tc>
        <w:tc>
          <w:tcPr>
            <w:tcW w:w="4889" w:type="dxa"/>
          </w:tcPr>
          <w:p w14:paraId="1034A197" w14:textId="77777777" w:rsidR="000829C4" w:rsidRDefault="00000000">
            <w:pPr>
              <w:rPr>
                <w:lang w:eastAsia="zh-Hans"/>
              </w:rPr>
            </w:pPr>
            <w:r>
              <w:rPr>
                <w:rFonts w:hint="eastAsia"/>
                <w:lang w:eastAsia="zh-Hans"/>
              </w:rPr>
              <w:t>核心词链接，点击可按照当前核心词，查找出该核心词的全部政策及解读文件</w:t>
            </w:r>
          </w:p>
        </w:tc>
      </w:tr>
      <w:tr w:rsidR="000829C4" w14:paraId="0B6B0B5C" w14:textId="77777777">
        <w:tc>
          <w:tcPr>
            <w:tcW w:w="1490" w:type="dxa"/>
          </w:tcPr>
          <w:p w14:paraId="6AAA43A0" w14:textId="77777777" w:rsidR="000829C4" w:rsidRDefault="00000000">
            <w:pPr>
              <w:rPr>
                <w:lang w:eastAsia="zh-Hans"/>
              </w:rPr>
            </w:pPr>
            <w:r>
              <w:rPr>
                <w:rFonts w:hint="eastAsia"/>
                <w:lang w:eastAsia="zh-Hans"/>
              </w:rPr>
              <w:t>相关解读</w:t>
            </w:r>
          </w:p>
        </w:tc>
        <w:tc>
          <w:tcPr>
            <w:tcW w:w="2143" w:type="dxa"/>
          </w:tcPr>
          <w:p w14:paraId="20F12F63" w14:textId="77777777" w:rsidR="000829C4" w:rsidRDefault="00000000">
            <w:pPr>
              <w:rPr>
                <w:lang w:eastAsia="zh-Hans"/>
              </w:rPr>
            </w:pPr>
            <w:r>
              <w:rPr>
                <w:rFonts w:hint="eastAsia"/>
                <w:lang w:eastAsia="zh-Hans"/>
              </w:rPr>
              <w:t>查看当前政策相关解读</w:t>
            </w:r>
          </w:p>
        </w:tc>
        <w:tc>
          <w:tcPr>
            <w:tcW w:w="4889" w:type="dxa"/>
          </w:tcPr>
          <w:p w14:paraId="5FB3AFC5" w14:textId="77777777" w:rsidR="000829C4" w:rsidRDefault="00000000">
            <w:pPr>
              <w:rPr>
                <w:lang w:eastAsia="zh-Hans"/>
              </w:rPr>
            </w:pPr>
            <w:r>
              <w:rPr>
                <w:rFonts w:hint="eastAsia"/>
                <w:lang w:eastAsia="zh-Hans"/>
              </w:rPr>
              <w:t>当前政策相关的解读列表，点击某一解读文件，打开链接查看详情</w:t>
            </w:r>
          </w:p>
        </w:tc>
      </w:tr>
    </w:tbl>
    <w:p w14:paraId="249F8664" w14:textId="77777777" w:rsidR="000829C4" w:rsidRDefault="000829C4"/>
    <w:p w14:paraId="16F36620" w14:textId="77777777" w:rsidR="000829C4" w:rsidRDefault="00000000">
      <w:pPr>
        <w:pStyle w:val="4"/>
        <w:rPr>
          <w:lang w:eastAsia="zh-Hans"/>
        </w:rPr>
      </w:pPr>
      <w:r>
        <w:rPr>
          <w:rFonts w:hint="eastAsia"/>
          <w:lang w:eastAsia="zh-Hans"/>
        </w:rPr>
        <w:t>输出</w:t>
      </w:r>
    </w:p>
    <w:p w14:paraId="12A18B28" w14:textId="77777777" w:rsidR="000829C4" w:rsidRDefault="00000000">
      <w:pPr>
        <w:rPr>
          <w:lang w:eastAsia="zh-Hans"/>
        </w:rPr>
      </w:pPr>
      <w:r>
        <w:rPr>
          <w:rFonts w:hint="eastAsia"/>
          <w:lang w:eastAsia="zh-Hans"/>
        </w:rPr>
        <w:t>无</w:t>
      </w:r>
    </w:p>
    <w:p w14:paraId="5A64337A" w14:textId="77777777" w:rsidR="000829C4" w:rsidRDefault="00000000">
      <w:pPr>
        <w:pStyle w:val="4"/>
        <w:rPr>
          <w:lang w:eastAsia="zh-Hans"/>
        </w:rPr>
      </w:pPr>
      <w:r>
        <w:rPr>
          <w:rFonts w:hint="eastAsia"/>
          <w:lang w:eastAsia="zh-Hans"/>
        </w:rPr>
        <w:lastRenderedPageBreak/>
        <w:t>非功能性需求</w:t>
      </w:r>
    </w:p>
    <w:p w14:paraId="5117C721" w14:textId="77777777" w:rsidR="000829C4" w:rsidRDefault="00000000">
      <w:pPr>
        <w:rPr>
          <w:lang w:eastAsia="zh-Hans"/>
        </w:rPr>
      </w:pPr>
      <w:r>
        <w:rPr>
          <w:rFonts w:hint="eastAsia"/>
          <w:lang w:eastAsia="zh-Hans"/>
        </w:rPr>
        <w:t>无</w:t>
      </w:r>
    </w:p>
    <w:p w14:paraId="183F27D7" w14:textId="77777777" w:rsidR="000829C4" w:rsidRDefault="000829C4"/>
    <w:sectPr w:rsidR="000829C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王艺澍" w:date="2025-07-22T17:18:00Z" w:initials="wys">
    <w:p w14:paraId="639A3A4B" w14:textId="77777777" w:rsidR="000829C4" w:rsidRDefault="00000000">
      <w:pPr>
        <w:pStyle w:val="a4"/>
      </w:pPr>
      <w:r>
        <w:rPr>
          <w:rFonts w:hint="eastAsia"/>
        </w:rPr>
        <w:t>应税凭证台账和小微企业贷款免税台账分为两张表存储数据。</w:t>
      </w:r>
    </w:p>
  </w:comment>
  <w:comment w:id="55" w:author="王艺澍" w:date="2025-07-22T17:18:00Z" w:initials="wys">
    <w:p w14:paraId="2FB87A9B" w14:textId="77777777" w:rsidR="000829C4" w:rsidRDefault="00000000">
      <w:pPr>
        <w:pStyle w:val="a4"/>
      </w:pPr>
      <w:r>
        <w:rPr>
          <w:rFonts w:hint="eastAsia"/>
        </w:rPr>
        <w:t>应税凭证台账和小微企业贷款免税台账分为两张表存储数据。</w:t>
      </w:r>
    </w:p>
  </w:comment>
  <w:comment w:id="65" w:author="王艺澍" w:date="2026-04-22T15:51:00Z" w:initials="wys">
    <w:p w14:paraId="1CC64931" w14:textId="77777777" w:rsidR="000829C4" w:rsidRDefault="00000000">
      <w:pPr>
        <w:pStyle w:val="a4"/>
      </w:pPr>
      <w:r>
        <w:rPr>
          <w:rFonts w:hint="eastAsia"/>
        </w:rPr>
        <w:t>开发自动计算定时任务</w:t>
      </w:r>
    </w:p>
  </w:comment>
  <w:comment w:id="89" w:author="王艺澍" w:date="2026-04-22T16:05:00Z" w:initials="wys">
    <w:p w14:paraId="2CC722B7" w14:textId="77777777" w:rsidR="000829C4" w:rsidRDefault="00000000">
      <w:pPr>
        <w:pStyle w:val="a4"/>
      </w:pPr>
      <w:r>
        <w:rPr>
          <w:rFonts w:hint="eastAsia"/>
        </w:rPr>
        <w:t>保存时增加校验提示</w:t>
      </w:r>
    </w:p>
  </w:comment>
  <w:comment w:id="114" w:author="王艺澍" w:date="2026-04-22T16:05:00Z" w:initials="wys">
    <w:p w14:paraId="1A02211B" w14:textId="77777777" w:rsidR="000829C4" w:rsidRDefault="00000000">
      <w:pPr>
        <w:pStyle w:val="a4"/>
      </w:pPr>
      <w:r>
        <w:rPr>
          <w:rFonts w:hint="eastAsia"/>
        </w:rPr>
        <w:t>保存时增加校验提示</w:t>
      </w:r>
    </w:p>
  </w:comment>
  <w:comment w:id="131" w:author="王艺澍" w:date="2026-04-22T16:56:00Z" w:initials="wys">
    <w:p w14:paraId="7A2A4557" w14:textId="77777777" w:rsidR="000829C4" w:rsidRDefault="00000000">
      <w:pPr>
        <w:pStyle w:val="a4"/>
      </w:pPr>
      <w:r>
        <w:rPr>
          <w:rFonts w:hint="eastAsia"/>
        </w:rPr>
        <w:t>开发自动计算定时任务</w:t>
      </w:r>
    </w:p>
  </w:comment>
  <w:comment w:id="167" w:author="王艺澍" w:date="2025-07-29T16:14:00Z" w:initials="wys">
    <w:p w14:paraId="03FF0C68" w14:textId="77777777" w:rsidR="000829C4" w:rsidRDefault="00000000">
      <w:pPr>
        <w:pStyle w:val="a4"/>
      </w:pPr>
      <w:r>
        <w:rPr>
          <w:rFonts w:hint="eastAsia"/>
        </w:rPr>
        <w:t>目前未自动带出</w:t>
      </w:r>
    </w:p>
  </w:comment>
  <w:comment w:id="168" w:author="王艺澍" w:date="2026-05-06T10:05:00Z" w:initials="wys">
    <w:p w14:paraId="52B810FA" w14:textId="77777777" w:rsidR="000829C4" w:rsidRDefault="00000000">
      <w:pPr>
        <w:pStyle w:val="4"/>
        <w:numPr>
          <w:ilvl w:val="3"/>
          <w:numId w:val="0"/>
        </w:numPr>
      </w:pPr>
      <w:r>
        <w:rPr>
          <w:rFonts w:hint="eastAsia"/>
        </w:rPr>
        <w:t>财产行为税申报准备环节</w:t>
      </w:r>
    </w:p>
    <w:p w14:paraId="1DF5479F" w14:textId="77777777" w:rsidR="000829C4" w:rsidRDefault="00000000">
      <w:r>
        <w:rPr>
          <w:rFonts w:hint="eastAsia"/>
        </w:rPr>
        <w:t>印花税底稿中在印花税计算结果后增加“小微企业贷款免税台账”</w:t>
      </w:r>
    </w:p>
  </w:comment>
  <w:comment w:id="169" w:author="王艺澍" w:date="2025-07-30T10:44:00Z" w:initials="wys">
    <w:p w14:paraId="520B1185" w14:textId="77777777" w:rsidR="000829C4" w:rsidRDefault="00000000">
      <w:pPr>
        <w:pStyle w:val="a4"/>
      </w:pPr>
      <w:r>
        <w:rPr>
          <w:rFonts w:hint="eastAsia"/>
        </w:rPr>
        <w:t>目前系统没有控制</w:t>
      </w:r>
    </w:p>
  </w:comment>
  <w:comment w:id="171" w:author="王艺澍" w:date="2025-07-30T16:40:00Z" w:initials="wys">
    <w:p w14:paraId="13E80205" w14:textId="77777777" w:rsidR="000829C4" w:rsidRDefault="00000000">
      <w:pPr>
        <w:pStyle w:val="a4"/>
      </w:pPr>
      <w:r>
        <w:rPr>
          <w:rFonts w:hint="eastAsia"/>
        </w:rPr>
        <w:t>如果不想区分纳税主体和临时纳税人，想在一个节点内实现计提，可将纳税主体作为临时纳税人，在临时纳税人中维护纳税主体信息，可在临时纳税人计提节点，实现纳税主体、临时纳税人的房产税、城镇土地使用税计提</w:t>
      </w:r>
    </w:p>
  </w:comment>
  <w:comment w:id="172" w:author="王艺澍" w:date="2025-09-16T14:08:00Z" w:initials="wys">
    <w:p w14:paraId="54E15580" w14:textId="77777777" w:rsidR="000829C4" w:rsidRDefault="00000000">
      <w:pPr>
        <w:pStyle w:val="a4"/>
      </w:pPr>
      <w:r>
        <w:rPr>
          <w:rFonts w:hint="eastAsia"/>
        </w:rPr>
        <w:t>参照临时纳税人档案时，列表中包括临时纳税人识别号、临时纳税人名称、临时纳税人所在地</w:t>
      </w:r>
    </w:p>
  </w:comment>
  <w:comment w:id="173" w:author="王艺澍" w:date="2025-09-16T14:25:00Z" w:initials="wys">
    <w:p w14:paraId="7E2A4C6E" w14:textId="77777777" w:rsidR="000829C4" w:rsidRDefault="00000000">
      <w:pPr>
        <w:pStyle w:val="a4"/>
      </w:pPr>
      <w:r>
        <w:rPr>
          <w:rFonts w:hint="eastAsia"/>
        </w:rPr>
        <w:t>计提任务中，计提标识为“是”时，才生成对应业务类型的统一税费台账，计提标识为“否”时无需生成</w:t>
      </w:r>
    </w:p>
  </w:comment>
  <w:comment w:id="174" w:author="王艺澍" w:date="2025-09-16T14:27:00Z" w:initials="wys">
    <w:p w14:paraId="38C27382" w14:textId="77777777" w:rsidR="000829C4" w:rsidRDefault="00000000">
      <w:pPr>
        <w:pStyle w:val="a4"/>
      </w:pPr>
      <w:r>
        <w:rPr>
          <w:rFonts w:hint="eastAsia"/>
        </w:rPr>
        <w:t>暂不实现，看后续项目需求是否需要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9A3A4B" w15:done="0"/>
  <w15:commentEx w15:paraId="2FB87A9B" w15:done="0"/>
  <w15:commentEx w15:paraId="1CC64931" w15:done="0"/>
  <w15:commentEx w15:paraId="2CC722B7" w15:done="0"/>
  <w15:commentEx w15:paraId="1A02211B" w15:done="0"/>
  <w15:commentEx w15:paraId="7A2A4557" w15:done="0"/>
  <w15:commentEx w15:paraId="03FF0C68" w15:done="0"/>
  <w15:commentEx w15:paraId="1DF5479F" w15:done="0"/>
  <w15:commentEx w15:paraId="520B1185" w15:done="0"/>
  <w15:commentEx w15:paraId="13E80205" w15:done="0"/>
  <w15:commentEx w15:paraId="54E15580" w15:done="0"/>
  <w15:commentEx w15:paraId="7E2A4C6E" w15:done="0"/>
  <w15:commentEx w15:paraId="38C2738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9A3A4B" w16cid:durableId="639A3A4B"/>
  <w16cid:commentId w16cid:paraId="2FB87A9B" w16cid:durableId="2FB87A9B"/>
  <w16cid:commentId w16cid:paraId="1CC64931" w16cid:durableId="1CC64931"/>
  <w16cid:commentId w16cid:paraId="2CC722B7" w16cid:durableId="2CC722B7"/>
  <w16cid:commentId w16cid:paraId="1A02211B" w16cid:durableId="1A02211B"/>
  <w16cid:commentId w16cid:paraId="7A2A4557" w16cid:durableId="7A2A4557"/>
  <w16cid:commentId w16cid:paraId="03FF0C68" w16cid:durableId="03FF0C68"/>
  <w16cid:commentId w16cid:paraId="1DF5479F" w16cid:durableId="1DF5479F"/>
  <w16cid:commentId w16cid:paraId="520B1185" w16cid:durableId="520B1185"/>
  <w16cid:commentId w16cid:paraId="13E80205" w16cid:durableId="13E80205"/>
  <w16cid:commentId w16cid:paraId="54E15580" w16cid:durableId="54E15580"/>
  <w16cid:commentId w16cid:paraId="7E2A4C6E" w16cid:durableId="7E2A4C6E"/>
  <w16cid:commentId w16cid:paraId="38C27382" w16cid:durableId="38C273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C98C5" w14:textId="77777777" w:rsidR="00C01D47" w:rsidRDefault="00C01D47">
      <w:pPr>
        <w:spacing w:line="240" w:lineRule="auto"/>
      </w:pPr>
      <w:r>
        <w:separator/>
      </w:r>
    </w:p>
  </w:endnote>
  <w:endnote w:type="continuationSeparator" w:id="0">
    <w:p w14:paraId="00E3A4CD" w14:textId="77777777" w:rsidR="00C01D47" w:rsidRDefault="00C01D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Neue">
    <w:altName w:val="Times New Roman"/>
    <w:charset w:val="00"/>
    <w:family w:val="auto"/>
    <w:pitch w:val="default"/>
    <w:sig w:usb0="00000000" w:usb1="00000000" w:usb2="00000010" w:usb3="00000000" w:csb0="00000000" w:csb1="00000000"/>
  </w:font>
  <w:font w:name="PingFang SC">
    <w:altName w:val="宋体"/>
    <w:charset w:val="86"/>
    <w:family w:val="auto"/>
    <w:pitch w:val="default"/>
    <w:sig w:usb0="00000000" w:usb1="00000000" w:usb2="00000017" w:usb3="00000000" w:csb0="00040001" w:csb1="00000000"/>
  </w:font>
  <w:font w:name="华文楷体">
    <w:altName w:val="宋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Helvetica">
    <w:panose1 w:val="020B0604020202020204"/>
    <w:charset w:val="00"/>
    <w:family w:val="auto"/>
    <w:pitch w:val="default"/>
    <w:sig w:usb0="00000000" w:usb1="00000000" w:usb2="00000000" w:usb3="00000000" w:csb0="2000019F" w:csb1="4F01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7E447" w14:textId="77777777" w:rsidR="000829C4" w:rsidRDefault="00000000">
    <w:pPr>
      <w:pStyle w:val="a7"/>
    </w:pPr>
    <w:r>
      <w:rPr>
        <w:noProof/>
      </w:rPr>
      <mc:AlternateContent>
        <mc:Choice Requires="wps">
          <w:drawing>
            <wp:anchor distT="0" distB="0" distL="114300" distR="114300" simplePos="0" relativeHeight="251659264" behindDoc="0" locked="0" layoutInCell="1" allowOverlap="1" wp14:anchorId="16A467CB" wp14:editId="3C2EA38C">
              <wp:simplePos x="0" y="0"/>
              <wp:positionH relativeFrom="margin">
                <wp:align>center</wp:align>
              </wp:positionH>
              <wp:positionV relativeFrom="paragraph">
                <wp:posOffset>0</wp:posOffset>
              </wp:positionV>
              <wp:extent cx="1828800" cy="182880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776B29" w14:textId="77777777" w:rsidR="000829C4"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6A467CB" id="_x0000_t202" coordsize="21600,21600" o:spt="202" path="m,l,21600r21600,l21600,xe">
              <v:stroke joinstyle="miter"/>
              <v:path gradientshapeok="t" o:connecttype="rect"/>
            </v:shapetype>
            <v:shape id="文本框 11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9776B29" w14:textId="77777777" w:rsidR="000829C4"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BCE7F" w14:textId="77777777" w:rsidR="00C01D47" w:rsidRDefault="00C01D47">
      <w:r>
        <w:separator/>
      </w:r>
    </w:p>
  </w:footnote>
  <w:footnote w:type="continuationSeparator" w:id="0">
    <w:p w14:paraId="1E6EE7E5" w14:textId="77777777" w:rsidR="00C01D47" w:rsidRDefault="00C01D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F1456" w14:textId="77777777" w:rsidR="000829C4" w:rsidRDefault="00000000">
    <w:pPr>
      <w:pStyle w:val="a8"/>
      <w:pBdr>
        <w:bottom w:val="single" w:sz="6" w:space="0" w:color="auto"/>
      </w:pBdr>
      <w:jc w:val="left"/>
    </w:pPr>
    <w:r>
      <w:rPr>
        <w:noProof/>
      </w:rPr>
      <w:drawing>
        <wp:inline distT="0" distB="0" distL="0" distR="0" wp14:anchorId="41260FD6" wp14:editId="6C3A60E7">
          <wp:extent cx="825500" cy="234950"/>
          <wp:effectExtent l="0" t="0" r="12700" b="19050"/>
          <wp:docPr id="56" name="图片 56" descr="微信图片_2022030918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微信图片_202203091802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25500" cy="234950"/>
                  </a:xfrm>
                  <a:prstGeom prst="rect">
                    <a:avLst/>
                  </a:prstGeom>
                  <a:noFill/>
                  <a:ln>
                    <a:noFill/>
                  </a:ln>
                </pic:spPr>
              </pic:pic>
            </a:graphicData>
          </a:graphic>
        </wp:inline>
      </w:drawing>
    </w:r>
    <w:r>
      <w:rPr>
        <w:rFonts w:ascii="宋体" w:hAnsi="宋体" w:hint="eastAsia"/>
        <w:sz w:val="21"/>
        <w:szCs w:val="21"/>
      </w:rPr>
      <w:t>用</w:t>
    </w:r>
    <w:proofErr w:type="gramStart"/>
    <w:r>
      <w:rPr>
        <w:rFonts w:ascii="宋体" w:hAnsi="宋体" w:hint="eastAsia"/>
        <w:sz w:val="21"/>
        <w:szCs w:val="21"/>
      </w:rPr>
      <w:t>友金融</w:t>
    </w:r>
    <w:proofErr w:type="gramEnd"/>
    <w:r>
      <w:rPr>
        <w:rFonts w:ascii="宋体" w:hAnsi="宋体" w:hint="eastAsia"/>
        <w:sz w:val="21"/>
        <w:szCs w:val="21"/>
      </w:rPr>
      <w:t>全面税务管理云平台 V8.4(R1_2606)需求规格说明书-小税种&amp;其他</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E00677"/>
    <w:multiLevelType w:val="singleLevel"/>
    <w:tmpl w:val="80E00677"/>
    <w:lvl w:ilvl="0">
      <w:start w:val="1"/>
      <w:numFmt w:val="decimal"/>
      <w:lvlText w:val="%1."/>
      <w:lvlJc w:val="left"/>
      <w:pPr>
        <w:tabs>
          <w:tab w:val="left" w:pos="312"/>
        </w:tabs>
      </w:pPr>
    </w:lvl>
  </w:abstractNum>
  <w:abstractNum w:abstractNumId="1" w15:restartNumberingAfterBreak="0">
    <w:nsid w:val="826FAAF3"/>
    <w:multiLevelType w:val="singleLevel"/>
    <w:tmpl w:val="826FAAF3"/>
    <w:lvl w:ilvl="0">
      <w:start w:val="1"/>
      <w:numFmt w:val="decimal"/>
      <w:lvlText w:val="%1."/>
      <w:lvlJc w:val="left"/>
      <w:pPr>
        <w:tabs>
          <w:tab w:val="left" w:pos="312"/>
        </w:tabs>
      </w:pPr>
    </w:lvl>
  </w:abstractNum>
  <w:abstractNum w:abstractNumId="2" w15:restartNumberingAfterBreak="0">
    <w:nsid w:val="82BF00E7"/>
    <w:multiLevelType w:val="multilevel"/>
    <w:tmpl w:val="82BF00E7"/>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833FFFA2"/>
    <w:multiLevelType w:val="singleLevel"/>
    <w:tmpl w:val="833FFFA2"/>
    <w:lvl w:ilvl="0">
      <w:start w:val="1"/>
      <w:numFmt w:val="decimal"/>
      <w:lvlText w:val="%1."/>
      <w:lvlJc w:val="left"/>
      <w:pPr>
        <w:tabs>
          <w:tab w:val="left" w:pos="312"/>
        </w:tabs>
      </w:pPr>
    </w:lvl>
  </w:abstractNum>
  <w:abstractNum w:abstractNumId="4" w15:restartNumberingAfterBreak="0">
    <w:nsid w:val="855C851F"/>
    <w:multiLevelType w:val="singleLevel"/>
    <w:tmpl w:val="855C851F"/>
    <w:lvl w:ilvl="0">
      <w:start w:val="1"/>
      <w:numFmt w:val="decimal"/>
      <w:lvlText w:val="%1."/>
      <w:lvlJc w:val="left"/>
      <w:pPr>
        <w:tabs>
          <w:tab w:val="left" w:pos="312"/>
        </w:tabs>
      </w:pPr>
    </w:lvl>
  </w:abstractNum>
  <w:abstractNum w:abstractNumId="5" w15:restartNumberingAfterBreak="0">
    <w:nsid w:val="908AFA7F"/>
    <w:multiLevelType w:val="singleLevel"/>
    <w:tmpl w:val="908AFA7F"/>
    <w:lvl w:ilvl="0">
      <w:start w:val="1"/>
      <w:numFmt w:val="decimal"/>
      <w:suff w:val="nothing"/>
      <w:lvlText w:val="%1、"/>
      <w:lvlJc w:val="left"/>
    </w:lvl>
  </w:abstractNum>
  <w:abstractNum w:abstractNumId="6" w15:restartNumberingAfterBreak="0">
    <w:nsid w:val="92A1C79F"/>
    <w:multiLevelType w:val="singleLevel"/>
    <w:tmpl w:val="92A1C79F"/>
    <w:lvl w:ilvl="0">
      <w:start w:val="1"/>
      <w:numFmt w:val="decimal"/>
      <w:suff w:val="nothing"/>
      <w:lvlText w:val="%1、"/>
      <w:lvlJc w:val="left"/>
    </w:lvl>
  </w:abstractNum>
  <w:abstractNum w:abstractNumId="7" w15:restartNumberingAfterBreak="0">
    <w:nsid w:val="92E0A8FA"/>
    <w:multiLevelType w:val="singleLevel"/>
    <w:tmpl w:val="92E0A8FA"/>
    <w:lvl w:ilvl="0">
      <w:start w:val="1"/>
      <w:numFmt w:val="decimal"/>
      <w:lvlText w:val="%1."/>
      <w:lvlJc w:val="left"/>
      <w:pPr>
        <w:tabs>
          <w:tab w:val="left" w:pos="312"/>
        </w:tabs>
      </w:pPr>
    </w:lvl>
  </w:abstractNum>
  <w:abstractNum w:abstractNumId="8" w15:restartNumberingAfterBreak="0">
    <w:nsid w:val="94515336"/>
    <w:multiLevelType w:val="singleLevel"/>
    <w:tmpl w:val="94515336"/>
    <w:lvl w:ilvl="0">
      <w:start w:val="1"/>
      <w:numFmt w:val="decimal"/>
      <w:lvlText w:val="%1."/>
      <w:lvlJc w:val="left"/>
      <w:pPr>
        <w:tabs>
          <w:tab w:val="left" w:pos="312"/>
        </w:tabs>
      </w:pPr>
    </w:lvl>
  </w:abstractNum>
  <w:abstractNum w:abstractNumId="9" w15:restartNumberingAfterBreak="0">
    <w:nsid w:val="94B22053"/>
    <w:multiLevelType w:val="singleLevel"/>
    <w:tmpl w:val="94B22053"/>
    <w:lvl w:ilvl="0">
      <w:start w:val="1"/>
      <w:numFmt w:val="decimal"/>
      <w:lvlText w:val="%1."/>
      <w:lvlJc w:val="left"/>
      <w:pPr>
        <w:tabs>
          <w:tab w:val="left" w:pos="312"/>
        </w:tabs>
      </w:pPr>
    </w:lvl>
  </w:abstractNum>
  <w:abstractNum w:abstractNumId="10" w15:restartNumberingAfterBreak="0">
    <w:nsid w:val="94C901B4"/>
    <w:multiLevelType w:val="singleLevel"/>
    <w:tmpl w:val="94C901B4"/>
    <w:lvl w:ilvl="0">
      <w:start w:val="1"/>
      <w:numFmt w:val="decimal"/>
      <w:lvlText w:val="%1."/>
      <w:lvlJc w:val="left"/>
      <w:pPr>
        <w:tabs>
          <w:tab w:val="left" w:pos="312"/>
        </w:tabs>
      </w:pPr>
    </w:lvl>
  </w:abstractNum>
  <w:abstractNum w:abstractNumId="11" w15:restartNumberingAfterBreak="0">
    <w:nsid w:val="94E55B77"/>
    <w:multiLevelType w:val="singleLevel"/>
    <w:tmpl w:val="94E55B77"/>
    <w:lvl w:ilvl="0">
      <w:start w:val="1"/>
      <w:numFmt w:val="decimal"/>
      <w:suff w:val="nothing"/>
      <w:lvlText w:val="%1、"/>
      <w:lvlJc w:val="left"/>
    </w:lvl>
  </w:abstractNum>
  <w:abstractNum w:abstractNumId="12" w15:restartNumberingAfterBreak="0">
    <w:nsid w:val="953EF94A"/>
    <w:multiLevelType w:val="singleLevel"/>
    <w:tmpl w:val="953EF94A"/>
    <w:lvl w:ilvl="0">
      <w:start w:val="1"/>
      <w:numFmt w:val="decimal"/>
      <w:lvlText w:val="%1."/>
      <w:lvlJc w:val="left"/>
      <w:pPr>
        <w:tabs>
          <w:tab w:val="left" w:pos="312"/>
        </w:tabs>
      </w:pPr>
    </w:lvl>
  </w:abstractNum>
  <w:abstractNum w:abstractNumId="13" w15:restartNumberingAfterBreak="0">
    <w:nsid w:val="982A7BF0"/>
    <w:multiLevelType w:val="singleLevel"/>
    <w:tmpl w:val="982A7BF0"/>
    <w:lvl w:ilvl="0">
      <w:start w:val="1"/>
      <w:numFmt w:val="decimal"/>
      <w:suff w:val="nothing"/>
      <w:lvlText w:val="%1、"/>
      <w:lvlJc w:val="left"/>
    </w:lvl>
  </w:abstractNum>
  <w:abstractNum w:abstractNumId="14" w15:restartNumberingAfterBreak="0">
    <w:nsid w:val="98CE86AF"/>
    <w:multiLevelType w:val="singleLevel"/>
    <w:tmpl w:val="98CE86AF"/>
    <w:lvl w:ilvl="0">
      <w:start w:val="1"/>
      <w:numFmt w:val="decimal"/>
      <w:suff w:val="nothing"/>
      <w:lvlText w:val="%1、"/>
      <w:lvlJc w:val="left"/>
    </w:lvl>
  </w:abstractNum>
  <w:abstractNum w:abstractNumId="15" w15:restartNumberingAfterBreak="0">
    <w:nsid w:val="9BBC894D"/>
    <w:multiLevelType w:val="singleLevel"/>
    <w:tmpl w:val="9BBC894D"/>
    <w:lvl w:ilvl="0">
      <w:start w:val="1"/>
      <w:numFmt w:val="decimal"/>
      <w:lvlText w:val="%1."/>
      <w:lvlJc w:val="left"/>
      <w:pPr>
        <w:ind w:left="425" w:hanging="425"/>
      </w:pPr>
      <w:rPr>
        <w:rFonts w:hint="default"/>
      </w:rPr>
    </w:lvl>
  </w:abstractNum>
  <w:abstractNum w:abstractNumId="16" w15:restartNumberingAfterBreak="0">
    <w:nsid w:val="9CBB02B0"/>
    <w:multiLevelType w:val="singleLevel"/>
    <w:tmpl w:val="9CBB02B0"/>
    <w:lvl w:ilvl="0">
      <w:start w:val="1"/>
      <w:numFmt w:val="decimal"/>
      <w:lvlText w:val="%1."/>
      <w:lvlJc w:val="left"/>
      <w:pPr>
        <w:ind w:left="425" w:hanging="425"/>
      </w:pPr>
      <w:rPr>
        <w:rFonts w:hint="default"/>
      </w:rPr>
    </w:lvl>
  </w:abstractNum>
  <w:abstractNum w:abstractNumId="17" w15:restartNumberingAfterBreak="0">
    <w:nsid w:val="9EDE7F48"/>
    <w:multiLevelType w:val="singleLevel"/>
    <w:tmpl w:val="9EDE7F48"/>
    <w:lvl w:ilvl="0">
      <w:start w:val="1"/>
      <w:numFmt w:val="decimal"/>
      <w:suff w:val="nothing"/>
      <w:lvlText w:val="%1、"/>
      <w:lvlJc w:val="left"/>
    </w:lvl>
  </w:abstractNum>
  <w:abstractNum w:abstractNumId="18" w15:restartNumberingAfterBreak="0">
    <w:nsid w:val="A60471BE"/>
    <w:multiLevelType w:val="singleLevel"/>
    <w:tmpl w:val="A60471BE"/>
    <w:lvl w:ilvl="0">
      <w:start w:val="1"/>
      <w:numFmt w:val="decimal"/>
      <w:suff w:val="nothing"/>
      <w:lvlText w:val="%1、"/>
      <w:lvlJc w:val="left"/>
    </w:lvl>
  </w:abstractNum>
  <w:abstractNum w:abstractNumId="19" w15:restartNumberingAfterBreak="0">
    <w:nsid w:val="AAFB8841"/>
    <w:multiLevelType w:val="singleLevel"/>
    <w:tmpl w:val="AAFB8841"/>
    <w:lvl w:ilvl="0">
      <w:start w:val="1"/>
      <w:numFmt w:val="decimal"/>
      <w:lvlText w:val="%1."/>
      <w:lvlJc w:val="left"/>
      <w:pPr>
        <w:tabs>
          <w:tab w:val="left" w:pos="312"/>
        </w:tabs>
      </w:pPr>
    </w:lvl>
  </w:abstractNum>
  <w:abstractNum w:abstractNumId="20" w15:restartNumberingAfterBreak="0">
    <w:nsid w:val="AB41943D"/>
    <w:multiLevelType w:val="singleLevel"/>
    <w:tmpl w:val="AB41943D"/>
    <w:lvl w:ilvl="0">
      <w:start w:val="1"/>
      <w:numFmt w:val="decimal"/>
      <w:suff w:val="nothing"/>
      <w:lvlText w:val="%1、"/>
      <w:lvlJc w:val="left"/>
    </w:lvl>
  </w:abstractNum>
  <w:abstractNum w:abstractNumId="21" w15:restartNumberingAfterBreak="0">
    <w:nsid w:val="AB4AADF6"/>
    <w:multiLevelType w:val="singleLevel"/>
    <w:tmpl w:val="AB4AADF6"/>
    <w:lvl w:ilvl="0">
      <w:start w:val="1"/>
      <w:numFmt w:val="decimal"/>
      <w:suff w:val="nothing"/>
      <w:lvlText w:val="%1、"/>
      <w:lvlJc w:val="left"/>
    </w:lvl>
  </w:abstractNum>
  <w:abstractNum w:abstractNumId="22" w15:restartNumberingAfterBreak="0">
    <w:nsid w:val="AB927A1D"/>
    <w:multiLevelType w:val="singleLevel"/>
    <w:tmpl w:val="AB927A1D"/>
    <w:lvl w:ilvl="0">
      <w:start w:val="1"/>
      <w:numFmt w:val="decimal"/>
      <w:lvlText w:val="%1."/>
      <w:lvlJc w:val="left"/>
      <w:pPr>
        <w:tabs>
          <w:tab w:val="left" w:pos="312"/>
        </w:tabs>
      </w:pPr>
    </w:lvl>
  </w:abstractNum>
  <w:abstractNum w:abstractNumId="23" w15:restartNumberingAfterBreak="0">
    <w:nsid w:val="ABA85CD1"/>
    <w:multiLevelType w:val="singleLevel"/>
    <w:tmpl w:val="ABA85CD1"/>
    <w:lvl w:ilvl="0">
      <w:start w:val="1"/>
      <w:numFmt w:val="decimal"/>
      <w:suff w:val="nothing"/>
      <w:lvlText w:val="%1、"/>
      <w:lvlJc w:val="left"/>
    </w:lvl>
  </w:abstractNum>
  <w:abstractNum w:abstractNumId="24" w15:restartNumberingAfterBreak="0">
    <w:nsid w:val="ABAD3BA1"/>
    <w:multiLevelType w:val="singleLevel"/>
    <w:tmpl w:val="ABAD3BA1"/>
    <w:lvl w:ilvl="0">
      <w:start w:val="1"/>
      <w:numFmt w:val="decimal"/>
      <w:suff w:val="nothing"/>
      <w:lvlText w:val="%1、"/>
      <w:lvlJc w:val="left"/>
    </w:lvl>
  </w:abstractNum>
  <w:abstractNum w:abstractNumId="25" w15:restartNumberingAfterBreak="0">
    <w:nsid w:val="AD2E1392"/>
    <w:multiLevelType w:val="singleLevel"/>
    <w:tmpl w:val="AD2E1392"/>
    <w:lvl w:ilvl="0">
      <w:start w:val="1"/>
      <w:numFmt w:val="decimal"/>
      <w:lvlText w:val="%1."/>
      <w:lvlJc w:val="left"/>
      <w:pPr>
        <w:tabs>
          <w:tab w:val="left" w:pos="312"/>
        </w:tabs>
      </w:pPr>
    </w:lvl>
  </w:abstractNum>
  <w:abstractNum w:abstractNumId="26" w15:restartNumberingAfterBreak="0">
    <w:nsid w:val="AD5B7969"/>
    <w:multiLevelType w:val="singleLevel"/>
    <w:tmpl w:val="AD5B7969"/>
    <w:lvl w:ilvl="0">
      <w:start w:val="1"/>
      <w:numFmt w:val="decimal"/>
      <w:suff w:val="nothing"/>
      <w:lvlText w:val="%1、"/>
      <w:lvlJc w:val="left"/>
    </w:lvl>
  </w:abstractNum>
  <w:abstractNum w:abstractNumId="27" w15:restartNumberingAfterBreak="0">
    <w:nsid w:val="ADB4EABF"/>
    <w:multiLevelType w:val="singleLevel"/>
    <w:tmpl w:val="ADB4EABF"/>
    <w:lvl w:ilvl="0">
      <w:start w:val="1"/>
      <w:numFmt w:val="decimal"/>
      <w:lvlText w:val="%1."/>
      <w:lvlJc w:val="left"/>
      <w:pPr>
        <w:tabs>
          <w:tab w:val="left" w:pos="312"/>
        </w:tabs>
      </w:pPr>
    </w:lvl>
  </w:abstractNum>
  <w:abstractNum w:abstractNumId="28" w15:restartNumberingAfterBreak="0">
    <w:nsid w:val="AFB9702A"/>
    <w:multiLevelType w:val="singleLevel"/>
    <w:tmpl w:val="AFB9702A"/>
    <w:lvl w:ilvl="0">
      <w:start w:val="1"/>
      <w:numFmt w:val="decimal"/>
      <w:suff w:val="nothing"/>
      <w:lvlText w:val="%1、"/>
      <w:lvlJc w:val="left"/>
    </w:lvl>
  </w:abstractNum>
  <w:abstractNum w:abstractNumId="29" w15:restartNumberingAfterBreak="0">
    <w:nsid w:val="B03FBC65"/>
    <w:multiLevelType w:val="singleLevel"/>
    <w:tmpl w:val="B03FBC65"/>
    <w:lvl w:ilvl="0">
      <w:start w:val="1"/>
      <w:numFmt w:val="decimal"/>
      <w:suff w:val="nothing"/>
      <w:lvlText w:val="%1、"/>
      <w:lvlJc w:val="left"/>
    </w:lvl>
  </w:abstractNum>
  <w:abstractNum w:abstractNumId="30" w15:restartNumberingAfterBreak="0">
    <w:nsid w:val="B17C5454"/>
    <w:multiLevelType w:val="multilevel"/>
    <w:tmpl w:val="B17C5454"/>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1" w15:restartNumberingAfterBreak="0">
    <w:nsid w:val="B1B0A519"/>
    <w:multiLevelType w:val="singleLevel"/>
    <w:tmpl w:val="B1B0A519"/>
    <w:lvl w:ilvl="0">
      <w:start w:val="1"/>
      <w:numFmt w:val="decimal"/>
      <w:suff w:val="nothing"/>
      <w:lvlText w:val="%1、"/>
      <w:lvlJc w:val="left"/>
    </w:lvl>
  </w:abstractNum>
  <w:abstractNum w:abstractNumId="32" w15:restartNumberingAfterBreak="0">
    <w:nsid w:val="B1D88E3B"/>
    <w:multiLevelType w:val="singleLevel"/>
    <w:tmpl w:val="B1D88E3B"/>
    <w:lvl w:ilvl="0">
      <w:start w:val="1"/>
      <w:numFmt w:val="decimal"/>
      <w:suff w:val="nothing"/>
      <w:lvlText w:val="%1、"/>
      <w:lvlJc w:val="left"/>
    </w:lvl>
  </w:abstractNum>
  <w:abstractNum w:abstractNumId="33" w15:restartNumberingAfterBreak="0">
    <w:nsid w:val="B2B76E4C"/>
    <w:multiLevelType w:val="singleLevel"/>
    <w:tmpl w:val="B2B76E4C"/>
    <w:lvl w:ilvl="0">
      <w:start w:val="1"/>
      <w:numFmt w:val="decimal"/>
      <w:suff w:val="nothing"/>
      <w:lvlText w:val="%1、"/>
      <w:lvlJc w:val="left"/>
    </w:lvl>
  </w:abstractNum>
  <w:abstractNum w:abstractNumId="34" w15:restartNumberingAfterBreak="0">
    <w:nsid w:val="B690CB23"/>
    <w:multiLevelType w:val="singleLevel"/>
    <w:tmpl w:val="B690CB23"/>
    <w:lvl w:ilvl="0">
      <w:start w:val="1"/>
      <w:numFmt w:val="decimal"/>
      <w:lvlText w:val="%1."/>
      <w:lvlJc w:val="left"/>
      <w:pPr>
        <w:tabs>
          <w:tab w:val="left" w:pos="312"/>
        </w:tabs>
      </w:pPr>
    </w:lvl>
  </w:abstractNum>
  <w:abstractNum w:abstractNumId="35" w15:restartNumberingAfterBreak="0">
    <w:nsid w:val="B6A3A175"/>
    <w:multiLevelType w:val="singleLevel"/>
    <w:tmpl w:val="B6A3A175"/>
    <w:lvl w:ilvl="0">
      <w:start w:val="1"/>
      <w:numFmt w:val="decimal"/>
      <w:suff w:val="nothing"/>
      <w:lvlText w:val="%1、"/>
      <w:lvlJc w:val="left"/>
    </w:lvl>
  </w:abstractNum>
  <w:abstractNum w:abstractNumId="36" w15:restartNumberingAfterBreak="0">
    <w:nsid w:val="B92E342E"/>
    <w:multiLevelType w:val="singleLevel"/>
    <w:tmpl w:val="B92E342E"/>
    <w:lvl w:ilvl="0">
      <w:start w:val="1"/>
      <w:numFmt w:val="decimal"/>
      <w:lvlText w:val="%1."/>
      <w:lvlJc w:val="left"/>
      <w:pPr>
        <w:tabs>
          <w:tab w:val="left" w:pos="312"/>
        </w:tabs>
      </w:pPr>
    </w:lvl>
  </w:abstractNum>
  <w:abstractNum w:abstractNumId="37" w15:restartNumberingAfterBreak="0">
    <w:nsid w:val="B93B1FFC"/>
    <w:multiLevelType w:val="singleLevel"/>
    <w:tmpl w:val="B93B1FFC"/>
    <w:lvl w:ilvl="0">
      <w:start w:val="1"/>
      <w:numFmt w:val="decimal"/>
      <w:lvlText w:val="%1."/>
      <w:lvlJc w:val="left"/>
      <w:pPr>
        <w:tabs>
          <w:tab w:val="left" w:pos="312"/>
        </w:tabs>
      </w:pPr>
    </w:lvl>
  </w:abstractNum>
  <w:abstractNum w:abstractNumId="38" w15:restartNumberingAfterBreak="0">
    <w:nsid w:val="B9BC8C1C"/>
    <w:multiLevelType w:val="singleLevel"/>
    <w:tmpl w:val="B9BC8C1C"/>
    <w:lvl w:ilvl="0">
      <w:start w:val="1"/>
      <w:numFmt w:val="decimal"/>
      <w:lvlText w:val="%1."/>
      <w:lvlJc w:val="left"/>
      <w:pPr>
        <w:tabs>
          <w:tab w:val="left" w:pos="312"/>
        </w:tabs>
      </w:pPr>
    </w:lvl>
  </w:abstractNum>
  <w:abstractNum w:abstractNumId="39" w15:restartNumberingAfterBreak="0">
    <w:nsid w:val="B9F344A2"/>
    <w:multiLevelType w:val="singleLevel"/>
    <w:tmpl w:val="B9F344A2"/>
    <w:lvl w:ilvl="0">
      <w:start w:val="1"/>
      <w:numFmt w:val="decimal"/>
      <w:lvlText w:val="%1."/>
      <w:lvlJc w:val="left"/>
      <w:pPr>
        <w:tabs>
          <w:tab w:val="left" w:pos="312"/>
        </w:tabs>
      </w:pPr>
    </w:lvl>
  </w:abstractNum>
  <w:abstractNum w:abstractNumId="40" w15:restartNumberingAfterBreak="0">
    <w:nsid w:val="BAD5E4B3"/>
    <w:multiLevelType w:val="singleLevel"/>
    <w:tmpl w:val="BAD5E4B3"/>
    <w:lvl w:ilvl="0">
      <w:start w:val="1"/>
      <w:numFmt w:val="decimal"/>
      <w:lvlText w:val="%1."/>
      <w:lvlJc w:val="left"/>
      <w:pPr>
        <w:tabs>
          <w:tab w:val="left" w:pos="312"/>
        </w:tabs>
      </w:pPr>
    </w:lvl>
  </w:abstractNum>
  <w:abstractNum w:abstractNumId="41" w15:restartNumberingAfterBreak="0">
    <w:nsid w:val="BCB0E517"/>
    <w:multiLevelType w:val="singleLevel"/>
    <w:tmpl w:val="BCB0E517"/>
    <w:lvl w:ilvl="0">
      <w:start w:val="1"/>
      <w:numFmt w:val="decimal"/>
      <w:suff w:val="nothing"/>
      <w:lvlText w:val="%1、"/>
      <w:lvlJc w:val="left"/>
    </w:lvl>
  </w:abstractNum>
  <w:abstractNum w:abstractNumId="42" w15:restartNumberingAfterBreak="0">
    <w:nsid w:val="BDBE0BEB"/>
    <w:multiLevelType w:val="singleLevel"/>
    <w:tmpl w:val="BDBE0BEB"/>
    <w:lvl w:ilvl="0">
      <w:start w:val="1"/>
      <w:numFmt w:val="decimal"/>
      <w:suff w:val="nothing"/>
      <w:lvlText w:val="%1、"/>
      <w:lvlJc w:val="left"/>
    </w:lvl>
  </w:abstractNum>
  <w:abstractNum w:abstractNumId="43" w15:restartNumberingAfterBreak="0">
    <w:nsid w:val="BDD4282B"/>
    <w:multiLevelType w:val="singleLevel"/>
    <w:tmpl w:val="BDD4282B"/>
    <w:lvl w:ilvl="0">
      <w:start w:val="1"/>
      <w:numFmt w:val="decimal"/>
      <w:lvlText w:val="%1."/>
      <w:lvlJc w:val="left"/>
      <w:pPr>
        <w:tabs>
          <w:tab w:val="left" w:pos="312"/>
        </w:tabs>
      </w:pPr>
    </w:lvl>
  </w:abstractNum>
  <w:abstractNum w:abstractNumId="44" w15:restartNumberingAfterBreak="0">
    <w:nsid w:val="BE8BAF64"/>
    <w:multiLevelType w:val="singleLevel"/>
    <w:tmpl w:val="BE8BAF64"/>
    <w:lvl w:ilvl="0">
      <w:start w:val="1"/>
      <w:numFmt w:val="decimal"/>
      <w:suff w:val="nothing"/>
      <w:lvlText w:val="%1、"/>
      <w:lvlJc w:val="left"/>
    </w:lvl>
  </w:abstractNum>
  <w:abstractNum w:abstractNumId="45" w15:restartNumberingAfterBreak="0">
    <w:nsid w:val="BEF8D2F7"/>
    <w:multiLevelType w:val="singleLevel"/>
    <w:tmpl w:val="BEF8D2F7"/>
    <w:lvl w:ilvl="0">
      <w:start w:val="1"/>
      <w:numFmt w:val="decimal"/>
      <w:suff w:val="nothing"/>
      <w:lvlText w:val="%1、"/>
      <w:lvlJc w:val="left"/>
    </w:lvl>
  </w:abstractNum>
  <w:abstractNum w:abstractNumId="46" w15:restartNumberingAfterBreak="0">
    <w:nsid w:val="BF7BD3A7"/>
    <w:multiLevelType w:val="singleLevel"/>
    <w:tmpl w:val="BF7BD3A7"/>
    <w:lvl w:ilvl="0">
      <w:start w:val="1"/>
      <w:numFmt w:val="decimal"/>
      <w:suff w:val="nothing"/>
      <w:lvlText w:val="%1、"/>
      <w:lvlJc w:val="left"/>
    </w:lvl>
  </w:abstractNum>
  <w:abstractNum w:abstractNumId="47" w15:restartNumberingAfterBreak="0">
    <w:nsid w:val="C04B2026"/>
    <w:multiLevelType w:val="singleLevel"/>
    <w:tmpl w:val="C04B2026"/>
    <w:lvl w:ilvl="0">
      <w:start w:val="1"/>
      <w:numFmt w:val="decimal"/>
      <w:lvlText w:val="%1."/>
      <w:lvlJc w:val="left"/>
      <w:pPr>
        <w:tabs>
          <w:tab w:val="left" w:pos="312"/>
        </w:tabs>
      </w:pPr>
    </w:lvl>
  </w:abstractNum>
  <w:abstractNum w:abstractNumId="48" w15:restartNumberingAfterBreak="0">
    <w:nsid w:val="C22FF732"/>
    <w:multiLevelType w:val="singleLevel"/>
    <w:tmpl w:val="C22FF732"/>
    <w:lvl w:ilvl="0">
      <w:start w:val="1"/>
      <w:numFmt w:val="decimal"/>
      <w:suff w:val="nothing"/>
      <w:lvlText w:val="%1、"/>
      <w:lvlJc w:val="left"/>
    </w:lvl>
  </w:abstractNum>
  <w:abstractNum w:abstractNumId="49" w15:restartNumberingAfterBreak="0">
    <w:nsid w:val="C2507204"/>
    <w:multiLevelType w:val="singleLevel"/>
    <w:tmpl w:val="C2507204"/>
    <w:lvl w:ilvl="0">
      <w:start w:val="1"/>
      <w:numFmt w:val="decimal"/>
      <w:lvlText w:val="%1."/>
      <w:lvlJc w:val="left"/>
      <w:pPr>
        <w:tabs>
          <w:tab w:val="left" w:pos="312"/>
        </w:tabs>
      </w:pPr>
    </w:lvl>
  </w:abstractNum>
  <w:abstractNum w:abstractNumId="50" w15:restartNumberingAfterBreak="0">
    <w:nsid w:val="C6A8A10A"/>
    <w:multiLevelType w:val="singleLevel"/>
    <w:tmpl w:val="C6A8A10A"/>
    <w:lvl w:ilvl="0">
      <w:start w:val="1"/>
      <w:numFmt w:val="decimal"/>
      <w:lvlText w:val="%1."/>
      <w:lvlJc w:val="left"/>
      <w:pPr>
        <w:tabs>
          <w:tab w:val="left" w:pos="312"/>
        </w:tabs>
      </w:pPr>
    </w:lvl>
  </w:abstractNum>
  <w:abstractNum w:abstractNumId="51" w15:restartNumberingAfterBreak="0">
    <w:nsid w:val="C6CC4648"/>
    <w:multiLevelType w:val="singleLevel"/>
    <w:tmpl w:val="C6CC4648"/>
    <w:lvl w:ilvl="0">
      <w:start w:val="1"/>
      <w:numFmt w:val="decimal"/>
      <w:suff w:val="nothing"/>
      <w:lvlText w:val="%1、"/>
      <w:lvlJc w:val="left"/>
    </w:lvl>
  </w:abstractNum>
  <w:abstractNum w:abstractNumId="52" w15:restartNumberingAfterBreak="0">
    <w:nsid w:val="C6D30AC3"/>
    <w:multiLevelType w:val="singleLevel"/>
    <w:tmpl w:val="C6D30AC3"/>
    <w:lvl w:ilvl="0">
      <w:start w:val="1"/>
      <w:numFmt w:val="decimal"/>
      <w:lvlText w:val="%1."/>
      <w:lvlJc w:val="left"/>
      <w:pPr>
        <w:tabs>
          <w:tab w:val="left" w:pos="312"/>
        </w:tabs>
      </w:pPr>
    </w:lvl>
  </w:abstractNum>
  <w:abstractNum w:abstractNumId="53" w15:restartNumberingAfterBreak="0">
    <w:nsid w:val="C7F8D5C2"/>
    <w:multiLevelType w:val="singleLevel"/>
    <w:tmpl w:val="C7F8D5C2"/>
    <w:lvl w:ilvl="0">
      <w:start w:val="1"/>
      <w:numFmt w:val="decimal"/>
      <w:suff w:val="nothing"/>
      <w:lvlText w:val="%1、"/>
      <w:lvlJc w:val="left"/>
    </w:lvl>
  </w:abstractNum>
  <w:abstractNum w:abstractNumId="54" w15:restartNumberingAfterBreak="0">
    <w:nsid w:val="CACB2D5E"/>
    <w:multiLevelType w:val="singleLevel"/>
    <w:tmpl w:val="CACB2D5E"/>
    <w:lvl w:ilvl="0">
      <w:start w:val="1"/>
      <w:numFmt w:val="decimal"/>
      <w:suff w:val="nothing"/>
      <w:lvlText w:val="%1、"/>
      <w:lvlJc w:val="left"/>
    </w:lvl>
  </w:abstractNum>
  <w:abstractNum w:abstractNumId="55" w15:restartNumberingAfterBreak="0">
    <w:nsid w:val="CB20B4E2"/>
    <w:multiLevelType w:val="singleLevel"/>
    <w:tmpl w:val="CB20B4E2"/>
    <w:lvl w:ilvl="0">
      <w:start w:val="1"/>
      <w:numFmt w:val="decimal"/>
      <w:lvlText w:val="%1."/>
      <w:lvlJc w:val="left"/>
      <w:pPr>
        <w:tabs>
          <w:tab w:val="left" w:pos="312"/>
        </w:tabs>
      </w:pPr>
    </w:lvl>
  </w:abstractNum>
  <w:abstractNum w:abstractNumId="56" w15:restartNumberingAfterBreak="0">
    <w:nsid w:val="CBD79D4B"/>
    <w:multiLevelType w:val="singleLevel"/>
    <w:tmpl w:val="CBD79D4B"/>
    <w:lvl w:ilvl="0">
      <w:start w:val="1"/>
      <w:numFmt w:val="decimal"/>
      <w:suff w:val="nothing"/>
      <w:lvlText w:val="%1、"/>
      <w:lvlJc w:val="left"/>
    </w:lvl>
  </w:abstractNum>
  <w:abstractNum w:abstractNumId="57" w15:restartNumberingAfterBreak="0">
    <w:nsid w:val="CC20E462"/>
    <w:multiLevelType w:val="singleLevel"/>
    <w:tmpl w:val="CC20E462"/>
    <w:lvl w:ilvl="0">
      <w:start w:val="1"/>
      <w:numFmt w:val="decimal"/>
      <w:lvlText w:val="%1."/>
      <w:lvlJc w:val="left"/>
      <w:pPr>
        <w:tabs>
          <w:tab w:val="left" w:pos="312"/>
        </w:tabs>
      </w:pPr>
    </w:lvl>
  </w:abstractNum>
  <w:abstractNum w:abstractNumId="58" w15:restartNumberingAfterBreak="0">
    <w:nsid w:val="CF2C1531"/>
    <w:multiLevelType w:val="singleLevel"/>
    <w:tmpl w:val="CF2C1531"/>
    <w:lvl w:ilvl="0">
      <w:start w:val="1"/>
      <w:numFmt w:val="decimal"/>
      <w:suff w:val="nothing"/>
      <w:lvlText w:val="%1、"/>
      <w:lvlJc w:val="left"/>
    </w:lvl>
  </w:abstractNum>
  <w:abstractNum w:abstractNumId="59" w15:restartNumberingAfterBreak="0">
    <w:nsid w:val="CF9C0FF6"/>
    <w:multiLevelType w:val="singleLevel"/>
    <w:tmpl w:val="CF9C0FF6"/>
    <w:lvl w:ilvl="0">
      <w:start w:val="1"/>
      <w:numFmt w:val="decimal"/>
      <w:suff w:val="nothing"/>
      <w:lvlText w:val="%1、"/>
      <w:lvlJc w:val="left"/>
    </w:lvl>
  </w:abstractNum>
  <w:abstractNum w:abstractNumId="60" w15:restartNumberingAfterBreak="0">
    <w:nsid w:val="D078E551"/>
    <w:multiLevelType w:val="singleLevel"/>
    <w:tmpl w:val="D078E551"/>
    <w:lvl w:ilvl="0">
      <w:start w:val="1"/>
      <w:numFmt w:val="decimal"/>
      <w:suff w:val="nothing"/>
      <w:lvlText w:val="%1、"/>
      <w:lvlJc w:val="left"/>
    </w:lvl>
  </w:abstractNum>
  <w:abstractNum w:abstractNumId="61" w15:restartNumberingAfterBreak="0">
    <w:nsid w:val="D1F092A8"/>
    <w:multiLevelType w:val="singleLevel"/>
    <w:tmpl w:val="D1F092A8"/>
    <w:lvl w:ilvl="0">
      <w:start w:val="1"/>
      <w:numFmt w:val="decimal"/>
      <w:lvlText w:val="%1."/>
      <w:lvlJc w:val="left"/>
      <w:pPr>
        <w:tabs>
          <w:tab w:val="left" w:pos="312"/>
        </w:tabs>
      </w:pPr>
    </w:lvl>
  </w:abstractNum>
  <w:abstractNum w:abstractNumId="62" w15:restartNumberingAfterBreak="0">
    <w:nsid w:val="D6FA66B5"/>
    <w:multiLevelType w:val="singleLevel"/>
    <w:tmpl w:val="D6FA66B5"/>
    <w:lvl w:ilvl="0">
      <w:start w:val="1"/>
      <w:numFmt w:val="decimal"/>
      <w:suff w:val="nothing"/>
      <w:lvlText w:val="%1、"/>
      <w:lvlJc w:val="left"/>
    </w:lvl>
  </w:abstractNum>
  <w:abstractNum w:abstractNumId="63" w15:restartNumberingAfterBreak="0">
    <w:nsid w:val="D72A9036"/>
    <w:multiLevelType w:val="singleLevel"/>
    <w:tmpl w:val="D72A9036"/>
    <w:lvl w:ilvl="0">
      <w:start w:val="1"/>
      <w:numFmt w:val="decimal"/>
      <w:suff w:val="nothing"/>
      <w:lvlText w:val="%1、"/>
      <w:lvlJc w:val="left"/>
    </w:lvl>
  </w:abstractNum>
  <w:abstractNum w:abstractNumId="64" w15:restartNumberingAfterBreak="0">
    <w:nsid w:val="D85993EB"/>
    <w:multiLevelType w:val="singleLevel"/>
    <w:tmpl w:val="D85993EB"/>
    <w:lvl w:ilvl="0">
      <w:start w:val="1"/>
      <w:numFmt w:val="decimal"/>
      <w:lvlText w:val="%1."/>
      <w:lvlJc w:val="left"/>
      <w:pPr>
        <w:tabs>
          <w:tab w:val="left" w:pos="312"/>
        </w:tabs>
      </w:pPr>
    </w:lvl>
  </w:abstractNum>
  <w:abstractNum w:abstractNumId="65" w15:restartNumberingAfterBreak="0">
    <w:nsid w:val="D9AE1FF0"/>
    <w:multiLevelType w:val="singleLevel"/>
    <w:tmpl w:val="D9AE1FF0"/>
    <w:lvl w:ilvl="0">
      <w:start w:val="1"/>
      <w:numFmt w:val="decimal"/>
      <w:suff w:val="nothing"/>
      <w:lvlText w:val="%1、"/>
      <w:lvlJc w:val="left"/>
    </w:lvl>
  </w:abstractNum>
  <w:abstractNum w:abstractNumId="66" w15:restartNumberingAfterBreak="0">
    <w:nsid w:val="D9DF3D98"/>
    <w:multiLevelType w:val="singleLevel"/>
    <w:tmpl w:val="D9DF3D98"/>
    <w:lvl w:ilvl="0">
      <w:start w:val="1"/>
      <w:numFmt w:val="decimal"/>
      <w:suff w:val="nothing"/>
      <w:lvlText w:val="%1、"/>
      <w:lvlJc w:val="left"/>
    </w:lvl>
  </w:abstractNum>
  <w:abstractNum w:abstractNumId="67" w15:restartNumberingAfterBreak="0">
    <w:nsid w:val="D9FEEA5F"/>
    <w:multiLevelType w:val="singleLevel"/>
    <w:tmpl w:val="D9FEEA5F"/>
    <w:lvl w:ilvl="0">
      <w:start w:val="1"/>
      <w:numFmt w:val="decimal"/>
      <w:suff w:val="space"/>
      <w:lvlText w:val="%1."/>
      <w:lvlJc w:val="left"/>
    </w:lvl>
  </w:abstractNum>
  <w:abstractNum w:abstractNumId="68" w15:restartNumberingAfterBreak="0">
    <w:nsid w:val="DBD26DE1"/>
    <w:multiLevelType w:val="singleLevel"/>
    <w:tmpl w:val="DBD26DE1"/>
    <w:lvl w:ilvl="0">
      <w:start w:val="1"/>
      <w:numFmt w:val="decimal"/>
      <w:lvlText w:val="%1."/>
      <w:lvlJc w:val="left"/>
      <w:pPr>
        <w:tabs>
          <w:tab w:val="left" w:pos="312"/>
        </w:tabs>
      </w:pPr>
    </w:lvl>
  </w:abstractNum>
  <w:abstractNum w:abstractNumId="69" w15:restartNumberingAfterBreak="0">
    <w:nsid w:val="DDB4CA60"/>
    <w:multiLevelType w:val="singleLevel"/>
    <w:tmpl w:val="DDB4CA60"/>
    <w:lvl w:ilvl="0">
      <w:start w:val="1"/>
      <w:numFmt w:val="decimal"/>
      <w:lvlText w:val="(%1)"/>
      <w:lvlJc w:val="left"/>
      <w:pPr>
        <w:ind w:left="425" w:hanging="425"/>
      </w:pPr>
      <w:rPr>
        <w:rFonts w:hint="default"/>
      </w:rPr>
    </w:lvl>
  </w:abstractNum>
  <w:abstractNum w:abstractNumId="70" w15:restartNumberingAfterBreak="0">
    <w:nsid w:val="DEF57076"/>
    <w:multiLevelType w:val="singleLevel"/>
    <w:tmpl w:val="DEF57076"/>
    <w:lvl w:ilvl="0">
      <w:start w:val="1"/>
      <w:numFmt w:val="decimal"/>
      <w:suff w:val="nothing"/>
      <w:lvlText w:val="%1、"/>
      <w:lvlJc w:val="left"/>
    </w:lvl>
  </w:abstractNum>
  <w:abstractNum w:abstractNumId="71" w15:restartNumberingAfterBreak="0">
    <w:nsid w:val="DFA7B72D"/>
    <w:multiLevelType w:val="singleLevel"/>
    <w:tmpl w:val="DFA7B72D"/>
    <w:lvl w:ilvl="0">
      <w:start w:val="1"/>
      <w:numFmt w:val="decimal"/>
      <w:suff w:val="nothing"/>
      <w:lvlText w:val="%1、"/>
      <w:lvlJc w:val="left"/>
    </w:lvl>
  </w:abstractNum>
  <w:abstractNum w:abstractNumId="72" w15:restartNumberingAfterBreak="0">
    <w:nsid w:val="DFDDE63C"/>
    <w:multiLevelType w:val="singleLevel"/>
    <w:tmpl w:val="DFDDE63C"/>
    <w:lvl w:ilvl="0">
      <w:start w:val="1"/>
      <w:numFmt w:val="decimal"/>
      <w:suff w:val="nothing"/>
      <w:lvlText w:val="%1、"/>
      <w:lvlJc w:val="left"/>
    </w:lvl>
  </w:abstractNum>
  <w:abstractNum w:abstractNumId="73" w15:restartNumberingAfterBreak="0">
    <w:nsid w:val="DFDE375D"/>
    <w:multiLevelType w:val="singleLevel"/>
    <w:tmpl w:val="DFDE375D"/>
    <w:lvl w:ilvl="0">
      <w:start w:val="1"/>
      <w:numFmt w:val="decimal"/>
      <w:lvlText w:val="%1."/>
      <w:lvlJc w:val="left"/>
      <w:pPr>
        <w:tabs>
          <w:tab w:val="left" w:pos="312"/>
        </w:tabs>
      </w:pPr>
    </w:lvl>
  </w:abstractNum>
  <w:abstractNum w:abstractNumId="74" w15:restartNumberingAfterBreak="0">
    <w:nsid w:val="E3E3736E"/>
    <w:multiLevelType w:val="singleLevel"/>
    <w:tmpl w:val="E3E3736E"/>
    <w:lvl w:ilvl="0">
      <w:start w:val="1"/>
      <w:numFmt w:val="decimal"/>
      <w:suff w:val="nothing"/>
      <w:lvlText w:val="%1、"/>
      <w:lvlJc w:val="left"/>
    </w:lvl>
  </w:abstractNum>
  <w:abstractNum w:abstractNumId="75" w15:restartNumberingAfterBreak="0">
    <w:nsid w:val="E3F1620E"/>
    <w:multiLevelType w:val="singleLevel"/>
    <w:tmpl w:val="E3F1620E"/>
    <w:lvl w:ilvl="0">
      <w:start w:val="1"/>
      <w:numFmt w:val="decimal"/>
      <w:suff w:val="nothing"/>
      <w:lvlText w:val="%1、"/>
      <w:lvlJc w:val="left"/>
    </w:lvl>
  </w:abstractNum>
  <w:abstractNum w:abstractNumId="76" w15:restartNumberingAfterBreak="0">
    <w:nsid w:val="E45FBC3C"/>
    <w:multiLevelType w:val="singleLevel"/>
    <w:tmpl w:val="E45FBC3C"/>
    <w:lvl w:ilvl="0">
      <w:start w:val="1"/>
      <w:numFmt w:val="decimal"/>
      <w:suff w:val="nothing"/>
      <w:lvlText w:val="%1、"/>
      <w:lvlJc w:val="left"/>
    </w:lvl>
  </w:abstractNum>
  <w:abstractNum w:abstractNumId="77" w15:restartNumberingAfterBreak="0">
    <w:nsid w:val="E90B3F9D"/>
    <w:multiLevelType w:val="singleLevel"/>
    <w:tmpl w:val="E90B3F9D"/>
    <w:lvl w:ilvl="0">
      <w:start w:val="1"/>
      <w:numFmt w:val="decimal"/>
      <w:suff w:val="nothing"/>
      <w:lvlText w:val="%1、"/>
      <w:lvlJc w:val="left"/>
    </w:lvl>
  </w:abstractNum>
  <w:abstractNum w:abstractNumId="78" w15:restartNumberingAfterBreak="0">
    <w:nsid w:val="E91E72BA"/>
    <w:multiLevelType w:val="singleLevel"/>
    <w:tmpl w:val="E91E72BA"/>
    <w:lvl w:ilvl="0">
      <w:start w:val="1"/>
      <w:numFmt w:val="decimal"/>
      <w:suff w:val="nothing"/>
      <w:lvlText w:val="%1、"/>
      <w:lvlJc w:val="left"/>
    </w:lvl>
  </w:abstractNum>
  <w:abstractNum w:abstractNumId="79" w15:restartNumberingAfterBreak="0">
    <w:nsid w:val="EAB8ED09"/>
    <w:multiLevelType w:val="singleLevel"/>
    <w:tmpl w:val="EAB8ED09"/>
    <w:lvl w:ilvl="0">
      <w:start w:val="1"/>
      <w:numFmt w:val="decimal"/>
      <w:lvlText w:val="%1."/>
      <w:lvlJc w:val="left"/>
      <w:pPr>
        <w:tabs>
          <w:tab w:val="left" w:pos="312"/>
        </w:tabs>
      </w:pPr>
    </w:lvl>
  </w:abstractNum>
  <w:abstractNum w:abstractNumId="80" w15:restartNumberingAfterBreak="0">
    <w:nsid w:val="ED867CF4"/>
    <w:multiLevelType w:val="singleLevel"/>
    <w:tmpl w:val="ED867CF4"/>
    <w:lvl w:ilvl="0">
      <w:start w:val="1"/>
      <w:numFmt w:val="decimal"/>
      <w:lvlText w:val="%1."/>
      <w:lvlJc w:val="left"/>
      <w:pPr>
        <w:tabs>
          <w:tab w:val="left" w:pos="312"/>
        </w:tabs>
      </w:pPr>
    </w:lvl>
  </w:abstractNum>
  <w:abstractNum w:abstractNumId="81" w15:restartNumberingAfterBreak="0">
    <w:nsid w:val="ED8DFB96"/>
    <w:multiLevelType w:val="singleLevel"/>
    <w:tmpl w:val="ED8DFB96"/>
    <w:lvl w:ilvl="0">
      <w:start w:val="1"/>
      <w:numFmt w:val="decimal"/>
      <w:lvlText w:val="%1."/>
      <w:lvlJc w:val="left"/>
      <w:pPr>
        <w:tabs>
          <w:tab w:val="left" w:pos="312"/>
        </w:tabs>
      </w:pPr>
    </w:lvl>
  </w:abstractNum>
  <w:abstractNum w:abstractNumId="82" w15:restartNumberingAfterBreak="0">
    <w:nsid w:val="ED9ED48E"/>
    <w:multiLevelType w:val="singleLevel"/>
    <w:tmpl w:val="ED9ED48E"/>
    <w:lvl w:ilvl="0">
      <w:start w:val="1"/>
      <w:numFmt w:val="decimal"/>
      <w:lvlText w:val="%1."/>
      <w:lvlJc w:val="left"/>
      <w:pPr>
        <w:tabs>
          <w:tab w:val="left" w:pos="312"/>
        </w:tabs>
      </w:pPr>
    </w:lvl>
  </w:abstractNum>
  <w:abstractNum w:abstractNumId="83" w15:restartNumberingAfterBreak="0">
    <w:nsid w:val="EDB9F63E"/>
    <w:multiLevelType w:val="singleLevel"/>
    <w:tmpl w:val="EDB9F63E"/>
    <w:lvl w:ilvl="0">
      <w:start w:val="1"/>
      <w:numFmt w:val="decimal"/>
      <w:lvlText w:val="%1."/>
      <w:lvlJc w:val="left"/>
      <w:pPr>
        <w:ind w:left="425" w:hanging="425"/>
      </w:pPr>
      <w:rPr>
        <w:rFonts w:hint="default"/>
      </w:rPr>
    </w:lvl>
  </w:abstractNum>
  <w:abstractNum w:abstractNumId="84" w15:restartNumberingAfterBreak="0">
    <w:nsid w:val="EDEEF1B2"/>
    <w:multiLevelType w:val="singleLevel"/>
    <w:tmpl w:val="EDEEF1B2"/>
    <w:lvl w:ilvl="0">
      <w:start w:val="1"/>
      <w:numFmt w:val="decimal"/>
      <w:suff w:val="nothing"/>
      <w:lvlText w:val="%1、"/>
      <w:lvlJc w:val="left"/>
    </w:lvl>
  </w:abstractNum>
  <w:abstractNum w:abstractNumId="85" w15:restartNumberingAfterBreak="0">
    <w:nsid w:val="EDFFF7C1"/>
    <w:multiLevelType w:val="singleLevel"/>
    <w:tmpl w:val="EDFFF7C1"/>
    <w:lvl w:ilvl="0">
      <w:start w:val="1"/>
      <w:numFmt w:val="decimal"/>
      <w:lvlText w:val="%1."/>
      <w:lvlJc w:val="left"/>
      <w:pPr>
        <w:ind w:left="425" w:hanging="425"/>
      </w:pPr>
      <w:rPr>
        <w:rFonts w:hint="default"/>
      </w:rPr>
    </w:lvl>
  </w:abstractNum>
  <w:abstractNum w:abstractNumId="86" w15:restartNumberingAfterBreak="0">
    <w:nsid w:val="EE8FDD26"/>
    <w:multiLevelType w:val="singleLevel"/>
    <w:tmpl w:val="EE8FDD26"/>
    <w:lvl w:ilvl="0">
      <w:start w:val="1"/>
      <w:numFmt w:val="decimal"/>
      <w:lvlText w:val="%1."/>
      <w:lvlJc w:val="left"/>
      <w:pPr>
        <w:tabs>
          <w:tab w:val="left" w:pos="312"/>
        </w:tabs>
      </w:pPr>
    </w:lvl>
  </w:abstractNum>
  <w:abstractNum w:abstractNumId="87" w15:restartNumberingAfterBreak="0">
    <w:nsid w:val="EEEE8970"/>
    <w:multiLevelType w:val="singleLevel"/>
    <w:tmpl w:val="EEEE8970"/>
    <w:lvl w:ilvl="0">
      <w:start w:val="1"/>
      <w:numFmt w:val="decimal"/>
      <w:suff w:val="nothing"/>
      <w:lvlText w:val="%1、"/>
      <w:lvlJc w:val="left"/>
    </w:lvl>
  </w:abstractNum>
  <w:abstractNum w:abstractNumId="88" w15:restartNumberingAfterBreak="0">
    <w:nsid w:val="EF9EB272"/>
    <w:multiLevelType w:val="singleLevel"/>
    <w:tmpl w:val="EF9EB272"/>
    <w:lvl w:ilvl="0">
      <w:start w:val="1"/>
      <w:numFmt w:val="decimal"/>
      <w:lvlText w:val="（%1)"/>
      <w:lvlJc w:val="left"/>
      <w:pPr>
        <w:tabs>
          <w:tab w:val="left" w:pos="312"/>
        </w:tabs>
      </w:pPr>
    </w:lvl>
  </w:abstractNum>
  <w:abstractNum w:abstractNumId="89" w15:restartNumberingAfterBreak="0">
    <w:nsid w:val="EFFF99F2"/>
    <w:multiLevelType w:val="singleLevel"/>
    <w:tmpl w:val="EFFF99F2"/>
    <w:lvl w:ilvl="0">
      <w:start w:val="1"/>
      <w:numFmt w:val="decimal"/>
      <w:suff w:val="nothing"/>
      <w:lvlText w:val="%1、"/>
      <w:lvlJc w:val="left"/>
    </w:lvl>
  </w:abstractNum>
  <w:abstractNum w:abstractNumId="90" w15:restartNumberingAfterBreak="0">
    <w:nsid w:val="F2723015"/>
    <w:multiLevelType w:val="multilevel"/>
    <w:tmpl w:val="F2723015"/>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91" w15:restartNumberingAfterBreak="0">
    <w:nsid w:val="F5F7F123"/>
    <w:multiLevelType w:val="singleLevel"/>
    <w:tmpl w:val="F5F7F123"/>
    <w:lvl w:ilvl="0">
      <w:start w:val="1"/>
      <w:numFmt w:val="decimal"/>
      <w:lvlText w:val="%1."/>
      <w:lvlJc w:val="left"/>
      <w:pPr>
        <w:ind w:left="425" w:hanging="425"/>
      </w:pPr>
      <w:rPr>
        <w:rFonts w:hint="default"/>
      </w:rPr>
    </w:lvl>
  </w:abstractNum>
  <w:abstractNum w:abstractNumId="92" w15:restartNumberingAfterBreak="0">
    <w:nsid w:val="F636F5CF"/>
    <w:multiLevelType w:val="singleLevel"/>
    <w:tmpl w:val="F636F5CF"/>
    <w:lvl w:ilvl="0">
      <w:start w:val="1"/>
      <w:numFmt w:val="decimal"/>
      <w:lvlText w:val="%1."/>
      <w:lvlJc w:val="left"/>
      <w:pPr>
        <w:ind w:left="425" w:hanging="425"/>
      </w:pPr>
      <w:rPr>
        <w:rFonts w:hint="default"/>
      </w:rPr>
    </w:lvl>
  </w:abstractNum>
  <w:abstractNum w:abstractNumId="93" w15:restartNumberingAfterBreak="0">
    <w:nsid w:val="F6BFE985"/>
    <w:multiLevelType w:val="singleLevel"/>
    <w:tmpl w:val="F6BFE985"/>
    <w:lvl w:ilvl="0">
      <w:start w:val="1"/>
      <w:numFmt w:val="decimal"/>
      <w:suff w:val="nothing"/>
      <w:lvlText w:val="%1、"/>
      <w:lvlJc w:val="left"/>
    </w:lvl>
  </w:abstractNum>
  <w:abstractNum w:abstractNumId="94" w15:restartNumberingAfterBreak="0">
    <w:nsid w:val="FBBC3B82"/>
    <w:multiLevelType w:val="singleLevel"/>
    <w:tmpl w:val="FBBC3B82"/>
    <w:lvl w:ilvl="0">
      <w:start w:val="1"/>
      <w:numFmt w:val="decimal"/>
      <w:suff w:val="nothing"/>
      <w:lvlText w:val="%1、"/>
      <w:lvlJc w:val="left"/>
    </w:lvl>
  </w:abstractNum>
  <w:abstractNum w:abstractNumId="95" w15:restartNumberingAfterBreak="0">
    <w:nsid w:val="FBD8814C"/>
    <w:multiLevelType w:val="singleLevel"/>
    <w:tmpl w:val="FBD8814C"/>
    <w:lvl w:ilvl="0">
      <w:start w:val="1"/>
      <w:numFmt w:val="decimal"/>
      <w:suff w:val="nothing"/>
      <w:lvlText w:val="%1、"/>
      <w:lvlJc w:val="left"/>
    </w:lvl>
  </w:abstractNum>
  <w:abstractNum w:abstractNumId="96" w15:restartNumberingAfterBreak="0">
    <w:nsid w:val="FBEF2C07"/>
    <w:multiLevelType w:val="singleLevel"/>
    <w:tmpl w:val="FBEF2C07"/>
    <w:lvl w:ilvl="0">
      <w:start w:val="1"/>
      <w:numFmt w:val="decimal"/>
      <w:suff w:val="nothing"/>
      <w:lvlText w:val="%1、"/>
      <w:lvlJc w:val="left"/>
    </w:lvl>
  </w:abstractNum>
  <w:abstractNum w:abstractNumId="97" w15:restartNumberingAfterBreak="0">
    <w:nsid w:val="FBF615CF"/>
    <w:multiLevelType w:val="singleLevel"/>
    <w:tmpl w:val="FBF615CF"/>
    <w:lvl w:ilvl="0">
      <w:start w:val="1"/>
      <w:numFmt w:val="decimal"/>
      <w:lvlText w:val="%1."/>
      <w:lvlJc w:val="left"/>
      <w:pPr>
        <w:tabs>
          <w:tab w:val="left" w:pos="312"/>
        </w:tabs>
      </w:pPr>
    </w:lvl>
  </w:abstractNum>
  <w:abstractNum w:abstractNumId="98" w15:restartNumberingAfterBreak="0">
    <w:nsid w:val="FCD5A83F"/>
    <w:multiLevelType w:val="singleLevel"/>
    <w:tmpl w:val="FCD5A83F"/>
    <w:lvl w:ilvl="0">
      <w:start w:val="1"/>
      <w:numFmt w:val="decimal"/>
      <w:lvlText w:val="%1."/>
      <w:lvlJc w:val="left"/>
      <w:pPr>
        <w:ind w:left="425" w:hanging="425"/>
      </w:pPr>
      <w:rPr>
        <w:rFonts w:hint="default"/>
      </w:rPr>
    </w:lvl>
  </w:abstractNum>
  <w:abstractNum w:abstractNumId="99" w15:restartNumberingAfterBreak="0">
    <w:nsid w:val="FD7A23DB"/>
    <w:multiLevelType w:val="singleLevel"/>
    <w:tmpl w:val="FD7A23DB"/>
    <w:lvl w:ilvl="0">
      <w:start w:val="1"/>
      <w:numFmt w:val="decimal"/>
      <w:lvlText w:val="(%1)"/>
      <w:lvlJc w:val="left"/>
      <w:pPr>
        <w:ind w:left="425" w:hanging="425"/>
      </w:pPr>
      <w:rPr>
        <w:rFonts w:hint="default"/>
      </w:rPr>
    </w:lvl>
  </w:abstractNum>
  <w:abstractNum w:abstractNumId="100" w15:restartNumberingAfterBreak="0">
    <w:nsid w:val="FDD57F40"/>
    <w:multiLevelType w:val="singleLevel"/>
    <w:tmpl w:val="FDD57F40"/>
    <w:lvl w:ilvl="0">
      <w:start w:val="1"/>
      <w:numFmt w:val="decimal"/>
      <w:lvlText w:val="%1."/>
      <w:lvlJc w:val="left"/>
      <w:pPr>
        <w:tabs>
          <w:tab w:val="left" w:pos="312"/>
        </w:tabs>
      </w:pPr>
    </w:lvl>
  </w:abstractNum>
  <w:abstractNum w:abstractNumId="101" w15:restartNumberingAfterBreak="0">
    <w:nsid w:val="FDFE747C"/>
    <w:multiLevelType w:val="singleLevel"/>
    <w:tmpl w:val="FDFE747C"/>
    <w:lvl w:ilvl="0">
      <w:start w:val="1"/>
      <w:numFmt w:val="decimal"/>
      <w:lvlText w:val="%1."/>
      <w:lvlJc w:val="left"/>
      <w:pPr>
        <w:ind w:left="425" w:hanging="425"/>
      </w:pPr>
      <w:rPr>
        <w:rFonts w:hint="default"/>
      </w:rPr>
    </w:lvl>
  </w:abstractNum>
  <w:abstractNum w:abstractNumId="102" w15:restartNumberingAfterBreak="0">
    <w:nsid w:val="FDFFBD65"/>
    <w:multiLevelType w:val="multilevel"/>
    <w:tmpl w:val="FDFFBD65"/>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03" w15:restartNumberingAfterBreak="0">
    <w:nsid w:val="FE7E47EE"/>
    <w:multiLevelType w:val="singleLevel"/>
    <w:tmpl w:val="FE7E47EE"/>
    <w:lvl w:ilvl="0">
      <w:start w:val="1"/>
      <w:numFmt w:val="decimal"/>
      <w:suff w:val="nothing"/>
      <w:lvlText w:val="%1、"/>
      <w:lvlJc w:val="left"/>
    </w:lvl>
  </w:abstractNum>
  <w:abstractNum w:abstractNumId="104" w15:restartNumberingAfterBreak="0">
    <w:nsid w:val="FE8D0246"/>
    <w:multiLevelType w:val="singleLevel"/>
    <w:tmpl w:val="FE8D0246"/>
    <w:lvl w:ilvl="0">
      <w:start w:val="1"/>
      <w:numFmt w:val="decimal"/>
      <w:suff w:val="nothing"/>
      <w:lvlText w:val="%1、"/>
      <w:lvlJc w:val="left"/>
    </w:lvl>
  </w:abstractNum>
  <w:abstractNum w:abstractNumId="105" w15:restartNumberingAfterBreak="0">
    <w:nsid w:val="FEDF72E7"/>
    <w:multiLevelType w:val="singleLevel"/>
    <w:tmpl w:val="FEDF72E7"/>
    <w:lvl w:ilvl="0">
      <w:start w:val="1"/>
      <w:numFmt w:val="decimal"/>
      <w:suff w:val="nothing"/>
      <w:lvlText w:val="%1、"/>
      <w:lvlJc w:val="left"/>
    </w:lvl>
  </w:abstractNum>
  <w:abstractNum w:abstractNumId="106" w15:restartNumberingAfterBreak="0">
    <w:nsid w:val="FEFC20BD"/>
    <w:multiLevelType w:val="singleLevel"/>
    <w:tmpl w:val="FEFC20BD"/>
    <w:lvl w:ilvl="0">
      <w:start w:val="1"/>
      <w:numFmt w:val="decimal"/>
      <w:lvlText w:val="%1."/>
      <w:lvlJc w:val="left"/>
      <w:pPr>
        <w:ind w:left="425" w:hanging="425"/>
      </w:pPr>
      <w:rPr>
        <w:rFonts w:hint="default"/>
      </w:rPr>
    </w:lvl>
  </w:abstractNum>
  <w:abstractNum w:abstractNumId="107" w15:restartNumberingAfterBreak="0">
    <w:nsid w:val="FFB3423C"/>
    <w:multiLevelType w:val="singleLevel"/>
    <w:tmpl w:val="FFB3423C"/>
    <w:lvl w:ilvl="0">
      <w:start w:val="1"/>
      <w:numFmt w:val="decimal"/>
      <w:suff w:val="nothing"/>
      <w:lvlText w:val="%1、"/>
      <w:lvlJc w:val="left"/>
    </w:lvl>
  </w:abstractNum>
  <w:abstractNum w:abstractNumId="108" w15:restartNumberingAfterBreak="0">
    <w:nsid w:val="FFBEE062"/>
    <w:multiLevelType w:val="singleLevel"/>
    <w:tmpl w:val="FFBEE062"/>
    <w:lvl w:ilvl="0">
      <w:start w:val="1"/>
      <w:numFmt w:val="decimal"/>
      <w:suff w:val="nothing"/>
      <w:lvlText w:val="%1、"/>
      <w:lvlJc w:val="left"/>
    </w:lvl>
  </w:abstractNum>
  <w:abstractNum w:abstractNumId="109" w15:restartNumberingAfterBreak="0">
    <w:nsid w:val="FFC77777"/>
    <w:multiLevelType w:val="singleLevel"/>
    <w:tmpl w:val="FFC77777"/>
    <w:lvl w:ilvl="0">
      <w:start w:val="1"/>
      <w:numFmt w:val="decimal"/>
      <w:suff w:val="nothing"/>
      <w:lvlText w:val="%1、"/>
      <w:lvlJc w:val="left"/>
    </w:lvl>
  </w:abstractNum>
  <w:abstractNum w:abstractNumId="110" w15:restartNumberingAfterBreak="0">
    <w:nsid w:val="FFE40790"/>
    <w:multiLevelType w:val="singleLevel"/>
    <w:tmpl w:val="FFE40790"/>
    <w:lvl w:ilvl="0">
      <w:start w:val="1"/>
      <w:numFmt w:val="decimal"/>
      <w:lvlText w:val="%1."/>
      <w:lvlJc w:val="left"/>
      <w:pPr>
        <w:tabs>
          <w:tab w:val="left" w:pos="312"/>
        </w:tabs>
      </w:pPr>
    </w:lvl>
  </w:abstractNum>
  <w:abstractNum w:abstractNumId="111" w15:restartNumberingAfterBreak="0">
    <w:nsid w:val="FFEC3EC8"/>
    <w:multiLevelType w:val="singleLevel"/>
    <w:tmpl w:val="FFEC3EC8"/>
    <w:lvl w:ilvl="0">
      <w:start w:val="1"/>
      <w:numFmt w:val="decimal"/>
      <w:lvlText w:val="%1."/>
      <w:lvlJc w:val="left"/>
      <w:pPr>
        <w:ind w:left="425" w:hanging="425"/>
      </w:pPr>
      <w:rPr>
        <w:rFonts w:hint="default"/>
      </w:rPr>
    </w:lvl>
  </w:abstractNum>
  <w:abstractNum w:abstractNumId="112" w15:restartNumberingAfterBreak="0">
    <w:nsid w:val="FFFDF604"/>
    <w:multiLevelType w:val="singleLevel"/>
    <w:tmpl w:val="FFFDF604"/>
    <w:lvl w:ilvl="0">
      <w:start w:val="1"/>
      <w:numFmt w:val="decimal"/>
      <w:suff w:val="nothing"/>
      <w:lvlText w:val="%1、"/>
      <w:lvlJc w:val="left"/>
    </w:lvl>
  </w:abstractNum>
  <w:abstractNum w:abstractNumId="113" w15:restartNumberingAfterBreak="0">
    <w:nsid w:val="0006D87F"/>
    <w:multiLevelType w:val="singleLevel"/>
    <w:tmpl w:val="0006D87F"/>
    <w:lvl w:ilvl="0">
      <w:start w:val="1"/>
      <w:numFmt w:val="decimal"/>
      <w:suff w:val="nothing"/>
      <w:lvlText w:val="%1、"/>
      <w:lvlJc w:val="left"/>
    </w:lvl>
  </w:abstractNum>
  <w:abstractNum w:abstractNumId="114" w15:restartNumberingAfterBreak="0">
    <w:nsid w:val="00B7FB9A"/>
    <w:multiLevelType w:val="singleLevel"/>
    <w:tmpl w:val="00B7FB9A"/>
    <w:lvl w:ilvl="0">
      <w:start w:val="1"/>
      <w:numFmt w:val="decimal"/>
      <w:lvlText w:val="%1."/>
      <w:lvlJc w:val="left"/>
      <w:pPr>
        <w:tabs>
          <w:tab w:val="left" w:pos="312"/>
        </w:tabs>
      </w:pPr>
    </w:lvl>
  </w:abstractNum>
  <w:abstractNum w:abstractNumId="115" w15:restartNumberingAfterBreak="0">
    <w:nsid w:val="04841430"/>
    <w:multiLevelType w:val="singleLevel"/>
    <w:tmpl w:val="04841430"/>
    <w:lvl w:ilvl="0">
      <w:start w:val="1"/>
      <w:numFmt w:val="decimal"/>
      <w:lvlText w:val="%1."/>
      <w:lvlJc w:val="left"/>
      <w:pPr>
        <w:tabs>
          <w:tab w:val="left" w:pos="312"/>
        </w:tabs>
      </w:pPr>
    </w:lvl>
  </w:abstractNum>
  <w:abstractNum w:abstractNumId="116" w15:restartNumberingAfterBreak="0">
    <w:nsid w:val="05403254"/>
    <w:multiLevelType w:val="singleLevel"/>
    <w:tmpl w:val="05403254"/>
    <w:lvl w:ilvl="0">
      <w:start w:val="1"/>
      <w:numFmt w:val="decimal"/>
      <w:lvlText w:val="%1."/>
      <w:lvlJc w:val="left"/>
      <w:pPr>
        <w:tabs>
          <w:tab w:val="left" w:pos="312"/>
        </w:tabs>
      </w:pPr>
    </w:lvl>
  </w:abstractNum>
  <w:abstractNum w:abstractNumId="117" w15:restartNumberingAfterBreak="0">
    <w:nsid w:val="07EB902B"/>
    <w:multiLevelType w:val="singleLevel"/>
    <w:tmpl w:val="07EB902B"/>
    <w:lvl w:ilvl="0">
      <w:start w:val="1"/>
      <w:numFmt w:val="decimal"/>
      <w:lvlText w:val="%1."/>
      <w:lvlJc w:val="left"/>
      <w:pPr>
        <w:tabs>
          <w:tab w:val="left" w:pos="312"/>
        </w:tabs>
      </w:pPr>
    </w:lvl>
  </w:abstractNum>
  <w:abstractNum w:abstractNumId="118" w15:restartNumberingAfterBreak="0">
    <w:nsid w:val="09161CC9"/>
    <w:multiLevelType w:val="multilevel"/>
    <w:tmpl w:val="09161CC9"/>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19" w15:restartNumberingAfterBreak="0">
    <w:nsid w:val="09F35407"/>
    <w:multiLevelType w:val="multilevel"/>
    <w:tmpl w:val="09F35407"/>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20" w15:restartNumberingAfterBreak="0">
    <w:nsid w:val="0A026E2C"/>
    <w:multiLevelType w:val="singleLevel"/>
    <w:tmpl w:val="0A026E2C"/>
    <w:lvl w:ilvl="0">
      <w:start w:val="1"/>
      <w:numFmt w:val="decimal"/>
      <w:lvlText w:val="%1."/>
      <w:lvlJc w:val="left"/>
      <w:pPr>
        <w:tabs>
          <w:tab w:val="left" w:pos="312"/>
        </w:tabs>
      </w:pPr>
    </w:lvl>
  </w:abstractNum>
  <w:abstractNum w:abstractNumId="121" w15:restartNumberingAfterBreak="0">
    <w:nsid w:val="0A9EB865"/>
    <w:multiLevelType w:val="singleLevel"/>
    <w:tmpl w:val="0A9EB865"/>
    <w:lvl w:ilvl="0">
      <w:start w:val="1"/>
      <w:numFmt w:val="decimal"/>
      <w:suff w:val="nothing"/>
      <w:lvlText w:val="%1、"/>
      <w:lvlJc w:val="left"/>
    </w:lvl>
  </w:abstractNum>
  <w:abstractNum w:abstractNumId="122" w15:restartNumberingAfterBreak="0">
    <w:nsid w:val="0B0221D2"/>
    <w:multiLevelType w:val="singleLevel"/>
    <w:tmpl w:val="0B0221D2"/>
    <w:lvl w:ilvl="0">
      <w:start w:val="1"/>
      <w:numFmt w:val="decimal"/>
      <w:lvlText w:val="%1."/>
      <w:lvlJc w:val="left"/>
      <w:pPr>
        <w:tabs>
          <w:tab w:val="left" w:pos="312"/>
        </w:tabs>
      </w:pPr>
    </w:lvl>
  </w:abstractNum>
  <w:abstractNum w:abstractNumId="123" w15:restartNumberingAfterBreak="0">
    <w:nsid w:val="0B02AA3E"/>
    <w:multiLevelType w:val="singleLevel"/>
    <w:tmpl w:val="0B02AA3E"/>
    <w:lvl w:ilvl="0">
      <w:start w:val="1"/>
      <w:numFmt w:val="decimal"/>
      <w:lvlText w:val="%1."/>
      <w:lvlJc w:val="left"/>
      <w:pPr>
        <w:tabs>
          <w:tab w:val="left" w:pos="312"/>
        </w:tabs>
      </w:pPr>
    </w:lvl>
  </w:abstractNum>
  <w:abstractNum w:abstractNumId="124" w15:restartNumberingAfterBreak="0">
    <w:nsid w:val="0E1F004D"/>
    <w:multiLevelType w:val="singleLevel"/>
    <w:tmpl w:val="0E1F004D"/>
    <w:lvl w:ilvl="0">
      <w:start w:val="1"/>
      <w:numFmt w:val="decimal"/>
      <w:suff w:val="nothing"/>
      <w:lvlText w:val="%1、"/>
      <w:lvlJc w:val="left"/>
    </w:lvl>
  </w:abstractNum>
  <w:abstractNum w:abstractNumId="125" w15:restartNumberingAfterBreak="0">
    <w:nsid w:val="0E8F1F74"/>
    <w:multiLevelType w:val="singleLevel"/>
    <w:tmpl w:val="0E8F1F74"/>
    <w:lvl w:ilvl="0">
      <w:start w:val="1"/>
      <w:numFmt w:val="decimal"/>
      <w:lvlText w:val="%1."/>
      <w:lvlJc w:val="left"/>
      <w:pPr>
        <w:tabs>
          <w:tab w:val="left" w:pos="312"/>
        </w:tabs>
      </w:pPr>
    </w:lvl>
  </w:abstractNum>
  <w:abstractNum w:abstractNumId="126" w15:restartNumberingAfterBreak="0">
    <w:nsid w:val="0F862484"/>
    <w:multiLevelType w:val="singleLevel"/>
    <w:tmpl w:val="0F862484"/>
    <w:lvl w:ilvl="0">
      <w:start w:val="1"/>
      <w:numFmt w:val="decimal"/>
      <w:suff w:val="nothing"/>
      <w:lvlText w:val="%1、"/>
      <w:lvlJc w:val="left"/>
    </w:lvl>
  </w:abstractNum>
  <w:abstractNum w:abstractNumId="127" w15:restartNumberingAfterBreak="0">
    <w:nsid w:val="12E42FD4"/>
    <w:multiLevelType w:val="singleLevel"/>
    <w:tmpl w:val="12E42FD4"/>
    <w:lvl w:ilvl="0">
      <w:start w:val="1"/>
      <w:numFmt w:val="decimal"/>
      <w:lvlText w:val="%1."/>
      <w:lvlJc w:val="left"/>
      <w:pPr>
        <w:tabs>
          <w:tab w:val="left" w:pos="312"/>
        </w:tabs>
      </w:pPr>
    </w:lvl>
  </w:abstractNum>
  <w:abstractNum w:abstractNumId="128" w15:restartNumberingAfterBreak="0">
    <w:nsid w:val="14C3A84E"/>
    <w:multiLevelType w:val="singleLevel"/>
    <w:tmpl w:val="14C3A84E"/>
    <w:lvl w:ilvl="0">
      <w:start w:val="1"/>
      <w:numFmt w:val="decimal"/>
      <w:suff w:val="nothing"/>
      <w:lvlText w:val="%1、"/>
      <w:lvlJc w:val="left"/>
    </w:lvl>
  </w:abstractNum>
  <w:abstractNum w:abstractNumId="129" w15:restartNumberingAfterBreak="0">
    <w:nsid w:val="165A36AC"/>
    <w:multiLevelType w:val="singleLevel"/>
    <w:tmpl w:val="165A36AC"/>
    <w:lvl w:ilvl="0">
      <w:start w:val="1"/>
      <w:numFmt w:val="decimal"/>
      <w:lvlText w:val="%1."/>
      <w:lvlJc w:val="left"/>
      <w:pPr>
        <w:tabs>
          <w:tab w:val="left" w:pos="312"/>
        </w:tabs>
      </w:pPr>
    </w:lvl>
  </w:abstractNum>
  <w:abstractNum w:abstractNumId="130" w15:restartNumberingAfterBreak="0">
    <w:nsid w:val="17ABCFCA"/>
    <w:multiLevelType w:val="singleLevel"/>
    <w:tmpl w:val="17ABCFCA"/>
    <w:lvl w:ilvl="0">
      <w:start w:val="1"/>
      <w:numFmt w:val="decimal"/>
      <w:lvlText w:val="%1."/>
      <w:lvlJc w:val="left"/>
      <w:pPr>
        <w:tabs>
          <w:tab w:val="left" w:pos="312"/>
        </w:tabs>
      </w:pPr>
    </w:lvl>
  </w:abstractNum>
  <w:abstractNum w:abstractNumId="131" w15:restartNumberingAfterBreak="0">
    <w:nsid w:val="190E20D1"/>
    <w:multiLevelType w:val="singleLevel"/>
    <w:tmpl w:val="190E20D1"/>
    <w:lvl w:ilvl="0">
      <w:start w:val="1"/>
      <w:numFmt w:val="decimal"/>
      <w:lvlText w:val="%1."/>
      <w:lvlJc w:val="left"/>
      <w:pPr>
        <w:tabs>
          <w:tab w:val="left" w:pos="312"/>
        </w:tabs>
      </w:pPr>
    </w:lvl>
  </w:abstractNum>
  <w:abstractNum w:abstractNumId="132" w15:restartNumberingAfterBreak="0">
    <w:nsid w:val="1AE901BC"/>
    <w:multiLevelType w:val="singleLevel"/>
    <w:tmpl w:val="1AE901BC"/>
    <w:lvl w:ilvl="0">
      <w:start w:val="1"/>
      <w:numFmt w:val="decimal"/>
      <w:suff w:val="nothing"/>
      <w:lvlText w:val="%1、"/>
      <w:lvlJc w:val="left"/>
    </w:lvl>
  </w:abstractNum>
  <w:abstractNum w:abstractNumId="133" w15:restartNumberingAfterBreak="0">
    <w:nsid w:val="1AFB8E3D"/>
    <w:multiLevelType w:val="singleLevel"/>
    <w:tmpl w:val="1AFB8E3D"/>
    <w:lvl w:ilvl="0">
      <w:start w:val="1"/>
      <w:numFmt w:val="decimal"/>
      <w:suff w:val="nothing"/>
      <w:lvlText w:val="%1、"/>
      <w:lvlJc w:val="left"/>
    </w:lvl>
  </w:abstractNum>
  <w:abstractNum w:abstractNumId="134" w15:restartNumberingAfterBreak="0">
    <w:nsid w:val="1C2D2953"/>
    <w:multiLevelType w:val="singleLevel"/>
    <w:tmpl w:val="1C2D2953"/>
    <w:lvl w:ilvl="0">
      <w:start w:val="1"/>
      <w:numFmt w:val="decimal"/>
      <w:suff w:val="nothing"/>
      <w:lvlText w:val="%1、"/>
      <w:lvlJc w:val="left"/>
    </w:lvl>
  </w:abstractNum>
  <w:abstractNum w:abstractNumId="135" w15:restartNumberingAfterBreak="0">
    <w:nsid w:val="1C2FBEA5"/>
    <w:multiLevelType w:val="singleLevel"/>
    <w:tmpl w:val="1C2FBEA5"/>
    <w:lvl w:ilvl="0">
      <w:start w:val="1"/>
      <w:numFmt w:val="decimal"/>
      <w:lvlText w:val="%1."/>
      <w:lvlJc w:val="left"/>
      <w:pPr>
        <w:tabs>
          <w:tab w:val="left" w:pos="312"/>
        </w:tabs>
      </w:pPr>
    </w:lvl>
  </w:abstractNum>
  <w:abstractNum w:abstractNumId="136" w15:restartNumberingAfterBreak="0">
    <w:nsid w:val="1C82AB3B"/>
    <w:multiLevelType w:val="singleLevel"/>
    <w:tmpl w:val="1C82AB3B"/>
    <w:lvl w:ilvl="0">
      <w:start w:val="1"/>
      <w:numFmt w:val="decimal"/>
      <w:lvlText w:val="%1."/>
      <w:lvlJc w:val="left"/>
      <w:pPr>
        <w:tabs>
          <w:tab w:val="left" w:pos="312"/>
        </w:tabs>
      </w:pPr>
    </w:lvl>
  </w:abstractNum>
  <w:abstractNum w:abstractNumId="137" w15:restartNumberingAfterBreak="0">
    <w:nsid w:val="1CDD73A0"/>
    <w:multiLevelType w:val="singleLevel"/>
    <w:tmpl w:val="1CDD73A0"/>
    <w:lvl w:ilvl="0">
      <w:start w:val="1"/>
      <w:numFmt w:val="decimal"/>
      <w:lvlText w:val="%1."/>
      <w:lvlJc w:val="left"/>
      <w:pPr>
        <w:tabs>
          <w:tab w:val="left" w:pos="312"/>
        </w:tabs>
      </w:pPr>
    </w:lvl>
  </w:abstractNum>
  <w:abstractNum w:abstractNumId="138" w15:restartNumberingAfterBreak="0">
    <w:nsid w:val="1D6E314E"/>
    <w:multiLevelType w:val="singleLevel"/>
    <w:tmpl w:val="1D6E314E"/>
    <w:lvl w:ilvl="0">
      <w:start w:val="1"/>
      <w:numFmt w:val="decimal"/>
      <w:lvlText w:val="%1."/>
      <w:lvlJc w:val="left"/>
      <w:pPr>
        <w:tabs>
          <w:tab w:val="left" w:pos="312"/>
        </w:tabs>
      </w:pPr>
    </w:lvl>
  </w:abstractNum>
  <w:abstractNum w:abstractNumId="139" w15:restartNumberingAfterBreak="0">
    <w:nsid w:val="1DB9A04D"/>
    <w:multiLevelType w:val="singleLevel"/>
    <w:tmpl w:val="1DB9A04D"/>
    <w:lvl w:ilvl="0">
      <w:start w:val="1"/>
      <w:numFmt w:val="decimal"/>
      <w:suff w:val="nothing"/>
      <w:lvlText w:val="%1、"/>
      <w:lvlJc w:val="left"/>
    </w:lvl>
  </w:abstractNum>
  <w:abstractNum w:abstractNumId="140" w15:restartNumberingAfterBreak="0">
    <w:nsid w:val="1DE926E1"/>
    <w:multiLevelType w:val="singleLevel"/>
    <w:tmpl w:val="1DE926E1"/>
    <w:lvl w:ilvl="0">
      <w:start w:val="1"/>
      <w:numFmt w:val="decimal"/>
      <w:lvlText w:val="%1."/>
      <w:lvlJc w:val="left"/>
      <w:pPr>
        <w:tabs>
          <w:tab w:val="left" w:pos="312"/>
        </w:tabs>
      </w:pPr>
    </w:lvl>
  </w:abstractNum>
  <w:abstractNum w:abstractNumId="141" w15:restartNumberingAfterBreak="0">
    <w:nsid w:val="2301769A"/>
    <w:multiLevelType w:val="singleLevel"/>
    <w:tmpl w:val="2301769A"/>
    <w:lvl w:ilvl="0">
      <w:start w:val="1"/>
      <w:numFmt w:val="decimal"/>
      <w:suff w:val="nothing"/>
      <w:lvlText w:val="%1、"/>
      <w:lvlJc w:val="left"/>
    </w:lvl>
  </w:abstractNum>
  <w:abstractNum w:abstractNumId="142" w15:restartNumberingAfterBreak="0">
    <w:nsid w:val="23B49265"/>
    <w:multiLevelType w:val="singleLevel"/>
    <w:tmpl w:val="23B49265"/>
    <w:lvl w:ilvl="0">
      <w:start w:val="1"/>
      <w:numFmt w:val="decimal"/>
      <w:lvlText w:val="%1."/>
      <w:lvlJc w:val="left"/>
      <w:pPr>
        <w:tabs>
          <w:tab w:val="left" w:pos="312"/>
        </w:tabs>
      </w:pPr>
    </w:lvl>
  </w:abstractNum>
  <w:abstractNum w:abstractNumId="143" w15:restartNumberingAfterBreak="0">
    <w:nsid w:val="29971B88"/>
    <w:multiLevelType w:val="singleLevel"/>
    <w:tmpl w:val="29971B88"/>
    <w:lvl w:ilvl="0">
      <w:start w:val="1"/>
      <w:numFmt w:val="decimal"/>
      <w:suff w:val="nothing"/>
      <w:lvlText w:val="%1、"/>
      <w:lvlJc w:val="left"/>
    </w:lvl>
  </w:abstractNum>
  <w:abstractNum w:abstractNumId="144" w15:restartNumberingAfterBreak="0">
    <w:nsid w:val="2ABCD035"/>
    <w:multiLevelType w:val="singleLevel"/>
    <w:tmpl w:val="2ABCD035"/>
    <w:lvl w:ilvl="0">
      <w:start w:val="1"/>
      <w:numFmt w:val="decimal"/>
      <w:lvlText w:val="%1."/>
      <w:lvlJc w:val="left"/>
      <w:pPr>
        <w:tabs>
          <w:tab w:val="left" w:pos="312"/>
        </w:tabs>
      </w:pPr>
    </w:lvl>
  </w:abstractNum>
  <w:abstractNum w:abstractNumId="145" w15:restartNumberingAfterBreak="0">
    <w:nsid w:val="2C0E0A1F"/>
    <w:multiLevelType w:val="singleLevel"/>
    <w:tmpl w:val="2C0E0A1F"/>
    <w:lvl w:ilvl="0">
      <w:start w:val="1"/>
      <w:numFmt w:val="decimal"/>
      <w:suff w:val="nothing"/>
      <w:lvlText w:val="%1、"/>
      <w:lvlJc w:val="left"/>
    </w:lvl>
  </w:abstractNum>
  <w:abstractNum w:abstractNumId="146" w15:restartNumberingAfterBreak="0">
    <w:nsid w:val="2C1DD027"/>
    <w:multiLevelType w:val="singleLevel"/>
    <w:tmpl w:val="2C1DD027"/>
    <w:lvl w:ilvl="0">
      <w:start w:val="1"/>
      <w:numFmt w:val="decimal"/>
      <w:lvlText w:val="%1."/>
      <w:lvlJc w:val="left"/>
      <w:pPr>
        <w:tabs>
          <w:tab w:val="left" w:pos="312"/>
        </w:tabs>
      </w:pPr>
    </w:lvl>
  </w:abstractNum>
  <w:abstractNum w:abstractNumId="147" w15:restartNumberingAfterBreak="0">
    <w:nsid w:val="2E6F2E77"/>
    <w:multiLevelType w:val="singleLevel"/>
    <w:tmpl w:val="2E6F2E77"/>
    <w:lvl w:ilvl="0">
      <w:start w:val="1"/>
      <w:numFmt w:val="decimal"/>
      <w:suff w:val="nothing"/>
      <w:lvlText w:val="%1、"/>
      <w:lvlJc w:val="left"/>
    </w:lvl>
  </w:abstractNum>
  <w:abstractNum w:abstractNumId="148" w15:restartNumberingAfterBreak="0">
    <w:nsid w:val="3073C1A8"/>
    <w:multiLevelType w:val="singleLevel"/>
    <w:tmpl w:val="3073C1A8"/>
    <w:lvl w:ilvl="0">
      <w:start w:val="1"/>
      <w:numFmt w:val="decimal"/>
      <w:suff w:val="nothing"/>
      <w:lvlText w:val="%1、"/>
      <w:lvlJc w:val="left"/>
    </w:lvl>
  </w:abstractNum>
  <w:abstractNum w:abstractNumId="149" w15:restartNumberingAfterBreak="0">
    <w:nsid w:val="308733A7"/>
    <w:multiLevelType w:val="singleLevel"/>
    <w:tmpl w:val="308733A7"/>
    <w:lvl w:ilvl="0">
      <w:start w:val="1"/>
      <w:numFmt w:val="decimal"/>
      <w:lvlText w:val="%1."/>
      <w:lvlJc w:val="left"/>
      <w:pPr>
        <w:tabs>
          <w:tab w:val="left" w:pos="312"/>
        </w:tabs>
      </w:pPr>
    </w:lvl>
  </w:abstractNum>
  <w:abstractNum w:abstractNumId="150" w15:restartNumberingAfterBreak="0">
    <w:nsid w:val="31C4D4FC"/>
    <w:multiLevelType w:val="singleLevel"/>
    <w:tmpl w:val="31C4D4FC"/>
    <w:lvl w:ilvl="0">
      <w:start w:val="1"/>
      <w:numFmt w:val="decimal"/>
      <w:lvlText w:val="%1."/>
      <w:lvlJc w:val="left"/>
      <w:pPr>
        <w:tabs>
          <w:tab w:val="left" w:pos="312"/>
        </w:tabs>
      </w:pPr>
    </w:lvl>
  </w:abstractNum>
  <w:abstractNum w:abstractNumId="151" w15:restartNumberingAfterBreak="0">
    <w:nsid w:val="324C363C"/>
    <w:multiLevelType w:val="singleLevel"/>
    <w:tmpl w:val="324C363C"/>
    <w:lvl w:ilvl="0">
      <w:start w:val="1"/>
      <w:numFmt w:val="decimal"/>
      <w:suff w:val="nothing"/>
      <w:lvlText w:val="%1、"/>
      <w:lvlJc w:val="left"/>
    </w:lvl>
  </w:abstractNum>
  <w:abstractNum w:abstractNumId="152" w15:restartNumberingAfterBreak="0">
    <w:nsid w:val="32BBACE5"/>
    <w:multiLevelType w:val="singleLevel"/>
    <w:tmpl w:val="32BBACE5"/>
    <w:lvl w:ilvl="0">
      <w:start w:val="1"/>
      <w:numFmt w:val="decimal"/>
      <w:lvlText w:val="%1."/>
      <w:lvlJc w:val="left"/>
      <w:pPr>
        <w:tabs>
          <w:tab w:val="left" w:pos="312"/>
        </w:tabs>
      </w:pPr>
    </w:lvl>
  </w:abstractNum>
  <w:abstractNum w:abstractNumId="153" w15:restartNumberingAfterBreak="0">
    <w:nsid w:val="33380835"/>
    <w:multiLevelType w:val="singleLevel"/>
    <w:tmpl w:val="33380835"/>
    <w:lvl w:ilvl="0">
      <w:start w:val="1"/>
      <w:numFmt w:val="decimal"/>
      <w:suff w:val="nothing"/>
      <w:lvlText w:val="%1、"/>
      <w:lvlJc w:val="left"/>
    </w:lvl>
  </w:abstractNum>
  <w:abstractNum w:abstractNumId="154" w15:restartNumberingAfterBreak="0">
    <w:nsid w:val="3420C326"/>
    <w:multiLevelType w:val="singleLevel"/>
    <w:tmpl w:val="3420C326"/>
    <w:lvl w:ilvl="0">
      <w:start w:val="1"/>
      <w:numFmt w:val="decimal"/>
      <w:lvlText w:val="%1."/>
      <w:lvlJc w:val="left"/>
      <w:pPr>
        <w:tabs>
          <w:tab w:val="left" w:pos="312"/>
        </w:tabs>
      </w:pPr>
    </w:lvl>
  </w:abstractNum>
  <w:abstractNum w:abstractNumId="155" w15:restartNumberingAfterBreak="0">
    <w:nsid w:val="36B4FF02"/>
    <w:multiLevelType w:val="singleLevel"/>
    <w:tmpl w:val="36B4FF02"/>
    <w:lvl w:ilvl="0">
      <w:start w:val="1"/>
      <w:numFmt w:val="decimal"/>
      <w:lvlText w:val="%1."/>
      <w:lvlJc w:val="left"/>
      <w:pPr>
        <w:tabs>
          <w:tab w:val="left" w:pos="312"/>
        </w:tabs>
      </w:pPr>
    </w:lvl>
  </w:abstractNum>
  <w:abstractNum w:abstractNumId="156" w15:restartNumberingAfterBreak="0">
    <w:nsid w:val="38168ED1"/>
    <w:multiLevelType w:val="singleLevel"/>
    <w:tmpl w:val="38168ED1"/>
    <w:lvl w:ilvl="0">
      <w:start w:val="1"/>
      <w:numFmt w:val="decimal"/>
      <w:suff w:val="nothing"/>
      <w:lvlText w:val="%1、"/>
      <w:lvlJc w:val="left"/>
    </w:lvl>
  </w:abstractNum>
  <w:abstractNum w:abstractNumId="157" w15:restartNumberingAfterBreak="0">
    <w:nsid w:val="3A85CA13"/>
    <w:multiLevelType w:val="singleLevel"/>
    <w:tmpl w:val="3A85CA13"/>
    <w:lvl w:ilvl="0">
      <w:start w:val="1"/>
      <w:numFmt w:val="decimal"/>
      <w:suff w:val="nothing"/>
      <w:lvlText w:val="%1、"/>
      <w:lvlJc w:val="left"/>
    </w:lvl>
  </w:abstractNum>
  <w:abstractNum w:abstractNumId="158" w15:restartNumberingAfterBreak="0">
    <w:nsid w:val="3BFB1F4F"/>
    <w:multiLevelType w:val="singleLevel"/>
    <w:tmpl w:val="3BFB1F4F"/>
    <w:lvl w:ilvl="0">
      <w:start w:val="1"/>
      <w:numFmt w:val="decimal"/>
      <w:lvlText w:val="%1."/>
      <w:lvlJc w:val="left"/>
      <w:pPr>
        <w:ind w:left="425" w:hanging="425"/>
      </w:pPr>
      <w:rPr>
        <w:rFonts w:hint="default"/>
      </w:rPr>
    </w:lvl>
  </w:abstractNum>
  <w:abstractNum w:abstractNumId="159" w15:restartNumberingAfterBreak="0">
    <w:nsid w:val="3CE66CFD"/>
    <w:multiLevelType w:val="singleLevel"/>
    <w:tmpl w:val="3CE66CFD"/>
    <w:lvl w:ilvl="0">
      <w:start w:val="1"/>
      <w:numFmt w:val="decimal"/>
      <w:lvlText w:val="%1."/>
      <w:lvlJc w:val="left"/>
      <w:pPr>
        <w:tabs>
          <w:tab w:val="left" w:pos="312"/>
        </w:tabs>
      </w:pPr>
    </w:lvl>
  </w:abstractNum>
  <w:abstractNum w:abstractNumId="160" w15:restartNumberingAfterBreak="0">
    <w:nsid w:val="3DDAE923"/>
    <w:multiLevelType w:val="singleLevel"/>
    <w:tmpl w:val="3DDAE923"/>
    <w:lvl w:ilvl="0">
      <w:start w:val="1"/>
      <w:numFmt w:val="decimal"/>
      <w:suff w:val="nothing"/>
      <w:lvlText w:val="%1、"/>
      <w:lvlJc w:val="left"/>
    </w:lvl>
  </w:abstractNum>
  <w:abstractNum w:abstractNumId="161" w15:restartNumberingAfterBreak="0">
    <w:nsid w:val="3EF7B7FC"/>
    <w:multiLevelType w:val="singleLevel"/>
    <w:tmpl w:val="3EF7B7FC"/>
    <w:lvl w:ilvl="0">
      <w:start w:val="1"/>
      <w:numFmt w:val="decimal"/>
      <w:suff w:val="nothing"/>
      <w:lvlText w:val="%1、"/>
      <w:lvlJc w:val="left"/>
    </w:lvl>
  </w:abstractNum>
  <w:abstractNum w:abstractNumId="162" w15:restartNumberingAfterBreak="0">
    <w:nsid w:val="3FF9F5AE"/>
    <w:multiLevelType w:val="singleLevel"/>
    <w:tmpl w:val="3FF9F5AE"/>
    <w:lvl w:ilvl="0">
      <w:start w:val="1"/>
      <w:numFmt w:val="decimal"/>
      <w:lvlText w:val="（%1)"/>
      <w:lvlJc w:val="left"/>
      <w:pPr>
        <w:tabs>
          <w:tab w:val="left" w:pos="312"/>
        </w:tabs>
      </w:pPr>
    </w:lvl>
  </w:abstractNum>
  <w:abstractNum w:abstractNumId="163" w15:restartNumberingAfterBreak="0">
    <w:nsid w:val="4029CE1A"/>
    <w:multiLevelType w:val="singleLevel"/>
    <w:tmpl w:val="4029CE1A"/>
    <w:lvl w:ilvl="0">
      <w:start w:val="1"/>
      <w:numFmt w:val="decimal"/>
      <w:lvlText w:val="%1."/>
      <w:lvlJc w:val="left"/>
      <w:pPr>
        <w:tabs>
          <w:tab w:val="left" w:pos="312"/>
        </w:tabs>
      </w:pPr>
    </w:lvl>
  </w:abstractNum>
  <w:abstractNum w:abstractNumId="164" w15:restartNumberingAfterBreak="0">
    <w:nsid w:val="40733F59"/>
    <w:multiLevelType w:val="singleLevel"/>
    <w:tmpl w:val="40733F59"/>
    <w:lvl w:ilvl="0">
      <w:start w:val="1"/>
      <w:numFmt w:val="decimal"/>
      <w:suff w:val="nothing"/>
      <w:lvlText w:val="%1、"/>
      <w:lvlJc w:val="left"/>
    </w:lvl>
  </w:abstractNum>
  <w:abstractNum w:abstractNumId="165" w15:restartNumberingAfterBreak="0">
    <w:nsid w:val="408BEB92"/>
    <w:multiLevelType w:val="singleLevel"/>
    <w:tmpl w:val="408BEB92"/>
    <w:lvl w:ilvl="0">
      <w:start w:val="1"/>
      <w:numFmt w:val="decimal"/>
      <w:lvlText w:val="%1."/>
      <w:lvlJc w:val="left"/>
      <w:pPr>
        <w:tabs>
          <w:tab w:val="left" w:pos="312"/>
        </w:tabs>
      </w:pPr>
    </w:lvl>
  </w:abstractNum>
  <w:abstractNum w:abstractNumId="166" w15:restartNumberingAfterBreak="0">
    <w:nsid w:val="41E0475B"/>
    <w:multiLevelType w:val="singleLevel"/>
    <w:tmpl w:val="41E0475B"/>
    <w:lvl w:ilvl="0">
      <w:start w:val="1"/>
      <w:numFmt w:val="decimal"/>
      <w:suff w:val="nothing"/>
      <w:lvlText w:val="%1、"/>
      <w:lvlJc w:val="left"/>
    </w:lvl>
  </w:abstractNum>
  <w:abstractNum w:abstractNumId="167" w15:restartNumberingAfterBreak="0">
    <w:nsid w:val="4278E2CE"/>
    <w:multiLevelType w:val="singleLevel"/>
    <w:tmpl w:val="4278E2CE"/>
    <w:lvl w:ilvl="0">
      <w:start w:val="1"/>
      <w:numFmt w:val="decimal"/>
      <w:lvlText w:val="%1."/>
      <w:lvlJc w:val="left"/>
      <w:pPr>
        <w:tabs>
          <w:tab w:val="left" w:pos="312"/>
        </w:tabs>
      </w:pPr>
    </w:lvl>
  </w:abstractNum>
  <w:abstractNum w:abstractNumId="168" w15:restartNumberingAfterBreak="0">
    <w:nsid w:val="4321B74E"/>
    <w:multiLevelType w:val="singleLevel"/>
    <w:tmpl w:val="4321B74E"/>
    <w:lvl w:ilvl="0">
      <w:start w:val="1"/>
      <w:numFmt w:val="decimal"/>
      <w:suff w:val="nothing"/>
      <w:lvlText w:val="%1、"/>
      <w:lvlJc w:val="left"/>
    </w:lvl>
  </w:abstractNum>
  <w:abstractNum w:abstractNumId="169" w15:restartNumberingAfterBreak="0">
    <w:nsid w:val="49435E24"/>
    <w:multiLevelType w:val="singleLevel"/>
    <w:tmpl w:val="49435E24"/>
    <w:lvl w:ilvl="0">
      <w:start w:val="1"/>
      <w:numFmt w:val="decimal"/>
      <w:suff w:val="nothing"/>
      <w:lvlText w:val="%1、"/>
      <w:lvlJc w:val="left"/>
    </w:lvl>
  </w:abstractNum>
  <w:abstractNum w:abstractNumId="170" w15:restartNumberingAfterBreak="0">
    <w:nsid w:val="4A405F28"/>
    <w:multiLevelType w:val="multilevel"/>
    <w:tmpl w:val="4A405F28"/>
    <w:lvl w:ilvl="0">
      <w:start w:val="1"/>
      <w:numFmt w:val="decimal"/>
      <w:suff w:val="nothing"/>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71" w15:restartNumberingAfterBreak="0">
    <w:nsid w:val="4DAB67C8"/>
    <w:multiLevelType w:val="singleLevel"/>
    <w:tmpl w:val="4DAB67C8"/>
    <w:lvl w:ilvl="0">
      <w:start w:val="1"/>
      <w:numFmt w:val="decimal"/>
      <w:lvlText w:val="%1."/>
      <w:lvlJc w:val="left"/>
      <w:pPr>
        <w:tabs>
          <w:tab w:val="left" w:pos="312"/>
        </w:tabs>
      </w:pPr>
    </w:lvl>
  </w:abstractNum>
  <w:abstractNum w:abstractNumId="172" w15:restartNumberingAfterBreak="0">
    <w:nsid w:val="4F1CC716"/>
    <w:multiLevelType w:val="singleLevel"/>
    <w:tmpl w:val="4F1CC716"/>
    <w:lvl w:ilvl="0">
      <w:start w:val="1"/>
      <w:numFmt w:val="decimal"/>
      <w:suff w:val="nothing"/>
      <w:lvlText w:val="%1、"/>
      <w:lvlJc w:val="left"/>
    </w:lvl>
  </w:abstractNum>
  <w:abstractNum w:abstractNumId="173" w15:restartNumberingAfterBreak="0">
    <w:nsid w:val="5353E5C9"/>
    <w:multiLevelType w:val="singleLevel"/>
    <w:tmpl w:val="5353E5C9"/>
    <w:lvl w:ilvl="0">
      <w:start w:val="1"/>
      <w:numFmt w:val="decimal"/>
      <w:suff w:val="nothing"/>
      <w:lvlText w:val="%1、"/>
      <w:lvlJc w:val="left"/>
    </w:lvl>
  </w:abstractNum>
  <w:abstractNum w:abstractNumId="174" w15:restartNumberingAfterBreak="0">
    <w:nsid w:val="54018024"/>
    <w:multiLevelType w:val="singleLevel"/>
    <w:tmpl w:val="54018024"/>
    <w:lvl w:ilvl="0">
      <w:start w:val="1"/>
      <w:numFmt w:val="decimal"/>
      <w:lvlText w:val="%1."/>
      <w:lvlJc w:val="left"/>
      <w:pPr>
        <w:tabs>
          <w:tab w:val="left" w:pos="312"/>
        </w:tabs>
      </w:pPr>
    </w:lvl>
  </w:abstractNum>
  <w:abstractNum w:abstractNumId="175" w15:restartNumberingAfterBreak="0">
    <w:nsid w:val="55B43BFE"/>
    <w:multiLevelType w:val="singleLevel"/>
    <w:tmpl w:val="55B43BFE"/>
    <w:lvl w:ilvl="0">
      <w:start w:val="1"/>
      <w:numFmt w:val="decimal"/>
      <w:suff w:val="nothing"/>
      <w:lvlText w:val="%1、"/>
      <w:lvlJc w:val="left"/>
    </w:lvl>
  </w:abstractNum>
  <w:abstractNum w:abstractNumId="176" w15:restartNumberingAfterBreak="0">
    <w:nsid w:val="56F34478"/>
    <w:multiLevelType w:val="singleLevel"/>
    <w:tmpl w:val="56F34478"/>
    <w:lvl w:ilvl="0">
      <w:start w:val="1"/>
      <w:numFmt w:val="decimal"/>
      <w:suff w:val="nothing"/>
      <w:lvlText w:val="%1、"/>
      <w:lvlJc w:val="left"/>
    </w:lvl>
  </w:abstractNum>
  <w:abstractNum w:abstractNumId="177" w15:restartNumberingAfterBreak="0">
    <w:nsid w:val="5B895EC2"/>
    <w:multiLevelType w:val="singleLevel"/>
    <w:tmpl w:val="5B895EC2"/>
    <w:lvl w:ilvl="0">
      <w:start w:val="1"/>
      <w:numFmt w:val="decimal"/>
      <w:suff w:val="nothing"/>
      <w:lvlText w:val="%1、"/>
      <w:lvlJc w:val="left"/>
    </w:lvl>
  </w:abstractNum>
  <w:abstractNum w:abstractNumId="178" w15:restartNumberingAfterBreak="0">
    <w:nsid w:val="5D9DAB15"/>
    <w:multiLevelType w:val="singleLevel"/>
    <w:tmpl w:val="5D9DAB15"/>
    <w:lvl w:ilvl="0">
      <w:start w:val="1"/>
      <w:numFmt w:val="decimal"/>
      <w:lvlText w:val="%1."/>
      <w:lvlJc w:val="left"/>
      <w:pPr>
        <w:tabs>
          <w:tab w:val="left" w:pos="312"/>
        </w:tabs>
      </w:pPr>
    </w:lvl>
  </w:abstractNum>
  <w:abstractNum w:abstractNumId="179" w15:restartNumberingAfterBreak="0">
    <w:nsid w:val="5DF30F8E"/>
    <w:multiLevelType w:val="singleLevel"/>
    <w:tmpl w:val="5DF30F8E"/>
    <w:lvl w:ilvl="0">
      <w:start w:val="1"/>
      <w:numFmt w:val="decimal"/>
      <w:lvlText w:val="%1."/>
      <w:lvlJc w:val="left"/>
      <w:pPr>
        <w:tabs>
          <w:tab w:val="left" w:pos="312"/>
        </w:tabs>
      </w:pPr>
    </w:lvl>
  </w:abstractNum>
  <w:abstractNum w:abstractNumId="180" w15:restartNumberingAfterBreak="0">
    <w:nsid w:val="5E9B57CB"/>
    <w:multiLevelType w:val="singleLevel"/>
    <w:tmpl w:val="5E9B57CB"/>
    <w:lvl w:ilvl="0">
      <w:start w:val="4"/>
      <w:numFmt w:val="decimal"/>
      <w:suff w:val="space"/>
      <w:lvlText w:val="%1."/>
      <w:lvlJc w:val="left"/>
    </w:lvl>
  </w:abstractNum>
  <w:abstractNum w:abstractNumId="181" w15:restartNumberingAfterBreak="0">
    <w:nsid w:val="5F1EEF05"/>
    <w:multiLevelType w:val="singleLevel"/>
    <w:tmpl w:val="5F1EEF05"/>
    <w:lvl w:ilvl="0">
      <w:start w:val="1"/>
      <w:numFmt w:val="decimal"/>
      <w:suff w:val="nothing"/>
      <w:lvlText w:val="%1、"/>
      <w:lvlJc w:val="left"/>
    </w:lvl>
  </w:abstractNum>
  <w:abstractNum w:abstractNumId="182" w15:restartNumberingAfterBreak="0">
    <w:nsid w:val="6236940C"/>
    <w:multiLevelType w:val="multilevel"/>
    <w:tmpl w:val="6236940C"/>
    <w:lvl w:ilvl="0">
      <w:start w:val="1"/>
      <w:numFmt w:val="decimal"/>
      <w:suff w:val="nothing"/>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83" w15:restartNumberingAfterBreak="0">
    <w:nsid w:val="649CB52D"/>
    <w:multiLevelType w:val="singleLevel"/>
    <w:tmpl w:val="649CB52D"/>
    <w:lvl w:ilvl="0">
      <w:start w:val="1"/>
      <w:numFmt w:val="decimal"/>
      <w:suff w:val="nothing"/>
      <w:lvlText w:val="%1、"/>
      <w:lvlJc w:val="left"/>
    </w:lvl>
  </w:abstractNum>
  <w:abstractNum w:abstractNumId="184" w15:restartNumberingAfterBreak="0">
    <w:nsid w:val="69F83091"/>
    <w:multiLevelType w:val="singleLevel"/>
    <w:tmpl w:val="69F83091"/>
    <w:lvl w:ilvl="0">
      <w:start w:val="1"/>
      <w:numFmt w:val="decimal"/>
      <w:suff w:val="nothing"/>
      <w:lvlText w:val="%1、"/>
      <w:lvlJc w:val="left"/>
    </w:lvl>
  </w:abstractNum>
  <w:abstractNum w:abstractNumId="185" w15:restartNumberingAfterBreak="0">
    <w:nsid w:val="6B5B2465"/>
    <w:multiLevelType w:val="singleLevel"/>
    <w:tmpl w:val="6B5B2465"/>
    <w:lvl w:ilvl="0">
      <w:start w:val="1"/>
      <w:numFmt w:val="decimal"/>
      <w:lvlText w:val="%1."/>
      <w:lvlJc w:val="left"/>
      <w:pPr>
        <w:ind w:left="425" w:hanging="425"/>
      </w:pPr>
      <w:rPr>
        <w:rFonts w:hint="default"/>
      </w:rPr>
    </w:lvl>
  </w:abstractNum>
  <w:abstractNum w:abstractNumId="186" w15:restartNumberingAfterBreak="0">
    <w:nsid w:val="6FDFFE9E"/>
    <w:multiLevelType w:val="singleLevel"/>
    <w:tmpl w:val="6FDFFE9E"/>
    <w:lvl w:ilvl="0">
      <w:start w:val="1"/>
      <w:numFmt w:val="decimal"/>
      <w:lvlText w:val="%1."/>
      <w:lvlJc w:val="left"/>
      <w:pPr>
        <w:ind w:left="425" w:hanging="425"/>
      </w:pPr>
      <w:rPr>
        <w:rFonts w:hint="default"/>
      </w:rPr>
    </w:lvl>
  </w:abstractNum>
  <w:abstractNum w:abstractNumId="187" w15:restartNumberingAfterBreak="0">
    <w:nsid w:val="70AEB014"/>
    <w:multiLevelType w:val="singleLevel"/>
    <w:tmpl w:val="70AEB014"/>
    <w:lvl w:ilvl="0">
      <w:start w:val="1"/>
      <w:numFmt w:val="decimal"/>
      <w:lvlText w:val="%1."/>
      <w:lvlJc w:val="left"/>
      <w:pPr>
        <w:tabs>
          <w:tab w:val="left" w:pos="312"/>
        </w:tabs>
      </w:pPr>
    </w:lvl>
  </w:abstractNum>
  <w:abstractNum w:abstractNumId="188" w15:restartNumberingAfterBreak="0">
    <w:nsid w:val="719A8ACA"/>
    <w:multiLevelType w:val="singleLevel"/>
    <w:tmpl w:val="719A8ACA"/>
    <w:lvl w:ilvl="0">
      <w:start w:val="1"/>
      <w:numFmt w:val="decimal"/>
      <w:suff w:val="nothing"/>
      <w:lvlText w:val="%1、"/>
      <w:lvlJc w:val="left"/>
    </w:lvl>
  </w:abstractNum>
  <w:abstractNum w:abstractNumId="189" w15:restartNumberingAfterBreak="0">
    <w:nsid w:val="72156BF6"/>
    <w:multiLevelType w:val="singleLevel"/>
    <w:tmpl w:val="72156BF6"/>
    <w:lvl w:ilvl="0">
      <w:start w:val="1"/>
      <w:numFmt w:val="decimal"/>
      <w:lvlText w:val="%1."/>
      <w:lvlJc w:val="left"/>
      <w:pPr>
        <w:tabs>
          <w:tab w:val="left" w:pos="312"/>
        </w:tabs>
      </w:pPr>
    </w:lvl>
  </w:abstractNum>
  <w:abstractNum w:abstractNumId="190" w15:restartNumberingAfterBreak="0">
    <w:nsid w:val="729C2B0A"/>
    <w:multiLevelType w:val="singleLevel"/>
    <w:tmpl w:val="729C2B0A"/>
    <w:lvl w:ilvl="0">
      <w:start w:val="1"/>
      <w:numFmt w:val="decimal"/>
      <w:suff w:val="nothing"/>
      <w:lvlText w:val="%1、"/>
      <w:lvlJc w:val="left"/>
    </w:lvl>
  </w:abstractNum>
  <w:abstractNum w:abstractNumId="191" w15:restartNumberingAfterBreak="0">
    <w:nsid w:val="73AFA355"/>
    <w:multiLevelType w:val="multilevel"/>
    <w:tmpl w:val="73AFA355"/>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92" w15:restartNumberingAfterBreak="0">
    <w:nsid w:val="745F6010"/>
    <w:multiLevelType w:val="singleLevel"/>
    <w:tmpl w:val="745F6010"/>
    <w:lvl w:ilvl="0">
      <w:start w:val="1"/>
      <w:numFmt w:val="decimal"/>
      <w:lvlText w:val="%1."/>
      <w:lvlJc w:val="left"/>
      <w:pPr>
        <w:tabs>
          <w:tab w:val="left" w:pos="312"/>
        </w:tabs>
      </w:pPr>
    </w:lvl>
  </w:abstractNum>
  <w:abstractNum w:abstractNumId="193" w15:restartNumberingAfterBreak="0">
    <w:nsid w:val="747B4A26"/>
    <w:multiLevelType w:val="singleLevel"/>
    <w:tmpl w:val="747B4A26"/>
    <w:lvl w:ilvl="0">
      <w:start w:val="1"/>
      <w:numFmt w:val="decimal"/>
      <w:lvlText w:val="%1."/>
      <w:lvlJc w:val="left"/>
      <w:pPr>
        <w:tabs>
          <w:tab w:val="left" w:pos="312"/>
        </w:tabs>
      </w:pPr>
    </w:lvl>
  </w:abstractNum>
  <w:abstractNum w:abstractNumId="194" w15:restartNumberingAfterBreak="0">
    <w:nsid w:val="74C7C08C"/>
    <w:multiLevelType w:val="singleLevel"/>
    <w:tmpl w:val="74C7C08C"/>
    <w:lvl w:ilvl="0">
      <w:start w:val="1"/>
      <w:numFmt w:val="decimal"/>
      <w:suff w:val="nothing"/>
      <w:lvlText w:val="%1、"/>
      <w:lvlJc w:val="left"/>
    </w:lvl>
  </w:abstractNum>
  <w:abstractNum w:abstractNumId="195" w15:restartNumberingAfterBreak="0">
    <w:nsid w:val="75DED79C"/>
    <w:multiLevelType w:val="singleLevel"/>
    <w:tmpl w:val="75DED79C"/>
    <w:lvl w:ilvl="0">
      <w:start w:val="1"/>
      <w:numFmt w:val="decimal"/>
      <w:suff w:val="nothing"/>
      <w:lvlText w:val="%1、"/>
      <w:lvlJc w:val="left"/>
    </w:lvl>
  </w:abstractNum>
  <w:abstractNum w:abstractNumId="196" w15:restartNumberingAfterBreak="0">
    <w:nsid w:val="75FAED22"/>
    <w:multiLevelType w:val="singleLevel"/>
    <w:tmpl w:val="75FAED22"/>
    <w:lvl w:ilvl="0">
      <w:start w:val="1"/>
      <w:numFmt w:val="decimal"/>
      <w:suff w:val="nothing"/>
      <w:lvlText w:val="%1、"/>
      <w:lvlJc w:val="left"/>
    </w:lvl>
  </w:abstractNum>
  <w:abstractNum w:abstractNumId="197" w15:restartNumberingAfterBreak="0">
    <w:nsid w:val="76BABCF2"/>
    <w:multiLevelType w:val="singleLevel"/>
    <w:tmpl w:val="76BABCF2"/>
    <w:lvl w:ilvl="0">
      <w:start w:val="1"/>
      <w:numFmt w:val="decimal"/>
      <w:lvlText w:val="%1."/>
      <w:lvlJc w:val="left"/>
      <w:pPr>
        <w:tabs>
          <w:tab w:val="left" w:pos="312"/>
        </w:tabs>
      </w:pPr>
    </w:lvl>
  </w:abstractNum>
  <w:abstractNum w:abstractNumId="198" w15:restartNumberingAfterBreak="0">
    <w:nsid w:val="7B3F2DA2"/>
    <w:multiLevelType w:val="singleLevel"/>
    <w:tmpl w:val="7B3F2DA2"/>
    <w:lvl w:ilvl="0">
      <w:start w:val="1"/>
      <w:numFmt w:val="decimal"/>
      <w:suff w:val="nothing"/>
      <w:lvlText w:val="（%1）"/>
      <w:lvlJc w:val="left"/>
    </w:lvl>
  </w:abstractNum>
  <w:abstractNum w:abstractNumId="199" w15:restartNumberingAfterBreak="0">
    <w:nsid w:val="7B961AA9"/>
    <w:multiLevelType w:val="singleLevel"/>
    <w:tmpl w:val="7B961AA9"/>
    <w:lvl w:ilvl="0">
      <w:start w:val="1"/>
      <w:numFmt w:val="decimal"/>
      <w:lvlText w:val="%1."/>
      <w:lvlJc w:val="left"/>
      <w:pPr>
        <w:tabs>
          <w:tab w:val="left" w:pos="312"/>
        </w:tabs>
      </w:pPr>
    </w:lvl>
  </w:abstractNum>
  <w:abstractNum w:abstractNumId="200" w15:restartNumberingAfterBreak="0">
    <w:nsid w:val="7C5A305D"/>
    <w:multiLevelType w:val="singleLevel"/>
    <w:tmpl w:val="7C5A305D"/>
    <w:lvl w:ilvl="0">
      <w:start w:val="1"/>
      <w:numFmt w:val="decimal"/>
      <w:lvlText w:val="%1."/>
      <w:lvlJc w:val="left"/>
      <w:pPr>
        <w:tabs>
          <w:tab w:val="left" w:pos="312"/>
        </w:tabs>
      </w:pPr>
    </w:lvl>
  </w:abstractNum>
  <w:abstractNum w:abstractNumId="201" w15:restartNumberingAfterBreak="0">
    <w:nsid w:val="7D011B6C"/>
    <w:multiLevelType w:val="singleLevel"/>
    <w:tmpl w:val="7D011B6C"/>
    <w:lvl w:ilvl="0">
      <w:start w:val="1"/>
      <w:numFmt w:val="decimal"/>
      <w:suff w:val="nothing"/>
      <w:lvlText w:val="%1、"/>
      <w:lvlJc w:val="left"/>
    </w:lvl>
  </w:abstractNum>
  <w:abstractNum w:abstractNumId="202" w15:restartNumberingAfterBreak="0">
    <w:nsid w:val="7D9EA296"/>
    <w:multiLevelType w:val="singleLevel"/>
    <w:tmpl w:val="7D9EA296"/>
    <w:lvl w:ilvl="0">
      <w:start w:val="1"/>
      <w:numFmt w:val="decimal"/>
      <w:suff w:val="nothing"/>
      <w:lvlText w:val="%1、"/>
      <w:lvlJc w:val="left"/>
    </w:lvl>
  </w:abstractNum>
  <w:abstractNum w:abstractNumId="203" w15:restartNumberingAfterBreak="0">
    <w:nsid w:val="7DECA7C6"/>
    <w:multiLevelType w:val="singleLevel"/>
    <w:tmpl w:val="7DECA7C6"/>
    <w:lvl w:ilvl="0">
      <w:start w:val="1"/>
      <w:numFmt w:val="decimalEnclosedCircleChinese"/>
      <w:suff w:val="nothing"/>
      <w:lvlText w:val="%1　"/>
      <w:lvlJc w:val="left"/>
      <w:pPr>
        <w:ind w:left="0" w:firstLine="400"/>
      </w:pPr>
      <w:rPr>
        <w:rFonts w:hint="eastAsia"/>
      </w:rPr>
    </w:lvl>
  </w:abstractNum>
  <w:abstractNum w:abstractNumId="204" w15:restartNumberingAfterBreak="0">
    <w:nsid w:val="7E9E87ED"/>
    <w:multiLevelType w:val="singleLevel"/>
    <w:tmpl w:val="7E9E87ED"/>
    <w:lvl w:ilvl="0">
      <w:start w:val="1"/>
      <w:numFmt w:val="decimal"/>
      <w:lvlText w:val="%1."/>
      <w:lvlJc w:val="left"/>
      <w:pPr>
        <w:tabs>
          <w:tab w:val="left" w:pos="312"/>
        </w:tabs>
      </w:pPr>
    </w:lvl>
  </w:abstractNum>
  <w:abstractNum w:abstractNumId="205" w15:restartNumberingAfterBreak="0">
    <w:nsid w:val="7EFF6F7F"/>
    <w:multiLevelType w:val="singleLevel"/>
    <w:tmpl w:val="7EFF6F7F"/>
    <w:lvl w:ilvl="0">
      <w:start w:val="1"/>
      <w:numFmt w:val="decimal"/>
      <w:lvlText w:val="%1."/>
      <w:lvlJc w:val="left"/>
      <w:pPr>
        <w:ind w:left="425" w:hanging="425"/>
      </w:pPr>
      <w:rPr>
        <w:rFonts w:hint="default"/>
      </w:rPr>
    </w:lvl>
  </w:abstractNum>
  <w:abstractNum w:abstractNumId="206" w15:restartNumberingAfterBreak="0">
    <w:nsid w:val="7F7B3148"/>
    <w:multiLevelType w:val="singleLevel"/>
    <w:tmpl w:val="7F7B3148"/>
    <w:lvl w:ilvl="0">
      <w:start w:val="1"/>
      <w:numFmt w:val="decimal"/>
      <w:lvlText w:val="%1."/>
      <w:lvlJc w:val="left"/>
      <w:pPr>
        <w:ind w:left="425" w:hanging="425"/>
      </w:pPr>
      <w:rPr>
        <w:rFonts w:hint="default"/>
      </w:rPr>
    </w:lvl>
  </w:abstractNum>
  <w:abstractNum w:abstractNumId="207" w15:restartNumberingAfterBreak="0">
    <w:nsid w:val="7FA7CA97"/>
    <w:multiLevelType w:val="singleLevel"/>
    <w:tmpl w:val="7FA7CA97"/>
    <w:lvl w:ilvl="0">
      <w:start w:val="1"/>
      <w:numFmt w:val="decimal"/>
      <w:suff w:val="nothing"/>
      <w:lvlText w:val="%1、"/>
      <w:lvlJc w:val="left"/>
    </w:lvl>
  </w:abstractNum>
  <w:abstractNum w:abstractNumId="208" w15:restartNumberingAfterBreak="0">
    <w:nsid w:val="7FFA5CBD"/>
    <w:multiLevelType w:val="singleLevel"/>
    <w:tmpl w:val="7FFA5CBD"/>
    <w:lvl w:ilvl="0">
      <w:start w:val="4"/>
      <w:numFmt w:val="decimal"/>
      <w:suff w:val="space"/>
      <w:lvlText w:val="%1."/>
      <w:lvlJc w:val="left"/>
    </w:lvl>
  </w:abstractNum>
  <w:abstractNum w:abstractNumId="209" w15:restartNumberingAfterBreak="0">
    <w:nsid w:val="7FFED00C"/>
    <w:multiLevelType w:val="singleLevel"/>
    <w:tmpl w:val="7FFED00C"/>
    <w:lvl w:ilvl="0">
      <w:start w:val="1"/>
      <w:numFmt w:val="decimal"/>
      <w:suff w:val="nothing"/>
      <w:lvlText w:val="%1、"/>
      <w:lvlJc w:val="left"/>
    </w:lvl>
  </w:abstractNum>
  <w:num w:numId="1" w16cid:durableId="1535726201">
    <w:abstractNumId w:val="118"/>
  </w:num>
  <w:num w:numId="2" w16cid:durableId="773674173">
    <w:abstractNumId w:val="67"/>
  </w:num>
  <w:num w:numId="3" w16cid:durableId="1120152279">
    <w:abstractNumId w:val="93"/>
  </w:num>
  <w:num w:numId="4" w16cid:durableId="1569147559">
    <w:abstractNumId w:val="99"/>
  </w:num>
  <w:num w:numId="5" w16cid:durableId="964039673">
    <w:abstractNumId w:val="69"/>
  </w:num>
  <w:num w:numId="6" w16cid:durableId="1150246176">
    <w:abstractNumId w:val="122"/>
  </w:num>
  <w:num w:numId="7" w16cid:durableId="1365595990">
    <w:abstractNumId w:val="57"/>
  </w:num>
  <w:num w:numId="8" w16cid:durableId="1277299101">
    <w:abstractNumId w:val="167"/>
  </w:num>
  <w:num w:numId="9" w16cid:durableId="1353066704">
    <w:abstractNumId w:val="23"/>
  </w:num>
  <w:num w:numId="10" w16cid:durableId="880820368">
    <w:abstractNumId w:val="188"/>
  </w:num>
  <w:num w:numId="11" w16cid:durableId="1477844818">
    <w:abstractNumId w:val="109"/>
  </w:num>
  <w:num w:numId="12" w16cid:durableId="1860005316">
    <w:abstractNumId w:val="96"/>
  </w:num>
  <w:num w:numId="13" w16cid:durableId="200560677">
    <w:abstractNumId w:val="6"/>
  </w:num>
  <w:num w:numId="14" w16cid:durableId="159468126">
    <w:abstractNumId w:val="17"/>
  </w:num>
  <w:num w:numId="15" w16cid:durableId="462041810">
    <w:abstractNumId w:val="104"/>
  </w:num>
  <w:num w:numId="16" w16cid:durableId="1175269454">
    <w:abstractNumId w:val="162"/>
  </w:num>
  <w:num w:numId="17" w16cid:durableId="356321674">
    <w:abstractNumId w:val="88"/>
  </w:num>
  <w:num w:numId="18" w16cid:durableId="1988581630">
    <w:abstractNumId w:val="149"/>
  </w:num>
  <w:num w:numId="19" w16cid:durableId="858664119">
    <w:abstractNumId w:val="72"/>
  </w:num>
  <w:num w:numId="20" w16cid:durableId="2065175979">
    <w:abstractNumId w:val="89"/>
  </w:num>
  <w:num w:numId="21" w16cid:durableId="1229917670">
    <w:abstractNumId w:val="115"/>
  </w:num>
  <w:num w:numId="22" w16cid:durableId="388262071">
    <w:abstractNumId w:val="26"/>
  </w:num>
  <w:num w:numId="23" w16cid:durableId="1521967105">
    <w:abstractNumId w:val="134"/>
  </w:num>
  <w:num w:numId="24" w16cid:durableId="197089677">
    <w:abstractNumId w:val="9"/>
  </w:num>
  <w:num w:numId="25" w16cid:durableId="1907494786">
    <w:abstractNumId w:val="114"/>
  </w:num>
  <w:num w:numId="26" w16cid:durableId="1836870851">
    <w:abstractNumId w:val="60"/>
  </w:num>
  <w:num w:numId="27" w16cid:durableId="668947857">
    <w:abstractNumId w:val="77"/>
  </w:num>
  <w:num w:numId="28" w16cid:durableId="51198242">
    <w:abstractNumId w:val="116"/>
  </w:num>
  <w:num w:numId="29" w16cid:durableId="38285740">
    <w:abstractNumId w:val="129"/>
  </w:num>
  <w:num w:numId="30" w16cid:durableId="1964652469">
    <w:abstractNumId w:val="140"/>
  </w:num>
  <w:num w:numId="31" w16cid:durableId="697127470">
    <w:abstractNumId w:val="25"/>
  </w:num>
  <w:num w:numId="32" w16cid:durableId="1996837124">
    <w:abstractNumId w:val="46"/>
  </w:num>
  <w:num w:numId="33" w16cid:durableId="1695688568">
    <w:abstractNumId w:val="190"/>
  </w:num>
  <w:num w:numId="34" w16cid:durableId="1785728223">
    <w:abstractNumId w:val="59"/>
  </w:num>
  <w:num w:numId="35" w16cid:durableId="864557551">
    <w:abstractNumId w:val="84"/>
  </w:num>
  <w:num w:numId="36" w16cid:durableId="1136218352">
    <w:abstractNumId w:val="132"/>
  </w:num>
  <w:num w:numId="37" w16cid:durableId="304893818">
    <w:abstractNumId w:val="126"/>
  </w:num>
  <w:num w:numId="38" w16cid:durableId="416366630">
    <w:abstractNumId w:val="103"/>
  </w:num>
  <w:num w:numId="39" w16cid:durableId="347830516">
    <w:abstractNumId w:val="81"/>
  </w:num>
  <w:num w:numId="40" w16cid:durableId="736589082">
    <w:abstractNumId w:val="83"/>
  </w:num>
  <w:num w:numId="41" w16cid:durableId="1174958287">
    <w:abstractNumId w:val="185"/>
  </w:num>
  <w:num w:numId="42" w16cid:durableId="1162283392">
    <w:abstractNumId w:val="106"/>
  </w:num>
  <w:num w:numId="43" w16cid:durableId="1053503408">
    <w:abstractNumId w:val="101"/>
  </w:num>
  <w:num w:numId="44" w16cid:durableId="928580806">
    <w:abstractNumId w:val="85"/>
  </w:num>
  <w:num w:numId="45" w16cid:durableId="759565841">
    <w:abstractNumId w:val="1"/>
  </w:num>
  <w:num w:numId="46" w16cid:durableId="1288203311">
    <w:abstractNumId w:val="135"/>
  </w:num>
  <w:num w:numId="47" w16cid:durableId="2121410174">
    <w:abstractNumId w:val="207"/>
  </w:num>
  <w:num w:numId="48" w16cid:durableId="95753572">
    <w:abstractNumId w:val="204"/>
  </w:num>
  <w:num w:numId="49" w16cid:durableId="2097437118">
    <w:abstractNumId w:val="146"/>
  </w:num>
  <w:num w:numId="50" w16cid:durableId="1743287472">
    <w:abstractNumId w:val="125"/>
  </w:num>
  <w:num w:numId="51" w16cid:durableId="1125154758">
    <w:abstractNumId w:val="147"/>
  </w:num>
  <w:num w:numId="52" w16cid:durableId="1768454082">
    <w:abstractNumId w:val="86"/>
  </w:num>
  <w:num w:numId="53" w16cid:durableId="1347557267">
    <w:abstractNumId w:val="192"/>
  </w:num>
  <w:num w:numId="54" w16cid:durableId="310058512">
    <w:abstractNumId w:val="56"/>
  </w:num>
  <w:num w:numId="55" w16cid:durableId="1122578343">
    <w:abstractNumId w:val="196"/>
  </w:num>
  <w:num w:numId="56" w16cid:durableId="1716654736">
    <w:abstractNumId w:val="155"/>
  </w:num>
  <w:num w:numId="57" w16cid:durableId="551842233">
    <w:abstractNumId w:val="139"/>
  </w:num>
  <w:num w:numId="58" w16cid:durableId="895511972">
    <w:abstractNumId w:val="3"/>
  </w:num>
  <w:num w:numId="59" w16cid:durableId="2004359066">
    <w:abstractNumId w:val="0"/>
  </w:num>
  <w:num w:numId="60" w16cid:durableId="1398934344">
    <w:abstractNumId w:val="160"/>
  </w:num>
  <w:num w:numId="61" w16cid:durableId="530534642">
    <w:abstractNumId w:val="52"/>
  </w:num>
  <w:num w:numId="62" w16cid:durableId="1734887055">
    <w:abstractNumId w:val="20"/>
  </w:num>
  <w:num w:numId="63" w16cid:durableId="1992977499">
    <w:abstractNumId w:val="49"/>
  </w:num>
  <w:num w:numId="64" w16cid:durableId="7603839">
    <w:abstractNumId w:val="18"/>
  </w:num>
  <w:num w:numId="65" w16cid:durableId="354968760">
    <w:abstractNumId w:val="175"/>
  </w:num>
  <w:num w:numId="66" w16cid:durableId="2118790155">
    <w:abstractNumId w:val="161"/>
  </w:num>
  <w:num w:numId="67" w16cid:durableId="1268658254">
    <w:abstractNumId w:val="24"/>
  </w:num>
  <w:num w:numId="68" w16cid:durableId="1747454063">
    <w:abstractNumId w:val="198"/>
  </w:num>
  <w:num w:numId="69" w16cid:durableId="686055007">
    <w:abstractNumId w:val="203"/>
  </w:num>
  <w:num w:numId="70" w16cid:durableId="2142377620">
    <w:abstractNumId w:val="174"/>
  </w:num>
  <w:num w:numId="71" w16cid:durableId="1918133036">
    <w:abstractNumId w:val="48"/>
  </w:num>
  <w:num w:numId="72" w16cid:durableId="1625623088">
    <w:abstractNumId w:val="31"/>
  </w:num>
  <w:num w:numId="73" w16cid:durableId="275715769">
    <w:abstractNumId w:val="107"/>
  </w:num>
  <w:num w:numId="74" w16cid:durableId="1305430687">
    <w:abstractNumId w:val="156"/>
  </w:num>
  <w:num w:numId="75" w16cid:durableId="819267657">
    <w:abstractNumId w:val="76"/>
  </w:num>
  <w:num w:numId="76" w16cid:durableId="1849100470">
    <w:abstractNumId w:val="136"/>
  </w:num>
  <w:num w:numId="77" w16cid:durableId="554582805">
    <w:abstractNumId w:val="45"/>
  </w:num>
  <w:num w:numId="78" w16cid:durableId="1657998504">
    <w:abstractNumId w:val="87"/>
  </w:num>
  <w:num w:numId="79" w16cid:durableId="1841116628">
    <w:abstractNumId w:val="202"/>
  </w:num>
  <w:num w:numId="80" w16cid:durableId="1065683687">
    <w:abstractNumId w:val="30"/>
  </w:num>
  <w:num w:numId="81" w16cid:durableId="1487167539">
    <w:abstractNumId w:val="102"/>
  </w:num>
  <w:num w:numId="82" w16cid:durableId="564947189">
    <w:abstractNumId w:val="130"/>
  </w:num>
  <w:num w:numId="83" w16cid:durableId="1884630445">
    <w:abstractNumId w:val="177"/>
  </w:num>
  <w:num w:numId="84" w16cid:durableId="1434589113">
    <w:abstractNumId w:val="105"/>
  </w:num>
  <w:num w:numId="85" w16cid:durableId="818113265">
    <w:abstractNumId w:val="50"/>
  </w:num>
  <w:num w:numId="86" w16cid:durableId="237902440">
    <w:abstractNumId w:val="58"/>
  </w:num>
  <w:num w:numId="87" w16cid:durableId="776605458">
    <w:abstractNumId w:val="42"/>
  </w:num>
  <w:num w:numId="88" w16cid:durableId="1953125745">
    <w:abstractNumId w:val="159"/>
  </w:num>
  <w:num w:numId="89" w16cid:durableId="913472000">
    <w:abstractNumId w:val="33"/>
  </w:num>
  <w:num w:numId="90" w16cid:durableId="1475291717">
    <w:abstractNumId w:val="40"/>
  </w:num>
  <w:num w:numId="91" w16cid:durableId="1450515985">
    <w:abstractNumId w:val="19"/>
  </w:num>
  <w:num w:numId="92" w16cid:durableId="971789511">
    <w:abstractNumId w:val="43"/>
  </w:num>
  <w:num w:numId="93" w16cid:durableId="210968904">
    <w:abstractNumId w:val="206"/>
  </w:num>
  <w:num w:numId="94" w16cid:durableId="1128545379">
    <w:abstractNumId w:val="158"/>
  </w:num>
  <w:num w:numId="95" w16cid:durableId="423503629">
    <w:abstractNumId w:val="186"/>
  </w:num>
  <w:num w:numId="96" w16cid:durableId="803156009">
    <w:abstractNumId w:val="111"/>
  </w:num>
  <w:num w:numId="97" w16cid:durableId="994257204">
    <w:abstractNumId w:val="91"/>
  </w:num>
  <w:num w:numId="98" w16cid:durableId="1040932599">
    <w:abstractNumId w:val="179"/>
  </w:num>
  <w:num w:numId="99" w16cid:durableId="1702703462">
    <w:abstractNumId w:val="142"/>
  </w:num>
  <w:num w:numId="100" w16cid:durableId="1061558419">
    <w:abstractNumId w:val="110"/>
  </w:num>
  <w:num w:numId="101" w16cid:durableId="546530814">
    <w:abstractNumId w:val="98"/>
  </w:num>
  <w:num w:numId="102" w16cid:durableId="630063800">
    <w:abstractNumId w:val="92"/>
  </w:num>
  <w:num w:numId="103" w16cid:durableId="974405733">
    <w:abstractNumId w:val="205"/>
  </w:num>
  <w:num w:numId="104" w16cid:durableId="1681002806">
    <w:abstractNumId w:val="16"/>
  </w:num>
  <w:num w:numId="105" w16cid:durableId="602569849">
    <w:abstractNumId w:val="15"/>
  </w:num>
  <w:num w:numId="106" w16cid:durableId="1573349106">
    <w:abstractNumId w:val="100"/>
  </w:num>
  <w:num w:numId="107" w16cid:durableId="267004821">
    <w:abstractNumId w:val="97"/>
  </w:num>
  <w:num w:numId="108" w16cid:durableId="483662422">
    <w:abstractNumId w:val="55"/>
  </w:num>
  <w:num w:numId="109" w16cid:durableId="1081489424">
    <w:abstractNumId w:val="137"/>
  </w:num>
  <w:num w:numId="110" w16cid:durableId="1644040468">
    <w:abstractNumId w:val="120"/>
  </w:num>
  <w:num w:numId="111" w16cid:durableId="447165298">
    <w:abstractNumId w:val="38"/>
  </w:num>
  <w:num w:numId="112" w16cid:durableId="907347786">
    <w:abstractNumId w:val="123"/>
  </w:num>
  <w:num w:numId="113" w16cid:durableId="873426905">
    <w:abstractNumId w:val="127"/>
  </w:num>
  <w:num w:numId="114" w16cid:durableId="633022121">
    <w:abstractNumId w:val="163"/>
  </w:num>
  <w:num w:numId="115" w16cid:durableId="392697340">
    <w:abstractNumId w:val="32"/>
  </w:num>
  <w:num w:numId="116" w16cid:durableId="1887914328">
    <w:abstractNumId w:val="27"/>
  </w:num>
  <w:num w:numId="117" w16cid:durableId="582642116">
    <w:abstractNumId w:val="138"/>
  </w:num>
  <w:num w:numId="118" w16cid:durableId="278991897">
    <w:abstractNumId w:val="62"/>
  </w:num>
  <w:num w:numId="119" w16cid:durableId="2018924747">
    <w:abstractNumId w:val="119"/>
  </w:num>
  <w:num w:numId="120" w16cid:durableId="261650718">
    <w:abstractNumId w:val="199"/>
  </w:num>
  <w:num w:numId="121" w16cid:durableId="2085685262">
    <w:abstractNumId w:val="47"/>
  </w:num>
  <w:num w:numId="122" w16cid:durableId="1928221603">
    <w:abstractNumId w:val="36"/>
  </w:num>
  <w:num w:numId="123" w16cid:durableId="2088914429">
    <w:abstractNumId w:val="11"/>
  </w:num>
  <w:num w:numId="124" w16cid:durableId="346642633">
    <w:abstractNumId w:val="194"/>
  </w:num>
  <w:num w:numId="125" w16cid:durableId="1106385133">
    <w:abstractNumId w:val="54"/>
  </w:num>
  <w:num w:numId="126" w16cid:durableId="1849100164">
    <w:abstractNumId w:val="172"/>
  </w:num>
  <w:num w:numId="127" w16cid:durableId="653988523">
    <w:abstractNumId w:val="41"/>
  </w:num>
  <w:num w:numId="128" w16cid:durableId="1940480595">
    <w:abstractNumId w:val="53"/>
  </w:num>
  <w:num w:numId="129" w16cid:durableId="1892765905">
    <w:abstractNumId w:val="90"/>
  </w:num>
  <w:num w:numId="130" w16cid:durableId="225654329">
    <w:abstractNumId w:val="178"/>
  </w:num>
  <w:num w:numId="131" w16cid:durableId="2015721940">
    <w:abstractNumId w:val="12"/>
  </w:num>
  <w:num w:numId="132" w16cid:durableId="390807288">
    <w:abstractNumId w:val="70"/>
  </w:num>
  <w:num w:numId="133" w16cid:durableId="1646663417">
    <w:abstractNumId w:val="169"/>
  </w:num>
  <w:num w:numId="134" w16cid:durableId="1271477020">
    <w:abstractNumId w:val="51"/>
  </w:num>
  <w:num w:numId="135" w16cid:durableId="1717850565">
    <w:abstractNumId w:val="121"/>
  </w:num>
  <w:num w:numId="136" w16cid:durableId="492838770">
    <w:abstractNumId w:val="75"/>
  </w:num>
  <w:num w:numId="137" w16cid:durableId="1571453719">
    <w:abstractNumId w:val="191"/>
  </w:num>
  <w:num w:numId="138" w16cid:durableId="1703095659">
    <w:abstractNumId w:val="8"/>
  </w:num>
  <w:num w:numId="139" w16cid:durableId="450787994">
    <w:abstractNumId w:val="153"/>
  </w:num>
  <w:num w:numId="140" w16cid:durableId="1718167076">
    <w:abstractNumId w:val="189"/>
  </w:num>
  <w:num w:numId="141" w16cid:durableId="415246453">
    <w:abstractNumId w:val="187"/>
  </w:num>
  <w:num w:numId="142" w16cid:durableId="665598583">
    <w:abstractNumId w:val="10"/>
  </w:num>
  <w:num w:numId="143" w16cid:durableId="48651547">
    <w:abstractNumId w:val="64"/>
  </w:num>
  <w:num w:numId="144" w16cid:durableId="1235435251">
    <w:abstractNumId w:val="44"/>
  </w:num>
  <w:num w:numId="145" w16cid:durableId="1608192695">
    <w:abstractNumId w:val="80"/>
  </w:num>
  <w:num w:numId="146" w16cid:durableId="1769156079">
    <w:abstractNumId w:val="150"/>
  </w:num>
  <w:num w:numId="147" w16cid:durableId="102697937">
    <w:abstractNumId w:val="154"/>
  </w:num>
  <w:num w:numId="148" w16cid:durableId="615140954">
    <w:abstractNumId w:val="4"/>
  </w:num>
  <w:num w:numId="149" w16cid:durableId="797186120">
    <w:abstractNumId w:val="61"/>
  </w:num>
  <w:num w:numId="150" w16cid:durableId="769280817">
    <w:abstractNumId w:val="82"/>
  </w:num>
  <w:num w:numId="151" w16cid:durableId="1000546969">
    <w:abstractNumId w:val="7"/>
  </w:num>
  <w:num w:numId="152" w16cid:durableId="1710107289">
    <w:abstractNumId w:val="152"/>
  </w:num>
  <w:num w:numId="153" w16cid:durableId="2120953710">
    <w:abstractNumId w:val="117"/>
  </w:num>
  <w:num w:numId="154" w16cid:durableId="1588537970">
    <w:abstractNumId w:val="79"/>
  </w:num>
  <w:num w:numId="155" w16cid:durableId="363412426">
    <w:abstractNumId w:val="209"/>
  </w:num>
  <w:num w:numId="156" w16cid:durableId="29260711">
    <w:abstractNumId w:val="74"/>
  </w:num>
  <w:num w:numId="157" w16cid:durableId="1655403849">
    <w:abstractNumId w:val="22"/>
  </w:num>
  <w:num w:numId="158" w16cid:durableId="714080343">
    <w:abstractNumId w:val="39"/>
  </w:num>
  <w:num w:numId="159" w16cid:durableId="364871553">
    <w:abstractNumId w:val="176"/>
  </w:num>
  <w:num w:numId="160" w16cid:durableId="629088528">
    <w:abstractNumId w:val="2"/>
  </w:num>
  <w:num w:numId="161" w16cid:durableId="1071349748">
    <w:abstractNumId w:val="165"/>
  </w:num>
  <w:num w:numId="162" w16cid:durableId="901596223">
    <w:abstractNumId w:val="78"/>
  </w:num>
  <w:num w:numId="163" w16cid:durableId="648092010">
    <w:abstractNumId w:val="37"/>
  </w:num>
  <w:num w:numId="164" w16cid:durableId="629554411">
    <w:abstractNumId w:val="63"/>
  </w:num>
  <w:num w:numId="165" w16cid:durableId="292684407">
    <w:abstractNumId w:val="112"/>
  </w:num>
  <w:num w:numId="166" w16cid:durableId="309411006">
    <w:abstractNumId w:val="166"/>
  </w:num>
  <w:num w:numId="167" w16cid:durableId="731390497">
    <w:abstractNumId w:val="124"/>
  </w:num>
  <w:num w:numId="168" w16cid:durableId="1964463370">
    <w:abstractNumId w:val="141"/>
  </w:num>
  <w:num w:numId="169" w16cid:durableId="2140611924">
    <w:abstractNumId w:val="13"/>
  </w:num>
  <w:num w:numId="170" w16cid:durableId="701705604">
    <w:abstractNumId w:val="95"/>
  </w:num>
  <w:num w:numId="171" w16cid:durableId="155344890">
    <w:abstractNumId w:val="113"/>
  </w:num>
  <w:num w:numId="172" w16cid:durableId="929966881">
    <w:abstractNumId w:val="151"/>
  </w:num>
  <w:num w:numId="173" w16cid:durableId="663120829">
    <w:abstractNumId w:val="143"/>
  </w:num>
  <w:num w:numId="174" w16cid:durableId="1350447491">
    <w:abstractNumId w:val="73"/>
  </w:num>
  <w:num w:numId="175" w16cid:durableId="1294755280">
    <w:abstractNumId w:val="28"/>
  </w:num>
  <w:num w:numId="176" w16cid:durableId="1354498155">
    <w:abstractNumId w:val="148"/>
  </w:num>
  <w:num w:numId="177" w16cid:durableId="671418961">
    <w:abstractNumId w:val="201"/>
  </w:num>
  <w:num w:numId="178" w16cid:durableId="1762749657">
    <w:abstractNumId w:val="173"/>
  </w:num>
  <w:num w:numId="179" w16cid:durableId="24525143">
    <w:abstractNumId w:val="21"/>
  </w:num>
  <w:num w:numId="180" w16cid:durableId="2079008918">
    <w:abstractNumId w:val="182"/>
  </w:num>
  <w:num w:numId="181" w16cid:durableId="850220331">
    <w:abstractNumId w:val="180"/>
  </w:num>
  <w:num w:numId="182" w16cid:durableId="1569657246">
    <w:abstractNumId w:val="208"/>
  </w:num>
  <w:num w:numId="183" w16cid:durableId="1057166411">
    <w:abstractNumId w:val="68"/>
  </w:num>
  <w:num w:numId="184" w16cid:durableId="877206382">
    <w:abstractNumId w:val="181"/>
  </w:num>
  <w:num w:numId="185" w16cid:durableId="1154643451">
    <w:abstractNumId w:val="94"/>
  </w:num>
  <w:num w:numId="186" w16cid:durableId="755593426">
    <w:abstractNumId w:val="108"/>
  </w:num>
  <w:num w:numId="187" w16cid:durableId="1586645256">
    <w:abstractNumId w:val="35"/>
  </w:num>
  <w:num w:numId="188" w16cid:durableId="1882399372">
    <w:abstractNumId w:val="66"/>
  </w:num>
  <w:num w:numId="189" w16cid:durableId="1984461600">
    <w:abstractNumId w:val="197"/>
  </w:num>
  <w:num w:numId="190" w16cid:durableId="482967020">
    <w:abstractNumId w:val="65"/>
  </w:num>
  <w:num w:numId="191" w16cid:durableId="122963163">
    <w:abstractNumId w:val="71"/>
  </w:num>
  <w:num w:numId="192" w16cid:durableId="1513911458">
    <w:abstractNumId w:val="157"/>
  </w:num>
  <w:num w:numId="193" w16cid:durableId="1683969471">
    <w:abstractNumId w:val="131"/>
  </w:num>
  <w:num w:numId="194" w16cid:durableId="930890961">
    <w:abstractNumId w:val="183"/>
  </w:num>
  <w:num w:numId="195" w16cid:durableId="1119178819">
    <w:abstractNumId w:val="184"/>
  </w:num>
  <w:num w:numId="196" w16cid:durableId="1056050847">
    <w:abstractNumId w:val="14"/>
  </w:num>
  <w:num w:numId="197" w16cid:durableId="525140086">
    <w:abstractNumId w:val="145"/>
  </w:num>
  <w:num w:numId="198" w16cid:durableId="344407908">
    <w:abstractNumId w:val="170"/>
  </w:num>
  <w:num w:numId="199" w16cid:durableId="676663306">
    <w:abstractNumId w:val="34"/>
  </w:num>
  <w:num w:numId="200" w16cid:durableId="1700202908">
    <w:abstractNumId w:val="193"/>
  </w:num>
  <w:num w:numId="201" w16cid:durableId="1562905504">
    <w:abstractNumId w:val="168"/>
  </w:num>
  <w:num w:numId="202" w16cid:durableId="818696105">
    <w:abstractNumId w:val="29"/>
  </w:num>
  <w:num w:numId="203" w16cid:durableId="1969971677">
    <w:abstractNumId w:val="195"/>
  </w:num>
  <w:num w:numId="204" w16cid:durableId="1084647516">
    <w:abstractNumId w:val="200"/>
  </w:num>
  <w:num w:numId="205" w16cid:durableId="2001738225">
    <w:abstractNumId w:val="171"/>
  </w:num>
  <w:num w:numId="206" w16cid:durableId="371153557">
    <w:abstractNumId w:val="128"/>
  </w:num>
  <w:num w:numId="207" w16cid:durableId="1755978059">
    <w:abstractNumId w:val="133"/>
  </w:num>
  <w:num w:numId="208" w16cid:durableId="1574662458">
    <w:abstractNumId w:val="5"/>
  </w:num>
  <w:num w:numId="209" w16cid:durableId="757562209">
    <w:abstractNumId w:val="164"/>
  </w:num>
  <w:num w:numId="210" w16cid:durableId="610743542">
    <w:abstractNumId w:val="14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王艺澍">
    <w15:presenceInfo w15:providerId="None" w15:userId="王艺澍"/>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9C4"/>
    <w:rsid w:val="BDF94405"/>
    <w:rsid w:val="BE4E1223"/>
    <w:rsid w:val="BEFF7906"/>
    <w:rsid w:val="BF3B909E"/>
    <w:rsid w:val="BF76151F"/>
    <w:rsid w:val="BF7FED2B"/>
    <w:rsid w:val="BFA76411"/>
    <w:rsid w:val="C6B59F41"/>
    <w:rsid w:val="CC5F849D"/>
    <w:rsid w:val="CFFF8A4D"/>
    <w:rsid w:val="DD6474E6"/>
    <w:rsid w:val="DF7FCB6E"/>
    <w:rsid w:val="DFBF7942"/>
    <w:rsid w:val="DFEB5158"/>
    <w:rsid w:val="E657B216"/>
    <w:rsid w:val="E7DD4418"/>
    <w:rsid w:val="E7F7ED49"/>
    <w:rsid w:val="E82F0485"/>
    <w:rsid w:val="EE7E15CB"/>
    <w:rsid w:val="EFF13ED3"/>
    <w:rsid w:val="EFFC7AB8"/>
    <w:rsid w:val="F3B4D028"/>
    <w:rsid w:val="F4B89EE1"/>
    <w:rsid w:val="F5CF853E"/>
    <w:rsid w:val="F6FB2904"/>
    <w:rsid w:val="F75F4795"/>
    <w:rsid w:val="F7FFF7E0"/>
    <w:rsid w:val="FA7987B3"/>
    <w:rsid w:val="FB49E35D"/>
    <w:rsid w:val="FBB6A909"/>
    <w:rsid w:val="FBBB7D24"/>
    <w:rsid w:val="FBEFC368"/>
    <w:rsid w:val="FBFB0EA7"/>
    <w:rsid w:val="FBFE0E3C"/>
    <w:rsid w:val="FC7629ED"/>
    <w:rsid w:val="FD8B7044"/>
    <w:rsid w:val="FDBF155D"/>
    <w:rsid w:val="FDFA857D"/>
    <w:rsid w:val="FE2F0263"/>
    <w:rsid w:val="FE7717DE"/>
    <w:rsid w:val="FE7F02C4"/>
    <w:rsid w:val="FEA62260"/>
    <w:rsid w:val="FECF4DD1"/>
    <w:rsid w:val="FF777E25"/>
    <w:rsid w:val="FF9ED694"/>
    <w:rsid w:val="FFBD36FE"/>
    <w:rsid w:val="FFF888A0"/>
    <w:rsid w:val="FFFD3E82"/>
    <w:rsid w:val="FFFFA15D"/>
    <w:rsid w:val="000239FB"/>
    <w:rsid w:val="00036382"/>
    <w:rsid w:val="000829C4"/>
    <w:rsid w:val="000B008D"/>
    <w:rsid w:val="0014415F"/>
    <w:rsid w:val="002603CA"/>
    <w:rsid w:val="00274D89"/>
    <w:rsid w:val="00280D51"/>
    <w:rsid w:val="0034641A"/>
    <w:rsid w:val="003D5616"/>
    <w:rsid w:val="003E39A4"/>
    <w:rsid w:val="00492817"/>
    <w:rsid w:val="004934EE"/>
    <w:rsid w:val="004C3C12"/>
    <w:rsid w:val="004E6E8D"/>
    <w:rsid w:val="005B7778"/>
    <w:rsid w:val="00695891"/>
    <w:rsid w:val="0070747F"/>
    <w:rsid w:val="0077345D"/>
    <w:rsid w:val="007C37F1"/>
    <w:rsid w:val="008B03BD"/>
    <w:rsid w:val="008C0DF0"/>
    <w:rsid w:val="008F0907"/>
    <w:rsid w:val="00926744"/>
    <w:rsid w:val="00956F61"/>
    <w:rsid w:val="009F083D"/>
    <w:rsid w:val="00B61A8B"/>
    <w:rsid w:val="00B746BC"/>
    <w:rsid w:val="00C01D47"/>
    <w:rsid w:val="00C77AD8"/>
    <w:rsid w:val="00DA6A1D"/>
    <w:rsid w:val="00EB67F8"/>
    <w:rsid w:val="00EB6A15"/>
    <w:rsid w:val="00F20F5B"/>
    <w:rsid w:val="00F47F5B"/>
    <w:rsid w:val="01125A07"/>
    <w:rsid w:val="011E09A1"/>
    <w:rsid w:val="012325D8"/>
    <w:rsid w:val="012810C6"/>
    <w:rsid w:val="012B0ED0"/>
    <w:rsid w:val="01305A62"/>
    <w:rsid w:val="01425ECD"/>
    <w:rsid w:val="01450904"/>
    <w:rsid w:val="0149043C"/>
    <w:rsid w:val="015302AB"/>
    <w:rsid w:val="01607CED"/>
    <w:rsid w:val="01656467"/>
    <w:rsid w:val="0167573C"/>
    <w:rsid w:val="01756B6B"/>
    <w:rsid w:val="01792812"/>
    <w:rsid w:val="01944372"/>
    <w:rsid w:val="01996AFA"/>
    <w:rsid w:val="01A31043"/>
    <w:rsid w:val="01A36EA1"/>
    <w:rsid w:val="01A94566"/>
    <w:rsid w:val="01B04562"/>
    <w:rsid w:val="01B238F2"/>
    <w:rsid w:val="01B41501"/>
    <w:rsid w:val="01B64103"/>
    <w:rsid w:val="01B901E1"/>
    <w:rsid w:val="01BA1305"/>
    <w:rsid w:val="01C12CA3"/>
    <w:rsid w:val="01C962F6"/>
    <w:rsid w:val="01CB63B9"/>
    <w:rsid w:val="01D33DE1"/>
    <w:rsid w:val="01DC3241"/>
    <w:rsid w:val="01E3116D"/>
    <w:rsid w:val="01E524A9"/>
    <w:rsid w:val="01E800F1"/>
    <w:rsid w:val="01EB4676"/>
    <w:rsid w:val="01ED5A9E"/>
    <w:rsid w:val="01EE16AB"/>
    <w:rsid w:val="01F11B81"/>
    <w:rsid w:val="01F16A49"/>
    <w:rsid w:val="02045F08"/>
    <w:rsid w:val="02084A24"/>
    <w:rsid w:val="020B6FD5"/>
    <w:rsid w:val="02103750"/>
    <w:rsid w:val="0212220B"/>
    <w:rsid w:val="0215036D"/>
    <w:rsid w:val="022348CB"/>
    <w:rsid w:val="022C0B5F"/>
    <w:rsid w:val="022C40DD"/>
    <w:rsid w:val="023B16E9"/>
    <w:rsid w:val="02464451"/>
    <w:rsid w:val="0247183B"/>
    <w:rsid w:val="02531669"/>
    <w:rsid w:val="026E6957"/>
    <w:rsid w:val="02955910"/>
    <w:rsid w:val="0296253B"/>
    <w:rsid w:val="02A53459"/>
    <w:rsid w:val="02AE5165"/>
    <w:rsid w:val="02B73CAE"/>
    <w:rsid w:val="02BE51E1"/>
    <w:rsid w:val="02CA27C2"/>
    <w:rsid w:val="02D90497"/>
    <w:rsid w:val="02E17E60"/>
    <w:rsid w:val="02E20399"/>
    <w:rsid w:val="02E52308"/>
    <w:rsid w:val="03022C9B"/>
    <w:rsid w:val="030D4B9F"/>
    <w:rsid w:val="030E5B47"/>
    <w:rsid w:val="031108E3"/>
    <w:rsid w:val="0319533E"/>
    <w:rsid w:val="031E7A8F"/>
    <w:rsid w:val="03281653"/>
    <w:rsid w:val="03292AD6"/>
    <w:rsid w:val="032D1844"/>
    <w:rsid w:val="033F1835"/>
    <w:rsid w:val="0348615C"/>
    <w:rsid w:val="03496BB5"/>
    <w:rsid w:val="034C2334"/>
    <w:rsid w:val="035667D9"/>
    <w:rsid w:val="03582181"/>
    <w:rsid w:val="0374762A"/>
    <w:rsid w:val="03862853"/>
    <w:rsid w:val="03902D13"/>
    <w:rsid w:val="03916AEA"/>
    <w:rsid w:val="039340DC"/>
    <w:rsid w:val="03C72135"/>
    <w:rsid w:val="03D1726A"/>
    <w:rsid w:val="03E01A10"/>
    <w:rsid w:val="03EB2E0D"/>
    <w:rsid w:val="03F537F1"/>
    <w:rsid w:val="04043AA5"/>
    <w:rsid w:val="040D5F94"/>
    <w:rsid w:val="040E56EC"/>
    <w:rsid w:val="04107396"/>
    <w:rsid w:val="04180EC5"/>
    <w:rsid w:val="04184A3B"/>
    <w:rsid w:val="042A0238"/>
    <w:rsid w:val="0439546E"/>
    <w:rsid w:val="04401C8F"/>
    <w:rsid w:val="0440534F"/>
    <w:rsid w:val="045F0468"/>
    <w:rsid w:val="0480337B"/>
    <w:rsid w:val="04946C00"/>
    <w:rsid w:val="049C6CCD"/>
    <w:rsid w:val="04AD1D5F"/>
    <w:rsid w:val="04B47428"/>
    <w:rsid w:val="04B77A60"/>
    <w:rsid w:val="04BE0B30"/>
    <w:rsid w:val="04CD13CC"/>
    <w:rsid w:val="04D507D4"/>
    <w:rsid w:val="04D9258A"/>
    <w:rsid w:val="04DA6A97"/>
    <w:rsid w:val="04DB1160"/>
    <w:rsid w:val="04DB2828"/>
    <w:rsid w:val="04DC2FD7"/>
    <w:rsid w:val="04EC2DC8"/>
    <w:rsid w:val="05055109"/>
    <w:rsid w:val="05210AD7"/>
    <w:rsid w:val="05351F5E"/>
    <w:rsid w:val="0550353D"/>
    <w:rsid w:val="055C0C2C"/>
    <w:rsid w:val="05681E8B"/>
    <w:rsid w:val="056B4FBC"/>
    <w:rsid w:val="05760620"/>
    <w:rsid w:val="057F617D"/>
    <w:rsid w:val="059C460E"/>
    <w:rsid w:val="05B61103"/>
    <w:rsid w:val="05BA3D56"/>
    <w:rsid w:val="05C05F9E"/>
    <w:rsid w:val="05D4683D"/>
    <w:rsid w:val="05D96FC0"/>
    <w:rsid w:val="05DA6E90"/>
    <w:rsid w:val="05FA2E60"/>
    <w:rsid w:val="06063E99"/>
    <w:rsid w:val="060C1377"/>
    <w:rsid w:val="06142050"/>
    <w:rsid w:val="0615050D"/>
    <w:rsid w:val="06174D2E"/>
    <w:rsid w:val="061C3BC0"/>
    <w:rsid w:val="06287E02"/>
    <w:rsid w:val="06382CDA"/>
    <w:rsid w:val="0638305E"/>
    <w:rsid w:val="063E59B4"/>
    <w:rsid w:val="06437BD2"/>
    <w:rsid w:val="06477D21"/>
    <w:rsid w:val="064F6A02"/>
    <w:rsid w:val="0654439A"/>
    <w:rsid w:val="0657732F"/>
    <w:rsid w:val="065815DB"/>
    <w:rsid w:val="065A68A5"/>
    <w:rsid w:val="06695C0E"/>
    <w:rsid w:val="067E1815"/>
    <w:rsid w:val="06853E04"/>
    <w:rsid w:val="068D196B"/>
    <w:rsid w:val="06917AB4"/>
    <w:rsid w:val="069C4505"/>
    <w:rsid w:val="06A13197"/>
    <w:rsid w:val="06A74806"/>
    <w:rsid w:val="06A80A97"/>
    <w:rsid w:val="06C2696D"/>
    <w:rsid w:val="06E2707A"/>
    <w:rsid w:val="06E279CB"/>
    <w:rsid w:val="06E46A04"/>
    <w:rsid w:val="07106DBA"/>
    <w:rsid w:val="071152D9"/>
    <w:rsid w:val="07495F03"/>
    <w:rsid w:val="075B2C87"/>
    <w:rsid w:val="07617C3F"/>
    <w:rsid w:val="07660A9F"/>
    <w:rsid w:val="07763BDD"/>
    <w:rsid w:val="077A2AE2"/>
    <w:rsid w:val="077B4A54"/>
    <w:rsid w:val="077D700E"/>
    <w:rsid w:val="0788437F"/>
    <w:rsid w:val="07964192"/>
    <w:rsid w:val="079B54E2"/>
    <w:rsid w:val="07A14ABE"/>
    <w:rsid w:val="07A17C3E"/>
    <w:rsid w:val="07B04AE9"/>
    <w:rsid w:val="07BA12AE"/>
    <w:rsid w:val="07BA2E8F"/>
    <w:rsid w:val="07D07E99"/>
    <w:rsid w:val="07D16752"/>
    <w:rsid w:val="07D302CA"/>
    <w:rsid w:val="07DE4B87"/>
    <w:rsid w:val="07E82D8D"/>
    <w:rsid w:val="07E97A9E"/>
    <w:rsid w:val="07EF5A00"/>
    <w:rsid w:val="07F006BA"/>
    <w:rsid w:val="07F3225D"/>
    <w:rsid w:val="07FD539C"/>
    <w:rsid w:val="08025546"/>
    <w:rsid w:val="08055A2B"/>
    <w:rsid w:val="080747F5"/>
    <w:rsid w:val="081E0A08"/>
    <w:rsid w:val="082754BA"/>
    <w:rsid w:val="08282025"/>
    <w:rsid w:val="082E0B87"/>
    <w:rsid w:val="082E6605"/>
    <w:rsid w:val="08347701"/>
    <w:rsid w:val="083A4ECD"/>
    <w:rsid w:val="084E0D27"/>
    <w:rsid w:val="08501E53"/>
    <w:rsid w:val="08576CAF"/>
    <w:rsid w:val="085D65C3"/>
    <w:rsid w:val="085F1659"/>
    <w:rsid w:val="0860510A"/>
    <w:rsid w:val="086F3027"/>
    <w:rsid w:val="08840788"/>
    <w:rsid w:val="08981796"/>
    <w:rsid w:val="08AA04BD"/>
    <w:rsid w:val="08C373D7"/>
    <w:rsid w:val="08C44640"/>
    <w:rsid w:val="08D40EDE"/>
    <w:rsid w:val="08D55C52"/>
    <w:rsid w:val="08E153A4"/>
    <w:rsid w:val="08E562D4"/>
    <w:rsid w:val="08F57FA1"/>
    <w:rsid w:val="0908376F"/>
    <w:rsid w:val="090D1D50"/>
    <w:rsid w:val="091170B5"/>
    <w:rsid w:val="09125F4C"/>
    <w:rsid w:val="091C0CD5"/>
    <w:rsid w:val="09344A2C"/>
    <w:rsid w:val="09493E7E"/>
    <w:rsid w:val="0959427B"/>
    <w:rsid w:val="09690686"/>
    <w:rsid w:val="096E23FE"/>
    <w:rsid w:val="097A7E45"/>
    <w:rsid w:val="097D6B3D"/>
    <w:rsid w:val="09AE6D41"/>
    <w:rsid w:val="09B75AE6"/>
    <w:rsid w:val="09BC7EC4"/>
    <w:rsid w:val="09C51A42"/>
    <w:rsid w:val="09CC0FC5"/>
    <w:rsid w:val="09D921F5"/>
    <w:rsid w:val="09EA0E7B"/>
    <w:rsid w:val="09EB1A0B"/>
    <w:rsid w:val="09EC4441"/>
    <w:rsid w:val="09F2212E"/>
    <w:rsid w:val="0A0629D4"/>
    <w:rsid w:val="0A14520F"/>
    <w:rsid w:val="0A1536DF"/>
    <w:rsid w:val="0A2111AC"/>
    <w:rsid w:val="0A270983"/>
    <w:rsid w:val="0A295C38"/>
    <w:rsid w:val="0A352C26"/>
    <w:rsid w:val="0A370029"/>
    <w:rsid w:val="0A527A82"/>
    <w:rsid w:val="0A616A80"/>
    <w:rsid w:val="0A6502EF"/>
    <w:rsid w:val="0A700AB0"/>
    <w:rsid w:val="0A751878"/>
    <w:rsid w:val="0A7D0055"/>
    <w:rsid w:val="0A8A719E"/>
    <w:rsid w:val="0AA9213E"/>
    <w:rsid w:val="0AA928AB"/>
    <w:rsid w:val="0AAA6474"/>
    <w:rsid w:val="0AAE63E2"/>
    <w:rsid w:val="0AB850C3"/>
    <w:rsid w:val="0ABA2B25"/>
    <w:rsid w:val="0AC05794"/>
    <w:rsid w:val="0AC20531"/>
    <w:rsid w:val="0AC50730"/>
    <w:rsid w:val="0AE50983"/>
    <w:rsid w:val="0B0A52B0"/>
    <w:rsid w:val="0B0F6A71"/>
    <w:rsid w:val="0B1A42DF"/>
    <w:rsid w:val="0B240835"/>
    <w:rsid w:val="0B2764CB"/>
    <w:rsid w:val="0B52143D"/>
    <w:rsid w:val="0B5316FA"/>
    <w:rsid w:val="0B563F41"/>
    <w:rsid w:val="0B5E7976"/>
    <w:rsid w:val="0B6649FB"/>
    <w:rsid w:val="0B6F2501"/>
    <w:rsid w:val="0B75648C"/>
    <w:rsid w:val="0B7C2CC9"/>
    <w:rsid w:val="0B8A228E"/>
    <w:rsid w:val="0B9A4A88"/>
    <w:rsid w:val="0B9B3CC1"/>
    <w:rsid w:val="0B9D7867"/>
    <w:rsid w:val="0BA0377B"/>
    <w:rsid w:val="0BAA5096"/>
    <w:rsid w:val="0BB6545D"/>
    <w:rsid w:val="0BBC2013"/>
    <w:rsid w:val="0BC97522"/>
    <w:rsid w:val="0BDE1D0C"/>
    <w:rsid w:val="0BE55D52"/>
    <w:rsid w:val="0BE85779"/>
    <w:rsid w:val="0BE954D0"/>
    <w:rsid w:val="0BE97C6E"/>
    <w:rsid w:val="0BF4559E"/>
    <w:rsid w:val="0BFB252D"/>
    <w:rsid w:val="0C00391D"/>
    <w:rsid w:val="0C0F73CB"/>
    <w:rsid w:val="0C170BCA"/>
    <w:rsid w:val="0C181003"/>
    <w:rsid w:val="0C23766E"/>
    <w:rsid w:val="0C250860"/>
    <w:rsid w:val="0C3C02F8"/>
    <w:rsid w:val="0C3D4907"/>
    <w:rsid w:val="0C3E68FC"/>
    <w:rsid w:val="0C4571CB"/>
    <w:rsid w:val="0C4613B1"/>
    <w:rsid w:val="0C5A64CA"/>
    <w:rsid w:val="0C724BC5"/>
    <w:rsid w:val="0C876748"/>
    <w:rsid w:val="0C9227AC"/>
    <w:rsid w:val="0C9D036F"/>
    <w:rsid w:val="0CAB2328"/>
    <w:rsid w:val="0CB743A9"/>
    <w:rsid w:val="0CBA3CC4"/>
    <w:rsid w:val="0CD26A30"/>
    <w:rsid w:val="0CD4434E"/>
    <w:rsid w:val="0CD95DDC"/>
    <w:rsid w:val="0CEA3718"/>
    <w:rsid w:val="0CEF5C5C"/>
    <w:rsid w:val="0CF02CFE"/>
    <w:rsid w:val="0D014D62"/>
    <w:rsid w:val="0D046EA2"/>
    <w:rsid w:val="0D2C4EA7"/>
    <w:rsid w:val="0D2E788D"/>
    <w:rsid w:val="0D35212F"/>
    <w:rsid w:val="0D3B0201"/>
    <w:rsid w:val="0D445993"/>
    <w:rsid w:val="0D464113"/>
    <w:rsid w:val="0D6C54BA"/>
    <w:rsid w:val="0D89417D"/>
    <w:rsid w:val="0D930445"/>
    <w:rsid w:val="0D9870DB"/>
    <w:rsid w:val="0D9B274D"/>
    <w:rsid w:val="0DA07DC1"/>
    <w:rsid w:val="0DA631F8"/>
    <w:rsid w:val="0DAC02E4"/>
    <w:rsid w:val="0DBD4AD6"/>
    <w:rsid w:val="0DC241D6"/>
    <w:rsid w:val="0DCD36B0"/>
    <w:rsid w:val="0DCE33ED"/>
    <w:rsid w:val="0DE4499C"/>
    <w:rsid w:val="0E013DDC"/>
    <w:rsid w:val="0E0D57B0"/>
    <w:rsid w:val="0E0F5990"/>
    <w:rsid w:val="0E12129B"/>
    <w:rsid w:val="0E1E2F0B"/>
    <w:rsid w:val="0E3246DB"/>
    <w:rsid w:val="0E3404DD"/>
    <w:rsid w:val="0E4946D9"/>
    <w:rsid w:val="0E4F793D"/>
    <w:rsid w:val="0E54480B"/>
    <w:rsid w:val="0E580B1F"/>
    <w:rsid w:val="0E5974D5"/>
    <w:rsid w:val="0E597CF0"/>
    <w:rsid w:val="0E5D6B54"/>
    <w:rsid w:val="0E6D00F6"/>
    <w:rsid w:val="0E7C0336"/>
    <w:rsid w:val="0E8A45CB"/>
    <w:rsid w:val="0E9D1EF6"/>
    <w:rsid w:val="0EA71ED4"/>
    <w:rsid w:val="0EA971F4"/>
    <w:rsid w:val="0EB04A5D"/>
    <w:rsid w:val="0EB56494"/>
    <w:rsid w:val="0EB6165A"/>
    <w:rsid w:val="0EBF2369"/>
    <w:rsid w:val="0EC014F7"/>
    <w:rsid w:val="0EC50E52"/>
    <w:rsid w:val="0EE60A79"/>
    <w:rsid w:val="0EED3E1B"/>
    <w:rsid w:val="0EEE5FCC"/>
    <w:rsid w:val="0EF16009"/>
    <w:rsid w:val="0EFD0333"/>
    <w:rsid w:val="0F0E4165"/>
    <w:rsid w:val="0F156DEE"/>
    <w:rsid w:val="0F217D76"/>
    <w:rsid w:val="0F383128"/>
    <w:rsid w:val="0F3BDA07"/>
    <w:rsid w:val="0F427633"/>
    <w:rsid w:val="0F461924"/>
    <w:rsid w:val="0F4873AE"/>
    <w:rsid w:val="0F49277A"/>
    <w:rsid w:val="0F4E7A4B"/>
    <w:rsid w:val="0F4F2605"/>
    <w:rsid w:val="0F636D91"/>
    <w:rsid w:val="0F791825"/>
    <w:rsid w:val="0F827265"/>
    <w:rsid w:val="0F965A59"/>
    <w:rsid w:val="0F9811F4"/>
    <w:rsid w:val="0FA73945"/>
    <w:rsid w:val="0FB009F9"/>
    <w:rsid w:val="0FB66D97"/>
    <w:rsid w:val="0FBE5DAD"/>
    <w:rsid w:val="0FC10BF1"/>
    <w:rsid w:val="0FE12932"/>
    <w:rsid w:val="0FEA5B79"/>
    <w:rsid w:val="0FEF23F5"/>
    <w:rsid w:val="0FF21288"/>
    <w:rsid w:val="0FF36AA1"/>
    <w:rsid w:val="0FFA2803"/>
    <w:rsid w:val="10053020"/>
    <w:rsid w:val="10243E26"/>
    <w:rsid w:val="10317CC8"/>
    <w:rsid w:val="10362C27"/>
    <w:rsid w:val="10374758"/>
    <w:rsid w:val="104149A4"/>
    <w:rsid w:val="104928E9"/>
    <w:rsid w:val="104D553E"/>
    <w:rsid w:val="10536E03"/>
    <w:rsid w:val="105B53CD"/>
    <w:rsid w:val="10851F7F"/>
    <w:rsid w:val="10857835"/>
    <w:rsid w:val="10914532"/>
    <w:rsid w:val="10A76752"/>
    <w:rsid w:val="10B1569E"/>
    <w:rsid w:val="10BF63C1"/>
    <w:rsid w:val="10C14EC3"/>
    <w:rsid w:val="10DE3306"/>
    <w:rsid w:val="10E400C5"/>
    <w:rsid w:val="10F2706D"/>
    <w:rsid w:val="10F50670"/>
    <w:rsid w:val="10F91AA2"/>
    <w:rsid w:val="110B1595"/>
    <w:rsid w:val="111301CD"/>
    <w:rsid w:val="11191BE0"/>
    <w:rsid w:val="11296754"/>
    <w:rsid w:val="11352024"/>
    <w:rsid w:val="11356E73"/>
    <w:rsid w:val="11371007"/>
    <w:rsid w:val="11445D8C"/>
    <w:rsid w:val="114E58C9"/>
    <w:rsid w:val="11615F39"/>
    <w:rsid w:val="116D2EAF"/>
    <w:rsid w:val="117F0E4E"/>
    <w:rsid w:val="118A7A33"/>
    <w:rsid w:val="11AE77FD"/>
    <w:rsid w:val="11AF650D"/>
    <w:rsid w:val="11C91E40"/>
    <w:rsid w:val="11CD46B7"/>
    <w:rsid w:val="11E3293E"/>
    <w:rsid w:val="11E63428"/>
    <w:rsid w:val="11E908EB"/>
    <w:rsid w:val="11F443DB"/>
    <w:rsid w:val="11FFF2B4"/>
    <w:rsid w:val="120C73C9"/>
    <w:rsid w:val="120D776C"/>
    <w:rsid w:val="12317ECF"/>
    <w:rsid w:val="123346E8"/>
    <w:rsid w:val="12342C8E"/>
    <w:rsid w:val="12402F83"/>
    <w:rsid w:val="12421439"/>
    <w:rsid w:val="12443612"/>
    <w:rsid w:val="124A28B8"/>
    <w:rsid w:val="124D7D92"/>
    <w:rsid w:val="1251290D"/>
    <w:rsid w:val="127B7022"/>
    <w:rsid w:val="12830B43"/>
    <w:rsid w:val="12860F01"/>
    <w:rsid w:val="12940862"/>
    <w:rsid w:val="12A05C46"/>
    <w:rsid w:val="12AC65B3"/>
    <w:rsid w:val="12B16944"/>
    <w:rsid w:val="12C051F9"/>
    <w:rsid w:val="12C27BE9"/>
    <w:rsid w:val="12CD643C"/>
    <w:rsid w:val="12CD6B69"/>
    <w:rsid w:val="12D60E11"/>
    <w:rsid w:val="12EA34D1"/>
    <w:rsid w:val="12F4575C"/>
    <w:rsid w:val="12F72D75"/>
    <w:rsid w:val="1305093A"/>
    <w:rsid w:val="13151F41"/>
    <w:rsid w:val="13152CD1"/>
    <w:rsid w:val="131707FC"/>
    <w:rsid w:val="1319112C"/>
    <w:rsid w:val="131E74EF"/>
    <w:rsid w:val="132C71B1"/>
    <w:rsid w:val="13306726"/>
    <w:rsid w:val="13406E0D"/>
    <w:rsid w:val="13544384"/>
    <w:rsid w:val="13592C6B"/>
    <w:rsid w:val="13647E2A"/>
    <w:rsid w:val="13716BBF"/>
    <w:rsid w:val="13771D43"/>
    <w:rsid w:val="1395552C"/>
    <w:rsid w:val="1398042D"/>
    <w:rsid w:val="139932BB"/>
    <w:rsid w:val="139B05BC"/>
    <w:rsid w:val="139E71F9"/>
    <w:rsid w:val="13A14CDD"/>
    <w:rsid w:val="13A92E86"/>
    <w:rsid w:val="13AB6B54"/>
    <w:rsid w:val="13AE03A1"/>
    <w:rsid w:val="13B6557F"/>
    <w:rsid w:val="13B71CCD"/>
    <w:rsid w:val="13CB29A8"/>
    <w:rsid w:val="13CF1A61"/>
    <w:rsid w:val="13DE073F"/>
    <w:rsid w:val="13E0397D"/>
    <w:rsid w:val="13F207BB"/>
    <w:rsid w:val="13F21396"/>
    <w:rsid w:val="14001844"/>
    <w:rsid w:val="14081BA0"/>
    <w:rsid w:val="140A4B48"/>
    <w:rsid w:val="141B437A"/>
    <w:rsid w:val="141F7F9E"/>
    <w:rsid w:val="14211539"/>
    <w:rsid w:val="14252E9F"/>
    <w:rsid w:val="14253D75"/>
    <w:rsid w:val="143A7444"/>
    <w:rsid w:val="14410D9F"/>
    <w:rsid w:val="14446574"/>
    <w:rsid w:val="14462277"/>
    <w:rsid w:val="14495B87"/>
    <w:rsid w:val="146161C6"/>
    <w:rsid w:val="146B5489"/>
    <w:rsid w:val="147E4ACD"/>
    <w:rsid w:val="148634E8"/>
    <w:rsid w:val="149F5017"/>
    <w:rsid w:val="14A2128A"/>
    <w:rsid w:val="14B07034"/>
    <w:rsid w:val="14BC48AD"/>
    <w:rsid w:val="14CE4F1C"/>
    <w:rsid w:val="14DC5CD0"/>
    <w:rsid w:val="14FD38A5"/>
    <w:rsid w:val="15013FE9"/>
    <w:rsid w:val="150957F6"/>
    <w:rsid w:val="150B3E80"/>
    <w:rsid w:val="150B6B5E"/>
    <w:rsid w:val="15161116"/>
    <w:rsid w:val="152045D4"/>
    <w:rsid w:val="152414D9"/>
    <w:rsid w:val="15271D7F"/>
    <w:rsid w:val="15496765"/>
    <w:rsid w:val="156D3F7E"/>
    <w:rsid w:val="158D0D35"/>
    <w:rsid w:val="15917DCB"/>
    <w:rsid w:val="1596397B"/>
    <w:rsid w:val="15A54CAF"/>
    <w:rsid w:val="15B66CB1"/>
    <w:rsid w:val="15C83120"/>
    <w:rsid w:val="15D5164E"/>
    <w:rsid w:val="15D84743"/>
    <w:rsid w:val="15D87F04"/>
    <w:rsid w:val="15EC28EE"/>
    <w:rsid w:val="15F72B15"/>
    <w:rsid w:val="16014576"/>
    <w:rsid w:val="16181199"/>
    <w:rsid w:val="162022AF"/>
    <w:rsid w:val="16211B80"/>
    <w:rsid w:val="162C7A43"/>
    <w:rsid w:val="16344DDE"/>
    <w:rsid w:val="163664EC"/>
    <w:rsid w:val="163B7BD8"/>
    <w:rsid w:val="164B29D9"/>
    <w:rsid w:val="164F4403"/>
    <w:rsid w:val="165267A0"/>
    <w:rsid w:val="16617B0A"/>
    <w:rsid w:val="166C4EC9"/>
    <w:rsid w:val="166C5685"/>
    <w:rsid w:val="166F7EDD"/>
    <w:rsid w:val="16717568"/>
    <w:rsid w:val="16721331"/>
    <w:rsid w:val="16785D00"/>
    <w:rsid w:val="167A5236"/>
    <w:rsid w:val="16807672"/>
    <w:rsid w:val="168F389C"/>
    <w:rsid w:val="16A170F5"/>
    <w:rsid w:val="16C61384"/>
    <w:rsid w:val="16D56FDA"/>
    <w:rsid w:val="16DD28ED"/>
    <w:rsid w:val="16EB5367"/>
    <w:rsid w:val="16F144B1"/>
    <w:rsid w:val="16FF3BC9"/>
    <w:rsid w:val="1719529E"/>
    <w:rsid w:val="171D0DAB"/>
    <w:rsid w:val="171D19B9"/>
    <w:rsid w:val="173D430E"/>
    <w:rsid w:val="17443181"/>
    <w:rsid w:val="174D634E"/>
    <w:rsid w:val="1750377D"/>
    <w:rsid w:val="1752528A"/>
    <w:rsid w:val="17543489"/>
    <w:rsid w:val="175C6D32"/>
    <w:rsid w:val="176331DD"/>
    <w:rsid w:val="17634D83"/>
    <w:rsid w:val="176B5C1E"/>
    <w:rsid w:val="177F0037"/>
    <w:rsid w:val="177F5E26"/>
    <w:rsid w:val="17836DE9"/>
    <w:rsid w:val="178D4F09"/>
    <w:rsid w:val="17993638"/>
    <w:rsid w:val="179C7AAE"/>
    <w:rsid w:val="179D60D7"/>
    <w:rsid w:val="17A5671A"/>
    <w:rsid w:val="17AB64A6"/>
    <w:rsid w:val="17AC349E"/>
    <w:rsid w:val="17AC5729"/>
    <w:rsid w:val="17C53F2E"/>
    <w:rsid w:val="17C8596D"/>
    <w:rsid w:val="17D8733F"/>
    <w:rsid w:val="17D873A8"/>
    <w:rsid w:val="17DC5515"/>
    <w:rsid w:val="17E52352"/>
    <w:rsid w:val="17ED2E43"/>
    <w:rsid w:val="17F155B7"/>
    <w:rsid w:val="17F21F5F"/>
    <w:rsid w:val="17F97EE7"/>
    <w:rsid w:val="17FC3034"/>
    <w:rsid w:val="17FC4303"/>
    <w:rsid w:val="18091B71"/>
    <w:rsid w:val="180F5D31"/>
    <w:rsid w:val="182528B2"/>
    <w:rsid w:val="18263C7F"/>
    <w:rsid w:val="182B3D30"/>
    <w:rsid w:val="183725E8"/>
    <w:rsid w:val="183F3CE7"/>
    <w:rsid w:val="18512246"/>
    <w:rsid w:val="18653C33"/>
    <w:rsid w:val="18656823"/>
    <w:rsid w:val="186A2E00"/>
    <w:rsid w:val="187175C0"/>
    <w:rsid w:val="18737F76"/>
    <w:rsid w:val="188C2FE9"/>
    <w:rsid w:val="18941466"/>
    <w:rsid w:val="18A6013F"/>
    <w:rsid w:val="18C12800"/>
    <w:rsid w:val="18C164B3"/>
    <w:rsid w:val="18CF0395"/>
    <w:rsid w:val="18E349FD"/>
    <w:rsid w:val="18F20473"/>
    <w:rsid w:val="18F62890"/>
    <w:rsid w:val="19076197"/>
    <w:rsid w:val="190E2BD5"/>
    <w:rsid w:val="19161B62"/>
    <w:rsid w:val="19195D7D"/>
    <w:rsid w:val="19256D51"/>
    <w:rsid w:val="193874DD"/>
    <w:rsid w:val="19483205"/>
    <w:rsid w:val="195A4415"/>
    <w:rsid w:val="197F6F94"/>
    <w:rsid w:val="19864F9A"/>
    <w:rsid w:val="19882E24"/>
    <w:rsid w:val="198A1EB9"/>
    <w:rsid w:val="199D1DB6"/>
    <w:rsid w:val="19B51607"/>
    <w:rsid w:val="19B56C76"/>
    <w:rsid w:val="19BA1B32"/>
    <w:rsid w:val="19C03BF2"/>
    <w:rsid w:val="19E35E79"/>
    <w:rsid w:val="19ED7B5F"/>
    <w:rsid w:val="19F80C0B"/>
    <w:rsid w:val="1A046E1C"/>
    <w:rsid w:val="1A0E2A13"/>
    <w:rsid w:val="1A1E748A"/>
    <w:rsid w:val="1A2228BC"/>
    <w:rsid w:val="1A227471"/>
    <w:rsid w:val="1A2B7BDC"/>
    <w:rsid w:val="1A394425"/>
    <w:rsid w:val="1A427814"/>
    <w:rsid w:val="1A474855"/>
    <w:rsid w:val="1A48504B"/>
    <w:rsid w:val="1A534670"/>
    <w:rsid w:val="1A653E2F"/>
    <w:rsid w:val="1A661F45"/>
    <w:rsid w:val="1A734726"/>
    <w:rsid w:val="1A77099B"/>
    <w:rsid w:val="1A7820A5"/>
    <w:rsid w:val="1A791A04"/>
    <w:rsid w:val="1A811056"/>
    <w:rsid w:val="1A865D42"/>
    <w:rsid w:val="1A8F40E2"/>
    <w:rsid w:val="1AA16294"/>
    <w:rsid w:val="1AB17AA4"/>
    <w:rsid w:val="1AB47ABE"/>
    <w:rsid w:val="1AC43782"/>
    <w:rsid w:val="1ACD2C9C"/>
    <w:rsid w:val="1AE026CB"/>
    <w:rsid w:val="1AE65FD5"/>
    <w:rsid w:val="1AEC0B92"/>
    <w:rsid w:val="1AFB7E41"/>
    <w:rsid w:val="1AFE409C"/>
    <w:rsid w:val="1B016E32"/>
    <w:rsid w:val="1B021016"/>
    <w:rsid w:val="1B0F2AEA"/>
    <w:rsid w:val="1B2415C6"/>
    <w:rsid w:val="1B26631A"/>
    <w:rsid w:val="1B2B76A2"/>
    <w:rsid w:val="1B2C0658"/>
    <w:rsid w:val="1B414CC6"/>
    <w:rsid w:val="1B4D358F"/>
    <w:rsid w:val="1B514F10"/>
    <w:rsid w:val="1B5E4174"/>
    <w:rsid w:val="1B86580F"/>
    <w:rsid w:val="1B8D64DE"/>
    <w:rsid w:val="1B95133D"/>
    <w:rsid w:val="1B956B9D"/>
    <w:rsid w:val="1B980DAE"/>
    <w:rsid w:val="1BA02E7F"/>
    <w:rsid w:val="1BA03A32"/>
    <w:rsid w:val="1BA13A69"/>
    <w:rsid w:val="1BA46C3D"/>
    <w:rsid w:val="1BAB2B1A"/>
    <w:rsid w:val="1BB80BB0"/>
    <w:rsid w:val="1BBA2615"/>
    <w:rsid w:val="1BBC1324"/>
    <w:rsid w:val="1BDE39B3"/>
    <w:rsid w:val="1BE04417"/>
    <w:rsid w:val="1BE27B3D"/>
    <w:rsid w:val="1BE7684A"/>
    <w:rsid w:val="1BED57DE"/>
    <w:rsid w:val="1BFE1D9F"/>
    <w:rsid w:val="1BFF437F"/>
    <w:rsid w:val="1C0604E7"/>
    <w:rsid w:val="1C0D1302"/>
    <w:rsid w:val="1C267023"/>
    <w:rsid w:val="1C2C334B"/>
    <w:rsid w:val="1C3C3ACC"/>
    <w:rsid w:val="1C3F14C4"/>
    <w:rsid w:val="1C414253"/>
    <w:rsid w:val="1C437D12"/>
    <w:rsid w:val="1C7451AE"/>
    <w:rsid w:val="1C763D31"/>
    <w:rsid w:val="1C776410"/>
    <w:rsid w:val="1C777B81"/>
    <w:rsid w:val="1C791ACC"/>
    <w:rsid w:val="1C7A767B"/>
    <w:rsid w:val="1C81015F"/>
    <w:rsid w:val="1C875BDD"/>
    <w:rsid w:val="1CA107FB"/>
    <w:rsid w:val="1CA44DCA"/>
    <w:rsid w:val="1CB16EC0"/>
    <w:rsid w:val="1CB7001A"/>
    <w:rsid w:val="1CC02D79"/>
    <w:rsid w:val="1CCB37C2"/>
    <w:rsid w:val="1CCC5E5E"/>
    <w:rsid w:val="1CD03D43"/>
    <w:rsid w:val="1CD609A9"/>
    <w:rsid w:val="1CDA676C"/>
    <w:rsid w:val="1CDA7145"/>
    <w:rsid w:val="1CDD62FE"/>
    <w:rsid w:val="1CE40ED4"/>
    <w:rsid w:val="1CEB441E"/>
    <w:rsid w:val="1CF155F4"/>
    <w:rsid w:val="1CF8262D"/>
    <w:rsid w:val="1D023F12"/>
    <w:rsid w:val="1D0C7ADC"/>
    <w:rsid w:val="1D1713DB"/>
    <w:rsid w:val="1D2F2128"/>
    <w:rsid w:val="1D3055D0"/>
    <w:rsid w:val="1D3055FB"/>
    <w:rsid w:val="1D30580D"/>
    <w:rsid w:val="1D3C7E1C"/>
    <w:rsid w:val="1D454470"/>
    <w:rsid w:val="1D4E60CE"/>
    <w:rsid w:val="1D6207C8"/>
    <w:rsid w:val="1D662BA8"/>
    <w:rsid w:val="1D873977"/>
    <w:rsid w:val="1D885893"/>
    <w:rsid w:val="1DA35425"/>
    <w:rsid w:val="1DA60FFE"/>
    <w:rsid w:val="1DAF6A8C"/>
    <w:rsid w:val="1DB836C6"/>
    <w:rsid w:val="1DBA259E"/>
    <w:rsid w:val="1DBC11A2"/>
    <w:rsid w:val="1DBF3582"/>
    <w:rsid w:val="1DC06A93"/>
    <w:rsid w:val="1DC56586"/>
    <w:rsid w:val="1DC65261"/>
    <w:rsid w:val="1DCC7D12"/>
    <w:rsid w:val="1DF578E0"/>
    <w:rsid w:val="1DF57CE7"/>
    <w:rsid w:val="1DFB7DBF"/>
    <w:rsid w:val="1E000BF1"/>
    <w:rsid w:val="1E010541"/>
    <w:rsid w:val="1E012CD5"/>
    <w:rsid w:val="1E1E2D27"/>
    <w:rsid w:val="1E2206C6"/>
    <w:rsid w:val="1E3C1785"/>
    <w:rsid w:val="1E477509"/>
    <w:rsid w:val="1E4D4480"/>
    <w:rsid w:val="1E5353C7"/>
    <w:rsid w:val="1E5509E5"/>
    <w:rsid w:val="1E5D1BE1"/>
    <w:rsid w:val="1E5E2511"/>
    <w:rsid w:val="1E6803EC"/>
    <w:rsid w:val="1E6F4E80"/>
    <w:rsid w:val="1E7371F8"/>
    <w:rsid w:val="1E9F0792"/>
    <w:rsid w:val="1EA658EC"/>
    <w:rsid w:val="1EAB7001"/>
    <w:rsid w:val="1EC81F5D"/>
    <w:rsid w:val="1EDB1835"/>
    <w:rsid w:val="1EEA2602"/>
    <w:rsid w:val="1EEA308F"/>
    <w:rsid w:val="1EFC547C"/>
    <w:rsid w:val="1F01532F"/>
    <w:rsid w:val="1F01687F"/>
    <w:rsid w:val="1F036458"/>
    <w:rsid w:val="1F0653B9"/>
    <w:rsid w:val="1F065759"/>
    <w:rsid w:val="1F1F7580"/>
    <w:rsid w:val="1F272CD2"/>
    <w:rsid w:val="1F285A2F"/>
    <w:rsid w:val="1F2A6FB8"/>
    <w:rsid w:val="1F307485"/>
    <w:rsid w:val="1F3512A1"/>
    <w:rsid w:val="1F351CD3"/>
    <w:rsid w:val="1F3771EC"/>
    <w:rsid w:val="1F382643"/>
    <w:rsid w:val="1F423AB1"/>
    <w:rsid w:val="1F4A25CD"/>
    <w:rsid w:val="1F572647"/>
    <w:rsid w:val="1F5F1F82"/>
    <w:rsid w:val="1F7335A2"/>
    <w:rsid w:val="1F8C1DFB"/>
    <w:rsid w:val="1F904D57"/>
    <w:rsid w:val="1F985573"/>
    <w:rsid w:val="1FBA2322"/>
    <w:rsid w:val="1FC735CE"/>
    <w:rsid w:val="1FE105B5"/>
    <w:rsid w:val="1FE62A85"/>
    <w:rsid w:val="1FE93A0E"/>
    <w:rsid w:val="1FF26D85"/>
    <w:rsid w:val="1FF714FA"/>
    <w:rsid w:val="1FFF356D"/>
    <w:rsid w:val="20010AE4"/>
    <w:rsid w:val="200A1A00"/>
    <w:rsid w:val="200C6FFF"/>
    <w:rsid w:val="200D148C"/>
    <w:rsid w:val="20160F13"/>
    <w:rsid w:val="201868A4"/>
    <w:rsid w:val="201A5AE7"/>
    <w:rsid w:val="201E488B"/>
    <w:rsid w:val="202476D0"/>
    <w:rsid w:val="202A057C"/>
    <w:rsid w:val="2031031A"/>
    <w:rsid w:val="203E5115"/>
    <w:rsid w:val="204937D9"/>
    <w:rsid w:val="204E0C82"/>
    <w:rsid w:val="2051350D"/>
    <w:rsid w:val="20572DEC"/>
    <w:rsid w:val="205B0112"/>
    <w:rsid w:val="207221D2"/>
    <w:rsid w:val="207C778F"/>
    <w:rsid w:val="20980786"/>
    <w:rsid w:val="20A25B3A"/>
    <w:rsid w:val="20A77C40"/>
    <w:rsid w:val="20AB5E80"/>
    <w:rsid w:val="20C24C49"/>
    <w:rsid w:val="20CC5CAD"/>
    <w:rsid w:val="20D4448E"/>
    <w:rsid w:val="20DC54C3"/>
    <w:rsid w:val="20DE7AB6"/>
    <w:rsid w:val="20DF122E"/>
    <w:rsid w:val="20E87D5C"/>
    <w:rsid w:val="20F61D5C"/>
    <w:rsid w:val="20F93260"/>
    <w:rsid w:val="210A6193"/>
    <w:rsid w:val="211E1207"/>
    <w:rsid w:val="2125152F"/>
    <w:rsid w:val="21633429"/>
    <w:rsid w:val="21645129"/>
    <w:rsid w:val="21720E9E"/>
    <w:rsid w:val="2172667F"/>
    <w:rsid w:val="217469C3"/>
    <w:rsid w:val="217C3E31"/>
    <w:rsid w:val="219030AA"/>
    <w:rsid w:val="2192313A"/>
    <w:rsid w:val="219E0B09"/>
    <w:rsid w:val="219E3B54"/>
    <w:rsid w:val="21A251B9"/>
    <w:rsid w:val="21A92249"/>
    <w:rsid w:val="21AC7844"/>
    <w:rsid w:val="21AE32C5"/>
    <w:rsid w:val="21B16D76"/>
    <w:rsid w:val="21C93AB7"/>
    <w:rsid w:val="21D72507"/>
    <w:rsid w:val="21DD1019"/>
    <w:rsid w:val="21F86B3B"/>
    <w:rsid w:val="220B1D47"/>
    <w:rsid w:val="221046E4"/>
    <w:rsid w:val="221200AD"/>
    <w:rsid w:val="22167EA0"/>
    <w:rsid w:val="22214885"/>
    <w:rsid w:val="22382450"/>
    <w:rsid w:val="22401195"/>
    <w:rsid w:val="224244C4"/>
    <w:rsid w:val="22490347"/>
    <w:rsid w:val="224A61C1"/>
    <w:rsid w:val="2257284B"/>
    <w:rsid w:val="226D0424"/>
    <w:rsid w:val="22747A71"/>
    <w:rsid w:val="22787202"/>
    <w:rsid w:val="22885EB2"/>
    <w:rsid w:val="229400EC"/>
    <w:rsid w:val="229569EE"/>
    <w:rsid w:val="229C0538"/>
    <w:rsid w:val="229E3203"/>
    <w:rsid w:val="22A1554F"/>
    <w:rsid w:val="22A61D6A"/>
    <w:rsid w:val="22C00B9E"/>
    <w:rsid w:val="22C21CD5"/>
    <w:rsid w:val="22C451D5"/>
    <w:rsid w:val="22C6212F"/>
    <w:rsid w:val="22C94920"/>
    <w:rsid w:val="22CD07EA"/>
    <w:rsid w:val="22E64E68"/>
    <w:rsid w:val="22EB7DD9"/>
    <w:rsid w:val="22F53BA5"/>
    <w:rsid w:val="22F74F92"/>
    <w:rsid w:val="23086030"/>
    <w:rsid w:val="230B2B2D"/>
    <w:rsid w:val="23153D78"/>
    <w:rsid w:val="23337642"/>
    <w:rsid w:val="2334793C"/>
    <w:rsid w:val="23386B1A"/>
    <w:rsid w:val="23437FA4"/>
    <w:rsid w:val="23447008"/>
    <w:rsid w:val="23512400"/>
    <w:rsid w:val="236C147E"/>
    <w:rsid w:val="23746B1D"/>
    <w:rsid w:val="23781C5A"/>
    <w:rsid w:val="237938B7"/>
    <w:rsid w:val="23821243"/>
    <w:rsid w:val="23AD7352"/>
    <w:rsid w:val="23AF1276"/>
    <w:rsid w:val="23B03FCB"/>
    <w:rsid w:val="23B7153F"/>
    <w:rsid w:val="23C4019C"/>
    <w:rsid w:val="23C43326"/>
    <w:rsid w:val="23D844E2"/>
    <w:rsid w:val="23E14B59"/>
    <w:rsid w:val="242374BE"/>
    <w:rsid w:val="24337330"/>
    <w:rsid w:val="2437183F"/>
    <w:rsid w:val="243E28CD"/>
    <w:rsid w:val="24443D21"/>
    <w:rsid w:val="24521030"/>
    <w:rsid w:val="24962926"/>
    <w:rsid w:val="249D3762"/>
    <w:rsid w:val="24AE471A"/>
    <w:rsid w:val="24C25A44"/>
    <w:rsid w:val="24C273A0"/>
    <w:rsid w:val="24CD60A8"/>
    <w:rsid w:val="24D145E8"/>
    <w:rsid w:val="24D23F1D"/>
    <w:rsid w:val="24E56315"/>
    <w:rsid w:val="24E73B97"/>
    <w:rsid w:val="24E90618"/>
    <w:rsid w:val="24E91041"/>
    <w:rsid w:val="24EA307E"/>
    <w:rsid w:val="24F063EA"/>
    <w:rsid w:val="24F163A3"/>
    <w:rsid w:val="2503653C"/>
    <w:rsid w:val="2510728A"/>
    <w:rsid w:val="25147AE7"/>
    <w:rsid w:val="252569B8"/>
    <w:rsid w:val="252836AA"/>
    <w:rsid w:val="252F74C0"/>
    <w:rsid w:val="25665A66"/>
    <w:rsid w:val="256B4CE2"/>
    <w:rsid w:val="256E514B"/>
    <w:rsid w:val="257477D2"/>
    <w:rsid w:val="25752247"/>
    <w:rsid w:val="259C1A8D"/>
    <w:rsid w:val="25A4472A"/>
    <w:rsid w:val="25B25DA8"/>
    <w:rsid w:val="25CB1D06"/>
    <w:rsid w:val="25D37C43"/>
    <w:rsid w:val="25D64E33"/>
    <w:rsid w:val="25DA142F"/>
    <w:rsid w:val="25DD1153"/>
    <w:rsid w:val="25E940BF"/>
    <w:rsid w:val="25EF25D1"/>
    <w:rsid w:val="25F579BF"/>
    <w:rsid w:val="25FB78B9"/>
    <w:rsid w:val="260966AF"/>
    <w:rsid w:val="2620390E"/>
    <w:rsid w:val="26404BF2"/>
    <w:rsid w:val="26417670"/>
    <w:rsid w:val="2664501A"/>
    <w:rsid w:val="26664798"/>
    <w:rsid w:val="266F4D42"/>
    <w:rsid w:val="2671302F"/>
    <w:rsid w:val="26807372"/>
    <w:rsid w:val="268167AA"/>
    <w:rsid w:val="2682708B"/>
    <w:rsid w:val="269C0CA3"/>
    <w:rsid w:val="26A75211"/>
    <w:rsid w:val="26A97ABA"/>
    <w:rsid w:val="26BB5C67"/>
    <w:rsid w:val="26BD43E6"/>
    <w:rsid w:val="26C538BE"/>
    <w:rsid w:val="26C84C66"/>
    <w:rsid w:val="26D8781D"/>
    <w:rsid w:val="26E7704E"/>
    <w:rsid w:val="26E904E5"/>
    <w:rsid w:val="26F32263"/>
    <w:rsid w:val="26FE1BF6"/>
    <w:rsid w:val="2704017C"/>
    <w:rsid w:val="27095AF2"/>
    <w:rsid w:val="2717103F"/>
    <w:rsid w:val="271C2B1F"/>
    <w:rsid w:val="271D3186"/>
    <w:rsid w:val="27280B90"/>
    <w:rsid w:val="273519F0"/>
    <w:rsid w:val="274874D8"/>
    <w:rsid w:val="27567CBE"/>
    <w:rsid w:val="27594056"/>
    <w:rsid w:val="27685B8A"/>
    <w:rsid w:val="276A718E"/>
    <w:rsid w:val="27730DF9"/>
    <w:rsid w:val="27762EA0"/>
    <w:rsid w:val="27AD61DC"/>
    <w:rsid w:val="27B5393B"/>
    <w:rsid w:val="27BF1F01"/>
    <w:rsid w:val="27CA329D"/>
    <w:rsid w:val="27CA6E95"/>
    <w:rsid w:val="27CF43AD"/>
    <w:rsid w:val="27D02F5B"/>
    <w:rsid w:val="27E37593"/>
    <w:rsid w:val="27E5017E"/>
    <w:rsid w:val="27F4617B"/>
    <w:rsid w:val="2803621D"/>
    <w:rsid w:val="2808093C"/>
    <w:rsid w:val="281B4024"/>
    <w:rsid w:val="281C74CC"/>
    <w:rsid w:val="282576C1"/>
    <w:rsid w:val="2828746F"/>
    <w:rsid w:val="28457FA1"/>
    <w:rsid w:val="284C0E48"/>
    <w:rsid w:val="284E131A"/>
    <w:rsid w:val="285E7609"/>
    <w:rsid w:val="28630CCF"/>
    <w:rsid w:val="28634B65"/>
    <w:rsid w:val="286479B9"/>
    <w:rsid w:val="28741219"/>
    <w:rsid w:val="28747D6F"/>
    <w:rsid w:val="28851388"/>
    <w:rsid w:val="288A1E07"/>
    <w:rsid w:val="289741E6"/>
    <w:rsid w:val="289F5D62"/>
    <w:rsid w:val="28A654B5"/>
    <w:rsid w:val="28A73E43"/>
    <w:rsid w:val="28B22BF7"/>
    <w:rsid w:val="28B271F2"/>
    <w:rsid w:val="28D00DC0"/>
    <w:rsid w:val="28DC01B7"/>
    <w:rsid w:val="28E3550D"/>
    <w:rsid w:val="28E444DE"/>
    <w:rsid w:val="28EB09D3"/>
    <w:rsid w:val="28EB5727"/>
    <w:rsid w:val="28F81C5F"/>
    <w:rsid w:val="28FB7010"/>
    <w:rsid w:val="29154CE1"/>
    <w:rsid w:val="291C592E"/>
    <w:rsid w:val="2952624A"/>
    <w:rsid w:val="295265C2"/>
    <w:rsid w:val="296E614B"/>
    <w:rsid w:val="297018B4"/>
    <w:rsid w:val="29765794"/>
    <w:rsid w:val="297F66FA"/>
    <w:rsid w:val="29852921"/>
    <w:rsid w:val="299841AC"/>
    <w:rsid w:val="29A56DE9"/>
    <w:rsid w:val="29A72172"/>
    <w:rsid w:val="29A74D1C"/>
    <w:rsid w:val="29A9381D"/>
    <w:rsid w:val="29AE0C8E"/>
    <w:rsid w:val="29AE4414"/>
    <w:rsid w:val="29BA6C30"/>
    <w:rsid w:val="29F240DA"/>
    <w:rsid w:val="29F639B4"/>
    <w:rsid w:val="29FA1DDC"/>
    <w:rsid w:val="2A036C66"/>
    <w:rsid w:val="2A0D65A9"/>
    <w:rsid w:val="2A192511"/>
    <w:rsid w:val="2A2474E6"/>
    <w:rsid w:val="2A3951A7"/>
    <w:rsid w:val="2A3E2C5C"/>
    <w:rsid w:val="2A467E23"/>
    <w:rsid w:val="2A4B43F4"/>
    <w:rsid w:val="2A6544BA"/>
    <w:rsid w:val="2A6B531F"/>
    <w:rsid w:val="2A73678C"/>
    <w:rsid w:val="2A8672CC"/>
    <w:rsid w:val="2A8A490E"/>
    <w:rsid w:val="2A8B330D"/>
    <w:rsid w:val="2AB44C11"/>
    <w:rsid w:val="2AB75AC0"/>
    <w:rsid w:val="2ABC1464"/>
    <w:rsid w:val="2AC111F5"/>
    <w:rsid w:val="2AC17243"/>
    <w:rsid w:val="2ACD112B"/>
    <w:rsid w:val="2AE6231F"/>
    <w:rsid w:val="2AE64EDC"/>
    <w:rsid w:val="2B1F6D20"/>
    <w:rsid w:val="2B241832"/>
    <w:rsid w:val="2B287C00"/>
    <w:rsid w:val="2B30202A"/>
    <w:rsid w:val="2B37326F"/>
    <w:rsid w:val="2B3840A5"/>
    <w:rsid w:val="2B470F85"/>
    <w:rsid w:val="2B48414D"/>
    <w:rsid w:val="2B535B99"/>
    <w:rsid w:val="2B55445C"/>
    <w:rsid w:val="2B5959A3"/>
    <w:rsid w:val="2B5D20F8"/>
    <w:rsid w:val="2B657CC0"/>
    <w:rsid w:val="2B73401F"/>
    <w:rsid w:val="2B8A216A"/>
    <w:rsid w:val="2B94224D"/>
    <w:rsid w:val="2B9B3329"/>
    <w:rsid w:val="2BA524D0"/>
    <w:rsid w:val="2BAC327D"/>
    <w:rsid w:val="2BB55E9A"/>
    <w:rsid w:val="2BB849FA"/>
    <w:rsid w:val="2BC90163"/>
    <w:rsid w:val="2BCE4FF2"/>
    <w:rsid w:val="2BDE6200"/>
    <w:rsid w:val="2BE173F4"/>
    <w:rsid w:val="2BE574F8"/>
    <w:rsid w:val="2BE867CA"/>
    <w:rsid w:val="2BEE301D"/>
    <w:rsid w:val="2BF23089"/>
    <w:rsid w:val="2BF50311"/>
    <w:rsid w:val="2BF606F3"/>
    <w:rsid w:val="2C06778E"/>
    <w:rsid w:val="2C0B014A"/>
    <w:rsid w:val="2C15705C"/>
    <w:rsid w:val="2C2E25FD"/>
    <w:rsid w:val="2C32367E"/>
    <w:rsid w:val="2C44244D"/>
    <w:rsid w:val="2C557488"/>
    <w:rsid w:val="2C59599E"/>
    <w:rsid w:val="2C595E9D"/>
    <w:rsid w:val="2C616C4D"/>
    <w:rsid w:val="2C870D8B"/>
    <w:rsid w:val="2C9109F8"/>
    <w:rsid w:val="2C9450F2"/>
    <w:rsid w:val="2CA2517B"/>
    <w:rsid w:val="2CA44773"/>
    <w:rsid w:val="2CB00960"/>
    <w:rsid w:val="2CCA2F6F"/>
    <w:rsid w:val="2CCE564D"/>
    <w:rsid w:val="2CD42B4C"/>
    <w:rsid w:val="2CD61795"/>
    <w:rsid w:val="2CD6728C"/>
    <w:rsid w:val="2CDA4BBE"/>
    <w:rsid w:val="2CDD2831"/>
    <w:rsid w:val="2CDF2A3A"/>
    <w:rsid w:val="2CF50D61"/>
    <w:rsid w:val="2D03747D"/>
    <w:rsid w:val="2D042909"/>
    <w:rsid w:val="2D09061E"/>
    <w:rsid w:val="2D141D1D"/>
    <w:rsid w:val="2D284F26"/>
    <w:rsid w:val="2D2E1802"/>
    <w:rsid w:val="2D3371D6"/>
    <w:rsid w:val="2D400250"/>
    <w:rsid w:val="2D505265"/>
    <w:rsid w:val="2D6569F1"/>
    <w:rsid w:val="2D8A781A"/>
    <w:rsid w:val="2D8B73A9"/>
    <w:rsid w:val="2DA05557"/>
    <w:rsid w:val="2DBD2104"/>
    <w:rsid w:val="2DD1092C"/>
    <w:rsid w:val="2DE04982"/>
    <w:rsid w:val="2DED5420"/>
    <w:rsid w:val="2DF76200"/>
    <w:rsid w:val="2DF809C3"/>
    <w:rsid w:val="2DFB1A7F"/>
    <w:rsid w:val="2E0A7EDD"/>
    <w:rsid w:val="2E133BC6"/>
    <w:rsid w:val="2E1D4BF8"/>
    <w:rsid w:val="2E245376"/>
    <w:rsid w:val="2E2B3F2F"/>
    <w:rsid w:val="2E314A1B"/>
    <w:rsid w:val="2E324153"/>
    <w:rsid w:val="2E3C4305"/>
    <w:rsid w:val="2E477E3E"/>
    <w:rsid w:val="2E483657"/>
    <w:rsid w:val="2E510AFA"/>
    <w:rsid w:val="2E5143EA"/>
    <w:rsid w:val="2E53157A"/>
    <w:rsid w:val="2E544F7F"/>
    <w:rsid w:val="2E6D3219"/>
    <w:rsid w:val="2E821727"/>
    <w:rsid w:val="2E945A0A"/>
    <w:rsid w:val="2E970090"/>
    <w:rsid w:val="2E9A6FC6"/>
    <w:rsid w:val="2E9B64A6"/>
    <w:rsid w:val="2E9C30B9"/>
    <w:rsid w:val="2EA71783"/>
    <w:rsid w:val="2EBB7AF1"/>
    <w:rsid w:val="2ED21169"/>
    <w:rsid w:val="2ED96F72"/>
    <w:rsid w:val="2EDA5D47"/>
    <w:rsid w:val="2EE67791"/>
    <w:rsid w:val="2EF27143"/>
    <w:rsid w:val="2EF60351"/>
    <w:rsid w:val="2EF837B2"/>
    <w:rsid w:val="2F074DC1"/>
    <w:rsid w:val="2F106736"/>
    <w:rsid w:val="2F177FE3"/>
    <w:rsid w:val="2F1F678A"/>
    <w:rsid w:val="2F2E205B"/>
    <w:rsid w:val="2F374DA0"/>
    <w:rsid w:val="2F5A67A2"/>
    <w:rsid w:val="2F6B1906"/>
    <w:rsid w:val="2F6D21D2"/>
    <w:rsid w:val="2F6F5A29"/>
    <w:rsid w:val="2F8503A7"/>
    <w:rsid w:val="2F9179FB"/>
    <w:rsid w:val="2F9B0B19"/>
    <w:rsid w:val="2F9B6B1E"/>
    <w:rsid w:val="2FA21B7A"/>
    <w:rsid w:val="2FA52336"/>
    <w:rsid w:val="2FA92197"/>
    <w:rsid w:val="2FB35C92"/>
    <w:rsid w:val="2FD54DA8"/>
    <w:rsid w:val="2FEA3330"/>
    <w:rsid w:val="30051ABD"/>
    <w:rsid w:val="30117208"/>
    <w:rsid w:val="3012314A"/>
    <w:rsid w:val="301A5F1C"/>
    <w:rsid w:val="302728A2"/>
    <w:rsid w:val="303C51B9"/>
    <w:rsid w:val="30465439"/>
    <w:rsid w:val="3062576C"/>
    <w:rsid w:val="306349E6"/>
    <w:rsid w:val="30797E61"/>
    <w:rsid w:val="307D0F2A"/>
    <w:rsid w:val="307F218A"/>
    <w:rsid w:val="308B6B7F"/>
    <w:rsid w:val="30975DE2"/>
    <w:rsid w:val="30AC3400"/>
    <w:rsid w:val="30AE4D1A"/>
    <w:rsid w:val="30B761B8"/>
    <w:rsid w:val="30B955AD"/>
    <w:rsid w:val="30C14B46"/>
    <w:rsid w:val="30C91551"/>
    <w:rsid w:val="30F37442"/>
    <w:rsid w:val="30F73D90"/>
    <w:rsid w:val="30F8406C"/>
    <w:rsid w:val="30FC4FA2"/>
    <w:rsid w:val="310207BD"/>
    <w:rsid w:val="310A2F06"/>
    <w:rsid w:val="310C3CCE"/>
    <w:rsid w:val="3111018A"/>
    <w:rsid w:val="311713DB"/>
    <w:rsid w:val="311A173A"/>
    <w:rsid w:val="311B6A52"/>
    <w:rsid w:val="311F0267"/>
    <w:rsid w:val="314E156F"/>
    <w:rsid w:val="314E3162"/>
    <w:rsid w:val="315846BE"/>
    <w:rsid w:val="315F1634"/>
    <w:rsid w:val="31625852"/>
    <w:rsid w:val="316C0C61"/>
    <w:rsid w:val="316C7A90"/>
    <w:rsid w:val="3182293F"/>
    <w:rsid w:val="319E724D"/>
    <w:rsid w:val="31A82D4B"/>
    <w:rsid w:val="31AD1EC3"/>
    <w:rsid w:val="31B3673B"/>
    <w:rsid w:val="31BD51B0"/>
    <w:rsid w:val="31C36D9C"/>
    <w:rsid w:val="31C96D78"/>
    <w:rsid w:val="31DB6644"/>
    <w:rsid w:val="31E6073D"/>
    <w:rsid w:val="31EB4989"/>
    <w:rsid w:val="31F55F02"/>
    <w:rsid w:val="3201770B"/>
    <w:rsid w:val="320A31B0"/>
    <w:rsid w:val="32157472"/>
    <w:rsid w:val="32182CEB"/>
    <w:rsid w:val="32254C9F"/>
    <w:rsid w:val="3235185B"/>
    <w:rsid w:val="324B33A8"/>
    <w:rsid w:val="325E16B5"/>
    <w:rsid w:val="32731F42"/>
    <w:rsid w:val="32765857"/>
    <w:rsid w:val="327923EB"/>
    <w:rsid w:val="327A5332"/>
    <w:rsid w:val="32880F8E"/>
    <w:rsid w:val="328D3A98"/>
    <w:rsid w:val="32A459E1"/>
    <w:rsid w:val="32AA277E"/>
    <w:rsid w:val="32AB7BF5"/>
    <w:rsid w:val="32AE41DA"/>
    <w:rsid w:val="32B6283C"/>
    <w:rsid w:val="32BD00EB"/>
    <w:rsid w:val="32BF64D3"/>
    <w:rsid w:val="32C44BF8"/>
    <w:rsid w:val="32E47356"/>
    <w:rsid w:val="32E77FE6"/>
    <w:rsid w:val="32EE248A"/>
    <w:rsid w:val="32F16B34"/>
    <w:rsid w:val="33141948"/>
    <w:rsid w:val="3329708E"/>
    <w:rsid w:val="33315B74"/>
    <w:rsid w:val="333239CA"/>
    <w:rsid w:val="33367713"/>
    <w:rsid w:val="333A235F"/>
    <w:rsid w:val="333A2A32"/>
    <w:rsid w:val="333E1F61"/>
    <w:rsid w:val="335309B2"/>
    <w:rsid w:val="335E4A2C"/>
    <w:rsid w:val="33664D08"/>
    <w:rsid w:val="336F6B3E"/>
    <w:rsid w:val="33701E98"/>
    <w:rsid w:val="33746EC3"/>
    <w:rsid w:val="3378073D"/>
    <w:rsid w:val="33916841"/>
    <w:rsid w:val="339B4DEB"/>
    <w:rsid w:val="339F74A7"/>
    <w:rsid w:val="33B0598C"/>
    <w:rsid w:val="33BD729D"/>
    <w:rsid w:val="33CD35E5"/>
    <w:rsid w:val="33D96120"/>
    <w:rsid w:val="33EC2ACC"/>
    <w:rsid w:val="33F0788D"/>
    <w:rsid w:val="340745BA"/>
    <w:rsid w:val="340B050A"/>
    <w:rsid w:val="34144792"/>
    <w:rsid w:val="3415179D"/>
    <w:rsid w:val="34195E1E"/>
    <w:rsid w:val="341B197D"/>
    <w:rsid w:val="341B52E7"/>
    <w:rsid w:val="34252001"/>
    <w:rsid w:val="34252BD2"/>
    <w:rsid w:val="34292610"/>
    <w:rsid w:val="342B490D"/>
    <w:rsid w:val="342D28CB"/>
    <w:rsid w:val="3435634F"/>
    <w:rsid w:val="34441EBA"/>
    <w:rsid w:val="34562163"/>
    <w:rsid w:val="345C07A6"/>
    <w:rsid w:val="34663E96"/>
    <w:rsid w:val="346C6975"/>
    <w:rsid w:val="347E5EA8"/>
    <w:rsid w:val="34941B81"/>
    <w:rsid w:val="349C3E1A"/>
    <w:rsid w:val="34B92796"/>
    <w:rsid w:val="34BB43FE"/>
    <w:rsid w:val="34C2290B"/>
    <w:rsid w:val="34DA1C07"/>
    <w:rsid w:val="34DC0010"/>
    <w:rsid w:val="34DF050B"/>
    <w:rsid w:val="34E47CC8"/>
    <w:rsid w:val="34F628D1"/>
    <w:rsid w:val="34F83F50"/>
    <w:rsid w:val="34FB1EE4"/>
    <w:rsid w:val="34FB68AE"/>
    <w:rsid w:val="35224AF0"/>
    <w:rsid w:val="352E1901"/>
    <w:rsid w:val="3537781F"/>
    <w:rsid w:val="35465A04"/>
    <w:rsid w:val="35466722"/>
    <w:rsid w:val="354755A0"/>
    <w:rsid w:val="35566565"/>
    <w:rsid w:val="356C0A77"/>
    <w:rsid w:val="35756523"/>
    <w:rsid w:val="357D179D"/>
    <w:rsid w:val="358601E7"/>
    <w:rsid w:val="358826C4"/>
    <w:rsid w:val="35943CF9"/>
    <w:rsid w:val="35972275"/>
    <w:rsid w:val="35A50CAC"/>
    <w:rsid w:val="35A54D06"/>
    <w:rsid w:val="35A566A2"/>
    <w:rsid w:val="35A84C07"/>
    <w:rsid w:val="35A94B25"/>
    <w:rsid w:val="35AE1C2F"/>
    <w:rsid w:val="35C91E31"/>
    <w:rsid w:val="35D95B2F"/>
    <w:rsid w:val="35E02F59"/>
    <w:rsid w:val="35E349CB"/>
    <w:rsid w:val="35F3407E"/>
    <w:rsid w:val="35F8337C"/>
    <w:rsid w:val="35FB7309"/>
    <w:rsid w:val="36270BA9"/>
    <w:rsid w:val="36364DD6"/>
    <w:rsid w:val="363C08E5"/>
    <w:rsid w:val="363E7B5A"/>
    <w:rsid w:val="364C1B7D"/>
    <w:rsid w:val="36513321"/>
    <w:rsid w:val="366001CF"/>
    <w:rsid w:val="3665260E"/>
    <w:rsid w:val="366F6017"/>
    <w:rsid w:val="3670412E"/>
    <w:rsid w:val="367C7586"/>
    <w:rsid w:val="36875FC9"/>
    <w:rsid w:val="369353B1"/>
    <w:rsid w:val="36980D7B"/>
    <w:rsid w:val="36A35A68"/>
    <w:rsid w:val="36B12C09"/>
    <w:rsid w:val="36B93107"/>
    <w:rsid w:val="36BC743B"/>
    <w:rsid w:val="36C65908"/>
    <w:rsid w:val="36CB2F0C"/>
    <w:rsid w:val="36E1630A"/>
    <w:rsid w:val="36E914DD"/>
    <w:rsid w:val="36ED6DF4"/>
    <w:rsid w:val="36F06BED"/>
    <w:rsid w:val="371616AF"/>
    <w:rsid w:val="371D1428"/>
    <w:rsid w:val="37217F9B"/>
    <w:rsid w:val="37246D0C"/>
    <w:rsid w:val="37310AA5"/>
    <w:rsid w:val="37354E52"/>
    <w:rsid w:val="3745740D"/>
    <w:rsid w:val="37473C1C"/>
    <w:rsid w:val="374F7AC6"/>
    <w:rsid w:val="37587B3C"/>
    <w:rsid w:val="37733B05"/>
    <w:rsid w:val="37813C56"/>
    <w:rsid w:val="378F53BE"/>
    <w:rsid w:val="379F5910"/>
    <w:rsid w:val="37A4675A"/>
    <w:rsid w:val="37B03DE9"/>
    <w:rsid w:val="37CB4618"/>
    <w:rsid w:val="37CE1F99"/>
    <w:rsid w:val="37D57FA0"/>
    <w:rsid w:val="37D94196"/>
    <w:rsid w:val="37DA70D6"/>
    <w:rsid w:val="37F60B43"/>
    <w:rsid w:val="37FF07AF"/>
    <w:rsid w:val="38020C3B"/>
    <w:rsid w:val="3809735B"/>
    <w:rsid w:val="38101B2A"/>
    <w:rsid w:val="38302820"/>
    <w:rsid w:val="38316D75"/>
    <w:rsid w:val="38457D95"/>
    <w:rsid w:val="38493C90"/>
    <w:rsid w:val="3852451C"/>
    <w:rsid w:val="385A6BB0"/>
    <w:rsid w:val="385D11AF"/>
    <w:rsid w:val="38747681"/>
    <w:rsid w:val="38776642"/>
    <w:rsid w:val="38906E5D"/>
    <w:rsid w:val="38923D1E"/>
    <w:rsid w:val="38B257F4"/>
    <w:rsid w:val="38C010AB"/>
    <w:rsid w:val="38C8471C"/>
    <w:rsid w:val="38CD04B7"/>
    <w:rsid w:val="38DF6218"/>
    <w:rsid w:val="38F32E4A"/>
    <w:rsid w:val="38F8770E"/>
    <w:rsid w:val="38FA280C"/>
    <w:rsid w:val="39091784"/>
    <w:rsid w:val="390C41F6"/>
    <w:rsid w:val="390D06B7"/>
    <w:rsid w:val="39113BE9"/>
    <w:rsid w:val="39115E5B"/>
    <w:rsid w:val="39176B14"/>
    <w:rsid w:val="391867BE"/>
    <w:rsid w:val="391B6D49"/>
    <w:rsid w:val="39213CEB"/>
    <w:rsid w:val="392F699C"/>
    <w:rsid w:val="39352B0B"/>
    <w:rsid w:val="393571CE"/>
    <w:rsid w:val="39493473"/>
    <w:rsid w:val="396075C7"/>
    <w:rsid w:val="39662C29"/>
    <w:rsid w:val="39662D4C"/>
    <w:rsid w:val="396D036E"/>
    <w:rsid w:val="3981695A"/>
    <w:rsid w:val="39836F28"/>
    <w:rsid w:val="39A84F07"/>
    <w:rsid w:val="39B06786"/>
    <w:rsid w:val="39B32BA8"/>
    <w:rsid w:val="39B56CA3"/>
    <w:rsid w:val="39B62A57"/>
    <w:rsid w:val="39E041B8"/>
    <w:rsid w:val="39E11234"/>
    <w:rsid w:val="39E63155"/>
    <w:rsid w:val="39F97A57"/>
    <w:rsid w:val="3A0E0B5C"/>
    <w:rsid w:val="3A1844A1"/>
    <w:rsid w:val="3A2F6B35"/>
    <w:rsid w:val="3A3D3FFA"/>
    <w:rsid w:val="3A4D50D2"/>
    <w:rsid w:val="3A6548BC"/>
    <w:rsid w:val="3A6A754C"/>
    <w:rsid w:val="3A705B74"/>
    <w:rsid w:val="3A730064"/>
    <w:rsid w:val="3A744B33"/>
    <w:rsid w:val="3A753C96"/>
    <w:rsid w:val="3A7A26F0"/>
    <w:rsid w:val="3A9A3E12"/>
    <w:rsid w:val="3AAD2393"/>
    <w:rsid w:val="3ABC6428"/>
    <w:rsid w:val="3ABC7FCF"/>
    <w:rsid w:val="3AC716FC"/>
    <w:rsid w:val="3AE14F0B"/>
    <w:rsid w:val="3AEF31F8"/>
    <w:rsid w:val="3AF10481"/>
    <w:rsid w:val="3B104D67"/>
    <w:rsid w:val="3B1457BB"/>
    <w:rsid w:val="3B1826AB"/>
    <w:rsid w:val="3B200926"/>
    <w:rsid w:val="3B21259A"/>
    <w:rsid w:val="3B2B0579"/>
    <w:rsid w:val="3B32602C"/>
    <w:rsid w:val="3B354962"/>
    <w:rsid w:val="3B3B4E43"/>
    <w:rsid w:val="3B3E27DA"/>
    <w:rsid w:val="3B457566"/>
    <w:rsid w:val="3B557213"/>
    <w:rsid w:val="3B5B3284"/>
    <w:rsid w:val="3B5C08E7"/>
    <w:rsid w:val="3B691916"/>
    <w:rsid w:val="3B813B27"/>
    <w:rsid w:val="3B847054"/>
    <w:rsid w:val="3B847E7B"/>
    <w:rsid w:val="3B860319"/>
    <w:rsid w:val="3B9D6D40"/>
    <w:rsid w:val="3B9E0D27"/>
    <w:rsid w:val="3BB45484"/>
    <w:rsid w:val="3BB775C4"/>
    <w:rsid w:val="3BBA463A"/>
    <w:rsid w:val="3BD00BC9"/>
    <w:rsid w:val="3BD74969"/>
    <w:rsid w:val="3BDD4797"/>
    <w:rsid w:val="3BDD70E5"/>
    <w:rsid w:val="3BE45DB8"/>
    <w:rsid w:val="3BE54C0F"/>
    <w:rsid w:val="3BEB3131"/>
    <w:rsid w:val="3BEB35AC"/>
    <w:rsid w:val="3C0C4EFB"/>
    <w:rsid w:val="3C320744"/>
    <w:rsid w:val="3C396E99"/>
    <w:rsid w:val="3C3E6A5C"/>
    <w:rsid w:val="3C422E67"/>
    <w:rsid w:val="3C45322D"/>
    <w:rsid w:val="3C4759E6"/>
    <w:rsid w:val="3C5C7D17"/>
    <w:rsid w:val="3C613F11"/>
    <w:rsid w:val="3C6A3BCE"/>
    <w:rsid w:val="3C963B26"/>
    <w:rsid w:val="3CA05391"/>
    <w:rsid w:val="3CA711D8"/>
    <w:rsid w:val="3CAA285A"/>
    <w:rsid w:val="3CB837EE"/>
    <w:rsid w:val="3CC04727"/>
    <w:rsid w:val="3CC853D7"/>
    <w:rsid w:val="3CCA5DD8"/>
    <w:rsid w:val="3CCC096F"/>
    <w:rsid w:val="3CD64452"/>
    <w:rsid w:val="3CF652E4"/>
    <w:rsid w:val="3CF7AB67"/>
    <w:rsid w:val="3CFA0709"/>
    <w:rsid w:val="3D07234D"/>
    <w:rsid w:val="3D194536"/>
    <w:rsid w:val="3D1E5EA5"/>
    <w:rsid w:val="3D2B03FF"/>
    <w:rsid w:val="3D49476E"/>
    <w:rsid w:val="3D511E3C"/>
    <w:rsid w:val="3D7C20C0"/>
    <w:rsid w:val="3D7F4517"/>
    <w:rsid w:val="3D811532"/>
    <w:rsid w:val="3D82367E"/>
    <w:rsid w:val="3D844C21"/>
    <w:rsid w:val="3D855C09"/>
    <w:rsid w:val="3D91042D"/>
    <w:rsid w:val="3D921096"/>
    <w:rsid w:val="3DAC23E5"/>
    <w:rsid w:val="3DB536AB"/>
    <w:rsid w:val="3DC438A6"/>
    <w:rsid w:val="3DC82435"/>
    <w:rsid w:val="3DCB0B0B"/>
    <w:rsid w:val="3DCC6A58"/>
    <w:rsid w:val="3DCF527D"/>
    <w:rsid w:val="3DD77E17"/>
    <w:rsid w:val="3DE04E83"/>
    <w:rsid w:val="3DE62116"/>
    <w:rsid w:val="3DF11DB4"/>
    <w:rsid w:val="3DF41342"/>
    <w:rsid w:val="3E0525BF"/>
    <w:rsid w:val="3E0774B5"/>
    <w:rsid w:val="3E283EE7"/>
    <w:rsid w:val="3E2A7B0A"/>
    <w:rsid w:val="3E2E3E9A"/>
    <w:rsid w:val="3E2E3FE5"/>
    <w:rsid w:val="3E3803E5"/>
    <w:rsid w:val="3E4839E2"/>
    <w:rsid w:val="3E684FFC"/>
    <w:rsid w:val="3E6E7AD7"/>
    <w:rsid w:val="3E7C4BD7"/>
    <w:rsid w:val="3EA073D5"/>
    <w:rsid w:val="3EA766E2"/>
    <w:rsid w:val="3EAA4D0F"/>
    <w:rsid w:val="3EBD134D"/>
    <w:rsid w:val="3EC06EDC"/>
    <w:rsid w:val="3EC51EED"/>
    <w:rsid w:val="3ED623F9"/>
    <w:rsid w:val="3EE32C03"/>
    <w:rsid w:val="3EE42C31"/>
    <w:rsid w:val="3EEC4F13"/>
    <w:rsid w:val="3EED0148"/>
    <w:rsid w:val="3EEF0D65"/>
    <w:rsid w:val="3EF306B6"/>
    <w:rsid w:val="3EF75FAD"/>
    <w:rsid w:val="3EFD01E2"/>
    <w:rsid w:val="3F0151B2"/>
    <w:rsid w:val="3F0A176E"/>
    <w:rsid w:val="3F151E3E"/>
    <w:rsid w:val="3F163AE2"/>
    <w:rsid w:val="3F21345D"/>
    <w:rsid w:val="3F255D09"/>
    <w:rsid w:val="3F2D26E8"/>
    <w:rsid w:val="3F3923C0"/>
    <w:rsid w:val="3F3A22BA"/>
    <w:rsid w:val="3F3E63D2"/>
    <w:rsid w:val="3F41048C"/>
    <w:rsid w:val="3F4118CA"/>
    <w:rsid w:val="3F453623"/>
    <w:rsid w:val="3F4B59D5"/>
    <w:rsid w:val="3F4D02B3"/>
    <w:rsid w:val="3F505EDD"/>
    <w:rsid w:val="3F560BB1"/>
    <w:rsid w:val="3F776269"/>
    <w:rsid w:val="3F85149B"/>
    <w:rsid w:val="3F873935"/>
    <w:rsid w:val="3FA377AD"/>
    <w:rsid w:val="3FA94642"/>
    <w:rsid w:val="3FAE61F8"/>
    <w:rsid w:val="3FC03A2D"/>
    <w:rsid w:val="3FC75D0A"/>
    <w:rsid w:val="3FD05C41"/>
    <w:rsid w:val="3FD5231E"/>
    <w:rsid w:val="3FE455B3"/>
    <w:rsid w:val="3FEC7F81"/>
    <w:rsid w:val="3FED45FE"/>
    <w:rsid w:val="3FED497D"/>
    <w:rsid w:val="3FEE216C"/>
    <w:rsid w:val="3FFD5956"/>
    <w:rsid w:val="40081E36"/>
    <w:rsid w:val="401622E5"/>
    <w:rsid w:val="40167F36"/>
    <w:rsid w:val="401A42BA"/>
    <w:rsid w:val="40234532"/>
    <w:rsid w:val="403015A4"/>
    <w:rsid w:val="4030534D"/>
    <w:rsid w:val="40306F52"/>
    <w:rsid w:val="40427AB2"/>
    <w:rsid w:val="40491ADA"/>
    <w:rsid w:val="40621260"/>
    <w:rsid w:val="40665224"/>
    <w:rsid w:val="407B19BB"/>
    <w:rsid w:val="40972CF9"/>
    <w:rsid w:val="409D6A5E"/>
    <w:rsid w:val="40B14B74"/>
    <w:rsid w:val="40BA22A9"/>
    <w:rsid w:val="40BE1261"/>
    <w:rsid w:val="40C0172C"/>
    <w:rsid w:val="40C43C07"/>
    <w:rsid w:val="40C81194"/>
    <w:rsid w:val="40CB2193"/>
    <w:rsid w:val="40D71A1A"/>
    <w:rsid w:val="40DD2856"/>
    <w:rsid w:val="40E516AE"/>
    <w:rsid w:val="40EE20C8"/>
    <w:rsid w:val="40F35A58"/>
    <w:rsid w:val="40F43314"/>
    <w:rsid w:val="41006DD4"/>
    <w:rsid w:val="41013BB6"/>
    <w:rsid w:val="41041CA8"/>
    <w:rsid w:val="4105617B"/>
    <w:rsid w:val="410656FB"/>
    <w:rsid w:val="410F0524"/>
    <w:rsid w:val="41262E36"/>
    <w:rsid w:val="41361D8B"/>
    <w:rsid w:val="41391351"/>
    <w:rsid w:val="413C249D"/>
    <w:rsid w:val="41484862"/>
    <w:rsid w:val="415752AF"/>
    <w:rsid w:val="415B18BA"/>
    <w:rsid w:val="415F0462"/>
    <w:rsid w:val="41624431"/>
    <w:rsid w:val="416922B1"/>
    <w:rsid w:val="417137BC"/>
    <w:rsid w:val="41794E4C"/>
    <w:rsid w:val="419D0949"/>
    <w:rsid w:val="419D1856"/>
    <w:rsid w:val="419F5FD9"/>
    <w:rsid w:val="41AB0AAD"/>
    <w:rsid w:val="41AB4654"/>
    <w:rsid w:val="41B31383"/>
    <w:rsid w:val="41B6018D"/>
    <w:rsid w:val="41D14D28"/>
    <w:rsid w:val="41F90E2E"/>
    <w:rsid w:val="420D1438"/>
    <w:rsid w:val="4214551D"/>
    <w:rsid w:val="42156C97"/>
    <w:rsid w:val="42324BB9"/>
    <w:rsid w:val="42382E7C"/>
    <w:rsid w:val="42435456"/>
    <w:rsid w:val="426B6C60"/>
    <w:rsid w:val="426C3620"/>
    <w:rsid w:val="426D46F6"/>
    <w:rsid w:val="426F452D"/>
    <w:rsid w:val="42970CC7"/>
    <w:rsid w:val="42B11DDB"/>
    <w:rsid w:val="42BB5C23"/>
    <w:rsid w:val="42C27315"/>
    <w:rsid w:val="42D1069A"/>
    <w:rsid w:val="42E14063"/>
    <w:rsid w:val="42E56668"/>
    <w:rsid w:val="42E66AAC"/>
    <w:rsid w:val="42F6193B"/>
    <w:rsid w:val="42F64DC2"/>
    <w:rsid w:val="42F75B5D"/>
    <w:rsid w:val="4305083E"/>
    <w:rsid w:val="430638B5"/>
    <w:rsid w:val="43110D9F"/>
    <w:rsid w:val="43112E10"/>
    <w:rsid w:val="432A73D0"/>
    <w:rsid w:val="43345DE5"/>
    <w:rsid w:val="433A436F"/>
    <w:rsid w:val="433C0058"/>
    <w:rsid w:val="433E2A66"/>
    <w:rsid w:val="434855C3"/>
    <w:rsid w:val="435F2538"/>
    <w:rsid w:val="436501A0"/>
    <w:rsid w:val="436B761E"/>
    <w:rsid w:val="43710D50"/>
    <w:rsid w:val="438657BA"/>
    <w:rsid w:val="438A7B04"/>
    <w:rsid w:val="43995903"/>
    <w:rsid w:val="43B54308"/>
    <w:rsid w:val="43BD45AF"/>
    <w:rsid w:val="43BF307B"/>
    <w:rsid w:val="43C90F22"/>
    <w:rsid w:val="43D250FD"/>
    <w:rsid w:val="43D607CD"/>
    <w:rsid w:val="43DA4D47"/>
    <w:rsid w:val="43E0301A"/>
    <w:rsid w:val="43E93CF4"/>
    <w:rsid w:val="43F243CF"/>
    <w:rsid w:val="43F7681E"/>
    <w:rsid w:val="43FE3556"/>
    <w:rsid w:val="43FE5996"/>
    <w:rsid w:val="44066843"/>
    <w:rsid w:val="44186DF6"/>
    <w:rsid w:val="444B7791"/>
    <w:rsid w:val="444C5E13"/>
    <w:rsid w:val="444D780F"/>
    <w:rsid w:val="44500C58"/>
    <w:rsid w:val="446E2ABC"/>
    <w:rsid w:val="44721308"/>
    <w:rsid w:val="44781B07"/>
    <w:rsid w:val="448230D2"/>
    <w:rsid w:val="44973AEF"/>
    <w:rsid w:val="449813B1"/>
    <w:rsid w:val="44A17656"/>
    <w:rsid w:val="44A9240A"/>
    <w:rsid w:val="44B037E0"/>
    <w:rsid w:val="44C26530"/>
    <w:rsid w:val="44C44A93"/>
    <w:rsid w:val="44D37606"/>
    <w:rsid w:val="44EB636B"/>
    <w:rsid w:val="44ED0729"/>
    <w:rsid w:val="4506716F"/>
    <w:rsid w:val="450D3EAB"/>
    <w:rsid w:val="45114B7F"/>
    <w:rsid w:val="45151B4C"/>
    <w:rsid w:val="4515686C"/>
    <w:rsid w:val="451A117A"/>
    <w:rsid w:val="45383E63"/>
    <w:rsid w:val="45616D65"/>
    <w:rsid w:val="45732D8A"/>
    <w:rsid w:val="457700EA"/>
    <w:rsid w:val="45810645"/>
    <w:rsid w:val="458B73AA"/>
    <w:rsid w:val="45A915ED"/>
    <w:rsid w:val="45B06AB9"/>
    <w:rsid w:val="45B1580F"/>
    <w:rsid w:val="45B23F53"/>
    <w:rsid w:val="45CC2F1F"/>
    <w:rsid w:val="45CC5CB9"/>
    <w:rsid w:val="45D44AE9"/>
    <w:rsid w:val="45D52C64"/>
    <w:rsid w:val="45FB1BBC"/>
    <w:rsid w:val="46134263"/>
    <w:rsid w:val="461E3993"/>
    <w:rsid w:val="46351A09"/>
    <w:rsid w:val="464C78CA"/>
    <w:rsid w:val="464D7607"/>
    <w:rsid w:val="46540BFD"/>
    <w:rsid w:val="466360FB"/>
    <w:rsid w:val="4673180B"/>
    <w:rsid w:val="468508FE"/>
    <w:rsid w:val="46985CBB"/>
    <w:rsid w:val="469F2B41"/>
    <w:rsid w:val="46A06D57"/>
    <w:rsid w:val="46AB5F7A"/>
    <w:rsid w:val="46B51584"/>
    <w:rsid w:val="46B531C6"/>
    <w:rsid w:val="46BB49AC"/>
    <w:rsid w:val="46D60011"/>
    <w:rsid w:val="46E3402F"/>
    <w:rsid w:val="46FC148B"/>
    <w:rsid w:val="47062C1F"/>
    <w:rsid w:val="471001CC"/>
    <w:rsid w:val="4721347C"/>
    <w:rsid w:val="472C2902"/>
    <w:rsid w:val="472D251B"/>
    <w:rsid w:val="473850E6"/>
    <w:rsid w:val="47525808"/>
    <w:rsid w:val="475365DE"/>
    <w:rsid w:val="47754FA2"/>
    <w:rsid w:val="47825771"/>
    <w:rsid w:val="47AA6F4C"/>
    <w:rsid w:val="47AE1230"/>
    <w:rsid w:val="47AE6543"/>
    <w:rsid w:val="47AF22E4"/>
    <w:rsid w:val="47B75797"/>
    <w:rsid w:val="47BC7AEC"/>
    <w:rsid w:val="47D70100"/>
    <w:rsid w:val="47E13B0E"/>
    <w:rsid w:val="48320361"/>
    <w:rsid w:val="48364DFF"/>
    <w:rsid w:val="48394129"/>
    <w:rsid w:val="486045A5"/>
    <w:rsid w:val="4867452B"/>
    <w:rsid w:val="487E25C6"/>
    <w:rsid w:val="488865FF"/>
    <w:rsid w:val="488B1883"/>
    <w:rsid w:val="4899694F"/>
    <w:rsid w:val="48A5227D"/>
    <w:rsid w:val="48A65882"/>
    <w:rsid w:val="48AE0F7F"/>
    <w:rsid w:val="48BD42C6"/>
    <w:rsid w:val="48CE4849"/>
    <w:rsid w:val="48D17BB5"/>
    <w:rsid w:val="48D336F9"/>
    <w:rsid w:val="48E603CD"/>
    <w:rsid w:val="490407B4"/>
    <w:rsid w:val="49116D67"/>
    <w:rsid w:val="491337BC"/>
    <w:rsid w:val="49151C4D"/>
    <w:rsid w:val="4922216B"/>
    <w:rsid w:val="49234980"/>
    <w:rsid w:val="49277299"/>
    <w:rsid w:val="49282F29"/>
    <w:rsid w:val="49360EB3"/>
    <w:rsid w:val="494D277F"/>
    <w:rsid w:val="495B72E0"/>
    <w:rsid w:val="4960372D"/>
    <w:rsid w:val="49637F8A"/>
    <w:rsid w:val="49650F07"/>
    <w:rsid w:val="49885B14"/>
    <w:rsid w:val="498A24BD"/>
    <w:rsid w:val="4992646A"/>
    <w:rsid w:val="49965900"/>
    <w:rsid w:val="499829BE"/>
    <w:rsid w:val="49A80A0A"/>
    <w:rsid w:val="49C61EBF"/>
    <w:rsid w:val="49CD460F"/>
    <w:rsid w:val="49CE1528"/>
    <w:rsid w:val="49D62FA1"/>
    <w:rsid w:val="49E8667A"/>
    <w:rsid w:val="49E96C63"/>
    <w:rsid w:val="4A167DA6"/>
    <w:rsid w:val="4A172E70"/>
    <w:rsid w:val="4A236EB1"/>
    <w:rsid w:val="4A255E69"/>
    <w:rsid w:val="4A2B24C6"/>
    <w:rsid w:val="4A3816D6"/>
    <w:rsid w:val="4A3950D9"/>
    <w:rsid w:val="4A4009DF"/>
    <w:rsid w:val="4A403EC1"/>
    <w:rsid w:val="4A4D319A"/>
    <w:rsid w:val="4A4E3D7B"/>
    <w:rsid w:val="4A5748D2"/>
    <w:rsid w:val="4A5E50DA"/>
    <w:rsid w:val="4A747665"/>
    <w:rsid w:val="4A777B1E"/>
    <w:rsid w:val="4A8134C4"/>
    <w:rsid w:val="4A834913"/>
    <w:rsid w:val="4A8536C2"/>
    <w:rsid w:val="4A8E17A0"/>
    <w:rsid w:val="4A926BC4"/>
    <w:rsid w:val="4A9559A5"/>
    <w:rsid w:val="4AA40703"/>
    <w:rsid w:val="4AA75A1B"/>
    <w:rsid w:val="4AA97F8E"/>
    <w:rsid w:val="4AB45E57"/>
    <w:rsid w:val="4ACD6DD7"/>
    <w:rsid w:val="4AD80C94"/>
    <w:rsid w:val="4AF13FA8"/>
    <w:rsid w:val="4AF463E0"/>
    <w:rsid w:val="4AF9158D"/>
    <w:rsid w:val="4AFB50C6"/>
    <w:rsid w:val="4B0A267A"/>
    <w:rsid w:val="4B370E03"/>
    <w:rsid w:val="4B3A775B"/>
    <w:rsid w:val="4B3D1498"/>
    <w:rsid w:val="4B4024CD"/>
    <w:rsid w:val="4B482E97"/>
    <w:rsid w:val="4B497BED"/>
    <w:rsid w:val="4B4B1DF7"/>
    <w:rsid w:val="4B512897"/>
    <w:rsid w:val="4B534ECC"/>
    <w:rsid w:val="4B544F00"/>
    <w:rsid w:val="4B5B7683"/>
    <w:rsid w:val="4B5F0ABA"/>
    <w:rsid w:val="4B6E1EF9"/>
    <w:rsid w:val="4B7315FE"/>
    <w:rsid w:val="4B8377F9"/>
    <w:rsid w:val="4B8D2F26"/>
    <w:rsid w:val="4B961E5C"/>
    <w:rsid w:val="4BA315C7"/>
    <w:rsid w:val="4BA338FE"/>
    <w:rsid w:val="4BAE72E2"/>
    <w:rsid w:val="4BBC374F"/>
    <w:rsid w:val="4BC13EA6"/>
    <w:rsid w:val="4BC840A0"/>
    <w:rsid w:val="4BF72569"/>
    <w:rsid w:val="4C0F2961"/>
    <w:rsid w:val="4C116F6B"/>
    <w:rsid w:val="4C123C17"/>
    <w:rsid w:val="4C18715D"/>
    <w:rsid w:val="4C187452"/>
    <w:rsid w:val="4C235F8E"/>
    <w:rsid w:val="4C242F7D"/>
    <w:rsid w:val="4C2C0F65"/>
    <w:rsid w:val="4C3A329A"/>
    <w:rsid w:val="4C3A36E0"/>
    <w:rsid w:val="4C3A50D5"/>
    <w:rsid w:val="4C4F3FC2"/>
    <w:rsid w:val="4C547EC6"/>
    <w:rsid w:val="4C5F3ED8"/>
    <w:rsid w:val="4C6B18ED"/>
    <w:rsid w:val="4C77245C"/>
    <w:rsid w:val="4C7C533A"/>
    <w:rsid w:val="4C856131"/>
    <w:rsid w:val="4C910059"/>
    <w:rsid w:val="4C9959A1"/>
    <w:rsid w:val="4C9A2C4C"/>
    <w:rsid w:val="4C9B6B87"/>
    <w:rsid w:val="4C9E0725"/>
    <w:rsid w:val="4CD566E9"/>
    <w:rsid w:val="4CE35880"/>
    <w:rsid w:val="4CF709E8"/>
    <w:rsid w:val="4D1C62D0"/>
    <w:rsid w:val="4D206562"/>
    <w:rsid w:val="4D4E7DEF"/>
    <w:rsid w:val="4D73686F"/>
    <w:rsid w:val="4D741581"/>
    <w:rsid w:val="4D813987"/>
    <w:rsid w:val="4D9B36CC"/>
    <w:rsid w:val="4D9E2045"/>
    <w:rsid w:val="4DA12BA8"/>
    <w:rsid w:val="4DA73F8C"/>
    <w:rsid w:val="4DAC67BA"/>
    <w:rsid w:val="4DC679EC"/>
    <w:rsid w:val="4DD413BD"/>
    <w:rsid w:val="4DE245EE"/>
    <w:rsid w:val="4DEA6E0A"/>
    <w:rsid w:val="4DF61323"/>
    <w:rsid w:val="4DFB7F70"/>
    <w:rsid w:val="4E195325"/>
    <w:rsid w:val="4E1C64DC"/>
    <w:rsid w:val="4E2A6063"/>
    <w:rsid w:val="4E2C67FD"/>
    <w:rsid w:val="4E2D38A0"/>
    <w:rsid w:val="4E334AC1"/>
    <w:rsid w:val="4E361422"/>
    <w:rsid w:val="4E442B4C"/>
    <w:rsid w:val="4E5A0080"/>
    <w:rsid w:val="4E5C5C35"/>
    <w:rsid w:val="4E5E7A74"/>
    <w:rsid w:val="4E676615"/>
    <w:rsid w:val="4E69788E"/>
    <w:rsid w:val="4E744473"/>
    <w:rsid w:val="4E7623FA"/>
    <w:rsid w:val="4E837DD9"/>
    <w:rsid w:val="4E87620E"/>
    <w:rsid w:val="4E880CE7"/>
    <w:rsid w:val="4E890F3F"/>
    <w:rsid w:val="4E8C2C20"/>
    <w:rsid w:val="4E905ABB"/>
    <w:rsid w:val="4E94397C"/>
    <w:rsid w:val="4EB70650"/>
    <w:rsid w:val="4EBB40C8"/>
    <w:rsid w:val="4ED53CBC"/>
    <w:rsid w:val="4EDA1BDC"/>
    <w:rsid w:val="4EE21847"/>
    <w:rsid w:val="4EE31E6D"/>
    <w:rsid w:val="4EE40E36"/>
    <w:rsid w:val="4EEB50F5"/>
    <w:rsid w:val="4EF02019"/>
    <w:rsid w:val="4F1667D7"/>
    <w:rsid w:val="4F236306"/>
    <w:rsid w:val="4F254949"/>
    <w:rsid w:val="4F357FF3"/>
    <w:rsid w:val="4F4907F3"/>
    <w:rsid w:val="4F525AF4"/>
    <w:rsid w:val="4F575527"/>
    <w:rsid w:val="4F5D62AC"/>
    <w:rsid w:val="4F622B68"/>
    <w:rsid w:val="4F6873AE"/>
    <w:rsid w:val="4F936CEC"/>
    <w:rsid w:val="4F9904E8"/>
    <w:rsid w:val="4FB26409"/>
    <w:rsid w:val="4FB8458E"/>
    <w:rsid w:val="4FBC4D88"/>
    <w:rsid w:val="4FC30EFC"/>
    <w:rsid w:val="4FC6761B"/>
    <w:rsid w:val="4FC77A02"/>
    <w:rsid w:val="4FD24402"/>
    <w:rsid w:val="4FD94036"/>
    <w:rsid w:val="4FE54F9E"/>
    <w:rsid w:val="4FE6635B"/>
    <w:rsid w:val="4FE757B4"/>
    <w:rsid w:val="4FF2263B"/>
    <w:rsid w:val="4FF76B83"/>
    <w:rsid w:val="500D6D2F"/>
    <w:rsid w:val="502A5E7A"/>
    <w:rsid w:val="502B3487"/>
    <w:rsid w:val="505D1036"/>
    <w:rsid w:val="505D71A9"/>
    <w:rsid w:val="506038BB"/>
    <w:rsid w:val="5068035A"/>
    <w:rsid w:val="507E0080"/>
    <w:rsid w:val="50AE3603"/>
    <w:rsid w:val="50C77630"/>
    <w:rsid w:val="50CD3E0C"/>
    <w:rsid w:val="50D3352B"/>
    <w:rsid w:val="50E3254D"/>
    <w:rsid w:val="50EB14F7"/>
    <w:rsid w:val="50EE7388"/>
    <w:rsid w:val="50F54C95"/>
    <w:rsid w:val="50F635D6"/>
    <w:rsid w:val="50F80AAA"/>
    <w:rsid w:val="50F919B1"/>
    <w:rsid w:val="50FD1417"/>
    <w:rsid w:val="511557D1"/>
    <w:rsid w:val="5118184D"/>
    <w:rsid w:val="511C4E0F"/>
    <w:rsid w:val="51234AF3"/>
    <w:rsid w:val="51320FCB"/>
    <w:rsid w:val="51356977"/>
    <w:rsid w:val="51372C8A"/>
    <w:rsid w:val="513971A9"/>
    <w:rsid w:val="513A2EEB"/>
    <w:rsid w:val="514677BF"/>
    <w:rsid w:val="515B4E19"/>
    <w:rsid w:val="516829BE"/>
    <w:rsid w:val="5179524E"/>
    <w:rsid w:val="51A21112"/>
    <w:rsid w:val="51A30BB4"/>
    <w:rsid w:val="51AE5EED"/>
    <w:rsid w:val="51B64454"/>
    <w:rsid w:val="51E907A4"/>
    <w:rsid w:val="51FE7FCE"/>
    <w:rsid w:val="51FF467A"/>
    <w:rsid w:val="520B6323"/>
    <w:rsid w:val="52107DB3"/>
    <w:rsid w:val="521441A9"/>
    <w:rsid w:val="52183AF0"/>
    <w:rsid w:val="52195F78"/>
    <w:rsid w:val="52384B80"/>
    <w:rsid w:val="523954E8"/>
    <w:rsid w:val="524C3D42"/>
    <w:rsid w:val="524F6B34"/>
    <w:rsid w:val="52614CD6"/>
    <w:rsid w:val="52855AC8"/>
    <w:rsid w:val="5286536F"/>
    <w:rsid w:val="52865910"/>
    <w:rsid w:val="528B5D3A"/>
    <w:rsid w:val="52980786"/>
    <w:rsid w:val="52B778A1"/>
    <w:rsid w:val="52DC324D"/>
    <w:rsid w:val="52E87C5B"/>
    <w:rsid w:val="53130019"/>
    <w:rsid w:val="53135270"/>
    <w:rsid w:val="53224E7C"/>
    <w:rsid w:val="53261D3E"/>
    <w:rsid w:val="532F5C35"/>
    <w:rsid w:val="533F2E37"/>
    <w:rsid w:val="53496FA0"/>
    <w:rsid w:val="53532350"/>
    <w:rsid w:val="536840E0"/>
    <w:rsid w:val="53832EDF"/>
    <w:rsid w:val="538A7EC6"/>
    <w:rsid w:val="538F1196"/>
    <w:rsid w:val="53976B2B"/>
    <w:rsid w:val="53A32AB6"/>
    <w:rsid w:val="53AE489C"/>
    <w:rsid w:val="53B80635"/>
    <w:rsid w:val="53C02A40"/>
    <w:rsid w:val="53C91F2A"/>
    <w:rsid w:val="53C96DCD"/>
    <w:rsid w:val="53DE2583"/>
    <w:rsid w:val="54110107"/>
    <w:rsid w:val="54184C2B"/>
    <w:rsid w:val="541C5C6D"/>
    <w:rsid w:val="541D002D"/>
    <w:rsid w:val="54315D5B"/>
    <w:rsid w:val="54335052"/>
    <w:rsid w:val="54511526"/>
    <w:rsid w:val="54663ECE"/>
    <w:rsid w:val="546942AC"/>
    <w:rsid w:val="547859FA"/>
    <w:rsid w:val="548B0F5D"/>
    <w:rsid w:val="549A1505"/>
    <w:rsid w:val="549D6995"/>
    <w:rsid w:val="54A252B3"/>
    <w:rsid w:val="54A36D4B"/>
    <w:rsid w:val="54AD34B2"/>
    <w:rsid w:val="54B45FA4"/>
    <w:rsid w:val="54D429CF"/>
    <w:rsid w:val="54DB296F"/>
    <w:rsid w:val="54DF29D7"/>
    <w:rsid w:val="54E43589"/>
    <w:rsid w:val="54F227FF"/>
    <w:rsid w:val="550275C0"/>
    <w:rsid w:val="551A61BD"/>
    <w:rsid w:val="552032F4"/>
    <w:rsid w:val="55277302"/>
    <w:rsid w:val="553B01E3"/>
    <w:rsid w:val="557F37BE"/>
    <w:rsid w:val="55A956B2"/>
    <w:rsid w:val="55AB466E"/>
    <w:rsid w:val="55B8008C"/>
    <w:rsid w:val="55C44C3C"/>
    <w:rsid w:val="55D74C6C"/>
    <w:rsid w:val="55E47D0D"/>
    <w:rsid w:val="55EC1DBF"/>
    <w:rsid w:val="55EF07EC"/>
    <w:rsid w:val="55F01174"/>
    <w:rsid w:val="55FD7413"/>
    <w:rsid w:val="560504A4"/>
    <w:rsid w:val="560770A0"/>
    <w:rsid w:val="560C3971"/>
    <w:rsid w:val="56116168"/>
    <w:rsid w:val="56166106"/>
    <w:rsid w:val="56174B1F"/>
    <w:rsid w:val="56177BA5"/>
    <w:rsid w:val="5619547D"/>
    <w:rsid w:val="561F68C1"/>
    <w:rsid w:val="56226D5E"/>
    <w:rsid w:val="5623377E"/>
    <w:rsid w:val="562A4AB2"/>
    <w:rsid w:val="56306C8C"/>
    <w:rsid w:val="56335E1B"/>
    <w:rsid w:val="563917CE"/>
    <w:rsid w:val="563F073A"/>
    <w:rsid w:val="563F4FB8"/>
    <w:rsid w:val="5657197D"/>
    <w:rsid w:val="565766EF"/>
    <w:rsid w:val="5662235A"/>
    <w:rsid w:val="567975EF"/>
    <w:rsid w:val="56867E63"/>
    <w:rsid w:val="5690498C"/>
    <w:rsid w:val="56934064"/>
    <w:rsid w:val="56971514"/>
    <w:rsid w:val="56C42382"/>
    <w:rsid w:val="56D67982"/>
    <w:rsid w:val="56DC0E54"/>
    <w:rsid w:val="5704799C"/>
    <w:rsid w:val="570964F1"/>
    <w:rsid w:val="570E223D"/>
    <w:rsid w:val="57210B40"/>
    <w:rsid w:val="573A39B1"/>
    <w:rsid w:val="573A709C"/>
    <w:rsid w:val="573F6FE2"/>
    <w:rsid w:val="574148FB"/>
    <w:rsid w:val="57485228"/>
    <w:rsid w:val="576548EF"/>
    <w:rsid w:val="577F61D2"/>
    <w:rsid w:val="57812509"/>
    <w:rsid w:val="57847B9F"/>
    <w:rsid w:val="57870EF1"/>
    <w:rsid w:val="578B50EE"/>
    <w:rsid w:val="578B79BA"/>
    <w:rsid w:val="57B26FF0"/>
    <w:rsid w:val="57B62C39"/>
    <w:rsid w:val="57CC0FBB"/>
    <w:rsid w:val="57CC4CD4"/>
    <w:rsid w:val="57D20BDD"/>
    <w:rsid w:val="57D45C79"/>
    <w:rsid w:val="57DC161D"/>
    <w:rsid w:val="57E86A5F"/>
    <w:rsid w:val="57ED0522"/>
    <w:rsid w:val="57FC41B1"/>
    <w:rsid w:val="580A1B23"/>
    <w:rsid w:val="581B63FF"/>
    <w:rsid w:val="581C2EEE"/>
    <w:rsid w:val="581D240A"/>
    <w:rsid w:val="5820692D"/>
    <w:rsid w:val="58360C83"/>
    <w:rsid w:val="58372F5D"/>
    <w:rsid w:val="585E017C"/>
    <w:rsid w:val="58636449"/>
    <w:rsid w:val="586A1EB6"/>
    <w:rsid w:val="5873396F"/>
    <w:rsid w:val="58747696"/>
    <w:rsid w:val="588E56CB"/>
    <w:rsid w:val="58A27B96"/>
    <w:rsid w:val="58C11612"/>
    <w:rsid w:val="58C45F11"/>
    <w:rsid w:val="58C6090F"/>
    <w:rsid w:val="58C8006A"/>
    <w:rsid w:val="58DB5870"/>
    <w:rsid w:val="58EB01D6"/>
    <w:rsid w:val="58EC7ED3"/>
    <w:rsid w:val="58FA1704"/>
    <w:rsid w:val="590A7FE3"/>
    <w:rsid w:val="590E032A"/>
    <w:rsid w:val="591239CB"/>
    <w:rsid w:val="591F6BB4"/>
    <w:rsid w:val="592645CC"/>
    <w:rsid w:val="594973AC"/>
    <w:rsid w:val="594E471A"/>
    <w:rsid w:val="59556A2F"/>
    <w:rsid w:val="59601E6E"/>
    <w:rsid w:val="596619C3"/>
    <w:rsid w:val="59677EB0"/>
    <w:rsid w:val="59753D13"/>
    <w:rsid w:val="5997325F"/>
    <w:rsid w:val="599A47B6"/>
    <w:rsid w:val="59B446D5"/>
    <w:rsid w:val="59BF0219"/>
    <w:rsid w:val="59CE376A"/>
    <w:rsid w:val="59EE5540"/>
    <w:rsid w:val="59F00A95"/>
    <w:rsid w:val="59F248A7"/>
    <w:rsid w:val="59FA7D12"/>
    <w:rsid w:val="5A0443E5"/>
    <w:rsid w:val="5A364462"/>
    <w:rsid w:val="5A38034F"/>
    <w:rsid w:val="5A6B3F40"/>
    <w:rsid w:val="5A72703E"/>
    <w:rsid w:val="5A736833"/>
    <w:rsid w:val="5A9226A1"/>
    <w:rsid w:val="5A9A637C"/>
    <w:rsid w:val="5AA326BC"/>
    <w:rsid w:val="5AAF2DDB"/>
    <w:rsid w:val="5AB2207F"/>
    <w:rsid w:val="5ABE14B6"/>
    <w:rsid w:val="5AC6210C"/>
    <w:rsid w:val="5AC85295"/>
    <w:rsid w:val="5ADC402E"/>
    <w:rsid w:val="5AF64076"/>
    <w:rsid w:val="5AF94DBF"/>
    <w:rsid w:val="5B0F4AEE"/>
    <w:rsid w:val="5B173B75"/>
    <w:rsid w:val="5B1D1A05"/>
    <w:rsid w:val="5B2132CA"/>
    <w:rsid w:val="5B2A2D48"/>
    <w:rsid w:val="5B34222B"/>
    <w:rsid w:val="5B38523F"/>
    <w:rsid w:val="5B3F7E23"/>
    <w:rsid w:val="5B4C56E6"/>
    <w:rsid w:val="5B4C621A"/>
    <w:rsid w:val="5B4D1787"/>
    <w:rsid w:val="5B7055C1"/>
    <w:rsid w:val="5B7961D4"/>
    <w:rsid w:val="5B861DAE"/>
    <w:rsid w:val="5B891442"/>
    <w:rsid w:val="5B941AF5"/>
    <w:rsid w:val="5BA450D8"/>
    <w:rsid w:val="5BAE5608"/>
    <w:rsid w:val="5BB834CC"/>
    <w:rsid w:val="5BC60AED"/>
    <w:rsid w:val="5BC9537F"/>
    <w:rsid w:val="5BDC410B"/>
    <w:rsid w:val="5BDF2675"/>
    <w:rsid w:val="5C003871"/>
    <w:rsid w:val="5C0D6916"/>
    <w:rsid w:val="5C323C1E"/>
    <w:rsid w:val="5C3E560D"/>
    <w:rsid w:val="5C42312A"/>
    <w:rsid w:val="5C4D6D26"/>
    <w:rsid w:val="5C594648"/>
    <w:rsid w:val="5C620D38"/>
    <w:rsid w:val="5C6E136A"/>
    <w:rsid w:val="5C6E23B0"/>
    <w:rsid w:val="5C7737AB"/>
    <w:rsid w:val="5C774301"/>
    <w:rsid w:val="5C816D04"/>
    <w:rsid w:val="5C844092"/>
    <w:rsid w:val="5C856B03"/>
    <w:rsid w:val="5C893338"/>
    <w:rsid w:val="5C9B2AA0"/>
    <w:rsid w:val="5CAC2E00"/>
    <w:rsid w:val="5CAE778C"/>
    <w:rsid w:val="5CC040F1"/>
    <w:rsid w:val="5CCD4722"/>
    <w:rsid w:val="5CDB479F"/>
    <w:rsid w:val="5CDE50CE"/>
    <w:rsid w:val="5CE64226"/>
    <w:rsid w:val="5CF32FBA"/>
    <w:rsid w:val="5CFF914F"/>
    <w:rsid w:val="5D01305B"/>
    <w:rsid w:val="5D045517"/>
    <w:rsid w:val="5D0A6D9C"/>
    <w:rsid w:val="5D105A1E"/>
    <w:rsid w:val="5D135E70"/>
    <w:rsid w:val="5D212E81"/>
    <w:rsid w:val="5D241268"/>
    <w:rsid w:val="5D284255"/>
    <w:rsid w:val="5D2F5370"/>
    <w:rsid w:val="5D305B55"/>
    <w:rsid w:val="5D724512"/>
    <w:rsid w:val="5D7B41CB"/>
    <w:rsid w:val="5D897DC0"/>
    <w:rsid w:val="5D8D4D4E"/>
    <w:rsid w:val="5D9C304B"/>
    <w:rsid w:val="5D9C5E8E"/>
    <w:rsid w:val="5DB02019"/>
    <w:rsid w:val="5DD77423"/>
    <w:rsid w:val="5DD8467E"/>
    <w:rsid w:val="5DDD752C"/>
    <w:rsid w:val="5E2B136E"/>
    <w:rsid w:val="5E3343E5"/>
    <w:rsid w:val="5E5C354F"/>
    <w:rsid w:val="5E675D5F"/>
    <w:rsid w:val="5E6D5F7B"/>
    <w:rsid w:val="5E7053AC"/>
    <w:rsid w:val="5E814FAF"/>
    <w:rsid w:val="5E856815"/>
    <w:rsid w:val="5E8919C4"/>
    <w:rsid w:val="5E906091"/>
    <w:rsid w:val="5EA4282C"/>
    <w:rsid w:val="5EAE0DC5"/>
    <w:rsid w:val="5EBA54EF"/>
    <w:rsid w:val="5EC30C25"/>
    <w:rsid w:val="5ED00545"/>
    <w:rsid w:val="5EF43826"/>
    <w:rsid w:val="5EFD2C6D"/>
    <w:rsid w:val="5EFF4E85"/>
    <w:rsid w:val="5F065591"/>
    <w:rsid w:val="5F0A40DF"/>
    <w:rsid w:val="5F0E2631"/>
    <w:rsid w:val="5F1B5613"/>
    <w:rsid w:val="5F1C192C"/>
    <w:rsid w:val="5F203CEC"/>
    <w:rsid w:val="5F226A98"/>
    <w:rsid w:val="5F347A86"/>
    <w:rsid w:val="5F414763"/>
    <w:rsid w:val="5F4261BA"/>
    <w:rsid w:val="5F473DC7"/>
    <w:rsid w:val="5F4B3033"/>
    <w:rsid w:val="5F5E68DC"/>
    <w:rsid w:val="5F6244E0"/>
    <w:rsid w:val="5F6775EE"/>
    <w:rsid w:val="5F77237C"/>
    <w:rsid w:val="5F7A7FA3"/>
    <w:rsid w:val="5F7E58BC"/>
    <w:rsid w:val="5F812921"/>
    <w:rsid w:val="5F885D75"/>
    <w:rsid w:val="5F9E5430"/>
    <w:rsid w:val="5FB72E12"/>
    <w:rsid w:val="5FB8598F"/>
    <w:rsid w:val="5FBD45D4"/>
    <w:rsid w:val="5FCC0676"/>
    <w:rsid w:val="5FD25A53"/>
    <w:rsid w:val="5FD90A09"/>
    <w:rsid w:val="5FE11611"/>
    <w:rsid w:val="5FE20727"/>
    <w:rsid w:val="5FF35434"/>
    <w:rsid w:val="5FF67930"/>
    <w:rsid w:val="5FF76068"/>
    <w:rsid w:val="5FFF6B25"/>
    <w:rsid w:val="60040B12"/>
    <w:rsid w:val="600E5B87"/>
    <w:rsid w:val="60194B9F"/>
    <w:rsid w:val="60233BAB"/>
    <w:rsid w:val="60391CA5"/>
    <w:rsid w:val="603C5313"/>
    <w:rsid w:val="604769AD"/>
    <w:rsid w:val="604C64D3"/>
    <w:rsid w:val="604E1C1B"/>
    <w:rsid w:val="605329D0"/>
    <w:rsid w:val="60567675"/>
    <w:rsid w:val="605B5EA1"/>
    <w:rsid w:val="605C5567"/>
    <w:rsid w:val="606B10E8"/>
    <w:rsid w:val="60744D13"/>
    <w:rsid w:val="607C37DD"/>
    <w:rsid w:val="6090471C"/>
    <w:rsid w:val="6099489E"/>
    <w:rsid w:val="609E7701"/>
    <w:rsid w:val="60B152BF"/>
    <w:rsid w:val="60B31EFA"/>
    <w:rsid w:val="60B82927"/>
    <w:rsid w:val="60C96C5F"/>
    <w:rsid w:val="60D01C7D"/>
    <w:rsid w:val="60E33CB0"/>
    <w:rsid w:val="60EB28B9"/>
    <w:rsid w:val="61006BEA"/>
    <w:rsid w:val="610574CC"/>
    <w:rsid w:val="611141A8"/>
    <w:rsid w:val="61173D75"/>
    <w:rsid w:val="611C7D76"/>
    <w:rsid w:val="6138513B"/>
    <w:rsid w:val="613C5916"/>
    <w:rsid w:val="613E7DF9"/>
    <w:rsid w:val="61422296"/>
    <w:rsid w:val="614C7A1D"/>
    <w:rsid w:val="614E5D76"/>
    <w:rsid w:val="614F542C"/>
    <w:rsid w:val="6159056F"/>
    <w:rsid w:val="61685AAA"/>
    <w:rsid w:val="618D5B2E"/>
    <w:rsid w:val="6194354F"/>
    <w:rsid w:val="61AB131C"/>
    <w:rsid w:val="61B05602"/>
    <w:rsid w:val="61B96CB7"/>
    <w:rsid w:val="61C313B0"/>
    <w:rsid w:val="61C552BF"/>
    <w:rsid w:val="61D428F4"/>
    <w:rsid w:val="61E33E86"/>
    <w:rsid w:val="61EB6FDA"/>
    <w:rsid w:val="61EC164B"/>
    <w:rsid w:val="61F80B92"/>
    <w:rsid w:val="61FD7D3F"/>
    <w:rsid w:val="61FFC7FA"/>
    <w:rsid w:val="62035529"/>
    <w:rsid w:val="62076302"/>
    <w:rsid w:val="620C7AD6"/>
    <w:rsid w:val="6231029A"/>
    <w:rsid w:val="623B047D"/>
    <w:rsid w:val="62400AAB"/>
    <w:rsid w:val="624605EF"/>
    <w:rsid w:val="62467841"/>
    <w:rsid w:val="625135AD"/>
    <w:rsid w:val="62554D9D"/>
    <w:rsid w:val="626638C9"/>
    <w:rsid w:val="626E0F1C"/>
    <w:rsid w:val="62711E7E"/>
    <w:rsid w:val="627917B4"/>
    <w:rsid w:val="628F0E53"/>
    <w:rsid w:val="62923498"/>
    <w:rsid w:val="62986528"/>
    <w:rsid w:val="629E6047"/>
    <w:rsid w:val="62A46126"/>
    <w:rsid w:val="62B415D4"/>
    <w:rsid w:val="62D35ED6"/>
    <w:rsid w:val="62E134AC"/>
    <w:rsid w:val="62E839BE"/>
    <w:rsid w:val="62EA235F"/>
    <w:rsid w:val="62EF2EC5"/>
    <w:rsid w:val="62FA594C"/>
    <w:rsid w:val="630932D4"/>
    <w:rsid w:val="63135D6B"/>
    <w:rsid w:val="63190EE4"/>
    <w:rsid w:val="63237D8B"/>
    <w:rsid w:val="63242AD4"/>
    <w:rsid w:val="63414CFD"/>
    <w:rsid w:val="63416A5E"/>
    <w:rsid w:val="63456348"/>
    <w:rsid w:val="634570CC"/>
    <w:rsid w:val="635034DA"/>
    <w:rsid w:val="635238AF"/>
    <w:rsid w:val="635A42E4"/>
    <w:rsid w:val="63694789"/>
    <w:rsid w:val="636A701A"/>
    <w:rsid w:val="63833871"/>
    <w:rsid w:val="63857F11"/>
    <w:rsid w:val="63865F21"/>
    <w:rsid w:val="63B82428"/>
    <w:rsid w:val="63D10C0C"/>
    <w:rsid w:val="63E66096"/>
    <w:rsid w:val="63F91BF1"/>
    <w:rsid w:val="640B0A05"/>
    <w:rsid w:val="6416108B"/>
    <w:rsid w:val="641B2D20"/>
    <w:rsid w:val="64232364"/>
    <w:rsid w:val="642831AD"/>
    <w:rsid w:val="6434096B"/>
    <w:rsid w:val="643C483B"/>
    <w:rsid w:val="6448789E"/>
    <w:rsid w:val="6461779C"/>
    <w:rsid w:val="64674877"/>
    <w:rsid w:val="646C0D03"/>
    <w:rsid w:val="646C5460"/>
    <w:rsid w:val="646D2D8D"/>
    <w:rsid w:val="64766EF0"/>
    <w:rsid w:val="647809AF"/>
    <w:rsid w:val="64954744"/>
    <w:rsid w:val="649F33FE"/>
    <w:rsid w:val="64A250C3"/>
    <w:rsid w:val="64A86B15"/>
    <w:rsid w:val="64AD3DFE"/>
    <w:rsid w:val="64AD6178"/>
    <w:rsid w:val="64AF054B"/>
    <w:rsid w:val="64B41131"/>
    <w:rsid w:val="64B57A6F"/>
    <w:rsid w:val="64C64453"/>
    <w:rsid w:val="64CB6E59"/>
    <w:rsid w:val="64D55691"/>
    <w:rsid w:val="64D83A0F"/>
    <w:rsid w:val="64DD226D"/>
    <w:rsid w:val="64E32766"/>
    <w:rsid w:val="64E513BC"/>
    <w:rsid w:val="64E964EE"/>
    <w:rsid w:val="64EE2725"/>
    <w:rsid w:val="64FE634B"/>
    <w:rsid w:val="65062008"/>
    <w:rsid w:val="650B2542"/>
    <w:rsid w:val="652D2CAC"/>
    <w:rsid w:val="653524AF"/>
    <w:rsid w:val="653A2C40"/>
    <w:rsid w:val="653E2EC8"/>
    <w:rsid w:val="65435593"/>
    <w:rsid w:val="65500DA8"/>
    <w:rsid w:val="655D116D"/>
    <w:rsid w:val="657011AB"/>
    <w:rsid w:val="65736EDE"/>
    <w:rsid w:val="657A0267"/>
    <w:rsid w:val="658876F0"/>
    <w:rsid w:val="65AC535B"/>
    <w:rsid w:val="65BF10B4"/>
    <w:rsid w:val="65BF6636"/>
    <w:rsid w:val="65C22AF4"/>
    <w:rsid w:val="65C50411"/>
    <w:rsid w:val="65C84D2A"/>
    <w:rsid w:val="65D931DF"/>
    <w:rsid w:val="65E16B97"/>
    <w:rsid w:val="65E57F00"/>
    <w:rsid w:val="65ED02AB"/>
    <w:rsid w:val="660F7DA6"/>
    <w:rsid w:val="66256573"/>
    <w:rsid w:val="6631348C"/>
    <w:rsid w:val="66446DD5"/>
    <w:rsid w:val="664C3458"/>
    <w:rsid w:val="664D0D05"/>
    <w:rsid w:val="66613AC7"/>
    <w:rsid w:val="66665D2B"/>
    <w:rsid w:val="668251FB"/>
    <w:rsid w:val="669C3B3D"/>
    <w:rsid w:val="669C6CD4"/>
    <w:rsid w:val="66A210CB"/>
    <w:rsid w:val="66A8403D"/>
    <w:rsid w:val="66A86BFE"/>
    <w:rsid w:val="66A955BA"/>
    <w:rsid w:val="66AD0EB4"/>
    <w:rsid w:val="66B23172"/>
    <w:rsid w:val="66B67FDD"/>
    <w:rsid w:val="66C56DCD"/>
    <w:rsid w:val="66D10C38"/>
    <w:rsid w:val="66D9658B"/>
    <w:rsid w:val="66E541C0"/>
    <w:rsid w:val="66F9109F"/>
    <w:rsid w:val="66FE45A8"/>
    <w:rsid w:val="671E54AD"/>
    <w:rsid w:val="6726521F"/>
    <w:rsid w:val="673A315C"/>
    <w:rsid w:val="67423E21"/>
    <w:rsid w:val="67525E81"/>
    <w:rsid w:val="67564F0B"/>
    <w:rsid w:val="67577A53"/>
    <w:rsid w:val="67666F75"/>
    <w:rsid w:val="67755B68"/>
    <w:rsid w:val="67760824"/>
    <w:rsid w:val="67831EE3"/>
    <w:rsid w:val="6783294C"/>
    <w:rsid w:val="67916906"/>
    <w:rsid w:val="679E135C"/>
    <w:rsid w:val="67AA276E"/>
    <w:rsid w:val="67AE788C"/>
    <w:rsid w:val="67BC4B08"/>
    <w:rsid w:val="67C05CAB"/>
    <w:rsid w:val="67F93560"/>
    <w:rsid w:val="68107887"/>
    <w:rsid w:val="681A6047"/>
    <w:rsid w:val="681B3725"/>
    <w:rsid w:val="68236D79"/>
    <w:rsid w:val="682D2A7B"/>
    <w:rsid w:val="68494C72"/>
    <w:rsid w:val="68505CBC"/>
    <w:rsid w:val="68592173"/>
    <w:rsid w:val="687D2C31"/>
    <w:rsid w:val="687F1F11"/>
    <w:rsid w:val="6885286D"/>
    <w:rsid w:val="688B07EA"/>
    <w:rsid w:val="68925A29"/>
    <w:rsid w:val="689A5D64"/>
    <w:rsid w:val="689D5FA7"/>
    <w:rsid w:val="68BA41D5"/>
    <w:rsid w:val="68BE2683"/>
    <w:rsid w:val="68CA3B46"/>
    <w:rsid w:val="68DF7744"/>
    <w:rsid w:val="68E03797"/>
    <w:rsid w:val="68EC678B"/>
    <w:rsid w:val="690A0E82"/>
    <w:rsid w:val="690A2A87"/>
    <w:rsid w:val="691C3190"/>
    <w:rsid w:val="691E4AF0"/>
    <w:rsid w:val="69235EF5"/>
    <w:rsid w:val="693430A5"/>
    <w:rsid w:val="69477BAD"/>
    <w:rsid w:val="69564405"/>
    <w:rsid w:val="69602883"/>
    <w:rsid w:val="69617F0B"/>
    <w:rsid w:val="69766C8D"/>
    <w:rsid w:val="6978023C"/>
    <w:rsid w:val="697B6C63"/>
    <w:rsid w:val="699476DB"/>
    <w:rsid w:val="699920B6"/>
    <w:rsid w:val="699A0A87"/>
    <w:rsid w:val="69A956FD"/>
    <w:rsid w:val="69AB76C6"/>
    <w:rsid w:val="69B17E05"/>
    <w:rsid w:val="69B44EC8"/>
    <w:rsid w:val="69C347A9"/>
    <w:rsid w:val="69C6516D"/>
    <w:rsid w:val="69D6194A"/>
    <w:rsid w:val="69D63DC2"/>
    <w:rsid w:val="69D81895"/>
    <w:rsid w:val="69E4004C"/>
    <w:rsid w:val="69E922B6"/>
    <w:rsid w:val="69EB717F"/>
    <w:rsid w:val="69FA41EE"/>
    <w:rsid w:val="6A0B44A4"/>
    <w:rsid w:val="6A17025F"/>
    <w:rsid w:val="6A2D4123"/>
    <w:rsid w:val="6A443E03"/>
    <w:rsid w:val="6A4B5031"/>
    <w:rsid w:val="6A5829B1"/>
    <w:rsid w:val="6A5A7CD6"/>
    <w:rsid w:val="6A8701AB"/>
    <w:rsid w:val="6A960BDD"/>
    <w:rsid w:val="6AA767E0"/>
    <w:rsid w:val="6AAD455E"/>
    <w:rsid w:val="6AB92119"/>
    <w:rsid w:val="6ABD5C13"/>
    <w:rsid w:val="6ADB0173"/>
    <w:rsid w:val="6ADE5498"/>
    <w:rsid w:val="6AE34508"/>
    <w:rsid w:val="6B102E14"/>
    <w:rsid w:val="6B151160"/>
    <w:rsid w:val="6B2A3952"/>
    <w:rsid w:val="6B3C0851"/>
    <w:rsid w:val="6B473631"/>
    <w:rsid w:val="6B4B6145"/>
    <w:rsid w:val="6B4E71CC"/>
    <w:rsid w:val="6B554F5C"/>
    <w:rsid w:val="6B784343"/>
    <w:rsid w:val="6B8B101A"/>
    <w:rsid w:val="6B9170BC"/>
    <w:rsid w:val="6BAC7D27"/>
    <w:rsid w:val="6BB962C6"/>
    <w:rsid w:val="6BCB4BE6"/>
    <w:rsid w:val="6BD60B32"/>
    <w:rsid w:val="6BD7655E"/>
    <w:rsid w:val="6BDE5C5E"/>
    <w:rsid w:val="6BE335DE"/>
    <w:rsid w:val="6BF64369"/>
    <w:rsid w:val="6C0D1B02"/>
    <w:rsid w:val="6C22167D"/>
    <w:rsid w:val="6C2702F2"/>
    <w:rsid w:val="6C2E0C14"/>
    <w:rsid w:val="6C310FAA"/>
    <w:rsid w:val="6C490F61"/>
    <w:rsid w:val="6C5A22AE"/>
    <w:rsid w:val="6C5B3DEB"/>
    <w:rsid w:val="6C6C4D4E"/>
    <w:rsid w:val="6C77091E"/>
    <w:rsid w:val="6C7B085D"/>
    <w:rsid w:val="6C8A0D0B"/>
    <w:rsid w:val="6C8A6F99"/>
    <w:rsid w:val="6C8D7097"/>
    <w:rsid w:val="6C943BEF"/>
    <w:rsid w:val="6C976F87"/>
    <w:rsid w:val="6C9D1AE1"/>
    <w:rsid w:val="6CA07928"/>
    <w:rsid w:val="6CA33987"/>
    <w:rsid w:val="6CB052F3"/>
    <w:rsid w:val="6CB9052D"/>
    <w:rsid w:val="6CBB37A2"/>
    <w:rsid w:val="6CBC1D1A"/>
    <w:rsid w:val="6CBC43FC"/>
    <w:rsid w:val="6CCD1F3A"/>
    <w:rsid w:val="6CCE3C6D"/>
    <w:rsid w:val="6CDD69A4"/>
    <w:rsid w:val="6CE60B31"/>
    <w:rsid w:val="6CF45A77"/>
    <w:rsid w:val="6CF959D6"/>
    <w:rsid w:val="6CFA5174"/>
    <w:rsid w:val="6CFF7A28"/>
    <w:rsid w:val="6D074EE1"/>
    <w:rsid w:val="6D1678A4"/>
    <w:rsid w:val="6D1F2805"/>
    <w:rsid w:val="6D252AF6"/>
    <w:rsid w:val="6D2761A6"/>
    <w:rsid w:val="6D2811B6"/>
    <w:rsid w:val="6D2C6139"/>
    <w:rsid w:val="6D3305EE"/>
    <w:rsid w:val="6D490C05"/>
    <w:rsid w:val="6D4F3E18"/>
    <w:rsid w:val="6D69638C"/>
    <w:rsid w:val="6D6E0987"/>
    <w:rsid w:val="6D71056C"/>
    <w:rsid w:val="6D7404B3"/>
    <w:rsid w:val="6D812DA8"/>
    <w:rsid w:val="6DA814FD"/>
    <w:rsid w:val="6DA8246B"/>
    <w:rsid w:val="6DAA7500"/>
    <w:rsid w:val="6DB5330D"/>
    <w:rsid w:val="6DC90DC5"/>
    <w:rsid w:val="6DD94D28"/>
    <w:rsid w:val="6DDF4A9E"/>
    <w:rsid w:val="6DE353C2"/>
    <w:rsid w:val="6DE4552E"/>
    <w:rsid w:val="6DE61DA5"/>
    <w:rsid w:val="6DE7450A"/>
    <w:rsid w:val="6DFE633A"/>
    <w:rsid w:val="6E064B86"/>
    <w:rsid w:val="6E0D0781"/>
    <w:rsid w:val="6E14230A"/>
    <w:rsid w:val="6E1B3DAD"/>
    <w:rsid w:val="6E251C28"/>
    <w:rsid w:val="6E2B03B0"/>
    <w:rsid w:val="6E3117AC"/>
    <w:rsid w:val="6E342A41"/>
    <w:rsid w:val="6E402098"/>
    <w:rsid w:val="6E411F19"/>
    <w:rsid w:val="6E461695"/>
    <w:rsid w:val="6E47538A"/>
    <w:rsid w:val="6E4E18E9"/>
    <w:rsid w:val="6E56600B"/>
    <w:rsid w:val="6E641CCE"/>
    <w:rsid w:val="6E666FB5"/>
    <w:rsid w:val="6E695473"/>
    <w:rsid w:val="6E6A2523"/>
    <w:rsid w:val="6E6A783D"/>
    <w:rsid w:val="6E85469E"/>
    <w:rsid w:val="6E9769DF"/>
    <w:rsid w:val="6EA362DE"/>
    <w:rsid w:val="6EA4101F"/>
    <w:rsid w:val="6EA45E27"/>
    <w:rsid w:val="6EC04A32"/>
    <w:rsid w:val="6EC3128B"/>
    <w:rsid w:val="6ED3345B"/>
    <w:rsid w:val="6EDB179C"/>
    <w:rsid w:val="6EE0024F"/>
    <w:rsid w:val="6EE84EFD"/>
    <w:rsid w:val="6EEB3131"/>
    <w:rsid w:val="6EF137A4"/>
    <w:rsid w:val="6EFDCE1F"/>
    <w:rsid w:val="6F023456"/>
    <w:rsid w:val="6F1A110A"/>
    <w:rsid w:val="6F26683E"/>
    <w:rsid w:val="6F276AEE"/>
    <w:rsid w:val="6F33434A"/>
    <w:rsid w:val="6F345FBD"/>
    <w:rsid w:val="6F3552B6"/>
    <w:rsid w:val="6F3858BD"/>
    <w:rsid w:val="6F45389E"/>
    <w:rsid w:val="6F5629EB"/>
    <w:rsid w:val="6F595993"/>
    <w:rsid w:val="6F830017"/>
    <w:rsid w:val="6F8A69C9"/>
    <w:rsid w:val="6FA466A7"/>
    <w:rsid w:val="6FA557B2"/>
    <w:rsid w:val="6FBA6E88"/>
    <w:rsid w:val="6FC22024"/>
    <w:rsid w:val="6FD169C1"/>
    <w:rsid w:val="6FDA294C"/>
    <w:rsid w:val="6FDE093A"/>
    <w:rsid w:val="6FDE0B2A"/>
    <w:rsid w:val="6FFA6A69"/>
    <w:rsid w:val="7001198D"/>
    <w:rsid w:val="70043C3E"/>
    <w:rsid w:val="70087844"/>
    <w:rsid w:val="700B7FE9"/>
    <w:rsid w:val="701035FC"/>
    <w:rsid w:val="701575E6"/>
    <w:rsid w:val="703B5C93"/>
    <w:rsid w:val="703D4266"/>
    <w:rsid w:val="703D7A65"/>
    <w:rsid w:val="704C7939"/>
    <w:rsid w:val="705645F9"/>
    <w:rsid w:val="70614A57"/>
    <w:rsid w:val="7062693D"/>
    <w:rsid w:val="709D1683"/>
    <w:rsid w:val="70AD26FA"/>
    <w:rsid w:val="70B34E71"/>
    <w:rsid w:val="70BF0E3E"/>
    <w:rsid w:val="70BF50E1"/>
    <w:rsid w:val="70C611DF"/>
    <w:rsid w:val="70E63E96"/>
    <w:rsid w:val="70E75A30"/>
    <w:rsid w:val="70FC74DB"/>
    <w:rsid w:val="7100202E"/>
    <w:rsid w:val="71101949"/>
    <w:rsid w:val="712A76F6"/>
    <w:rsid w:val="712B2C23"/>
    <w:rsid w:val="71307303"/>
    <w:rsid w:val="7133085F"/>
    <w:rsid w:val="71366011"/>
    <w:rsid w:val="71401ADE"/>
    <w:rsid w:val="714F4AA2"/>
    <w:rsid w:val="71815E3D"/>
    <w:rsid w:val="71882FE5"/>
    <w:rsid w:val="71A800AF"/>
    <w:rsid w:val="71AB5860"/>
    <w:rsid w:val="71CA0DCF"/>
    <w:rsid w:val="71E10330"/>
    <w:rsid w:val="71EC0A64"/>
    <w:rsid w:val="71EC7418"/>
    <w:rsid w:val="71EE7341"/>
    <w:rsid w:val="71F21BE3"/>
    <w:rsid w:val="71F315E3"/>
    <w:rsid w:val="71F933A7"/>
    <w:rsid w:val="72032AD4"/>
    <w:rsid w:val="7218588A"/>
    <w:rsid w:val="72186D2C"/>
    <w:rsid w:val="721E0295"/>
    <w:rsid w:val="7220574A"/>
    <w:rsid w:val="72230585"/>
    <w:rsid w:val="72374607"/>
    <w:rsid w:val="72386ABE"/>
    <w:rsid w:val="723B3911"/>
    <w:rsid w:val="7260606B"/>
    <w:rsid w:val="72692B59"/>
    <w:rsid w:val="72722A47"/>
    <w:rsid w:val="72756D91"/>
    <w:rsid w:val="72863CE8"/>
    <w:rsid w:val="72903806"/>
    <w:rsid w:val="72963645"/>
    <w:rsid w:val="72976C42"/>
    <w:rsid w:val="72A4149D"/>
    <w:rsid w:val="72A81882"/>
    <w:rsid w:val="72B17E9F"/>
    <w:rsid w:val="72BC6987"/>
    <w:rsid w:val="72C565CC"/>
    <w:rsid w:val="72D35808"/>
    <w:rsid w:val="72D63E70"/>
    <w:rsid w:val="72E13C63"/>
    <w:rsid w:val="72E96E68"/>
    <w:rsid w:val="72F1473B"/>
    <w:rsid w:val="72F47BB5"/>
    <w:rsid w:val="72FF125A"/>
    <w:rsid w:val="73072500"/>
    <w:rsid w:val="73085FEF"/>
    <w:rsid w:val="730C2ACE"/>
    <w:rsid w:val="73170210"/>
    <w:rsid w:val="732D61B5"/>
    <w:rsid w:val="73306892"/>
    <w:rsid w:val="733433A0"/>
    <w:rsid w:val="73371A9E"/>
    <w:rsid w:val="733A05D5"/>
    <w:rsid w:val="733F1BE8"/>
    <w:rsid w:val="73457E7B"/>
    <w:rsid w:val="734A1069"/>
    <w:rsid w:val="734B0EB1"/>
    <w:rsid w:val="7350087B"/>
    <w:rsid w:val="73675A58"/>
    <w:rsid w:val="736969FE"/>
    <w:rsid w:val="736C25D0"/>
    <w:rsid w:val="73730916"/>
    <w:rsid w:val="739173B8"/>
    <w:rsid w:val="739E39EB"/>
    <w:rsid w:val="73A171C4"/>
    <w:rsid w:val="73A97694"/>
    <w:rsid w:val="73BC1A79"/>
    <w:rsid w:val="73C075EB"/>
    <w:rsid w:val="73C45C20"/>
    <w:rsid w:val="73C5071D"/>
    <w:rsid w:val="73C7188C"/>
    <w:rsid w:val="73CD14E8"/>
    <w:rsid w:val="73D11A0D"/>
    <w:rsid w:val="73E478F3"/>
    <w:rsid w:val="73E55E88"/>
    <w:rsid w:val="73E76A1E"/>
    <w:rsid w:val="73EF48C7"/>
    <w:rsid w:val="740054C8"/>
    <w:rsid w:val="74034BE4"/>
    <w:rsid w:val="74081FE3"/>
    <w:rsid w:val="74084A39"/>
    <w:rsid w:val="741454EB"/>
    <w:rsid w:val="74184F8B"/>
    <w:rsid w:val="742A0B04"/>
    <w:rsid w:val="742F0875"/>
    <w:rsid w:val="7433243C"/>
    <w:rsid w:val="743A7DC1"/>
    <w:rsid w:val="74500C82"/>
    <w:rsid w:val="74533534"/>
    <w:rsid w:val="7456797C"/>
    <w:rsid w:val="745735D6"/>
    <w:rsid w:val="745D286D"/>
    <w:rsid w:val="74640101"/>
    <w:rsid w:val="747B23C1"/>
    <w:rsid w:val="747B6792"/>
    <w:rsid w:val="748025CA"/>
    <w:rsid w:val="7482232C"/>
    <w:rsid w:val="74955A1B"/>
    <w:rsid w:val="74964993"/>
    <w:rsid w:val="749C64C7"/>
    <w:rsid w:val="74A60B67"/>
    <w:rsid w:val="74C4176B"/>
    <w:rsid w:val="74D17938"/>
    <w:rsid w:val="74DF4743"/>
    <w:rsid w:val="74F1574A"/>
    <w:rsid w:val="74F223C2"/>
    <w:rsid w:val="74F418DC"/>
    <w:rsid w:val="74F5273F"/>
    <w:rsid w:val="74F656F1"/>
    <w:rsid w:val="750625B1"/>
    <w:rsid w:val="751561EE"/>
    <w:rsid w:val="75161F6E"/>
    <w:rsid w:val="751A7EE1"/>
    <w:rsid w:val="752A7CFC"/>
    <w:rsid w:val="752E23BA"/>
    <w:rsid w:val="75374FA2"/>
    <w:rsid w:val="753943C2"/>
    <w:rsid w:val="753D47ED"/>
    <w:rsid w:val="754F2275"/>
    <w:rsid w:val="75795EA2"/>
    <w:rsid w:val="757E0EA0"/>
    <w:rsid w:val="75894B2F"/>
    <w:rsid w:val="75B66903"/>
    <w:rsid w:val="75B74187"/>
    <w:rsid w:val="75BC1874"/>
    <w:rsid w:val="75CC4F80"/>
    <w:rsid w:val="75CE7452"/>
    <w:rsid w:val="75CF0128"/>
    <w:rsid w:val="75D638B4"/>
    <w:rsid w:val="75E2192C"/>
    <w:rsid w:val="75E65E4C"/>
    <w:rsid w:val="75F2CD76"/>
    <w:rsid w:val="75F56384"/>
    <w:rsid w:val="75F94676"/>
    <w:rsid w:val="75F95F89"/>
    <w:rsid w:val="76091BF5"/>
    <w:rsid w:val="76146251"/>
    <w:rsid w:val="761C7D9B"/>
    <w:rsid w:val="7626740E"/>
    <w:rsid w:val="7632451C"/>
    <w:rsid w:val="763B59AD"/>
    <w:rsid w:val="76584792"/>
    <w:rsid w:val="765F01A5"/>
    <w:rsid w:val="767024ED"/>
    <w:rsid w:val="76753F43"/>
    <w:rsid w:val="76781108"/>
    <w:rsid w:val="767C3152"/>
    <w:rsid w:val="768E4F8D"/>
    <w:rsid w:val="76B00079"/>
    <w:rsid w:val="76C3138F"/>
    <w:rsid w:val="76E92348"/>
    <w:rsid w:val="76F30115"/>
    <w:rsid w:val="76FD7CC6"/>
    <w:rsid w:val="7703067E"/>
    <w:rsid w:val="77107E4C"/>
    <w:rsid w:val="77115304"/>
    <w:rsid w:val="77173E9E"/>
    <w:rsid w:val="772E4E6A"/>
    <w:rsid w:val="77337BCD"/>
    <w:rsid w:val="7739332A"/>
    <w:rsid w:val="773D2932"/>
    <w:rsid w:val="774746C3"/>
    <w:rsid w:val="775A17CB"/>
    <w:rsid w:val="775C34CF"/>
    <w:rsid w:val="775D7AC3"/>
    <w:rsid w:val="7762300A"/>
    <w:rsid w:val="776553E0"/>
    <w:rsid w:val="776D0E0A"/>
    <w:rsid w:val="776F410A"/>
    <w:rsid w:val="777452F6"/>
    <w:rsid w:val="777B4E68"/>
    <w:rsid w:val="777D0E64"/>
    <w:rsid w:val="77832C6E"/>
    <w:rsid w:val="778B0C0F"/>
    <w:rsid w:val="778E6563"/>
    <w:rsid w:val="778F06A0"/>
    <w:rsid w:val="77923100"/>
    <w:rsid w:val="77946359"/>
    <w:rsid w:val="779D62E5"/>
    <w:rsid w:val="77CB9C2C"/>
    <w:rsid w:val="77D00529"/>
    <w:rsid w:val="77D232B6"/>
    <w:rsid w:val="77D65C1E"/>
    <w:rsid w:val="77E369A5"/>
    <w:rsid w:val="77E45F9D"/>
    <w:rsid w:val="77E5286A"/>
    <w:rsid w:val="77E90AFF"/>
    <w:rsid w:val="77EF6CE5"/>
    <w:rsid w:val="77F131FE"/>
    <w:rsid w:val="77F91848"/>
    <w:rsid w:val="77FA7706"/>
    <w:rsid w:val="78164BA8"/>
    <w:rsid w:val="781B6C7E"/>
    <w:rsid w:val="78295278"/>
    <w:rsid w:val="78350FAD"/>
    <w:rsid w:val="784F5036"/>
    <w:rsid w:val="78532FAC"/>
    <w:rsid w:val="786C772A"/>
    <w:rsid w:val="786D6526"/>
    <w:rsid w:val="787B5CFA"/>
    <w:rsid w:val="787C5CCD"/>
    <w:rsid w:val="788C076B"/>
    <w:rsid w:val="7890202E"/>
    <w:rsid w:val="78A22627"/>
    <w:rsid w:val="78AE10C4"/>
    <w:rsid w:val="78B4294D"/>
    <w:rsid w:val="78BB7A49"/>
    <w:rsid w:val="78C933E7"/>
    <w:rsid w:val="78CA6196"/>
    <w:rsid w:val="78CB6933"/>
    <w:rsid w:val="78D83142"/>
    <w:rsid w:val="78E2527E"/>
    <w:rsid w:val="78E46897"/>
    <w:rsid w:val="78EF4332"/>
    <w:rsid w:val="78F234CF"/>
    <w:rsid w:val="78F2571B"/>
    <w:rsid w:val="78F411D8"/>
    <w:rsid w:val="78F4466C"/>
    <w:rsid w:val="78F44A58"/>
    <w:rsid w:val="79014E30"/>
    <w:rsid w:val="790C2E05"/>
    <w:rsid w:val="791C4D6E"/>
    <w:rsid w:val="79271B18"/>
    <w:rsid w:val="79285E87"/>
    <w:rsid w:val="793B2662"/>
    <w:rsid w:val="793D1E96"/>
    <w:rsid w:val="79461645"/>
    <w:rsid w:val="794C1EB6"/>
    <w:rsid w:val="79587BBE"/>
    <w:rsid w:val="796C22DC"/>
    <w:rsid w:val="79705EB3"/>
    <w:rsid w:val="797B798D"/>
    <w:rsid w:val="79880894"/>
    <w:rsid w:val="79890A83"/>
    <w:rsid w:val="798933AF"/>
    <w:rsid w:val="798E3E22"/>
    <w:rsid w:val="799117B9"/>
    <w:rsid w:val="79A52A56"/>
    <w:rsid w:val="79B31E61"/>
    <w:rsid w:val="79C50928"/>
    <w:rsid w:val="79D46BB3"/>
    <w:rsid w:val="79D82F7F"/>
    <w:rsid w:val="79DFEB21"/>
    <w:rsid w:val="7A0055F0"/>
    <w:rsid w:val="7A047AA5"/>
    <w:rsid w:val="7A056A09"/>
    <w:rsid w:val="7A077439"/>
    <w:rsid w:val="7A0A6BD0"/>
    <w:rsid w:val="7A187E6C"/>
    <w:rsid w:val="7A1D3433"/>
    <w:rsid w:val="7A32463E"/>
    <w:rsid w:val="7A34295C"/>
    <w:rsid w:val="7A3466B2"/>
    <w:rsid w:val="7A3C4C9C"/>
    <w:rsid w:val="7A42411D"/>
    <w:rsid w:val="7A4E0911"/>
    <w:rsid w:val="7A523351"/>
    <w:rsid w:val="7A5C7BEF"/>
    <w:rsid w:val="7A657B23"/>
    <w:rsid w:val="7A686026"/>
    <w:rsid w:val="7A6B2366"/>
    <w:rsid w:val="7A772025"/>
    <w:rsid w:val="7A775E5D"/>
    <w:rsid w:val="7A7E4E72"/>
    <w:rsid w:val="7A8028BB"/>
    <w:rsid w:val="7AA71824"/>
    <w:rsid w:val="7AA749CE"/>
    <w:rsid w:val="7AB008CF"/>
    <w:rsid w:val="7AB7739C"/>
    <w:rsid w:val="7AB77766"/>
    <w:rsid w:val="7AB83D8B"/>
    <w:rsid w:val="7AD7CEBB"/>
    <w:rsid w:val="7ADB3D8C"/>
    <w:rsid w:val="7AE83C61"/>
    <w:rsid w:val="7AF589A3"/>
    <w:rsid w:val="7B1D0D1E"/>
    <w:rsid w:val="7B207DD6"/>
    <w:rsid w:val="7B340F3F"/>
    <w:rsid w:val="7B3619A1"/>
    <w:rsid w:val="7B362351"/>
    <w:rsid w:val="7B386899"/>
    <w:rsid w:val="7B4634AA"/>
    <w:rsid w:val="7B4C2113"/>
    <w:rsid w:val="7B4E0D59"/>
    <w:rsid w:val="7B524A72"/>
    <w:rsid w:val="7B6170C3"/>
    <w:rsid w:val="7B6D7850"/>
    <w:rsid w:val="7B727EAB"/>
    <w:rsid w:val="7B736296"/>
    <w:rsid w:val="7B7F2549"/>
    <w:rsid w:val="7B880106"/>
    <w:rsid w:val="7B9D5CF9"/>
    <w:rsid w:val="7BA16FE6"/>
    <w:rsid w:val="7BA63F8E"/>
    <w:rsid w:val="7BAA1F37"/>
    <w:rsid w:val="7BAA7B5D"/>
    <w:rsid w:val="7BB017A7"/>
    <w:rsid w:val="7BB3688E"/>
    <w:rsid w:val="7BB701B0"/>
    <w:rsid w:val="7BB9738A"/>
    <w:rsid w:val="7BC20EEF"/>
    <w:rsid w:val="7BC41F1D"/>
    <w:rsid w:val="7BC63343"/>
    <w:rsid w:val="7BD34DC8"/>
    <w:rsid w:val="7BDE1C33"/>
    <w:rsid w:val="7BE34C2D"/>
    <w:rsid w:val="7BEA2C04"/>
    <w:rsid w:val="7BEE8C90"/>
    <w:rsid w:val="7BF427FE"/>
    <w:rsid w:val="7BF50DBF"/>
    <w:rsid w:val="7BFE812E"/>
    <w:rsid w:val="7C0226DD"/>
    <w:rsid w:val="7C044394"/>
    <w:rsid w:val="7C2967AC"/>
    <w:rsid w:val="7C331FD3"/>
    <w:rsid w:val="7C3A6F68"/>
    <w:rsid w:val="7C3C11AE"/>
    <w:rsid w:val="7C494248"/>
    <w:rsid w:val="7C4D2E8D"/>
    <w:rsid w:val="7C5350A0"/>
    <w:rsid w:val="7C5A0CC2"/>
    <w:rsid w:val="7C5B4067"/>
    <w:rsid w:val="7C957FC1"/>
    <w:rsid w:val="7C974F5C"/>
    <w:rsid w:val="7CB2426C"/>
    <w:rsid w:val="7CB77B9C"/>
    <w:rsid w:val="7CD36052"/>
    <w:rsid w:val="7CD54488"/>
    <w:rsid w:val="7CDC210D"/>
    <w:rsid w:val="7CE59D55"/>
    <w:rsid w:val="7CE66A78"/>
    <w:rsid w:val="7CE950CF"/>
    <w:rsid w:val="7CFE1B56"/>
    <w:rsid w:val="7D0A7346"/>
    <w:rsid w:val="7D0C08F3"/>
    <w:rsid w:val="7D0C0AD2"/>
    <w:rsid w:val="7D0F14D7"/>
    <w:rsid w:val="7D1C74F6"/>
    <w:rsid w:val="7D2132AB"/>
    <w:rsid w:val="7D266539"/>
    <w:rsid w:val="7D2F034B"/>
    <w:rsid w:val="7D3A7C9C"/>
    <w:rsid w:val="7D6C7BF8"/>
    <w:rsid w:val="7D70602B"/>
    <w:rsid w:val="7D7D9E3C"/>
    <w:rsid w:val="7D856479"/>
    <w:rsid w:val="7D856CDF"/>
    <w:rsid w:val="7D8843FF"/>
    <w:rsid w:val="7D8B5199"/>
    <w:rsid w:val="7D9876DA"/>
    <w:rsid w:val="7DB03377"/>
    <w:rsid w:val="7DB22B37"/>
    <w:rsid w:val="7DBF14CF"/>
    <w:rsid w:val="7DC3010F"/>
    <w:rsid w:val="7DD46804"/>
    <w:rsid w:val="7DE02F4C"/>
    <w:rsid w:val="7DFB1983"/>
    <w:rsid w:val="7E0105CD"/>
    <w:rsid w:val="7E095CC3"/>
    <w:rsid w:val="7E124B4C"/>
    <w:rsid w:val="7E17283E"/>
    <w:rsid w:val="7E1A09D5"/>
    <w:rsid w:val="7E241352"/>
    <w:rsid w:val="7E257B3B"/>
    <w:rsid w:val="7E311D63"/>
    <w:rsid w:val="7E355A62"/>
    <w:rsid w:val="7E3D3AD5"/>
    <w:rsid w:val="7E3F309E"/>
    <w:rsid w:val="7E483C62"/>
    <w:rsid w:val="7E6C07EE"/>
    <w:rsid w:val="7E72134B"/>
    <w:rsid w:val="7E767FD5"/>
    <w:rsid w:val="7E7F589C"/>
    <w:rsid w:val="7E87461B"/>
    <w:rsid w:val="7E92575D"/>
    <w:rsid w:val="7E930DE4"/>
    <w:rsid w:val="7E9D6849"/>
    <w:rsid w:val="7EA77A87"/>
    <w:rsid w:val="7EAD03E2"/>
    <w:rsid w:val="7EB22992"/>
    <w:rsid w:val="7EB245A5"/>
    <w:rsid w:val="7EC80E7D"/>
    <w:rsid w:val="7ECA1DA4"/>
    <w:rsid w:val="7ED9231F"/>
    <w:rsid w:val="7EDA0882"/>
    <w:rsid w:val="7EDC2F7B"/>
    <w:rsid w:val="7EDE3FA4"/>
    <w:rsid w:val="7EDFE2DD"/>
    <w:rsid w:val="7F1844B6"/>
    <w:rsid w:val="7F196FCA"/>
    <w:rsid w:val="7F1C5E49"/>
    <w:rsid w:val="7F2D6539"/>
    <w:rsid w:val="7F32348D"/>
    <w:rsid w:val="7F4607D1"/>
    <w:rsid w:val="7F4C2F70"/>
    <w:rsid w:val="7F5400EC"/>
    <w:rsid w:val="7F561254"/>
    <w:rsid w:val="7F586EE8"/>
    <w:rsid w:val="7F5B57BD"/>
    <w:rsid w:val="7F5D31E4"/>
    <w:rsid w:val="7F663DE4"/>
    <w:rsid w:val="7F7137B2"/>
    <w:rsid w:val="7F7D7873"/>
    <w:rsid w:val="7F7F40D4"/>
    <w:rsid w:val="7F7F4117"/>
    <w:rsid w:val="7F8624AE"/>
    <w:rsid w:val="7F9425A7"/>
    <w:rsid w:val="7F9911F6"/>
    <w:rsid w:val="7FA47EC3"/>
    <w:rsid w:val="7FB34DAC"/>
    <w:rsid w:val="7FBF149A"/>
    <w:rsid w:val="7FC22695"/>
    <w:rsid w:val="7FCA0905"/>
    <w:rsid w:val="7FD040CC"/>
    <w:rsid w:val="7FDE1EF4"/>
    <w:rsid w:val="7FDF1827"/>
    <w:rsid w:val="7FDF331D"/>
    <w:rsid w:val="7FF330E9"/>
    <w:rsid w:val="7FF73E12"/>
    <w:rsid w:val="7FFFF62E"/>
    <w:rsid w:val="972EBF1F"/>
    <w:rsid w:val="9AFAAE0C"/>
    <w:rsid w:val="9DFAFF20"/>
    <w:rsid w:val="9FBEBF13"/>
    <w:rsid w:val="A7FBA6FE"/>
    <w:rsid w:val="B6BB07CF"/>
    <w:rsid w:val="BB7A2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C046484-DF13-4532-A0EE-98C81D4C6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endnote reference" w:qFormat="1"/>
    <w:lsdException w:name="endnote text" w:qFormat="1"/>
    <w:lsdException w:name="Title" w:qFormat="1"/>
    <w:lsdException w:name="Default Paragraph Font" w:semiHidden="1" w:qFormat="1"/>
    <w:lsdException w:name="Body Text" w:qFormat="1"/>
    <w:lsdException w:name="Subtitle" w:qFormat="1"/>
    <w:lsdException w:name="Body Text First Indent"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keepNext/>
      <w:keepLines/>
      <w:numPr>
        <w:ilvl w:val="1"/>
        <w:numId w:val="1"/>
      </w:numPr>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numPr>
        <w:ilvl w:val="2"/>
        <w:numId w:val="1"/>
      </w:numPr>
      <w:spacing w:before="260" w:after="260" w:line="413" w:lineRule="auto"/>
      <w:outlineLvl w:val="2"/>
    </w:pPr>
    <w:rPr>
      <w:b/>
      <w:sz w:val="32"/>
    </w:rPr>
  </w:style>
  <w:style w:type="paragraph" w:styleId="4">
    <w:name w:val="heading 4"/>
    <w:basedOn w:val="a"/>
    <w:next w:val="a"/>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numPr>
        <w:ilvl w:val="4"/>
        <w:numId w:val="1"/>
      </w:numPr>
      <w:spacing w:before="280" w:after="290" w:line="372" w:lineRule="auto"/>
      <w:outlineLvl w:val="4"/>
    </w:pPr>
    <w:rPr>
      <w:b/>
      <w:sz w:val="28"/>
    </w:rPr>
  </w:style>
  <w:style w:type="paragraph" w:styleId="6">
    <w:name w:val="heading 6"/>
    <w:basedOn w:val="a"/>
    <w:next w:val="a"/>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pPr>
      <w:jc w:val="center"/>
    </w:pPr>
    <w:rPr>
      <w:rFonts w:ascii="Arial" w:eastAsia="黑体" w:hAnsi="Arial"/>
      <w:sz w:val="20"/>
    </w:rPr>
  </w:style>
  <w:style w:type="paragraph" w:styleId="a4">
    <w:name w:val="annotation text"/>
    <w:basedOn w:val="a"/>
    <w:qFormat/>
    <w:pPr>
      <w:jc w:val="left"/>
    </w:pPr>
  </w:style>
  <w:style w:type="paragraph" w:styleId="a5">
    <w:name w:val="Body Text"/>
    <w:basedOn w:val="a"/>
    <w:qFormat/>
    <w:pPr>
      <w:spacing w:after="120"/>
    </w:pPr>
  </w:style>
  <w:style w:type="paragraph" w:styleId="TOC3">
    <w:name w:val="toc 3"/>
    <w:basedOn w:val="a"/>
    <w:next w:val="a"/>
    <w:qFormat/>
    <w:pPr>
      <w:ind w:leftChars="400" w:left="840"/>
    </w:pPr>
  </w:style>
  <w:style w:type="paragraph" w:styleId="a6">
    <w:name w:val="endnote text"/>
    <w:basedOn w:val="a"/>
    <w:qFormat/>
    <w:pPr>
      <w:snapToGrid w:val="0"/>
      <w:jc w:val="left"/>
    </w:p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qFormat/>
  </w:style>
  <w:style w:type="paragraph" w:styleId="TOC2">
    <w:name w:val="toc 2"/>
    <w:basedOn w:val="a"/>
    <w:next w:val="a"/>
    <w:qFormat/>
    <w:pPr>
      <w:ind w:leftChars="200" w:left="420"/>
    </w:pPr>
  </w:style>
  <w:style w:type="paragraph" w:styleId="a9">
    <w:name w:val="Normal (Web)"/>
    <w:basedOn w:val="a"/>
    <w:qFormat/>
    <w:pPr>
      <w:spacing w:beforeAutospacing="1" w:afterAutospacing="1"/>
      <w:jc w:val="left"/>
    </w:pPr>
    <w:rPr>
      <w:rFonts w:cs="Times New Roman"/>
      <w:kern w:val="0"/>
      <w:sz w:val="24"/>
    </w:rPr>
  </w:style>
  <w:style w:type="paragraph" w:styleId="aa">
    <w:name w:val="Body Text First Indent"/>
    <w:basedOn w:val="a5"/>
    <w:qFormat/>
    <w:pPr>
      <w:spacing w:line="240" w:lineRule="auto"/>
      <w:ind w:firstLineChars="100" w:firstLine="420"/>
    </w:pPr>
    <w:rPr>
      <w:rFonts w:ascii="Times New Roman" w:hAnsi="Times New Roman"/>
    </w:rPr>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c">
    <w:name w:val="endnote reference"/>
    <w:basedOn w:val="a0"/>
    <w:qFormat/>
    <w:rPr>
      <w:vertAlign w:val="superscript"/>
    </w:rPr>
  </w:style>
  <w:style w:type="character" w:styleId="ad">
    <w:name w:val="FollowedHyperlink"/>
    <w:basedOn w:val="a0"/>
    <w:qFormat/>
    <w:rPr>
      <w:color w:val="800080"/>
      <w:u w:val="single"/>
    </w:rPr>
  </w:style>
  <w:style w:type="character" w:styleId="ae">
    <w:name w:val="Hyperlink"/>
    <w:basedOn w:val="a0"/>
    <w:qFormat/>
    <w:rPr>
      <w:color w:val="0000FF"/>
      <w:u w:val="single"/>
    </w:rPr>
  </w:style>
  <w:style w:type="paragraph" w:customStyle="1" w:styleId="af">
    <w:name w:val="列出段落"/>
    <w:basedOn w:val="a"/>
    <w:uiPriority w:val="34"/>
    <w:qFormat/>
    <w:pPr>
      <w:ind w:firstLineChars="200" w:firstLine="420"/>
    </w:pPr>
    <w:rPr>
      <w:lang w:val="zh-CN"/>
    </w:rPr>
  </w:style>
  <w:style w:type="character" w:customStyle="1" w:styleId="s1">
    <w:name w:val="s1"/>
    <w:basedOn w:val="a0"/>
    <w:qFormat/>
    <w:rPr>
      <w:rFonts w:ascii="Helvetica Neue" w:eastAsia="Helvetica Neue" w:hAnsi="Helvetica Neue" w:cs="Helvetica Neue"/>
      <w:sz w:val="26"/>
      <w:szCs w:val="26"/>
    </w:rPr>
  </w:style>
  <w:style w:type="paragraph" w:customStyle="1" w:styleId="p1">
    <w:name w:val="p1"/>
    <w:basedOn w:val="a"/>
    <w:qFormat/>
    <w:rPr>
      <w:rFonts w:ascii="PingFang SC" w:eastAsia="PingFang SC" w:hAnsi="PingFang SC" w:cs="Times New Roman"/>
      <w:kern w:val="0"/>
      <w:sz w:val="26"/>
      <w:szCs w:val="26"/>
    </w:rPr>
  </w:style>
  <w:style w:type="character" w:styleId="af0">
    <w:name w:val="annotation reference"/>
    <w:basedOn w:val="a0"/>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oleObject" Target="embeddings/Microsoft_Excel_97-2003_Worksheet.xls"/><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image" Target="media/image126.png"/><Relationship Id="rId159" Type="http://schemas.openxmlformats.org/officeDocument/2006/relationships/image" Target="media/image141.png"/><Relationship Id="rId170" Type="http://schemas.openxmlformats.org/officeDocument/2006/relationships/image" Target="media/image152.png"/><Relationship Id="rId107" Type="http://schemas.openxmlformats.org/officeDocument/2006/relationships/image" Target="media/image95.png"/><Relationship Id="rId11" Type="http://schemas.openxmlformats.org/officeDocument/2006/relationships/image" Target="media/image3.png"/><Relationship Id="rId32" Type="http://schemas.openxmlformats.org/officeDocument/2006/relationships/image" Target="media/image20.png"/><Relationship Id="rId53" Type="http://schemas.openxmlformats.org/officeDocument/2006/relationships/image" Target="media/image41.png"/><Relationship Id="rId74" Type="http://schemas.openxmlformats.org/officeDocument/2006/relationships/image" Target="media/image62.png"/><Relationship Id="rId128" Type="http://schemas.openxmlformats.org/officeDocument/2006/relationships/image" Target="media/image116.png"/><Relationship Id="rId149" Type="http://schemas.openxmlformats.org/officeDocument/2006/relationships/image" Target="media/image133.png"/><Relationship Id="rId5" Type="http://schemas.openxmlformats.org/officeDocument/2006/relationships/webSettings" Target="webSettings.xml"/><Relationship Id="rId95" Type="http://schemas.openxmlformats.org/officeDocument/2006/relationships/image" Target="media/image83.png"/><Relationship Id="rId160" Type="http://schemas.openxmlformats.org/officeDocument/2006/relationships/image" Target="media/image142.png"/><Relationship Id="rId22" Type="http://schemas.openxmlformats.org/officeDocument/2006/relationships/image" Target="media/image10.png"/><Relationship Id="rId43" Type="http://schemas.openxmlformats.org/officeDocument/2006/relationships/image" Target="media/image31.png"/><Relationship Id="rId64" Type="http://schemas.openxmlformats.org/officeDocument/2006/relationships/image" Target="media/image52.png"/><Relationship Id="rId118" Type="http://schemas.openxmlformats.org/officeDocument/2006/relationships/image" Target="media/image106.png"/><Relationship Id="rId139" Type="http://schemas.openxmlformats.org/officeDocument/2006/relationships/package" Target="embeddings/Microsoft_Excel_Worksheet.xlsx"/><Relationship Id="rId85" Type="http://schemas.openxmlformats.org/officeDocument/2006/relationships/image" Target="media/image73.png"/><Relationship Id="rId150" Type="http://schemas.openxmlformats.org/officeDocument/2006/relationships/package" Target="embeddings/Microsoft_Excel_Worksheet4.xlsx"/><Relationship Id="rId171" Type="http://schemas.openxmlformats.org/officeDocument/2006/relationships/image" Target="media/image153.png"/><Relationship Id="rId12" Type="http://schemas.openxmlformats.org/officeDocument/2006/relationships/image" Target="media/image4.png"/><Relationship Id="rId33" Type="http://schemas.openxmlformats.org/officeDocument/2006/relationships/image" Target="media/image21.png"/><Relationship Id="rId108" Type="http://schemas.openxmlformats.org/officeDocument/2006/relationships/image" Target="media/image96.png"/><Relationship Id="rId129" Type="http://schemas.openxmlformats.org/officeDocument/2006/relationships/image" Target="media/image117.png"/><Relationship Id="rId54" Type="http://schemas.openxmlformats.org/officeDocument/2006/relationships/image" Target="media/image42.png"/><Relationship Id="rId75" Type="http://schemas.openxmlformats.org/officeDocument/2006/relationships/image" Target="media/image63.png"/><Relationship Id="rId96" Type="http://schemas.openxmlformats.org/officeDocument/2006/relationships/image" Target="media/image84.png"/><Relationship Id="rId140" Type="http://schemas.openxmlformats.org/officeDocument/2006/relationships/image" Target="media/image127.png"/><Relationship Id="rId161" Type="http://schemas.openxmlformats.org/officeDocument/2006/relationships/image" Target="media/image14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image" Target="media/image118.png"/><Relationship Id="rId135" Type="http://schemas.openxmlformats.org/officeDocument/2006/relationships/image" Target="media/image123.png"/><Relationship Id="rId151" Type="http://schemas.openxmlformats.org/officeDocument/2006/relationships/image" Target="media/image134.png"/><Relationship Id="rId156" Type="http://schemas.openxmlformats.org/officeDocument/2006/relationships/image" Target="media/image138.png"/><Relationship Id="rId172" Type="http://schemas.openxmlformats.org/officeDocument/2006/relationships/image" Target="media/image154.png"/><Relationship Id="rId13" Type="http://schemas.openxmlformats.org/officeDocument/2006/relationships/image" Target="media/image5.png"/><Relationship Id="rId18" Type="http://schemas.openxmlformats.org/officeDocument/2006/relationships/image" Target="media/image7.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141" Type="http://schemas.openxmlformats.org/officeDocument/2006/relationships/image" Target="media/image128.png"/><Relationship Id="rId146" Type="http://schemas.openxmlformats.org/officeDocument/2006/relationships/package" Target="embeddings/Microsoft_Excel_Worksheet2.xlsx"/><Relationship Id="rId167" Type="http://schemas.openxmlformats.org/officeDocument/2006/relationships/image" Target="media/image149.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162" Type="http://schemas.openxmlformats.org/officeDocument/2006/relationships/image" Target="media/image144.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image" Target="media/image124.png"/><Relationship Id="rId157" Type="http://schemas.openxmlformats.org/officeDocument/2006/relationships/image" Target="media/image139.png"/><Relationship Id="rId61" Type="http://schemas.openxmlformats.org/officeDocument/2006/relationships/image" Target="media/image49.png"/><Relationship Id="rId82" Type="http://schemas.openxmlformats.org/officeDocument/2006/relationships/image" Target="media/image70.png"/><Relationship Id="rId152" Type="http://schemas.openxmlformats.org/officeDocument/2006/relationships/package" Target="embeddings/Microsoft_Excel_Worksheet5.xlsx"/><Relationship Id="rId173"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6.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2.png"/><Relationship Id="rId168" Type="http://schemas.openxmlformats.org/officeDocument/2006/relationships/image" Target="media/image150.png"/><Relationship Id="rId8" Type="http://schemas.openxmlformats.org/officeDocument/2006/relationships/header" Target="header1.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image" Target="media/image129.png"/><Relationship Id="rId163" Type="http://schemas.openxmlformats.org/officeDocument/2006/relationships/image" Target="media/image145.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0.png"/><Relationship Id="rId20" Type="http://schemas.openxmlformats.org/officeDocument/2006/relationships/image" Target="media/image9.emf"/><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image" Target="media/image135.png"/><Relationship Id="rId174" Type="http://schemas.microsoft.com/office/2011/relationships/people" Target="people.xml"/><Relationship Id="rId15" Type="http://schemas.openxmlformats.org/officeDocument/2006/relationships/comments" Target="comments.xml"/><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image" Target="media/image2.png"/><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image" Target="media/image130.png"/><Relationship Id="rId148" Type="http://schemas.openxmlformats.org/officeDocument/2006/relationships/package" Target="embeddings/Microsoft_Excel_Worksheet3.xlsx"/><Relationship Id="rId164" Type="http://schemas.openxmlformats.org/officeDocument/2006/relationships/image" Target="media/image146.png"/><Relationship Id="rId169" Type="http://schemas.openxmlformats.org/officeDocument/2006/relationships/image" Target="media/image151.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 Id="rId154" Type="http://schemas.openxmlformats.org/officeDocument/2006/relationships/image" Target="media/image136.png"/><Relationship Id="rId175" Type="http://schemas.openxmlformats.org/officeDocument/2006/relationships/theme" Target="theme/theme1.xml"/><Relationship Id="rId16" Type="http://schemas.microsoft.com/office/2011/relationships/commentsExtended" Target="commentsExtended.xml"/><Relationship Id="rId37" Type="http://schemas.openxmlformats.org/officeDocument/2006/relationships/image" Target="media/image25.png"/><Relationship Id="rId58" Type="http://schemas.openxmlformats.org/officeDocument/2006/relationships/image" Target="media/image46.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44" Type="http://schemas.openxmlformats.org/officeDocument/2006/relationships/package" Target="embeddings/Microsoft_Excel_Worksheet1.xlsx"/><Relationship Id="rId90" Type="http://schemas.openxmlformats.org/officeDocument/2006/relationships/image" Target="media/image78.png"/><Relationship Id="rId165" Type="http://schemas.openxmlformats.org/officeDocument/2006/relationships/image" Target="media/image147.png"/><Relationship Id="rId27" Type="http://schemas.openxmlformats.org/officeDocument/2006/relationships/image" Target="media/image15.png"/><Relationship Id="rId48" Type="http://schemas.openxmlformats.org/officeDocument/2006/relationships/image" Target="media/image36.png"/><Relationship Id="rId69" Type="http://schemas.openxmlformats.org/officeDocument/2006/relationships/image" Target="media/image57.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68.png"/><Relationship Id="rId155" Type="http://schemas.openxmlformats.org/officeDocument/2006/relationships/image" Target="media/image137.png"/><Relationship Id="rId17" Type="http://schemas.microsoft.com/office/2016/09/relationships/commentsIds" Target="commentsIds.xml"/><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24" Type="http://schemas.openxmlformats.org/officeDocument/2006/relationships/image" Target="media/image112.png"/><Relationship Id="rId70" Type="http://schemas.openxmlformats.org/officeDocument/2006/relationships/image" Target="media/image58.png"/><Relationship Id="rId91" Type="http://schemas.openxmlformats.org/officeDocument/2006/relationships/image" Target="media/image79.png"/><Relationship Id="rId145" Type="http://schemas.openxmlformats.org/officeDocument/2006/relationships/image" Target="media/image131.png"/><Relationship Id="rId166" Type="http://schemas.openxmlformats.org/officeDocument/2006/relationships/image" Target="media/image14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289</Pages>
  <Words>15898</Words>
  <Characters>90621</Characters>
  <Application>Microsoft Office Word</Application>
  <DocSecurity>0</DocSecurity>
  <Lines>755</Lines>
  <Paragraphs>212</Paragraphs>
  <ScaleCrop>false</ScaleCrop>
  <Company/>
  <LinksUpToDate>false</LinksUpToDate>
  <CharactersWithSpaces>106307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宏捷 蒋</cp:lastModifiedBy>
  <cp:revision>4</cp:revision>
  <dcterms:created xsi:type="dcterms:W3CDTF">2026-06-26T14:51:00Z</dcterms:created>
  <dcterms:modified xsi:type="dcterms:W3CDTF">2026-07-18T06:10:00Z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A5C4B2BFABE44555BF0E145B484601F3</vt:lpwstr>
  </property>
</Properties>
</file>